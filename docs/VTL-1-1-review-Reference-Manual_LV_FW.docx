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F99D46" w14:textId="77777777" w:rsidR="005A2227" w:rsidRPr="00E352EF" w:rsidRDefault="0097053A" w:rsidP="007F7956">
      <w:pPr>
        <w:spacing w:after="240"/>
        <w:jc w:val="center"/>
        <w:rPr>
          <w:rFonts w:ascii="Trebuchet MS" w:hAnsi="Trebuchet MS"/>
          <w:color w:val="808080" w:themeColor="background1" w:themeShade="80"/>
          <w:sz w:val="28"/>
          <w:szCs w:val="26"/>
        </w:rPr>
      </w:pPr>
      <w:bookmarkStart w:id="0" w:name="_Toc398999024"/>
      <w:bookmarkStart w:id="1" w:name="_Toc284149432"/>
      <w:bookmarkStart w:id="2" w:name="_Toc286993719"/>
      <w:r w:rsidRPr="00E352EF">
        <w:rPr>
          <w:rFonts w:ascii="Trebuchet MS" w:eastAsia="Trebuchet MS" w:hAnsi="Trebuchet MS"/>
          <w:color w:val="808080" w:themeColor="background1" w:themeShade="80"/>
          <w:sz w:val="28"/>
          <w:szCs w:val="26"/>
        </w:rPr>
        <w:t>SDMX Technical Working Group</w:t>
      </w:r>
    </w:p>
    <w:p w14:paraId="0B135EC6" w14:textId="77777777" w:rsidR="005A2227" w:rsidRPr="00E352EF" w:rsidRDefault="0097053A" w:rsidP="007F7956">
      <w:pPr>
        <w:spacing w:after="240"/>
        <w:jc w:val="center"/>
        <w:rPr>
          <w:rFonts w:ascii="Trebuchet MS" w:eastAsia="Trebuchet MS" w:hAnsi="Trebuchet MS"/>
          <w:color w:val="808080" w:themeColor="background1" w:themeShade="80"/>
          <w:sz w:val="28"/>
          <w:szCs w:val="26"/>
        </w:rPr>
      </w:pPr>
      <w:r w:rsidRPr="00E352EF">
        <w:rPr>
          <w:rFonts w:ascii="Trebuchet MS" w:eastAsia="Trebuchet MS" w:hAnsi="Trebuchet MS"/>
          <w:color w:val="808080" w:themeColor="background1" w:themeShade="80"/>
          <w:sz w:val="28"/>
          <w:szCs w:val="26"/>
        </w:rPr>
        <w:t>VTL Task Force</w:t>
      </w:r>
    </w:p>
    <w:p w14:paraId="6518CE3C" w14:textId="77777777" w:rsidR="005A2227" w:rsidRPr="00E352EF" w:rsidRDefault="005A2227">
      <w:pPr>
        <w:widowControl w:val="0"/>
        <w:spacing w:line="276" w:lineRule="auto"/>
        <w:jc w:val="center"/>
        <w:rPr>
          <w:rFonts w:ascii="Trebuchet MS" w:hAnsi="Trebuchet MS"/>
          <w:sz w:val="40"/>
          <w:szCs w:val="40"/>
        </w:rPr>
      </w:pPr>
    </w:p>
    <w:p w14:paraId="03ACC0E6" w14:textId="77777777" w:rsidR="005A2227" w:rsidRPr="00E352EF" w:rsidRDefault="005A2227">
      <w:pPr>
        <w:widowControl w:val="0"/>
        <w:spacing w:line="276" w:lineRule="auto"/>
        <w:jc w:val="center"/>
        <w:rPr>
          <w:rFonts w:ascii="Trebuchet MS" w:hAnsi="Trebuchet MS"/>
          <w:sz w:val="40"/>
          <w:szCs w:val="40"/>
        </w:rPr>
      </w:pPr>
    </w:p>
    <w:p w14:paraId="1570E21E" w14:textId="77777777" w:rsidR="005A2227" w:rsidRPr="00E352EF" w:rsidRDefault="005A2227">
      <w:pPr>
        <w:widowControl w:val="0"/>
        <w:spacing w:line="276" w:lineRule="auto"/>
        <w:jc w:val="center"/>
        <w:rPr>
          <w:rFonts w:ascii="Trebuchet MS" w:hAnsi="Trebuchet MS"/>
          <w:sz w:val="40"/>
          <w:szCs w:val="40"/>
        </w:rPr>
      </w:pPr>
    </w:p>
    <w:p w14:paraId="269F52F8" w14:textId="77777777" w:rsidR="005A2227" w:rsidRPr="00E352EF" w:rsidRDefault="005A2227">
      <w:pPr>
        <w:widowControl w:val="0"/>
        <w:spacing w:line="276" w:lineRule="auto"/>
        <w:jc w:val="center"/>
        <w:rPr>
          <w:rFonts w:ascii="Trebuchet MS" w:hAnsi="Trebuchet MS"/>
          <w:sz w:val="40"/>
          <w:szCs w:val="40"/>
        </w:rPr>
      </w:pPr>
    </w:p>
    <w:p w14:paraId="493EC52A" w14:textId="77777777" w:rsidR="005A2227" w:rsidRPr="00E352EF" w:rsidRDefault="005A2227">
      <w:pPr>
        <w:widowControl w:val="0"/>
        <w:spacing w:line="276" w:lineRule="auto"/>
        <w:jc w:val="center"/>
        <w:rPr>
          <w:rFonts w:ascii="Trebuchet MS" w:hAnsi="Trebuchet MS"/>
          <w:sz w:val="40"/>
          <w:szCs w:val="40"/>
        </w:rPr>
      </w:pPr>
    </w:p>
    <w:p w14:paraId="081ECAA2" w14:textId="77777777" w:rsidR="00FC3F4F" w:rsidRPr="005231DA" w:rsidRDefault="00FC3F4F" w:rsidP="00597269">
      <w:pPr>
        <w:jc w:val="center"/>
        <w:rPr>
          <w:rFonts w:ascii="Trebuchet MS" w:eastAsia="Trebuchet MS" w:hAnsi="Trebuchet MS"/>
          <w:b/>
          <w:sz w:val="48"/>
          <w:szCs w:val="42"/>
          <w:lang w:val="fr-FR"/>
        </w:rPr>
      </w:pPr>
      <w:r w:rsidRPr="005231DA">
        <w:rPr>
          <w:rFonts w:ascii="Trebuchet MS" w:eastAsia="Trebuchet MS" w:hAnsi="Trebuchet MS"/>
          <w:b/>
          <w:sz w:val="48"/>
          <w:szCs w:val="42"/>
          <w:lang w:val="fr-FR"/>
        </w:rPr>
        <w:t>VTL – version 1.1</w:t>
      </w:r>
    </w:p>
    <w:p w14:paraId="20504B52" w14:textId="77777777" w:rsidR="005A2227" w:rsidRPr="005231DA" w:rsidRDefault="00FC3F4F" w:rsidP="00597269">
      <w:pPr>
        <w:jc w:val="center"/>
        <w:rPr>
          <w:rFonts w:ascii="Trebuchet MS" w:hAnsi="Trebuchet MS"/>
          <w:b/>
          <w:sz w:val="42"/>
          <w:szCs w:val="42"/>
          <w:lang w:val="fr-FR"/>
        </w:rPr>
      </w:pPr>
      <w:r w:rsidRPr="005231DA">
        <w:rPr>
          <w:rFonts w:ascii="Trebuchet MS" w:eastAsia="Trebuchet MS" w:hAnsi="Trebuchet MS"/>
          <w:b/>
          <w:sz w:val="42"/>
          <w:szCs w:val="42"/>
          <w:lang w:val="fr-FR"/>
        </w:rPr>
        <w:t>(</w:t>
      </w:r>
      <w:r w:rsidR="0097053A" w:rsidRPr="005231DA">
        <w:rPr>
          <w:rFonts w:ascii="Trebuchet MS" w:eastAsia="Trebuchet MS" w:hAnsi="Trebuchet MS"/>
          <w:b/>
          <w:sz w:val="42"/>
          <w:szCs w:val="42"/>
          <w:lang w:val="fr-FR"/>
        </w:rPr>
        <w:t>Validation &amp; Transformation Language</w:t>
      </w:r>
      <w:r w:rsidRPr="005231DA">
        <w:rPr>
          <w:rFonts w:ascii="Trebuchet MS" w:eastAsia="Trebuchet MS" w:hAnsi="Trebuchet MS"/>
          <w:b/>
          <w:sz w:val="42"/>
          <w:szCs w:val="42"/>
          <w:lang w:val="fr-FR"/>
        </w:rPr>
        <w:t>)</w:t>
      </w:r>
    </w:p>
    <w:p w14:paraId="4366518B" w14:textId="77777777" w:rsidR="005A2227" w:rsidRPr="005231DA" w:rsidRDefault="005A2227">
      <w:pPr>
        <w:widowControl w:val="0"/>
        <w:spacing w:line="276" w:lineRule="auto"/>
        <w:jc w:val="center"/>
        <w:rPr>
          <w:rFonts w:ascii="Trebuchet MS" w:hAnsi="Trebuchet MS"/>
          <w:sz w:val="40"/>
          <w:szCs w:val="40"/>
          <w:lang w:val="fr-FR"/>
        </w:rPr>
      </w:pPr>
    </w:p>
    <w:p w14:paraId="475329A5" w14:textId="77777777" w:rsidR="005A2227" w:rsidRPr="00E352EF" w:rsidRDefault="0097053A" w:rsidP="00597269">
      <w:pPr>
        <w:jc w:val="center"/>
        <w:rPr>
          <w:rFonts w:ascii="Trebuchet MS" w:eastAsia="Trebuchet MS" w:hAnsi="Trebuchet MS"/>
          <w:b/>
          <w:sz w:val="42"/>
          <w:szCs w:val="42"/>
        </w:rPr>
      </w:pPr>
      <w:r w:rsidRPr="00E352EF">
        <w:rPr>
          <w:rFonts w:ascii="Trebuchet MS" w:eastAsia="Trebuchet MS" w:hAnsi="Trebuchet MS"/>
          <w:b/>
          <w:sz w:val="42"/>
          <w:szCs w:val="42"/>
        </w:rPr>
        <w:t>Part 2 – Reference Manual</w:t>
      </w:r>
    </w:p>
    <w:p w14:paraId="5C718B36" w14:textId="77777777" w:rsidR="005A2227" w:rsidRPr="00E352EF" w:rsidRDefault="005A2227" w:rsidP="007F7956">
      <w:pPr>
        <w:widowControl w:val="0"/>
        <w:spacing w:after="120" w:line="276" w:lineRule="auto"/>
        <w:jc w:val="center"/>
        <w:rPr>
          <w:rFonts w:ascii="Trebuchet MS" w:hAnsi="Trebuchet MS"/>
          <w:sz w:val="28"/>
          <w:szCs w:val="40"/>
        </w:rPr>
      </w:pPr>
    </w:p>
    <w:p w14:paraId="3D82FC19" w14:textId="77777777" w:rsidR="007F7956" w:rsidRPr="00E352EF" w:rsidRDefault="007F7956" w:rsidP="007F7956">
      <w:pPr>
        <w:widowControl w:val="0"/>
        <w:spacing w:after="120" w:line="276" w:lineRule="auto"/>
        <w:jc w:val="center"/>
        <w:rPr>
          <w:rFonts w:ascii="Trebuchet MS" w:hAnsi="Trebuchet MS"/>
          <w:sz w:val="28"/>
          <w:szCs w:val="40"/>
        </w:rPr>
      </w:pPr>
    </w:p>
    <w:p w14:paraId="62EDE963" w14:textId="0BD71AED" w:rsidR="005A2227" w:rsidRPr="00E352EF" w:rsidRDefault="007F7956" w:rsidP="007F7956">
      <w:pPr>
        <w:pStyle w:val="Sottotitolo"/>
        <w:jc w:val="center"/>
        <w:rPr>
          <w:rFonts w:ascii="Trebuchet MS" w:hAnsi="Trebuchet MS"/>
          <w:i w:val="0"/>
          <w:sz w:val="28"/>
          <w:szCs w:val="40"/>
        </w:rPr>
      </w:pPr>
      <w:r w:rsidRPr="00E352EF">
        <w:rPr>
          <w:sz w:val="28"/>
        </w:rPr>
        <w:t>(DRAFT FOR PUBLIC REVIEW)</w:t>
      </w:r>
    </w:p>
    <w:p w14:paraId="5C1F56C0" w14:textId="77777777" w:rsidR="005A2227" w:rsidRPr="00E352EF" w:rsidRDefault="005A2227">
      <w:pPr>
        <w:spacing w:before="120" w:after="120" w:line="240" w:lineRule="atLeast"/>
        <w:jc w:val="both"/>
        <w:rPr>
          <w:rFonts w:asciiTheme="majorHAnsi" w:hAnsiTheme="majorHAnsi"/>
          <w:sz w:val="24"/>
        </w:rPr>
      </w:pPr>
    </w:p>
    <w:p w14:paraId="394FF125" w14:textId="77777777" w:rsidR="005A2227" w:rsidRPr="00E352EF" w:rsidRDefault="005A2227">
      <w:pPr>
        <w:spacing w:before="120" w:after="120" w:line="240" w:lineRule="atLeast"/>
        <w:jc w:val="both"/>
        <w:rPr>
          <w:rFonts w:asciiTheme="majorHAnsi" w:hAnsiTheme="majorHAnsi"/>
          <w:sz w:val="24"/>
        </w:rPr>
      </w:pPr>
    </w:p>
    <w:p w14:paraId="4AE2F9C6" w14:textId="77777777" w:rsidR="005A2227" w:rsidRPr="00E352EF" w:rsidRDefault="005A2227">
      <w:pPr>
        <w:spacing w:before="120" w:after="120" w:line="240" w:lineRule="atLeast"/>
        <w:jc w:val="both"/>
        <w:rPr>
          <w:rFonts w:asciiTheme="majorHAnsi" w:hAnsiTheme="majorHAnsi"/>
          <w:sz w:val="24"/>
        </w:rPr>
      </w:pPr>
    </w:p>
    <w:p w14:paraId="0094F8E6" w14:textId="77777777" w:rsidR="005A2227" w:rsidRPr="00E352EF" w:rsidRDefault="005A2227">
      <w:pPr>
        <w:spacing w:before="120" w:after="120" w:line="240" w:lineRule="atLeast"/>
        <w:jc w:val="both"/>
        <w:rPr>
          <w:rFonts w:asciiTheme="majorHAnsi" w:hAnsiTheme="majorHAnsi"/>
          <w:sz w:val="24"/>
        </w:rPr>
      </w:pPr>
    </w:p>
    <w:p w14:paraId="6E1D4C78" w14:textId="77777777" w:rsidR="005A2227" w:rsidRPr="00E352EF" w:rsidRDefault="005A2227">
      <w:pPr>
        <w:spacing w:before="120" w:after="120" w:line="240" w:lineRule="atLeast"/>
        <w:jc w:val="both"/>
        <w:rPr>
          <w:rFonts w:asciiTheme="majorHAnsi" w:hAnsiTheme="majorHAnsi"/>
          <w:sz w:val="24"/>
        </w:rPr>
      </w:pPr>
    </w:p>
    <w:p w14:paraId="750B8B48" w14:textId="77777777" w:rsidR="005A2227" w:rsidRPr="00E352EF" w:rsidRDefault="005A2227">
      <w:pPr>
        <w:spacing w:before="120" w:after="120" w:line="240" w:lineRule="atLeast"/>
        <w:jc w:val="both"/>
        <w:rPr>
          <w:rFonts w:asciiTheme="majorHAnsi" w:hAnsiTheme="majorHAnsi"/>
          <w:sz w:val="24"/>
        </w:rPr>
      </w:pPr>
    </w:p>
    <w:p w14:paraId="56EB3FEB" w14:textId="77777777" w:rsidR="005A2227" w:rsidRPr="00E352EF" w:rsidRDefault="005A2227">
      <w:pPr>
        <w:spacing w:before="120" w:after="120" w:line="240" w:lineRule="atLeast"/>
        <w:jc w:val="both"/>
        <w:rPr>
          <w:rFonts w:asciiTheme="majorHAnsi" w:hAnsiTheme="majorHAnsi"/>
          <w:sz w:val="24"/>
        </w:rPr>
      </w:pPr>
    </w:p>
    <w:p w14:paraId="4CC3F68C" w14:textId="77777777" w:rsidR="007F7956" w:rsidRPr="00E352EF" w:rsidRDefault="007F7956">
      <w:pPr>
        <w:spacing w:before="120" w:after="120" w:line="240" w:lineRule="atLeast"/>
        <w:jc w:val="both"/>
        <w:rPr>
          <w:rFonts w:asciiTheme="majorHAnsi" w:hAnsiTheme="majorHAnsi"/>
          <w:sz w:val="24"/>
        </w:rPr>
      </w:pPr>
    </w:p>
    <w:p w14:paraId="19FFF077" w14:textId="77777777" w:rsidR="005A2227" w:rsidRPr="00E352EF" w:rsidRDefault="005A2227">
      <w:pPr>
        <w:spacing w:before="120" w:after="120" w:line="240" w:lineRule="atLeast"/>
        <w:jc w:val="both"/>
        <w:rPr>
          <w:rFonts w:asciiTheme="majorHAnsi" w:hAnsiTheme="majorHAnsi"/>
          <w:sz w:val="24"/>
        </w:rPr>
      </w:pPr>
    </w:p>
    <w:p w14:paraId="0AB8D3C2" w14:textId="77777777" w:rsidR="005A2227" w:rsidRPr="00E352EF" w:rsidRDefault="005A2227">
      <w:pPr>
        <w:spacing w:before="120" w:after="120" w:line="240" w:lineRule="atLeast"/>
        <w:jc w:val="both"/>
        <w:rPr>
          <w:rFonts w:asciiTheme="majorHAnsi" w:hAnsiTheme="majorHAnsi"/>
          <w:sz w:val="24"/>
        </w:rPr>
      </w:pPr>
    </w:p>
    <w:p w14:paraId="6FA07ABD" w14:textId="77777777" w:rsidR="005A2227" w:rsidRPr="00E352EF" w:rsidRDefault="005A2227">
      <w:pPr>
        <w:spacing w:before="120" w:after="120" w:line="240" w:lineRule="atLeast"/>
        <w:jc w:val="both"/>
        <w:rPr>
          <w:rFonts w:asciiTheme="majorHAnsi" w:hAnsiTheme="majorHAnsi"/>
          <w:sz w:val="24"/>
        </w:rPr>
      </w:pPr>
    </w:p>
    <w:p w14:paraId="7A918683" w14:textId="77777777" w:rsidR="005A2227" w:rsidRPr="00E352EF" w:rsidRDefault="005A2227">
      <w:pPr>
        <w:spacing w:before="120" w:after="120" w:line="240" w:lineRule="atLeast"/>
        <w:jc w:val="both"/>
        <w:rPr>
          <w:rFonts w:asciiTheme="majorHAnsi" w:hAnsiTheme="majorHAnsi"/>
          <w:sz w:val="24"/>
        </w:rPr>
      </w:pPr>
    </w:p>
    <w:p w14:paraId="3BE2587C" w14:textId="77777777" w:rsidR="005A2227" w:rsidRPr="00E352EF" w:rsidRDefault="005A2227">
      <w:pPr>
        <w:spacing w:before="120" w:after="120" w:line="240" w:lineRule="atLeast"/>
        <w:jc w:val="both"/>
        <w:rPr>
          <w:rFonts w:asciiTheme="majorHAnsi" w:hAnsiTheme="majorHAnsi"/>
          <w:sz w:val="24"/>
        </w:rPr>
      </w:pPr>
    </w:p>
    <w:p w14:paraId="7569617D" w14:textId="77777777" w:rsidR="005A2227" w:rsidRPr="00E352EF" w:rsidRDefault="0097053A">
      <w:pPr>
        <w:spacing w:before="120" w:after="120" w:line="240" w:lineRule="atLeast"/>
        <w:jc w:val="center"/>
      </w:pPr>
      <w:r w:rsidRPr="00E352EF">
        <w:rPr>
          <w:rFonts w:ascii="Trebuchet MS" w:eastAsia="Trebuchet MS" w:hAnsi="Trebuchet MS" w:cs="Trebuchet MS"/>
          <w:i/>
          <w:color w:val="666666"/>
          <w:sz w:val="26"/>
        </w:rPr>
        <w:t>October 2016</w:t>
      </w:r>
    </w:p>
    <w:p w14:paraId="66CDED72" w14:textId="77777777" w:rsidR="005A2227" w:rsidRPr="00E352EF" w:rsidRDefault="0097053A">
      <w:r w:rsidRPr="00E352EF">
        <w:br w:type="page"/>
      </w:r>
    </w:p>
    <w:p w14:paraId="051B2421" w14:textId="77777777" w:rsidR="005A2227" w:rsidRPr="00E352EF" w:rsidRDefault="0097053A">
      <w:r w:rsidRPr="00E352EF">
        <w:lastRenderedPageBreak/>
        <w:br w:type="page"/>
      </w:r>
    </w:p>
    <w:p w14:paraId="7D45C72C" w14:textId="77777777" w:rsidR="005A2227" w:rsidRPr="00E352EF" w:rsidRDefault="0097053A" w:rsidP="00597269">
      <w:pPr>
        <w:pStyle w:val="Stile1"/>
        <w:rPr>
          <w:lang w:val="en-GB"/>
        </w:rPr>
      </w:pPr>
      <w:bookmarkStart w:id="3" w:name="_Toc410256497"/>
      <w:bookmarkStart w:id="4" w:name="_Toc413085394"/>
      <w:bookmarkStart w:id="5" w:name="_Toc463695285"/>
      <w:bookmarkStart w:id="6" w:name="_Toc463805700"/>
      <w:bookmarkStart w:id="7" w:name="_Toc464487867"/>
      <w:r w:rsidRPr="00E352EF">
        <w:rPr>
          <w:lang w:val="en-GB"/>
        </w:rPr>
        <w:lastRenderedPageBreak/>
        <w:t>Foreword</w:t>
      </w:r>
      <w:bookmarkEnd w:id="3"/>
      <w:bookmarkEnd w:id="4"/>
      <w:bookmarkEnd w:id="5"/>
      <w:bookmarkEnd w:id="6"/>
      <w:bookmarkEnd w:id="7"/>
      <w:r w:rsidRPr="00E352EF">
        <w:rPr>
          <w:lang w:val="en-GB"/>
        </w:rPr>
        <w:t xml:space="preserve"> </w:t>
      </w:r>
    </w:p>
    <w:p w14:paraId="78F6E43C" w14:textId="77777777" w:rsidR="001341F1" w:rsidRPr="00E352EF" w:rsidRDefault="001341F1" w:rsidP="00FC3F4F">
      <w:pPr>
        <w:spacing w:before="120" w:after="120"/>
        <w:jc w:val="both"/>
        <w:rPr>
          <w:rFonts w:asciiTheme="majorHAnsi" w:eastAsia="Cambria" w:hAnsiTheme="majorHAnsi" w:cs="Cambria"/>
          <w:sz w:val="24"/>
          <w:szCs w:val="24"/>
        </w:rPr>
      </w:pPr>
    </w:p>
    <w:p w14:paraId="329EB860"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Task force for the Validation and Transformation Language (VTL), created in 2012-2013 under the initiative of the SDMX Secretariat, is pleased to present the draft version of VTL 1.1.</w:t>
      </w:r>
    </w:p>
    <w:p w14:paraId="0E1407FB"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SDMX Secretariat launched the VTL work at the end of 2012, moving on from the consideration that SDMX already had a package for transformations and expressions in its information model, while a specific implementation language was missing. To make this framework operational, a standard language for defining validation and transformation rules (operators, their syntax and semantics) had to be adopted, while appropriate SDMX formats for storing and exchanging rules, and web services to retrieve them, had to be designed. The present VTL 1.1 package is only concerned with the first element, i.e. a formal definition of each operator, together with a general description of VTL, its core assumptions and the information model it is based on.</w:t>
      </w:r>
    </w:p>
    <w:p w14:paraId="3182D82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VTL task force was set up early in 2013, composed of members of SDMX, DDI and GSIM communities and the work started in summer 2013. The intention was to provide a language usable by statisticians to express logical validation rules and transformations on data, whether described as dimensional tables or as unit-record data. The assumption is that this logical formalization of validation and transformation rules could be converted into specific programming languages for execution (SAS, R, Java, SQL, etc.) but would provide a “neutral” expression at business level of the processing taking place, against which various implementations can be mapped. Experience with existing examples suggests that this goal would be attainable. </w:t>
      </w:r>
    </w:p>
    <w:p w14:paraId="03AA9A26"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An important point that emerged is that several standards are interested in such a language. However, each standard operates on its model artefacts and produces artefacts within the same model (property of closure). To cope with this, VTL has been built upon a very basic information model (VTL IM), taking the common parts of GSIM, SDMX and DDI, mainly using artefacts from GSIM 1.1, somewhat simplified and with some additional detail. This way, existing standards (GSIM, SDMX, DDI, others) may adopt VTL by mapping their information model against the VTL IM. Therefore, although a work-product of SDMX, the VTL language in itself is independent of SDMX and will be usable with other standards as well. Thanks to the possibility of being mapped with the basic part of the IM of other standards, the VTL IM also makes it possible to collect and manage the basic definitions of data represented in different standards.</w:t>
      </w:r>
    </w:p>
    <w:p w14:paraId="42E858B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For the reason described above, The VTL specifications are designed at a logical level, independently of any other standard, including SDMX. The VTL specifications, therefore, are self-standing and can be implemented either on their own or by other standards (including SDMX). In particular, the work for the SDMX implementation of VTL is going in parallel to the work for designing the VTL 1.1 version, and will entail a future update of the SDMX documentation. </w:t>
      </w:r>
    </w:p>
    <w:p w14:paraId="669FD45E" w14:textId="61C38C20"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first public consultation on VTL (version 1.0) was held in 2014. Many comments were incorporated in the VTL 1.0 version, published in March 2015. Other suggestions for improving the language, received afterwards, fed the discussion for building the present draft </w:t>
      </w:r>
      <w:r w:rsidR="007F7956" w:rsidRPr="00E352EF">
        <w:rPr>
          <w:rFonts w:asciiTheme="majorHAnsi" w:hAnsiTheme="majorHAnsi"/>
          <w:color w:val="auto"/>
          <w:lang w:val="en-GB" w:eastAsia="en-US"/>
        </w:rPr>
        <w:t xml:space="preserve">version </w:t>
      </w:r>
      <w:r w:rsidRPr="00E352EF">
        <w:rPr>
          <w:rFonts w:asciiTheme="majorHAnsi" w:hAnsiTheme="majorHAnsi"/>
          <w:color w:val="auto"/>
          <w:lang w:val="en-GB" w:eastAsia="en-US"/>
        </w:rPr>
        <w:t xml:space="preserve">1.1, which contains many new features. </w:t>
      </w:r>
    </w:p>
    <w:p w14:paraId="1CA31855" w14:textId="77777777" w:rsidR="00FC3F4F" w:rsidRPr="00E352EF" w:rsidRDefault="00FC3F4F" w:rsidP="00FC3F4F">
      <w:pPr>
        <w:pStyle w:val="Default"/>
        <w:spacing w:before="120" w:after="120"/>
        <w:jc w:val="both"/>
        <w:rPr>
          <w:rFonts w:asciiTheme="majorHAnsi" w:hAnsiTheme="majorHAnsi"/>
          <w:color w:val="auto"/>
          <w:lang w:val="en-GB" w:eastAsia="en-US"/>
        </w:rPr>
      </w:pPr>
    </w:p>
    <w:p w14:paraId="37E923DC"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lastRenderedPageBreak/>
        <w:t>The VTL 1.1 package, containing the general VTL specifications independent of other standards possible implementations, will include, in its final release:</w:t>
      </w:r>
    </w:p>
    <w:p w14:paraId="0611847E"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Part 1 – the user manual, highlighting the main characteristics of VTL, its core assumptions and the information model the language is based on;</w:t>
      </w:r>
    </w:p>
    <w:p w14:paraId="691499E2"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Part 2 – the reference manual, containing the full library of operators ordered by category, including examples; this version will support more validation and compilation needs compared to VTL 1.0.  </w:t>
      </w:r>
    </w:p>
    <w:p w14:paraId="56605136"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eBNF notation (extended Backus-Naur Form) which is the technical notation to be used as a test bed for all the examples. </w:t>
      </w:r>
    </w:p>
    <w:p w14:paraId="6ABB76DD"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 xml:space="preserve">The present document (part </w:t>
      </w:r>
      <w:r w:rsidR="00E92D6D" w:rsidRPr="00E352EF">
        <w:rPr>
          <w:rFonts w:asciiTheme="majorHAnsi" w:hAnsiTheme="majorHAnsi"/>
          <w:color w:val="auto"/>
          <w:sz w:val="24"/>
          <w:szCs w:val="24"/>
        </w:rPr>
        <w:t>2</w:t>
      </w:r>
      <w:r w:rsidRPr="00E352EF">
        <w:rPr>
          <w:rFonts w:asciiTheme="majorHAnsi" w:hAnsiTheme="majorHAnsi"/>
          <w:color w:val="auto"/>
          <w:sz w:val="24"/>
          <w:szCs w:val="24"/>
        </w:rPr>
        <w:t xml:space="preserve">) contains the </w:t>
      </w:r>
      <w:r w:rsidR="00E92D6D" w:rsidRPr="00E352EF">
        <w:rPr>
          <w:rFonts w:asciiTheme="majorHAnsi" w:hAnsiTheme="majorHAnsi"/>
          <w:color w:val="auto"/>
          <w:sz w:val="24"/>
          <w:szCs w:val="24"/>
        </w:rPr>
        <w:t>reference manual with the full library of operators ordered by category</w:t>
      </w:r>
      <w:r w:rsidRPr="00E352EF">
        <w:rPr>
          <w:rFonts w:asciiTheme="majorHAnsi" w:hAnsiTheme="majorHAnsi"/>
          <w:color w:val="auto"/>
          <w:sz w:val="24"/>
          <w:szCs w:val="24"/>
        </w:rPr>
        <w:t xml:space="preserve">.  </w:t>
      </w:r>
    </w:p>
    <w:p w14:paraId="0C580A7D" w14:textId="1115787C"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The latest version of VTL is freely available online at</w:t>
      </w:r>
      <w:r w:rsidR="007F7956" w:rsidRPr="00E352EF">
        <w:rPr>
          <w:rFonts w:asciiTheme="majorHAnsi" w:hAnsiTheme="majorHAnsi"/>
          <w:color w:val="auto"/>
          <w:sz w:val="24"/>
          <w:szCs w:val="24"/>
        </w:rPr>
        <w:t xml:space="preserve"> </w:t>
      </w:r>
      <w:hyperlink r:id="rId9" w:history="1">
        <w:r w:rsidR="007F7956" w:rsidRPr="00E352EF">
          <w:rPr>
            <w:rStyle w:val="Collegamentoipertestuale"/>
            <w:rFonts w:asciiTheme="majorHAnsi" w:hAnsiTheme="majorHAnsi"/>
            <w:sz w:val="24"/>
            <w:szCs w:val="24"/>
          </w:rPr>
          <w:t>https://sdmx.org/?page_id=5096</w:t>
        </w:r>
      </w:hyperlink>
      <w:r w:rsidR="007F7956" w:rsidRPr="00E352EF">
        <w:rPr>
          <w:rFonts w:asciiTheme="majorHAnsi" w:hAnsiTheme="majorHAnsi"/>
          <w:color w:val="auto"/>
          <w:sz w:val="24"/>
          <w:szCs w:val="24"/>
        </w:rPr>
        <w:t xml:space="preserve"> </w:t>
      </w:r>
    </w:p>
    <w:p w14:paraId="289711C9" w14:textId="77777777" w:rsidR="00FC3F4F" w:rsidRPr="00E352EF" w:rsidRDefault="00FC3F4F" w:rsidP="00FC3F4F">
      <w:pPr>
        <w:pStyle w:val="Default"/>
        <w:spacing w:before="120" w:after="120"/>
        <w:rPr>
          <w:rFonts w:asciiTheme="majorHAnsi" w:hAnsiTheme="majorHAnsi"/>
          <w:color w:val="auto"/>
          <w:lang w:val="en-GB" w:eastAsia="en-US"/>
        </w:rPr>
      </w:pPr>
    </w:p>
    <w:p w14:paraId="46922496" w14:textId="77777777" w:rsidR="00FC3F4F" w:rsidRPr="00E352EF" w:rsidRDefault="00FC3F4F" w:rsidP="00FC3F4F">
      <w:pPr>
        <w:pStyle w:val="Default"/>
        <w:spacing w:before="120" w:after="120"/>
        <w:rPr>
          <w:rFonts w:asciiTheme="majorHAnsi" w:hAnsiTheme="majorHAnsi"/>
          <w:b/>
          <w:color w:val="auto"/>
          <w:lang w:val="en-GB" w:eastAsia="en-US"/>
        </w:rPr>
      </w:pPr>
      <w:r w:rsidRPr="00E352EF">
        <w:rPr>
          <w:rFonts w:asciiTheme="majorHAnsi" w:hAnsiTheme="majorHAnsi"/>
          <w:b/>
          <w:color w:val="auto"/>
          <w:lang w:val="en-GB" w:eastAsia="en-US"/>
        </w:rPr>
        <w:t xml:space="preserve">Acknowledgements </w:t>
      </w:r>
    </w:p>
    <w:p w14:paraId="6F925CCA"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The VTL specifications have been prepared thanks to the collective input of experts from Bank of Italy, Bank for International Settlements (BIS), European Central Bank (ECB), Eurostat, ILO, INEGI-Mexico, ISTAT-Italy, OECD, Statistics Netherlands, and UNESCO. Other experts from the SDMX Technical Working Group, the SDMX Statistical Working Group and the DDI initiative were consulted and participated in reviewing the documentation.</w:t>
      </w:r>
    </w:p>
    <w:p w14:paraId="5CFEAA77" w14:textId="01FCD350"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 xml:space="preserve">The list of contributors and reviewers includes the following experts: Sami Airo, Foteini Andrikopoulou, David Barraclough, Luigi Bellomarini, Marc Bouffard, Maurizio Capaccioli, Vincenzo Del Vecchio, Fabio Di Giovanni, Jens Dossé, Heinrich Ehrmann, Bryan Fitzpatrick, Tjalling Gelsema, Luca Gramaglia, Arofan Gregory, Gyorgy Gyomai, Edgardo Greising, Dragan Ivanovic, Angelo Linardi, Juan Munoz, Chris Nelson, Stratos Nikoloutsos, Marco Pellegrino, Michele Romanelli, Juan Alberto Sanchez, Roberto Sannino, Angel Simon Delgado, Daniel Suranyi, Olav ten Bosch, Laura Vignola, </w:t>
      </w:r>
      <w:r w:rsidR="00532B1C" w:rsidRPr="00E352EF">
        <w:rPr>
          <w:rFonts w:asciiTheme="majorHAnsi" w:hAnsiTheme="majorHAnsi"/>
          <w:sz w:val="24"/>
          <w:szCs w:val="24"/>
        </w:rPr>
        <w:t xml:space="preserve">Fernando Wagener </w:t>
      </w:r>
      <w:r w:rsidRPr="00E352EF">
        <w:rPr>
          <w:rFonts w:asciiTheme="majorHAnsi" w:hAnsiTheme="majorHAnsi"/>
          <w:sz w:val="24"/>
          <w:szCs w:val="24"/>
        </w:rPr>
        <w:t xml:space="preserve">and Nikolaos Zisimos. </w:t>
      </w:r>
    </w:p>
    <w:p w14:paraId="30DE8574"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Feedback and suggestions for improvement are encouraged and should be sent to the SDMX Technical Working Group (</w:t>
      </w:r>
      <w:hyperlink r:id="rId10" w:history="1">
        <w:r w:rsidRPr="00E352EF">
          <w:rPr>
            <w:rStyle w:val="Collegamentoipertestuale"/>
            <w:rFonts w:asciiTheme="majorHAnsi" w:eastAsia="Trebuchet MS" w:hAnsiTheme="majorHAnsi"/>
            <w:sz w:val="24"/>
            <w:szCs w:val="24"/>
          </w:rPr>
          <w:t>twg@sdmx.org</w:t>
        </w:r>
      </w:hyperlink>
      <w:r w:rsidRPr="00E352EF">
        <w:rPr>
          <w:rFonts w:asciiTheme="majorHAnsi" w:hAnsiTheme="majorHAnsi"/>
          <w:sz w:val="24"/>
          <w:szCs w:val="24"/>
        </w:rPr>
        <w:t>).</w:t>
      </w:r>
    </w:p>
    <w:p w14:paraId="63B26E08" w14:textId="77777777" w:rsidR="005A2227" w:rsidRPr="00E352EF" w:rsidRDefault="0097053A">
      <w:pPr>
        <w:rPr>
          <w:rFonts w:asciiTheme="majorHAnsi" w:hAnsiTheme="majorHAnsi"/>
          <w:sz w:val="24"/>
          <w:szCs w:val="24"/>
        </w:rPr>
      </w:pPr>
      <w:r w:rsidRPr="00E352EF">
        <w:rPr>
          <w:rFonts w:asciiTheme="majorHAnsi" w:hAnsiTheme="majorHAnsi"/>
          <w:sz w:val="24"/>
          <w:szCs w:val="24"/>
        </w:rPr>
        <w:br w:type="page"/>
      </w:r>
    </w:p>
    <w:p w14:paraId="4F342044" w14:textId="77777777" w:rsidR="005A2227" w:rsidRPr="00E352EF" w:rsidRDefault="0097053A" w:rsidP="00597269">
      <w:pPr>
        <w:pStyle w:val="Stile1"/>
        <w:rPr>
          <w:lang w:val="en-GB"/>
        </w:rPr>
      </w:pPr>
      <w:bookmarkStart w:id="8" w:name="_Toc464487868"/>
      <w:r w:rsidRPr="00E352EF">
        <w:rPr>
          <w:lang w:val="en-GB"/>
        </w:rPr>
        <w:lastRenderedPageBreak/>
        <w:t>Table of contents</w:t>
      </w:r>
      <w:bookmarkEnd w:id="8"/>
    </w:p>
    <w:p w14:paraId="1DC6B81B" w14:textId="77777777" w:rsidR="00C52A14" w:rsidRPr="00F70A81" w:rsidRDefault="00C52A14" w:rsidP="003B25B9"/>
    <w:p w14:paraId="1453B56E" w14:textId="77777777" w:rsidR="00F03EB7" w:rsidRDefault="0097053A">
      <w:pPr>
        <w:pStyle w:val="Sommario1"/>
        <w:rPr>
          <w:rFonts w:asciiTheme="minorHAnsi" w:eastAsiaTheme="minorEastAsia" w:hAnsiTheme="minorHAnsi" w:cstheme="minorBidi"/>
          <w:b w:val="0"/>
          <w:color w:val="auto"/>
          <w:szCs w:val="22"/>
          <w:lang w:eastAsia="en-GB"/>
        </w:rPr>
      </w:pPr>
      <w:r w:rsidRPr="00E352EF">
        <w:rPr>
          <w:noProof w:val="0"/>
        </w:rPr>
        <w:fldChar w:fldCharType="begin"/>
      </w:r>
      <w:r w:rsidRPr="00E352EF">
        <w:rPr>
          <w:noProof w:val="0"/>
        </w:rPr>
        <w:instrText>TOC \o "1-9" \h \z \u</w:instrText>
      </w:r>
      <w:r w:rsidRPr="00E352EF">
        <w:rPr>
          <w:noProof w:val="0"/>
        </w:rPr>
        <w:fldChar w:fldCharType="separate"/>
      </w:r>
      <w:hyperlink w:anchor="_Toc464487867" w:history="1">
        <w:r w:rsidR="00F03EB7" w:rsidRPr="00DD22D8">
          <w:rPr>
            <w:rStyle w:val="Collegamentoipertestuale"/>
          </w:rPr>
          <w:t>Foreword</w:t>
        </w:r>
        <w:r w:rsidR="00F03EB7">
          <w:rPr>
            <w:webHidden/>
          </w:rPr>
          <w:tab/>
        </w:r>
        <w:r w:rsidR="00F03EB7">
          <w:rPr>
            <w:webHidden/>
          </w:rPr>
          <w:fldChar w:fldCharType="begin"/>
        </w:r>
        <w:r w:rsidR="00F03EB7">
          <w:rPr>
            <w:webHidden/>
          </w:rPr>
          <w:instrText xml:space="preserve"> PAGEREF _Toc464487867 \h </w:instrText>
        </w:r>
        <w:r w:rsidR="00F03EB7">
          <w:rPr>
            <w:webHidden/>
          </w:rPr>
        </w:r>
        <w:r w:rsidR="00F03EB7">
          <w:rPr>
            <w:webHidden/>
          </w:rPr>
          <w:fldChar w:fldCharType="separate"/>
        </w:r>
        <w:r w:rsidR="00CA00E9">
          <w:rPr>
            <w:webHidden/>
          </w:rPr>
          <w:t>3</w:t>
        </w:r>
        <w:r w:rsidR="00F03EB7">
          <w:rPr>
            <w:webHidden/>
          </w:rPr>
          <w:fldChar w:fldCharType="end"/>
        </w:r>
      </w:hyperlink>
    </w:p>
    <w:p w14:paraId="6A63F42E"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68" w:history="1">
        <w:r w:rsidR="00F03EB7" w:rsidRPr="00DD22D8">
          <w:rPr>
            <w:rStyle w:val="Collegamentoipertestuale"/>
          </w:rPr>
          <w:t>Table of contents</w:t>
        </w:r>
        <w:r w:rsidR="00F03EB7">
          <w:rPr>
            <w:webHidden/>
          </w:rPr>
          <w:tab/>
        </w:r>
        <w:r w:rsidR="00F03EB7">
          <w:rPr>
            <w:webHidden/>
          </w:rPr>
          <w:fldChar w:fldCharType="begin"/>
        </w:r>
        <w:r w:rsidR="00F03EB7">
          <w:rPr>
            <w:webHidden/>
          </w:rPr>
          <w:instrText xml:space="preserve"> PAGEREF _Toc464487868 \h </w:instrText>
        </w:r>
        <w:r w:rsidR="00F03EB7">
          <w:rPr>
            <w:webHidden/>
          </w:rPr>
        </w:r>
        <w:r w:rsidR="00F03EB7">
          <w:rPr>
            <w:webHidden/>
          </w:rPr>
          <w:fldChar w:fldCharType="separate"/>
        </w:r>
        <w:r w:rsidR="00CA00E9">
          <w:rPr>
            <w:webHidden/>
          </w:rPr>
          <w:t>5</w:t>
        </w:r>
        <w:r w:rsidR="00F03EB7">
          <w:rPr>
            <w:webHidden/>
          </w:rPr>
          <w:fldChar w:fldCharType="end"/>
        </w:r>
      </w:hyperlink>
    </w:p>
    <w:p w14:paraId="179B83E5"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69" w:history="1">
        <w:r w:rsidR="00F03EB7" w:rsidRPr="00DD22D8">
          <w:rPr>
            <w:rStyle w:val="Collegamentoipertestuale"/>
          </w:rPr>
          <w:t>Introduction</w:t>
        </w:r>
        <w:r w:rsidR="00F03EB7">
          <w:rPr>
            <w:webHidden/>
          </w:rPr>
          <w:tab/>
        </w:r>
        <w:r w:rsidR="00F03EB7">
          <w:rPr>
            <w:webHidden/>
          </w:rPr>
          <w:fldChar w:fldCharType="begin"/>
        </w:r>
        <w:r w:rsidR="00F03EB7">
          <w:rPr>
            <w:webHidden/>
          </w:rPr>
          <w:instrText xml:space="preserve"> PAGEREF _Toc464487869 \h </w:instrText>
        </w:r>
        <w:r w:rsidR="00F03EB7">
          <w:rPr>
            <w:webHidden/>
          </w:rPr>
        </w:r>
        <w:r w:rsidR="00F03EB7">
          <w:rPr>
            <w:webHidden/>
          </w:rPr>
          <w:fldChar w:fldCharType="separate"/>
        </w:r>
        <w:r w:rsidR="00CA00E9">
          <w:rPr>
            <w:webHidden/>
          </w:rPr>
          <w:t>9</w:t>
        </w:r>
        <w:r w:rsidR="00F03EB7">
          <w:rPr>
            <w:webHidden/>
          </w:rPr>
          <w:fldChar w:fldCharType="end"/>
        </w:r>
      </w:hyperlink>
    </w:p>
    <w:p w14:paraId="441FB358"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70" w:history="1">
        <w:r w:rsidR="00F03EB7" w:rsidRPr="00DD22D8">
          <w:rPr>
            <w:rStyle w:val="Collegamentoipertestuale"/>
          </w:rPr>
          <w:t>Structure of the document</w:t>
        </w:r>
        <w:r w:rsidR="00F03EB7">
          <w:rPr>
            <w:webHidden/>
          </w:rPr>
          <w:tab/>
        </w:r>
        <w:r w:rsidR="00F03EB7">
          <w:rPr>
            <w:webHidden/>
          </w:rPr>
          <w:fldChar w:fldCharType="begin"/>
        </w:r>
        <w:r w:rsidR="00F03EB7">
          <w:rPr>
            <w:webHidden/>
          </w:rPr>
          <w:instrText xml:space="preserve"> PAGEREF _Toc464487870 \h </w:instrText>
        </w:r>
        <w:r w:rsidR="00F03EB7">
          <w:rPr>
            <w:webHidden/>
          </w:rPr>
        </w:r>
        <w:r w:rsidR="00F03EB7">
          <w:rPr>
            <w:webHidden/>
          </w:rPr>
          <w:fldChar w:fldCharType="separate"/>
        </w:r>
        <w:r w:rsidR="00CA00E9">
          <w:rPr>
            <w:webHidden/>
          </w:rPr>
          <w:t>10</w:t>
        </w:r>
        <w:r w:rsidR="00F03EB7">
          <w:rPr>
            <w:webHidden/>
          </w:rPr>
          <w:fldChar w:fldCharType="end"/>
        </w:r>
      </w:hyperlink>
    </w:p>
    <w:p w14:paraId="0F3017EE"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71" w:history="1">
        <w:r w:rsidR="00F03EB7" w:rsidRPr="00DD22D8">
          <w:rPr>
            <w:rStyle w:val="Collegamentoipertestuale"/>
          </w:rPr>
          <w:t>Diagram of the Operators</w:t>
        </w:r>
        <w:r w:rsidR="00F03EB7">
          <w:rPr>
            <w:webHidden/>
          </w:rPr>
          <w:tab/>
        </w:r>
        <w:r w:rsidR="00F03EB7">
          <w:rPr>
            <w:webHidden/>
          </w:rPr>
          <w:fldChar w:fldCharType="begin"/>
        </w:r>
        <w:r w:rsidR="00F03EB7">
          <w:rPr>
            <w:webHidden/>
          </w:rPr>
          <w:instrText xml:space="preserve"> PAGEREF _Toc464487871 \h </w:instrText>
        </w:r>
        <w:r w:rsidR="00F03EB7">
          <w:rPr>
            <w:webHidden/>
          </w:rPr>
        </w:r>
        <w:r w:rsidR="00F03EB7">
          <w:rPr>
            <w:webHidden/>
          </w:rPr>
          <w:fldChar w:fldCharType="separate"/>
        </w:r>
        <w:r w:rsidR="00CA00E9">
          <w:rPr>
            <w:webHidden/>
          </w:rPr>
          <w:t>11</w:t>
        </w:r>
        <w:r w:rsidR="00F03EB7">
          <w:rPr>
            <w:webHidden/>
          </w:rPr>
          <w:fldChar w:fldCharType="end"/>
        </w:r>
      </w:hyperlink>
    </w:p>
    <w:p w14:paraId="4312BA96"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72" w:history="1">
        <w:r w:rsidR="00F03EB7" w:rsidRPr="00DD22D8">
          <w:rPr>
            <w:rStyle w:val="Collegamentoipertestuale"/>
          </w:rPr>
          <w:t>List of the Operators/Functions</w:t>
        </w:r>
        <w:r w:rsidR="00F03EB7">
          <w:rPr>
            <w:webHidden/>
          </w:rPr>
          <w:tab/>
        </w:r>
        <w:r w:rsidR="00F03EB7">
          <w:rPr>
            <w:webHidden/>
          </w:rPr>
          <w:fldChar w:fldCharType="begin"/>
        </w:r>
        <w:r w:rsidR="00F03EB7">
          <w:rPr>
            <w:webHidden/>
          </w:rPr>
          <w:instrText xml:space="preserve"> PAGEREF _Toc464487872 \h </w:instrText>
        </w:r>
        <w:r w:rsidR="00F03EB7">
          <w:rPr>
            <w:webHidden/>
          </w:rPr>
        </w:r>
        <w:r w:rsidR="00F03EB7">
          <w:rPr>
            <w:webHidden/>
          </w:rPr>
          <w:fldChar w:fldCharType="separate"/>
        </w:r>
        <w:r w:rsidR="00CA00E9">
          <w:rPr>
            <w:webHidden/>
          </w:rPr>
          <w:t>12</w:t>
        </w:r>
        <w:r w:rsidR="00F03EB7">
          <w:rPr>
            <w:webHidden/>
          </w:rPr>
          <w:fldChar w:fldCharType="end"/>
        </w:r>
      </w:hyperlink>
    </w:p>
    <w:p w14:paraId="408CDE0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73" w:history="1">
        <w:r w:rsidR="00F03EB7" w:rsidRPr="00DD22D8">
          <w:rPr>
            <w:rStyle w:val="Collegamentoipertestuale"/>
            <w:noProof/>
          </w:rPr>
          <w:t>VTL-DL Operators</w:t>
        </w:r>
        <w:r w:rsidR="00F03EB7">
          <w:rPr>
            <w:noProof/>
            <w:webHidden/>
          </w:rPr>
          <w:tab/>
        </w:r>
        <w:r w:rsidR="00F03EB7">
          <w:rPr>
            <w:noProof/>
            <w:webHidden/>
          </w:rPr>
          <w:fldChar w:fldCharType="begin"/>
        </w:r>
        <w:r w:rsidR="00F03EB7">
          <w:rPr>
            <w:noProof/>
            <w:webHidden/>
          </w:rPr>
          <w:instrText xml:space="preserve"> PAGEREF _Toc464487873 \h </w:instrText>
        </w:r>
        <w:r w:rsidR="00F03EB7">
          <w:rPr>
            <w:noProof/>
            <w:webHidden/>
          </w:rPr>
        </w:r>
        <w:r w:rsidR="00F03EB7">
          <w:rPr>
            <w:noProof/>
            <w:webHidden/>
          </w:rPr>
          <w:fldChar w:fldCharType="separate"/>
        </w:r>
        <w:r w:rsidR="00CA00E9">
          <w:rPr>
            <w:noProof/>
            <w:webHidden/>
          </w:rPr>
          <w:t>12</w:t>
        </w:r>
        <w:r w:rsidR="00F03EB7">
          <w:rPr>
            <w:noProof/>
            <w:webHidden/>
          </w:rPr>
          <w:fldChar w:fldCharType="end"/>
        </w:r>
      </w:hyperlink>
    </w:p>
    <w:p w14:paraId="772E0AE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74" w:history="1">
        <w:r w:rsidR="00F03EB7" w:rsidRPr="00DD22D8">
          <w:rPr>
            <w:rStyle w:val="Collegamentoipertestuale"/>
            <w:noProof/>
          </w:rPr>
          <w:t>VTL-ML Standard Library</w:t>
        </w:r>
        <w:r w:rsidR="00F03EB7">
          <w:rPr>
            <w:noProof/>
            <w:webHidden/>
          </w:rPr>
          <w:tab/>
        </w:r>
        <w:r w:rsidR="00F03EB7">
          <w:rPr>
            <w:noProof/>
            <w:webHidden/>
          </w:rPr>
          <w:fldChar w:fldCharType="begin"/>
        </w:r>
        <w:r w:rsidR="00F03EB7">
          <w:rPr>
            <w:noProof/>
            <w:webHidden/>
          </w:rPr>
          <w:instrText xml:space="preserve"> PAGEREF _Toc464487874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3C653CC0"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875" w:history="1">
        <w:r w:rsidR="00F03EB7" w:rsidRPr="00DD22D8">
          <w:rPr>
            <w:rStyle w:val="Collegamentoipertestuale"/>
            <w:noProof/>
          </w:rPr>
          <w:t>Operators and functions applied on Datasets and scalar values</w:t>
        </w:r>
        <w:r w:rsidR="00F03EB7">
          <w:rPr>
            <w:noProof/>
            <w:webHidden/>
          </w:rPr>
          <w:tab/>
        </w:r>
        <w:r w:rsidR="00F03EB7">
          <w:rPr>
            <w:noProof/>
            <w:webHidden/>
          </w:rPr>
          <w:fldChar w:fldCharType="begin"/>
        </w:r>
        <w:r w:rsidR="00F03EB7">
          <w:rPr>
            <w:noProof/>
            <w:webHidden/>
          </w:rPr>
          <w:instrText xml:space="preserve"> PAGEREF _Toc464487875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12D85CC2"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876" w:history="1">
        <w:r w:rsidR="00F03EB7" w:rsidRPr="00DD22D8">
          <w:rPr>
            <w:rStyle w:val="Collegamentoipertestuale"/>
            <w:noProof/>
          </w:rPr>
          <w:t>List of standard library operators and functions</w:t>
        </w:r>
        <w:r w:rsidR="00F03EB7">
          <w:rPr>
            <w:noProof/>
            <w:webHidden/>
          </w:rPr>
          <w:tab/>
        </w:r>
        <w:r w:rsidR="00F03EB7">
          <w:rPr>
            <w:noProof/>
            <w:webHidden/>
          </w:rPr>
          <w:fldChar w:fldCharType="begin"/>
        </w:r>
        <w:r w:rsidR="00F03EB7">
          <w:rPr>
            <w:noProof/>
            <w:webHidden/>
          </w:rPr>
          <w:instrText xml:space="preserve"> PAGEREF _Toc464487876 \h </w:instrText>
        </w:r>
        <w:r w:rsidR="00F03EB7">
          <w:rPr>
            <w:noProof/>
            <w:webHidden/>
          </w:rPr>
        </w:r>
        <w:r w:rsidR="00F03EB7">
          <w:rPr>
            <w:noProof/>
            <w:webHidden/>
          </w:rPr>
          <w:fldChar w:fldCharType="separate"/>
        </w:r>
        <w:r w:rsidR="00CA00E9">
          <w:rPr>
            <w:noProof/>
            <w:webHidden/>
          </w:rPr>
          <w:t>14</w:t>
        </w:r>
        <w:r w:rsidR="00F03EB7">
          <w:rPr>
            <w:noProof/>
            <w:webHidden/>
          </w:rPr>
          <w:fldChar w:fldCharType="end"/>
        </w:r>
      </w:hyperlink>
    </w:p>
    <w:p w14:paraId="116B2B2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77" w:history="1">
        <w:r w:rsidR="00F03EB7" w:rsidRPr="00DD22D8">
          <w:rPr>
            <w:rStyle w:val="Collegamentoipertestuale"/>
            <w:noProof/>
          </w:rPr>
          <w:t>VTL-ML - Evaluation order of the Operators</w:t>
        </w:r>
        <w:r w:rsidR="00F03EB7">
          <w:rPr>
            <w:noProof/>
            <w:webHidden/>
          </w:rPr>
          <w:tab/>
        </w:r>
        <w:r w:rsidR="00F03EB7">
          <w:rPr>
            <w:noProof/>
            <w:webHidden/>
          </w:rPr>
          <w:fldChar w:fldCharType="begin"/>
        </w:r>
        <w:r w:rsidR="00F03EB7">
          <w:rPr>
            <w:noProof/>
            <w:webHidden/>
          </w:rPr>
          <w:instrText xml:space="preserve"> PAGEREF _Toc464487877 \h </w:instrText>
        </w:r>
        <w:r w:rsidR="00F03EB7">
          <w:rPr>
            <w:noProof/>
            <w:webHidden/>
          </w:rPr>
        </w:r>
        <w:r w:rsidR="00F03EB7">
          <w:rPr>
            <w:noProof/>
            <w:webHidden/>
          </w:rPr>
          <w:fldChar w:fldCharType="separate"/>
        </w:r>
        <w:r w:rsidR="00CA00E9">
          <w:rPr>
            <w:noProof/>
            <w:webHidden/>
          </w:rPr>
          <w:t>21</w:t>
        </w:r>
        <w:r w:rsidR="00F03EB7">
          <w:rPr>
            <w:noProof/>
            <w:webHidden/>
          </w:rPr>
          <w:fldChar w:fldCharType="end"/>
        </w:r>
      </w:hyperlink>
    </w:p>
    <w:p w14:paraId="57629B14"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78" w:history="1">
        <w:r w:rsidR="00F03EB7" w:rsidRPr="00DD22D8">
          <w:rPr>
            <w:rStyle w:val="Collegamentoipertestuale"/>
          </w:rPr>
          <w:t>Syntactical conventions</w:t>
        </w:r>
        <w:r w:rsidR="00F03EB7">
          <w:rPr>
            <w:webHidden/>
          </w:rPr>
          <w:tab/>
        </w:r>
        <w:r w:rsidR="00F03EB7">
          <w:rPr>
            <w:webHidden/>
          </w:rPr>
          <w:fldChar w:fldCharType="begin"/>
        </w:r>
        <w:r w:rsidR="00F03EB7">
          <w:rPr>
            <w:webHidden/>
          </w:rPr>
          <w:instrText xml:space="preserve"> PAGEREF _Toc464487878 \h </w:instrText>
        </w:r>
        <w:r w:rsidR="00F03EB7">
          <w:rPr>
            <w:webHidden/>
          </w:rPr>
        </w:r>
        <w:r w:rsidR="00F03EB7">
          <w:rPr>
            <w:webHidden/>
          </w:rPr>
          <w:fldChar w:fldCharType="separate"/>
        </w:r>
        <w:r w:rsidR="00CA00E9">
          <w:rPr>
            <w:webHidden/>
          </w:rPr>
          <w:t>22</w:t>
        </w:r>
        <w:r w:rsidR="00F03EB7">
          <w:rPr>
            <w:webHidden/>
          </w:rPr>
          <w:fldChar w:fldCharType="end"/>
        </w:r>
      </w:hyperlink>
    </w:p>
    <w:p w14:paraId="7CE44566"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79" w:history="1">
        <w:r w:rsidR="00F03EB7" w:rsidRPr="00DD22D8">
          <w:rPr>
            <w:rStyle w:val="Collegamentoipertestuale"/>
          </w:rPr>
          <w:t>VTL-DL – Artefacts Definition</w:t>
        </w:r>
        <w:r w:rsidR="00F03EB7">
          <w:rPr>
            <w:webHidden/>
          </w:rPr>
          <w:tab/>
        </w:r>
        <w:r w:rsidR="00F03EB7">
          <w:rPr>
            <w:webHidden/>
          </w:rPr>
          <w:fldChar w:fldCharType="begin"/>
        </w:r>
        <w:r w:rsidR="00F03EB7">
          <w:rPr>
            <w:webHidden/>
          </w:rPr>
          <w:instrText xml:space="preserve"> PAGEREF _Toc464487879 \h </w:instrText>
        </w:r>
        <w:r w:rsidR="00F03EB7">
          <w:rPr>
            <w:webHidden/>
          </w:rPr>
        </w:r>
        <w:r w:rsidR="00F03EB7">
          <w:rPr>
            <w:webHidden/>
          </w:rPr>
          <w:fldChar w:fldCharType="separate"/>
        </w:r>
        <w:r w:rsidR="00CA00E9">
          <w:rPr>
            <w:webHidden/>
          </w:rPr>
          <w:t>24</w:t>
        </w:r>
        <w:r w:rsidR="00F03EB7">
          <w:rPr>
            <w:webHidden/>
          </w:rPr>
          <w:fldChar w:fldCharType="end"/>
        </w:r>
      </w:hyperlink>
    </w:p>
    <w:p w14:paraId="5C4752E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0" w:history="1">
        <w:r w:rsidR="00F03EB7" w:rsidRPr="00DD22D8">
          <w:rPr>
            <w:rStyle w:val="Collegamentoipertestuale"/>
            <w:noProof/>
          </w:rPr>
          <w:t>defineValueDomain</w:t>
        </w:r>
        <w:r w:rsidR="00F03EB7">
          <w:rPr>
            <w:noProof/>
            <w:webHidden/>
          </w:rPr>
          <w:tab/>
        </w:r>
        <w:r w:rsidR="00F03EB7">
          <w:rPr>
            <w:noProof/>
            <w:webHidden/>
          </w:rPr>
          <w:fldChar w:fldCharType="begin"/>
        </w:r>
        <w:r w:rsidR="00F03EB7">
          <w:rPr>
            <w:noProof/>
            <w:webHidden/>
          </w:rPr>
          <w:instrText xml:space="preserve"> PAGEREF _Toc464487880 \h </w:instrText>
        </w:r>
        <w:r w:rsidR="00F03EB7">
          <w:rPr>
            <w:noProof/>
            <w:webHidden/>
          </w:rPr>
        </w:r>
        <w:r w:rsidR="00F03EB7">
          <w:rPr>
            <w:noProof/>
            <w:webHidden/>
          </w:rPr>
          <w:fldChar w:fldCharType="separate"/>
        </w:r>
        <w:r w:rsidR="00CA00E9">
          <w:rPr>
            <w:noProof/>
            <w:webHidden/>
          </w:rPr>
          <w:t>24</w:t>
        </w:r>
        <w:r w:rsidR="00F03EB7">
          <w:rPr>
            <w:noProof/>
            <w:webHidden/>
          </w:rPr>
          <w:fldChar w:fldCharType="end"/>
        </w:r>
      </w:hyperlink>
    </w:p>
    <w:p w14:paraId="3744B46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1" w:history="1">
        <w:r w:rsidR="00F03EB7" w:rsidRPr="00DD22D8">
          <w:rPr>
            <w:rStyle w:val="Collegamentoipertestuale"/>
            <w:noProof/>
          </w:rPr>
          <w:t>defineValueDomainSubset</w:t>
        </w:r>
        <w:r w:rsidR="00F03EB7">
          <w:rPr>
            <w:noProof/>
            <w:webHidden/>
          </w:rPr>
          <w:tab/>
        </w:r>
        <w:r w:rsidR="00F03EB7">
          <w:rPr>
            <w:noProof/>
            <w:webHidden/>
          </w:rPr>
          <w:fldChar w:fldCharType="begin"/>
        </w:r>
        <w:r w:rsidR="00F03EB7">
          <w:rPr>
            <w:noProof/>
            <w:webHidden/>
          </w:rPr>
          <w:instrText xml:space="preserve"> PAGEREF _Toc464487881 \h </w:instrText>
        </w:r>
        <w:r w:rsidR="00F03EB7">
          <w:rPr>
            <w:noProof/>
            <w:webHidden/>
          </w:rPr>
        </w:r>
        <w:r w:rsidR="00F03EB7">
          <w:rPr>
            <w:noProof/>
            <w:webHidden/>
          </w:rPr>
          <w:fldChar w:fldCharType="separate"/>
        </w:r>
        <w:r w:rsidR="00CA00E9">
          <w:rPr>
            <w:noProof/>
            <w:webHidden/>
          </w:rPr>
          <w:t>25</w:t>
        </w:r>
        <w:r w:rsidR="00F03EB7">
          <w:rPr>
            <w:noProof/>
            <w:webHidden/>
          </w:rPr>
          <w:fldChar w:fldCharType="end"/>
        </w:r>
      </w:hyperlink>
    </w:p>
    <w:p w14:paraId="61C97B4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2" w:history="1">
        <w:r w:rsidR="00F03EB7" w:rsidRPr="00DD22D8">
          <w:rPr>
            <w:rStyle w:val="Collegamentoipertestuale"/>
            <w:noProof/>
          </w:rPr>
          <w:t>defineVariable</w:t>
        </w:r>
        <w:r w:rsidR="00F03EB7">
          <w:rPr>
            <w:noProof/>
            <w:webHidden/>
          </w:rPr>
          <w:tab/>
        </w:r>
        <w:r w:rsidR="00F03EB7">
          <w:rPr>
            <w:noProof/>
            <w:webHidden/>
          </w:rPr>
          <w:fldChar w:fldCharType="begin"/>
        </w:r>
        <w:r w:rsidR="00F03EB7">
          <w:rPr>
            <w:noProof/>
            <w:webHidden/>
          </w:rPr>
          <w:instrText xml:space="preserve"> PAGEREF _Toc464487882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098B44E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3" w:history="1">
        <w:r w:rsidR="00F03EB7" w:rsidRPr="00DD22D8">
          <w:rPr>
            <w:rStyle w:val="Collegamentoipertestuale"/>
            <w:noProof/>
          </w:rPr>
          <w:t>defineDataStructure</w:t>
        </w:r>
        <w:r w:rsidR="00F03EB7">
          <w:rPr>
            <w:noProof/>
            <w:webHidden/>
          </w:rPr>
          <w:tab/>
        </w:r>
        <w:r w:rsidR="00F03EB7">
          <w:rPr>
            <w:noProof/>
            <w:webHidden/>
          </w:rPr>
          <w:fldChar w:fldCharType="begin"/>
        </w:r>
        <w:r w:rsidR="00F03EB7">
          <w:rPr>
            <w:noProof/>
            <w:webHidden/>
          </w:rPr>
          <w:instrText xml:space="preserve"> PAGEREF _Toc464487883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3EDF6A9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4" w:history="1">
        <w:r w:rsidR="00F03EB7" w:rsidRPr="00DD22D8">
          <w:rPr>
            <w:rStyle w:val="Collegamentoipertestuale"/>
            <w:noProof/>
          </w:rPr>
          <w:t>defineDataset</w:t>
        </w:r>
        <w:r w:rsidR="00F03EB7">
          <w:rPr>
            <w:noProof/>
            <w:webHidden/>
          </w:rPr>
          <w:tab/>
        </w:r>
        <w:r w:rsidR="00F03EB7">
          <w:rPr>
            <w:noProof/>
            <w:webHidden/>
          </w:rPr>
          <w:fldChar w:fldCharType="begin"/>
        </w:r>
        <w:r w:rsidR="00F03EB7">
          <w:rPr>
            <w:noProof/>
            <w:webHidden/>
          </w:rPr>
          <w:instrText xml:space="preserve"> PAGEREF _Toc464487884 \h </w:instrText>
        </w:r>
        <w:r w:rsidR="00F03EB7">
          <w:rPr>
            <w:noProof/>
            <w:webHidden/>
          </w:rPr>
        </w:r>
        <w:r w:rsidR="00F03EB7">
          <w:rPr>
            <w:noProof/>
            <w:webHidden/>
          </w:rPr>
          <w:fldChar w:fldCharType="separate"/>
        </w:r>
        <w:r w:rsidR="00CA00E9">
          <w:rPr>
            <w:noProof/>
            <w:webHidden/>
          </w:rPr>
          <w:t>29</w:t>
        </w:r>
        <w:r w:rsidR="00F03EB7">
          <w:rPr>
            <w:noProof/>
            <w:webHidden/>
          </w:rPr>
          <w:fldChar w:fldCharType="end"/>
        </w:r>
      </w:hyperlink>
    </w:p>
    <w:p w14:paraId="1C0A36A6"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85" w:history="1">
        <w:r w:rsidR="00F03EB7" w:rsidRPr="00DD22D8">
          <w:rPr>
            <w:rStyle w:val="Collegamentoipertestuale"/>
          </w:rPr>
          <w:t>VTL-DL - Rulesets</w:t>
        </w:r>
        <w:r w:rsidR="00F03EB7">
          <w:rPr>
            <w:webHidden/>
          </w:rPr>
          <w:tab/>
        </w:r>
        <w:r w:rsidR="00F03EB7">
          <w:rPr>
            <w:webHidden/>
          </w:rPr>
          <w:fldChar w:fldCharType="begin"/>
        </w:r>
        <w:r w:rsidR="00F03EB7">
          <w:rPr>
            <w:webHidden/>
          </w:rPr>
          <w:instrText xml:space="preserve"> PAGEREF _Toc464487885 \h </w:instrText>
        </w:r>
        <w:r w:rsidR="00F03EB7">
          <w:rPr>
            <w:webHidden/>
          </w:rPr>
        </w:r>
        <w:r w:rsidR="00F03EB7">
          <w:rPr>
            <w:webHidden/>
          </w:rPr>
          <w:fldChar w:fldCharType="separate"/>
        </w:r>
        <w:r w:rsidR="00CA00E9">
          <w:rPr>
            <w:webHidden/>
          </w:rPr>
          <w:t>31</w:t>
        </w:r>
        <w:r w:rsidR="00F03EB7">
          <w:rPr>
            <w:webHidden/>
          </w:rPr>
          <w:fldChar w:fldCharType="end"/>
        </w:r>
      </w:hyperlink>
    </w:p>
    <w:p w14:paraId="4EDF2C7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6" w:history="1">
        <w:r w:rsidR="00F03EB7" w:rsidRPr="00DD22D8">
          <w:rPr>
            <w:rStyle w:val="Collegamentoipertestuale"/>
            <w:noProof/>
          </w:rPr>
          <w:t>define datapoint ruleset</w:t>
        </w:r>
        <w:r w:rsidR="00F03EB7">
          <w:rPr>
            <w:noProof/>
            <w:webHidden/>
          </w:rPr>
          <w:tab/>
        </w:r>
        <w:r w:rsidR="00F03EB7">
          <w:rPr>
            <w:noProof/>
            <w:webHidden/>
          </w:rPr>
          <w:fldChar w:fldCharType="begin"/>
        </w:r>
        <w:r w:rsidR="00F03EB7">
          <w:rPr>
            <w:noProof/>
            <w:webHidden/>
          </w:rPr>
          <w:instrText xml:space="preserve"> PAGEREF _Toc464487886 \h </w:instrText>
        </w:r>
        <w:r w:rsidR="00F03EB7">
          <w:rPr>
            <w:noProof/>
            <w:webHidden/>
          </w:rPr>
        </w:r>
        <w:r w:rsidR="00F03EB7">
          <w:rPr>
            <w:noProof/>
            <w:webHidden/>
          </w:rPr>
          <w:fldChar w:fldCharType="separate"/>
        </w:r>
        <w:r w:rsidR="00CA00E9">
          <w:rPr>
            <w:noProof/>
            <w:webHidden/>
          </w:rPr>
          <w:t>31</w:t>
        </w:r>
        <w:r w:rsidR="00F03EB7">
          <w:rPr>
            <w:noProof/>
            <w:webHidden/>
          </w:rPr>
          <w:fldChar w:fldCharType="end"/>
        </w:r>
      </w:hyperlink>
    </w:p>
    <w:p w14:paraId="62B98082"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7" w:history="1">
        <w:r w:rsidR="00F03EB7" w:rsidRPr="00DD22D8">
          <w:rPr>
            <w:rStyle w:val="Collegamentoipertestuale"/>
            <w:noProof/>
          </w:rPr>
          <w:t>define hierarchical ruleset</w:t>
        </w:r>
        <w:r w:rsidR="00F03EB7">
          <w:rPr>
            <w:noProof/>
            <w:webHidden/>
          </w:rPr>
          <w:tab/>
        </w:r>
        <w:r w:rsidR="00F03EB7">
          <w:rPr>
            <w:noProof/>
            <w:webHidden/>
          </w:rPr>
          <w:fldChar w:fldCharType="begin"/>
        </w:r>
        <w:r w:rsidR="00F03EB7">
          <w:rPr>
            <w:noProof/>
            <w:webHidden/>
          </w:rPr>
          <w:instrText xml:space="preserve"> PAGEREF _Toc464487887 \h </w:instrText>
        </w:r>
        <w:r w:rsidR="00F03EB7">
          <w:rPr>
            <w:noProof/>
            <w:webHidden/>
          </w:rPr>
        </w:r>
        <w:r w:rsidR="00F03EB7">
          <w:rPr>
            <w:noProof/>
            <w:webHidden/>
          </w:rPr>
          <w:fldChar w:fldCharType="separate"/>
        </w:r>
        <w:r w:rsidR="00CA00E9">
          <w:rPr>
            <w:noProof/>
            <w:webHidden/>
          </w:rPr>
          <w:t>34</w:t>
        </w:r>
        <w:r w:rsidR="00F03EB7">
          <w:rPr>
            <w:noProof/>
            <w:webHidden/>
          </w:rPr>
          <w:fldChar w:fldCharType="end"/>
        </w:r>
      </w:hyperlink>
    </w:p>
    <w:p w14:paraId="0183ECAC"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88" w:history="1">
        <w:r w:rsidR="00F03EB7" w:rsidRPr="00DD22D8">
          <w:rPr>
            <w:rStyle w:val="Collegamentoipertestuale"/>
            <w:noProof/>
          </w:rPr>
          <w:t>define mapping ruleset</w:t>
        </w:r>
        <w:r w:rsidR="00F03EB7">
          <w:rPr>
            <w:noProof/>
            <w:webHidden/>
          </w:rPr>
          <w:tab/>
        </w:r>
        <w:r w:rsidR="00F03EB7">
          <w:rPr>
            <w:noProof/>
            <w:webHidden/>
          </w:rPr>
          <w:fldChar w:fldCharType="begin"/>
        </w:r>
        <w:r w:rsidR="00F03EB7">
          <w:rPr>
            <w:noProof/>
            <w:webHidden/>
          </w:rPr>
          <w:instrText xml:space="preserve"> PAGEREF _Toc464487888 \h </w:instrText>
        </w:r>
        <w:r w:rsidR="00F03EB7">
          <w:rPr>
            <w:noProof/>
            <w:webHidden/>
          </w:rPr>
        </w:r>
        <w:r w:rsidR="00F03EB7">
          <w:rPr>
            <w:noProof/>
            <w:webHidden/>
          </w:rPr>
          <w:fldChar w:fldCharType="separate"/>
        </w:r>
        <w:r w:rsidR="00CA00E9">
          <w:rPr>
            <w:noProof/>
            <w:webHidden/>
          </w:rPr>
          <w:t>39</w:t>
        </w:r>
        <w:r w:rsidR="00F03EB7">
          <w:rPr>
            <w:noProof/>
            <w:webHidden/>
          </w:rPr>
          <w:fldChar w:fldCharType="end"/>
        </w:r>
      </w:hyperlink>
    </w:p>
    <w:p w14:paraId="3D1B361C"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889" w:history="1">
        <w:r w:rsidR="00F03EB7" w:rsidRPr="00DD22D8">
          <w:rPr>
            <w:rStyle w:val="Collegamentoipertestuale"/>
          </w:rPr>
          <w:t>VTL-ML  -  General purpose operators and functions</w:t>
        </w:r>
        <w:r w:rsidR="00F03EB7">
          <w:rPr>
            <w:webHidden/>
          </w:rPr>
          <w:tab/>
        </w:r>
        <w:r w:rsidR="00F03EB7">
          <w:rPr>
            <w:webHidden/>
          </w:rPr>
          <w:fldChar w:fldCharType="begin"/>
        </w:r>
        <w:r w:rsidR="00F03EB7">
          <w:rPr>
            <w:webHidden/>
          </w:rPr>
          <w:instrText xml:space="preserve"> PAGEREF _Toc464487889 \h </w:instrText>
        </w:r>
        <w:r w:rsidR="00F03EB7">
          <w:rPr>
            <w:webHidden/>
          </w:rPr>
        </w:r>
        <w:r w:rsidR="00F03EB7">
          <w:rPr>
            <w:webHidden/>
          </w:rPr>
          <w:fldChar w:fldCharType="separate"/>
        </w:r>
        <w:r w:rsidR="00CA00E9">
          <w:rPr>
            <w:webHidden/>
          </w:rPr>
          <w:t>41</w:t>
        </w:r>
        <w:r w:rsidR="00F03EB7">
          <w:rPr>
            <w:webHidden/>
          </w:rPr>
          <w:fldChar w:fldCharType="end"/>
        </w:r>
      </w:hyperlink>
    </w:p>
    <w:p w14:paraId="57F7AFC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0" w:history="1">
        <w:r w:rsidR="00F03EB7" w:rsidRPr="00DD22D8">
          <w:rPr>
            <w:rStyle w:val="Collegamentoipertestuale"/>
            <w:noProof/>
          </w:rPr>
          <w:t>Parentheses ( )</w:t>
        </w:r>
        <w:r w:rsidR="00F03EB7">
          <w:rPr>
            <w:noProof/>
            <w:webHidden/>
          </w:rPr>
          <w:tab/>
        </w:r>
        <w:r w:rsidR="00F03EB7">
          <w:rPr>
            <w:noProof/>
            <w:webHidden/>
          </w:rPr>
          <w:fldChar w:fldCharType="begin"/>
        </w:r>
        <w:r w:rsidR="00F03EB7">
          <w:rPr>
            <w:noProof/>
            <w:webHidden/>
          </w:rPr>
          <w:instrText xml:space="preserve"> PAGEREF _Toc464487890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41F684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1" w:history="1">
        <w:r w:rsidR="00F03EB7" w:rsidRPr="00DD22D8">
          <w:rPr>
            <w:rStyle w:val="Collegamentoipertestuale"/>
            <w:rFonts w:ascii="Cambria" w:hAnsi="Cambria"/>
            <w:noProof/>
          </w:rPr>
          <w:t>Assignment     :=</w:t>
        </w:r>
        <w:r w:rsidR="00F03EB7">
          <w:rPr>
            <w:noProof/>
            <w:webHidden/>
          </w:rPr>
          <w:tab/>
        </w:r>
        <w:r w:rsidR="00F03EB7">
          <w:rPr>
            <w:noProof/>
            <w:webHidden/>
          </w:rPr>
          <w:fldChar w:fldCharType="begin"/>
        </w:r>
        <w:r w:rsidR="00F03EB7">
          <w:rPr>
            <w:noProof/>
            <w:webHidden/>
          </w:rPr>
          <w:instrText xml:space="preserve"> PAGEREF _Toc464487891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3EFE60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2" w:history="1">
        <w:r w:rsidR="00F03EB7" w:rsidRPr="00DD22D8">
          <w:rPr>
            <w:rStyle w:val="Collegamentoipertestuale"/>
            <w:noProof/>
          </w:rPr>
          <w:t>Membership     .</w:t>
        </w:r>
        <w:r w:rsidR="00F03EB7">
          <w:rPr>
            <w:noProof/>
            <w:webHidden/>
          </w:rPr>
          <w:tab/>
        </w:r>
        <w:r w:rsidR="00F03EB7">
          <w:rPr>
            <w:noProof/>
            <w:webHidden/>
          </w:rPr>
          <w:fldChar w:fldCharType="begin"/>
        </w:r>
        <w:r w:rsidR="00F03EB7">
          <w:rPr>
            <w:noProof/>
            <w:webHidden/>
          </w:rPr>
          <w:instrText xml:space="preserve"> PAGEREF _Toc464487892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35584E8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3" w:history="1">
        <w:r w:rsidR="00F03EB7" w:rsidRPr="00DD22D8">
          <w:rPr>
            <w:rStyle w:val="Collegamentoipertestuale"/>
            <w:rFonts w:ascii="Cambria" w:hAnsi="Cambria"/>
            <w:noProof/>
          </w:rPr>
          <w:t>Alias  as</w:t>
        </w:r>
        <w:r w:rsidR="00F03EB7">
          <w:rPr>
            <w:noProof/>
            <w:webHidden/>
          </w:rPr>
          <w:tab/>
        </w:r>
        <w:r w:rsidR="00F03EB7">
          <w:rPr>
            <w:noProof/>
            <w:webHidden/>
          </w:rPr>
          <w:fldChar w:fldCharType="begin"/>
        </w:r>
        <w:r w:rsidR="00F03EB7">
          <w:rPr>
            <w:noProof/>
            <w:webHidden/>
          </w:rPr>
          <w:instrText xml:space="preserve"> PAGEREF _Toc464487893 \h </w:instrText>
        </w:r>
        <w:r w:rsidR="00F03EB7">
          <w:rPr>
            <w:noProof/>
            <w:webHidden/>
          </w:rPr>
        </w:r>
        <w:r w:rsidR="00F03EB7">
          <w:rPr>
            <w:noProof/>
            <w:webHidden/>
          </w:rPr>
          <w:fldChar w:fldCharType="separate"/>
        </w:r>
        <w:r w:rsidR="00CA00E9">
          <w:rPr>
            <w:noProof/>
            <w:webHidden/>
          </w:rPr>
          <w:t>42</w:t>
        </w:r>
        <w:r w:rsidR="00F03EB7">
          <w:rPr>
            <w:noProof/>
            <w:webHidden/>
          </w:rPr>
          <w:fldChar w:fldCharType="end"/>
        </w:r>
      </w:hyperlink>
    </w:p>
    <w:p w14:paraId="17CA069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4" w:history="1">
        <w:r w:rsidR="00F03EB7" w:rsidRPr="00DD22D8">
          <w:rPr>
            <w:rStyle w:val="Collegamentoipertestuale"/>
            <w:noProof/>
          </w:rPr>
          <w:t>alterDataset</w:t>
        </w:r>
        <w:r w:rsidR="00F03EB7">
          <w:rPr>
            <w:noProof/>
            <w:webHidden/>
          </w:rPr>
          <w:tab/>
        </w:r>
        <w:r w:rsidR="00F03EB7">
          <w:rPr>
            <w:noProof/>
            <w:webHidden/>
          </w:rPr>
          <w:fldChar w:fldCharType="begin"/>
        </w:r>
        <w:r w:rsidR="00F03EB7">
          <w:rPr>
            <w:noProof/>
            <w:webHidden/>
          </w:rPr>
          <w:instrText xml:space="preserve"> PAGEREF _Toc464487894 \h </w:instrText>
        </w:r>
        <w:r w:rsidR="00F03EB7">
          <w:rPr>
            <w:noProof/>
            <w:webHidden/>
          </w:rPr>
        </w:r>
        <w:r w:rsidR="00F03EB7">
          <w:rPr>
            <w:noProof/>
            <w:webHidden/>
          </w:rPr>
          <w:fldChar w:fldCharType="separate"/>
        </w:r>
        <w:r w:rsidR="00CA00E9">
          <w:rPr>
            <w:noProof/>
            <w:webHidden/>
          </w:rPr>
          <w:t>43</w:t>
        </w:r>
        <w:r w:rsidR="00F03EB7">
          <w:rPr>
            <w:noProof/>
            <w:webHidden/>
          </w:rPr>
          <w:fldChar w:fldCharType="end"/>
        </w:r>
      </w:hyperlink>
    </w:p>
    <w:p w14:paraId="3C6B6509"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5" w:history="1">
        <w:r w:rsidR="00F03EB7" w:rsidRPr="00DD22D8">
          <w:rPr>
            <w:rStyle w:val="Collegamentoipertestuale"/>
            <w:noProof/>
          </w:rPr>
          <w:t>get</w:t>
        </w:r>
        <w:r w:rsidR="00F03EB7">
          <w:rPr>
            <w:noProof/>
            <w:webHidden/>
          </w:rPr>
          <w:tab/>
        </w:r>
        <w:r w:rsidR="00F03EB7">
          <w:rPr>
            <w:noProof/>
            <w:webHidden/>
          </w:rPr>
          <w:fldChar w:fldCharType="begin"/>
        </w:r>
        <w:r w:rsidR="00F03EB7">
          <w:rPr>
            <w:noProof/>
            <w:webHidden/>
          </w:rPr>
          <w:instrText xml:space="preserve"> PAGEREF _Toc464487895 \h </w:instrText>
        </w:r>
        <w:r w:rsidR="00F03EB7">
          <w:rPr>
            <w:noProof/>
            <w:webHidden/>
          </w:rPr>
        </w:r>
        <w:r w:rsidR="00F03EB7">
          <w:rPr>
            <w:noProof/>
            <w:webHidden/>
          </w:rPr>
          <w:fldChar w:fldCharType="separate"/>
        </w:r>
        <w:r w:rsidR="00CA00E9">
          <w:rPr>
            <w:noProof/>
            <w:webHidden/>
          </w:rPr>
          <w:t>45</w:t>
        </w:r>
        <w:r w:rsidR="00F03EB7">
          <w:rPr>
            <w:noProof/>
            <w:webHidden/>
          </w:rPr>
          <w:fldChar w:fldCharType="end"/>
        </w:r>
      </w:hyperlink>
    </w:p>
    <w:p w14:paraId="7F0FDB1D"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6" w:history="1">
        <w:r w:rsidR="00F03EB7" w:rsidRPr="00DD22D8">
          <w:rPr>
            <w:rStyle w:val="Collegamentoipertestuale"/>
            <w:noProof/>
          </w:rPr>
          <w:t>put</w:t>
        </w:r>
        <w:r w:rsidR="00F03EB7">
          <w:rPr>
            <w:noProof/>
            <w:webHidden/>
          </w:rPr>
          <w:tab/>
        </w:r>
        <w:r w:rsidR="00F03EB7">
          <w:rPr>
            <w:noProof/>
            <w:webHidden/>
          </w:rPr>
          <w:fldChar w:fldCharType="begin"/>
        </w:r>
        <w:r w:rsidR="00F03EB7">
          <w:rPr>
            <w:noProof/>
            <w:webHidden/>
          </w:rPr>
          <w:instrText xml:space="preserve"> PAGEREF _Toc464487896 \h </w:instrText>
        </w:r>
        <w:r w:rsidR="00F03EB7">
          <w:rPr>
            <w:noProof/>
            <w:webHidden/>
          </w:rPr>
        </w:r>
        <w:r w:rsidR="00F03EB7">
          <w:rPr>
            <w:noProof/>
            <w:webHidden/>
          </w:rPr>
          <w:fldChar w:fldCharType="separate"/>
        </w:r>
        <w:r w:rsidR="00CA00E9">
          <w:rPr>
            <w:noProof/>
            <w:webHidden/>
          </w:rPr>
          <w:t>49</w:t>
        </w:r>
        <w:r w:rsidR="00F03EB7">
          <w:rPr>
            <w:noProof/>
            <w:webHidden/>
          </w:rPr>
          <w:fldChar w:fldCharType="end"/>
        </w:r>
      </w:hyperlink>
    </w:p>
    <w:p w14:paraId="1E55E75D"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7" w:history="1">
        <w:r w:rsidR="00F03EB7" w:rsidRPr="00DD22D8">
          <w:rPr>
            <w:rStyle w:val="Collegamentoipertestuale"/>
            <w:noProof/>
          </w:rPr>
          <w:t>eval</w:t>
        </w:r>
        <w:r w:rsidR="00F03EB7">
          <w:rPr>
            <w:noProof/>
            <w:webHidden/>
          </w:rPr>
          <w:tab/>
        </w:r>
        <w:r w:rsidR="00F03EB7">
          <w:rPr>
            <w:noProof/>
            <w:webHidden/>
          </w:rPr>
          <w:fldChar w:fldCharType="begin"/>
        </w:r>
        <w:r w:rsidR="00F03EB7">
          <w:rPr>
            <w:noProof/>
            <w:webHidden/>
          </w:rPr>
          <w:instrText xml:space="preserve"> PAGEREF _Toc464487897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6099AFF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898" w:history="1">
        <w:r w:rsidR="00F03EB7" w:rsidRPr="00DD22D8">
          <w:rPr>
            <w:rStyle w:val="Collegamentoipertestuale"/>
            <w:noProof/>
          </w:rPr>
          <w:t>Join expression</w:t>
        </w:r>
        <w:r w:rsidR="00F03EB7">
          <w:rPr>
            <w:noProof/>
            <w:webHidden/>
          </w:rPr>
          <w:tab/>
        </w:r>
        <w:r w:rsidR="00F03EB7">
          <w:rPr>
            <w:noProof/>
            <w:webHidden/>
          </w:rPr>
          <w:fldChar w:fldCharType="begin"/>
        </w:r>
        <w:r w:rsidR="00F03EB7">
          <w:rPr>
            <w:noProof/>
            <w:webHidden/>
          </w:rPr>
          <w:instrText xml:space="preserve"> PAGEREF _Toc464487898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0300F7D2"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899" w:history="1">
        <w:r w:rsidR="00F03EB7" w:rsidRPr="00DD22D8">
          <w:rPr>
            <w:rStyle w:val="Collegamentoipertestuale"/>
            <w:noProof/>
          </w:rPr>
          <w:t>join_clause</w:t>
        </w:r>
        <w:r w:rsidR="00F03EB7">
          <w:rPr>
            <w:noProof/>
            <w:webHidden/>
          </w:rPr>
          <w:tab/>
        </w:r>
        <w:r w:rsidR="00F03EB7">
          <w:rPr>
            <w:noProof/>
            <w:webHidden/>
          </w:rPr>
          <w:fldChar w:fldCharType="begin"/>
        </w:r>
        <w:r w:rsidR="00F03EB7">
          <w:rPr>
            <w:noProof/>
            <w:webHidden/>
          </w:rPr>
          <w:instrText xml:space="preserve"> PAGEREF _Toc464487899 \h </w:instrText>
        </w:r>
        <w:r w:rsidR="00F03EB7">
          <w:rPr>
            <w:noProof/>
            <w:webHidden/>
          </w:rPr>
        </w:r>
        <w:r w:rsidR="00F03EB7">
          <w:rPr>
            <w:noProof/>
            <w:webHidden/>
          </w:rPr>
          <w:fldChar w:fldCharType="separate"/>
        </w:r>
        <w:r w:rsidR="00CA00E9">
          <w:rPr>
            <w:noProof/>
            <w:webHidden/>
          </w:rPr>
          <w:t>51</w:t>
        </w:r>
        <w:r w:rsidR="00F03EB7">
          <w:rPr>
            <w:noProof/>
            <w:webHidden/>
          </w:rPr>
          <w:fldChar w:fldCharType="end"/>
        </w:r>
      </w:hyperlink>
    </w:p>
    <w:p w14:paraId="572FD947"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0" w:history="1">
        <w:r w:rsidR="00F03EB7" w:rsidRPr="00DD22D8">
          <w:rPr>
            <w:rStyle w:val="Collegamentoipertestuale"/>
            <w:noProof/>
          </w:rPr>
          <w:t>calc_clause</w:t>
        </w:r>
        <w:r w:rsidR="00F03EB7">
          <w:rPr>
            <w:noProof/>
            <w:webHidden/>
          </w:rPr>
          <w:tab/>
        </w:r>
        <w:r w:rsidR="00F03EB7">
          <w:rPr>
            <w:noProof/>
            <w:webHidden/>
          </w:rPr>
          <w:fldChar w:fldCharType="begin"/>
        </w:r>
        <w:r w:rsidR="00F03EB7">
          <w:rPr>
            <w:noProof/>
            <w:webHidden/>
          </w:rPr>
          <w:instrText xml:space="preserve"> PAGEREF _Toc464487900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61AF5627"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1" w:history="1">
        <w:r w:rsidR="00F03EB7" w:rsidRPr="00DD22D8">
          <w:rPr>
            <w:rStyle w:val="Collegamentoipertestuale"/>
            <w:noProof/>
          </w:rPr>
          <w:t>drop_clause</w:t>
        </w:r>
        <w:r w:rsidR="00F03EB7">
          <w:rPr>
            <w:noProof/>
            <w:webHidden/>
          </w:rPr>
          <w:tab/>
        </w:r>
        <w:r w:rsidR="00F03EB7">
          <w:rPr>
            <w:noProof/>
            <w:webHidden/>
          </w:rPr>
          <w:fldChar w:fldCharType="begin"/>
        </w:r>
        <w:r w:rsidR="00F03EB7">
          <w:rPr>
            <w:noProof/>
            <w:webHidden/>
          </w:rPr>
          <w:instrText xml:space="preserve"> PAGEREF _Toc464487901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1E891373"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2" w:history="1">
        <w:r w:rsidR="00F03EB7" w:rsidRPr="00DD22D8">
          <w:rPr>
            <w:rStyle w:val="Collegamentoipertestuale"/>
            <w:noProof/>
          </w:rPr>
          <w:t>keep_clause</w:t>
        </w:r>
        <w:r w:rsidR="00F03EB7">
          <w:rPr>
            <w:noProof/>
            <w:webHidden/>
          </w:rPr>
          <w:tab/>
        </w:r>
        <w:r w:rsidR="00F03EB7">
          <w:rPr>
            <w:noProof/>
            <w:webHidden/>
          </w:rPr>
          <w:fldChar w:fldCharType="begin"/>
        </w:r>
        <w:r w:rsidR="00F03EB7">
          <w:rPr>
            <w:noProof/>
            <w:webHidden/>
          </w:rPr>
          <w:instrText xml:space="preserve"> PAGEREF _Toc464487902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0BBBF13B"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3" w:history="1">
        <w:r w:rsidR="00F03EB7" w:rsidRPr="00DD22D8">
          <w:rPr>
            <w:rStyle w:val="Collegamentoipertestuale"/>
            <w:noProof/>
          </w:rPr>
          <w:t>filter_clause</w:t>
        </w:r>
        <w:r w:rsidR="00F03EB7">
          <w:rPr>
            <w:noProof/>
            <w:webHidden/>
          </w:rPr>
          <w:tab/>
        </w:r>
        <w:r w:rsidR="00F03EB7">
          <w:rPr>
            <w:noProof/>
            <w:webHidden/>
          </w:rPr>
          <w:fldChar w:fldCharType="begin"/>
        </w:r>
        <w:r w:rsidR="00F03EB7">
          <w:rPr>
            <w:noProof/>
            <w:webHidden/>
          </w:rPr>
          <w:instrText xml:space="preserve"> PAGEREF _Toc464487903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44221EBA"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4" w:history="1">
        <w:r w:rsidR="00F03EB7" w:rsidRPr="00DD22D8">
          <w:rPr>
            <w:rStyle w:val="Collegamentoipertestuale"/>
            <w:noProof/>
          </w:rPr>
          <w:t>rename_clause</w:t>
        </w:r>
        <w:r w:rsidR="00F03EB7">
          <w:rPr>
            <w:noProof/>
            <w:webHidden/>
          </w:rPr>
          <w:tab/>
        </w:r>
        <w:r w:rsidR="00F03EB7">
          <w:rPr>
            <w:noProof/>
            <w:webHidden/>
          </w:rPr>
          <w:fldChar w:fldCharType="begin"/>
        </w:r>
        <w:r w:rsidR="00F03EB7">
          <w:rPr>
            <w:noProof/>
            <w:webHidden/>
          </w:rPr>
          <w:instrText xml:space="preserve"> PAGEREF _Toc464487904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6C01AB8C"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5" w:history="1">
        <w:r w:rsidR="00F03EB7" w:rsidRPr="00DD22D8">
          <w:rPr>
            <w:rStyle w:val="Collegamentoipertestuale"/>
            <w:noProof/>
          </w:rPr>
          <w:t>unfold_clause</w:t>
        </w:r>
        <w:r w:rsidR="00F03EB7">
          <w:rPr>
            <w:noProof/>
            <w:webHidden/>
          </w:rPr>
          <w:tab/>
        </w:r>
        <w:r w:rsidR="00F03EB7">
          <w:rPr>
            <w:noProof/>
            <w:webHidden/>
          </w:rPr>
          <w:fldChar w:fldCharType="begin"/>
        </w:r>
        <w:r w:rsidR="00F03EB7">
          <w:rPr>
            <w:noProof/>
            <w:webHidden/>
          </w:rPr>
          <w:instrText xml:space="preserve"> PAGEREF _Toc464487905 \h </w:instrText>
        </w:r>
        <w:r w:rsidR="00F03EB7">
          <w:rPr>
            <w:noProof/>
            <w:webHidden/>
          </w:rPr>
        </w:r>
        <w:r w:rsidR="00F03EB7">
          <w:rPr>
            <w:noProof/>
            <w:webHidden/>
          </w:rPr>
          <w:fldChar w:fldCharType="separate"/>
        </w:r>
        <w:r w:rsidR="00CA00E9">
          <w:rPr>
            <w:noProof/>
            <w:webHidden/>
          </w:rPr>
          <w:t>56</w:t>
        </w:r>
        <w:r w:rsidR="00F03EB7">
          <w:rPr>
            <w:noProof/>
            <w:webHidden/>
          </w:rPr>
          <w:fldChar w:fldCharType="end"/>
        </w:r>
      </w:hyperlink>
    </w:p>
    <w:p w14:paraId="171EFBDE"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06" w:history="1">
        <w:r w:rsidR="00F03EB7" w:rsidRPr="00DD22D8">
          <w:rPr>
            <w:rStyle w:val="Collegamentoipertestuale"/>
            <w:noProof/>
          </w:rPr>
          <w:t>fold_clause</w:t>
        </w:r>
        <w:r w:rsidR="00F03EB7">
          <w:rPr>
            <w:noProof/>
            <w:webHidden/>
          </w:rPr>
          <w:tab/>
        </w:r>
        <w:r w:rsidR="00F03EB7">
          <w:rPr>
            <w:noProof/>
            <w:webHidden/>
          </w:rPr>
          <w:fldChar w:fldCharType="begin"/>
        </w:r>
        <w:r w:rsidR="00F03EB7">
          <w:rPr>
            <w:noProof/>
            <w:webHidden/>
          </w:rPr>
          <w:instrText xml:space="preserve"> PAGEREF _Toc464487906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AB13D9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07" w:history="1">
        <w:r w:rsidR="00F03EB7" w:rsidRPr="00DD22D8">
          <w:rPr>
            <w:rStyle w:val="Collegamentoipertestuale"/>
            <w:noProof/>
          </w:rPr>
          <w:t>Function Creation</w:t>
        </w:r>
        <w:r w:rsidR="00F03EB7">
          <w:rPr>
            <w:noProof/>
            <w:webHidden/>
          </w:rPr>
          <w:tab/>
        </w:r>
        <w:r w:rsidR="00F03EB7">
          <w:rPr>
            <w:noProof/>
            <w:webHidden/>
          </w:rPr>
          <w:fldChar w:fldCharType="begin"/>
        </w:r>
        <w:r w:rsidR="00F03EB7">
          <w:rPr>
            <w:noProof/>
            <w:webHidden/>
          </w:rPr>
          <w:instrText xml:space="preserve"> PAGEREF _Toc464487907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C952180"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08" w:history="1">
        <w:r w:rsidR="00F03EB7" w:rsidRPr="00DD22D8">
          <w:rPr>
            <w:rStyle w:val="Collegamentoipertestuale"/>
          </w:rPr>
          <w:t>VTL-ML  -  String operators and functions</w:t>
        </w:r>
        <w:r w:rsidR="00F03EB7">
          <w:rPr>
            <w:webHidden/>
          </w:rPr>
          <w:tab/>
        </w:r>
        <w:r w:rsidR="00F03EB7">
          <w:rPr>
            <w:webHidden/>
          </w:rPr>
          <w:fldChar w:fldCharType="begin"/>
        </w:r>
        <w:r w:rsidR="00F03EB7">
          <w:rPr>
            <w:webHidden/>
          </w:rPr>
          <w:instrText xml:space="preserve"> PAGEREF _Toc464487908 \h </w:instrText>
        </w:r>
        <w:r w:rsidR="00F03EB7">
          <w:rPr>
            <w:webHidden/>
          </w:rPr>
        </w:r>
        <w:r w:rsidR="00F03EB7">
          <w:rPr>
            <w:webHidden/>
          </w:rPr>
          <w:fldChar w:fldCharType="separate"/>
        </w:r>
        <w:r w:rsidR="00CA00E9">
          <w:rPr>
            <w:webHidden/>
          </w:rPr>
          <w:t>59</w:t>
        </w:r>
        <w:r w:rsidR="00F03EB7">
          <w:rPr>
            <w:webHidden/>
          </w:rPr>
          <w:fldChar w:fldCharType="end"/>
        </w:r>
      </w:hyperlink>
    </w:p>
    <w:p w14:paraId="2032FC3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09" w:history="1">
        <w:r w:rsidR="00F03EB7" w:rsidRPr="00DD22D8">
          <w:rPr>
            <w:rStyle w:val="Collegamentoipertestuale"/>
            <w:noProof/>
          </w:rPr>
          <w:t>length</w:t>
        </w:r>
        <w:r w:rsidR="00F03EB7">
          <w:rPr>
            <w:noProof/>
            <w:webHidden/>
          </w:rPr>
          <w:tab/>
        </w:r>
        <w:r w:rsidR="00F03EB7">
          <w:rPr>
            <w:noProof/>
            <w:webHidden/>
          </w:rPr>
          <w:fldChar w:fldCharType="begin"/>
        </w:r>
        <w:r w:rsidR="00F03EB7">
          <w:rPr>
            <w:noProof/>
            <w:webHidden/>
          </w:rPr>
          <w:instrText xml:space="preserve"> PAGEREF _Toc464487909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5F01FC0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0" w:history="1">
        <w:r w:rsidR="00F03EB7" w:rsidRPr="00DD22D8">
          <w:rPr>
            <w:rStyle w:val="Collegamentoipertestuale"/>
            <w:noProof/>
          </w:rPr>
          <w:t>String concatenation ||</w:t>
        </w:r>
        <w:r w:rsidR="00F03EB7">
          <w:rPr>
            <w:noProof/>
            <w:webHidden/>
          </w:rPr>
          <w:tab/>
        </w:r>
        <w:r w:rsidR="00F03EB7">
          <w:rPr>
            <w:noProof/>
            <w:webHidden/>
          </w:rPr>
          <w:fldChar w:fldCharType="begin"/>
        </w:r>
        <w:r w:rsidR="00F03EB7">
          <w:rPr>
            <w:noProof/>
            <w:webHidden/>
          </w:rPr>
          <w:instrText xml:space="preserve"> PAGEREF _Toc464487910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6A2F828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1" w:history="1">
        <w:r w:rsidR="00F03EB7" w:rsidRPr="00DD22D8">
          <w:rPr>
            <w:rStyle w:val="Collegamentoipertestuale"/>
            <w:noProof/>
          </w:rPr>
          <w:t>trim /rtrim/ltrim</w:t>
        </w:r>
        <w:r w:rsidR="00F03EB7">
          <w:rPr>
            <w:noProof/>
            <w:webHidden/>
          </w:rPr>
          <w:tab/>
        </w:r>
        <w:r w:rsidR="00F03EB7">
          <w:rPr>
            <w:noProof/>
            <w:webHidden/>
          </w:rPr>
          <w:fldChar w:fldCharType="begin"/>
        </w:r>
        <w:r w:rsidR="00F03EB7">
          <w:rPr>
            <w:noProof/>
            <w:webHidden/>
          </w:rPr>
          <w:instrText xml:space="preserve"> PAGEREF _Toc464487911 \h </w:instrText>
        </w:r>
        <w:r w:rsidR="00F03EB7">
          <w:rPr>
            <w:noProof/>
            <w:webHidden/>
          </w:rPr>
        </w:r>
        <w:r w:rsidR="00F03EB7">
          <w:rPr>
            <w:noProof/>
            <w:webHidden/>
          </w:rPr>
          <w:fldChar w:fldCharType="separate"/>
        </w:r>
        <w:r w:rsidR="00CA00E9">
          <w:rPr>
            <w:noProof/>
            <w:webHidden/>
          </w:rPr>
          <w:t>61</w:t>
        </w:r>
        <w:r w:rsidR="00F03EB7">
          <w:rPr>
            <w:noProof/>
            <w:webHidden/>
          </w:rPr>
          <w:fldChar w:fldCharType="end"/>
        </w:r>
      </w:hyperlink>
    </w:p>
    <w:p w14:paraId="3BAF1590"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2" w:history="1">
        <w:r w:rsidR="00F03EB7" w:rsidRPr="00DD22D8">
          <w:rPr>
            <w:rStyle w:val="Collegamentoipertestuale"/>
            <w:noProof/>
          </w:rPr>
          <w:t>upper/lower</w:t>
        </w:r>
        <w:r w:rsidR="00F03EB7">
          <w:rPr>
            <w:noProof/>
            <w:webHidden/>
          </w:rPr>
          <w:tab/>
        </w:r>
        <w:r w:rsidR="00F03EB7">
          <w:rPr>
            <w:noProof/>
            <w:webHidden/>
          </w:rPr>
          <w:fldChar w:fldCharType="begin"/>
        </w:r>
        <w:r w:rsidR="00F03EB7">
          <w:rPr>
            <w:noProof/>
            <w:webHidden/>
          </w:rPr>
          <w:instrText xml:space="preserve"> PAGEREF _Toc464487912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46DB08B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3" w:history="1">
        <w:r w:rsidR="00F03EB7" w:rsidRPr="00DD22D8">
          <w:rPr>
            <w:rStyle w:val="Collegamentoipertestuale"/>
            <w:noProof/>
          </w:rPr>
          <w:t>substr</w:t>
        </w:r>
        <w:r w:rsidR="00F03EB7">
          <w:rPr>
            <w:noProof/>
            <w:webHidden/>
          </w:rPr>
          <w:tab/>
        </w:r>
        <w:r w:rsidR="00F03EB7">
          <w:rPr>
            <w:noProof/>
            <w:webHidden/>
          </w:rPr>
          <w:fldChar w:fldCharType="begin"/>
        </w:r>
        <w:r w:rsidR="00F03EB7">
          <w:rPr>
            <w:noProof/>
            <w:webHidden/>
          </w:rPr>
          <w:instrText xml:space="preserve"> PAGEREF _Toc464487913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5BE9E7F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4" w:history="1">
        <w:r w:rsidR="00F03EB7" w:rsidRPr="00DD22D8">
          <w:rPr>
            <w:rStyle w:val="Collegamentoipertestuale"/>
            <w:noProof/>
          </w:rPr>
          <w:t>instr</w:t>
        </w:r>
        <w:r w:rsidR="00F03EB7">
          <w:rPr>
            <w:noProof/>
            <w:webHidden/>
          </w:rPr>
          <w:tab/>
        </w:r>
        <w:r w:rsidR="00F03EB7">
          <w:rPr>
            <w:noProof/>
            <w:webHidden/>
          </w:rPr>
          <w:fldChar w:fldCharType="begin"/>
        </w:r>
        <w:r w:rsidR="00F03EB7">
          <w:rPr>
            <w:noProof/>
            <w:webHidden/>
          </w:rPr>
          <w:instrText xml:space="preserve"> PAGEREF _Toc464487914 \h </w:instrText>
        </w:r>
        <w:r w:rsidR="00F03EB7">
          <w:rPr>
            <w:noProof/>
            <w:webHidden/>
          </w:rPr>
        </w:r>
        <w:r w:rsidR="00F03EB7">
          <w:rPr>
            <w:noProof/>
            <w:webHidden/>
          </w:rPr>
          <w:fldChar w:fldCharType="separate"/>
        </w:r>
        <w:r w:rsidR="00CA00E9">
          <w:rPr>
            <w:noProof/>
            <w:webHidden/>
          </w:rPr>
          <w:t>64</w:t>
        </w:r>
        <w:r w:rsidR="00F03EB7">
          <w:rPr>
            <w:noProof/>
            <w:webHidden/>
          </w:rPr>
          <w:fldChar w:fldCharType="end"/>
        </w:r>
      </w:hyperlink>
    </w:p>
    <w:p w14:paraId="3774AAE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5" w:history="1">
        <w:r w:rsidR="00F03EB7" w:rsidRPr="00DD22D8">
          <w:rPr>
            <w:rStyle w:val="Collegamentoipertestuale"/>
            <w:noProof/>
          </w:rPr>
          <w:t>date_from_string</w:t>
        </w:r>
        <w:r w:rsidR="00F03EB7">
          <w:rPr>
            <w:noProof/>
            <w:webHidden/>
          </w:rPr>
          <w:tab/>
        </w:r>
        <w:r w:rsidR="00F03EB7">
          <w:rPr>
            <w:noProof/>
            <w:webHidden/>
          </w:rPr>
          <w:fldChar w:fldCharType="begin"/>
        </w:r>
        <w:r w:rsidR="00F03EB7">
          <w:rPr>
            <w:noProof/>
            <w:webHidden/>
          </w:rPr>
          <w:instrText xml:space="preserve"> PAGEREF _Toc464487915 \h </w:instrText>
        </w:r>
        <w:r w:rsidR="00F03EB7">
          <w:rPr>
            <w:noProof/>
            <w:webHidden/>
          </w:rPr>
        </w:r>
        <w:r w:rsidR="00F03EB7">
          <w:rPr>
            <w:noProof/>
            <w:webHidden/>
          </w:rPr>
          <w:fldChar w:fldCharType="separate"/>
        </w:r>
        <w:r w:rsidR="00CA00E9">
          <w:rPr>
            <w:noProof/>
            <w:webHidden/>
          </w:rPr>
          <w:t>65</w:t>
        </w:r>
        <w:r w:rsidR="00F03EB7">
          <w:rPr>
            <w:noProof/>
            <w:webHidden/>
          </w:rPr>
          <w:fldChar w:fldCharType="end"/>
        </w:r>
      </w:hyperlink>
    </w:p>
    <w:p w14:paraId="11CD0DED"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6" w:history="1">
        <w:r w:rsidR="00F03EB7" w:rsidRPr="00DD22D8">
          <w:rPr>
            <w:rStyle w:val="Collegamentoipertestuale"/>
            <w:noProof/>
          </w:rPr>
          <w:t>replace</w:t>
        </w:r>
        <w:r w:rsidR="00F03EB7">
          <w:rPr>
            <w:noProof/>
            <w:webHidden/>
          </w:rPr>
          <w:tab/>
        </w:r>
        <w:r w:rsidR="00F03EB7">
          <w:rPr>
            <w:noProof/>
            <w:webHidden/>
          </w:rPr>
          <w:fldChar w:fldCharType="begin"/>
        </w:r>
        <w:r w:rsidR="00F03EB7">
          <w:rPr>
            <w:noProof/>
            <w:webHidden/>
          </w:rPr>
          <w:instrText xml:space="preserve"> PAGEREF _Toc464487916 \h </w:instrText>
        </w:r>
        <w:r w:rsidR="00F03EB7">
          <w:rPr>
            <w:noProof/>
            <w:webHidden/>
          </w:rPr>
        </w:r>
        <w:r w:rsidR="00F03EB7">
          <w:rPr>
            <w:noProof/>
            <w:webHidden/>
          </w:rPr>
          <w:fldChar w:fldCharType="separate"/>
        </w:r>
        <w:r w:rsidR="00CA00E9">
          <w:rPr>
            <w:noProof/>
            <w:webHidden/>
          </w:rPr>
          <w:t>66</w:t>
        </w:r>
        <w:r w:rsidR="00F03EB7">
          <w:rPr>
            <w:noProof/>
            <w:webHidden/>
          </w:rPr>
          <w:fldChar w:fldCharType="end"/>
        </w:r>
      </w:hyperlink>
    </w:p>
    <w:p w14:paraId="029C04CF"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17" w:history="1">
        <w:r w:rsidR="00F03EB7" w:rsidRPr="00DD22D8">
          <w:rPr>
            <w:rStyle w:val="Collegamentoipertestuale"/>
          </w:rPr>
          <w:t>VTL-ML  -  Numeric operators and functions</w:t>
        </w:r>
        <w:r w:rsidR="00F03EB7">
          <w:rPr>
            <w:webHidden/>
          </w:rPr>
          <w:tab/>
        </w:r>
        <w:r w:rsidR="00F03EB7">
          <w:rPr>
            <w:webHidden/>
          </w:rPr>
          <w:fldChar w:fldCharType="begin"/>
        </w:r>
        <w:r w:rsidR="00F03EB7">
          <w:rPr>
            <w:webHidden/>
          </w:rPr>
          <w:instrText xml:space="preserve"> PAGEREF _Toc464487917 \h </w:instrText>
        </w:r>
        <w:r w:rsidR="00F03EB7">
          <w:rPr>
            <w:webHidden/>
          </w:rPr>
        </w:r>
        <w:r w:rsidR="00F03EB7">
          <w:rPr>
            <w:webHidden/>
          </w:rPr>
          <w:fldChar w:fldCharType="separate"/>
        </w:r>
        <w:r w:rsidR="00CA00E9">
          <w:rPr>
            <w:webHidden/>
          </w:rPr>
          <w:t>68</w:t>
        </w:r>
        <w:r w:rsidR="00F03EB7">
          <w:rPr>
            <w:webHidden/>
          </w:rPr>
          <w:fldChar w:fldCharType="end"/>
        </w:r>
      </w:hyperlink>
    </w:p>
    <w:p w14:paraId="3671262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8" w:history="1">
        <w:r w:rsidR="00F03EB7" w:rsidRPr="00DD22D8">
          <w:rPr>
            <w:rStyle w:val="Collegamentoipertestuale"/>
            <w:noProof/>
          </w:rPr>
          <w:t>unary plus +</w:t>
        </w:r>
        <w:r w:rsidR="00F03EB7">
          <w:rPr>
            <w:noProof/>
            <w:webHidden/>
          </w:rPr>
          <w:tab/>
        </w:r>
        <w:r w:rsidR="00F03EB7">
          <w:rPr>
            <w:noProof/>
            <w:webHidden/>
          </w:rPr>
          <w:fldChar w:fldCharType="begin"/>
        </w:r>
        <w:r w:rsidR="00F03EB7">
          <w:rPr>
            <w:noProof/>
            <w:webHidden/>
          </w:rPr>
          <w:instrText xml:space="preserve"> PAGEREF _Toc464487918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2DD1A5C6"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19" w:history="1">
        <w:r w:rsidR="00F03EB7" w:rsidRPr="00DD22D8">
          <w:rPr>
            <w:rStyle w:val="Collegamentoipertestuale"/>
            <w:noProof/>
          </w:rPr>
          <w:t>unary minus  –</w:t>
        </w:r>
        <w:r w:rsidR="00F03EB7">
          <w:rPr>
            <w:noProof/>
            <w:webHidden/>
          </w:rPr>
          <w:tab/>
        </w:r>
        <w:r w:rsidR="00F03EB7">
          <w:rPr>
            <w:noProof/>
            <w:webHidden/>
          </w:rPr>
          <w:fldChar w:fldCharType="begin"/>
        </w:r>
        <w:r w:rsidR="00F03EB7">
          <w:rPr>
            <w:noProof/>
            <w:webHidden/>
          </w:rPr>
          <w:instrText xml:space="preserve"> PAGEREF _Toc464487919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5ED1743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0" w:history="1">
        <w:r w:rsidR="00F03EB7" w:rsidRPr="00DD22D8">
          <w:rPr>
            <w:rStyle w:val="Collegamentoipertestuale"/>
            <w:noProof/>
          </w:rPr>
          <w:t>addition and subtraction + -</w:t>
        </w:r>
        <w:r w:rsidR="00F03EB7">
          <w:rPr>
            <w:noProof/>
            <w:webHidden/>
          </w:rPr>
          <w:tab/>
        </w:r>
        <w:r w:rsidR="00F03EB7">
          <w:rPr>
            <w:noProof/>
            <w:webHidden/>
          </w:rPr>
          <w:fldChar w:fldCharType="begin"/>
        </w:r>
        <w:r w:rsidR="00F03EB7">
          <w:rPr>
            <w:noProof/>
            <w:webHidden/>
          </w:rPr>
          <w:instrText xml:space="preserve"> PAGEREF _Toc464487920 \h </w:instrText>
        </w:r>
        <w:r w:rsidR="00F03EB7">
          <w:rPr>
            <w:noProof/>
            <w:webHidden/>
          </w:rPr>
        </w:r>
        <w:r w:rsidR="00F03EB7">
          <w:rPr>
            <w:noProof/>
            <w:webHidden/>
          </w:rPr>
          <w:fldChar w:fldCharType="separate"/>
        </w:r>
        <w:r w:rsidR="00CA00E9">
          <w:rPr>
            <w:noProof/>
            <w:webHidden/>
          </w:rPr>
          <w:t>69</w:t>
        </w:r>
        <w:r w:rsidR="00F03EB7">
          <w:rPr>
            <w:noProof/>
            <w:webHidden/>
          </w:rPr>
          <w:fldChar w:fldCharType="end"/>
        </w:r>
      </w:hyperlink>
    </w:p>
    <w:p w14:paraId="246479A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1" w:history="1">
        <w:r w:rsidR="00F03EB7" w:rsidRPr="00DD22D8">
          <w:rPr>
            <w:rStyle w:val="Collegamentoipertestuale"/>
            <w:noProof/>
          </w:rPr>
          <w:t>multiplication and division     *   /</w:t>
        </w:r>
        <w:r w:rsidR="00F03EB7">
          <w:rPr>
            <w:noProof/>
            <w:webHidden/>
          </w:rPr>
          <w:tab/>
        </w:r>
        <w:r w:rsidR="00F03EB7">
          <w:rPr>
            <w:noProof/>
            <w:webHidden/>
          </w:rPr>
          <w:fldChar w:fldCharType="begin"/>
        </w:r>
        <w:r w:rsidR="00F03EB7">
          <w:rPr>
            <w:noProof/>
            <w:webHidden/>
          </w:rPr>
          <w:instrText xml:space="preserve"> PAGEREF _Toc464487921 \h </w:instrText>
        </w:r>
        <w:r w:rsidR="00F03EB7">
          <w:rPr>
            <w:noProof/>
            <w:webHidden/>
          </w:rPr>
        </w:r>
        <w:r w:rsidR="00F03EB7">
          <w:rPr>
            <w:noProof/>
            <w:webHidden/>
          </w:rPr>
          <w:fldChar w:fldCharType="separate"/>
        </w:r>
        <w:r w:rsidR="00CA00E9">
          <w:rPr>
            <w:noProof/>
            <w:webHidden/>
          </w:rPr>
          <w:t>72</w:t>
        </w:r>
        <w:r w:rsidR="00F03EB7">
          <w:rPr>
            <w:noProof/>
            <w:webHidden/>
          </w:rPr>
          <w:fldChar w:fldCharType="end"/>
        </w:r>
      </w:hyperlink>
    </w:p>
    <w:p w14:paraId="3D9B2E4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2" w:history="1">
        <w:r w:rsidR="00F03EB7" w:rsidRPr="00DD22D8">
          <w:rPr>
            <w:rStyle w:val="Collegamentoipertestuale"/>
            <w:noProof/>
          </w:rPr>
          <w:t>round/ceil/floor</w:t>
        </w:r>
        <w:r w:rsidR="00F03EB7">
          <w:rPr>
            <w:noProof/>
            <w:webHidden/>
          </w:rPr>
          <w:tab/>
        </w:r>
        <w:r w:rsidR="00F03EB7">
          <w:rPr>
            <w:noProof/>
            <w:webHidden/>
          </w:rPr>
          <w:fldChar w:fldCharType="begin"/>
        </w:r>
        <w:r w:rsidR="00F03EB7">
          <w:rPr>
            <w:noProof/>
            <w:webHidden/>
          </w:rPr>
          <w:instrText xml:space="preserve"> PAGEREF _Toc464487922 \h </w:instrText>
        </w:r>
        <w:r w:rsidR="00F03EB7">
          <w:rPr>
            <w:noProof/>
            <w:webHidden/>
          </w:rPr>
        </w:r>
        <w:r w:rsidR="00F03EB7">
          <w:rPr>
            <w:noProof/>
            <w:webHidden/>
          </w:rPr>
          <w:fldChar w:fldCharType="separate"/>
        </w:r>
        <w:r w:rsidR="00CA00E9">
          <w:rPr>
            <w:noProof/>
            <w:webHidden/>
          </w:rPr>
          <w:t>73</w:t>
        </w:r>
        <w:r w:rsidR="00F03EB7">
          <w:rPr>
            <w:noProof/>
            <w:webHidden/>
          </w:rPr>
          <w:fldChar w:fldCharType="end"/>
        </w:r>
      </w:hyperlink>
    </w:p>
    <w:p w14:paraId="054ACE8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3" w:history="1">
        <w:r w:rsidR="00F03EB7" w:rsidRPr="00DD22D8">
          <w:rPr>
            <w:rStyle w:val="Collegamentoipertestuale"/>
            <w:noProof/>
          </w:rPr>
          <w:t>abs</w:t>
        </w:r>
        <w:r w:rsidR="00F03EB7">
          <w:rPr>
            <w:noProof/>
            <w:webHidden/>
          </w:rPr>
          <w:tab/>
        </w:r>
        <w:r w:rsidR="00F03EB7">
          <w:rPr>
            <w:noProof/>
            <w:webHidden/>
          </w:rPr>
          <w:fldChar w:fldCharType="begin"/>
        </w:r>
        <w:r w:rsidR="00F03EB7">
          <w:rPr>
            <w:noProof/>
            <w:webHidden/>
          </w:rPr>
          <w:instrText xml:space="preserve"> PAGEREF _Toc464487923 \h </w:instrText>
        </w:r>
        <w:r w:rsidR="00F03EB7">
          <w:rPr>
            <w:noProof/>
            <w:webHidden/>
          </w:rPr>
        </w:r>
        <w:r w:rsidR="00F03EB7">
          <w:rPr>
            <w:noProof/>
            <w:webHidden/>
          </w:rPr>
          <w:fldChar w:fldCharType="separate"/>
        </w:r>
        <w:r w:rsidR="00CA00E9">
          <w:rPr>
            <w:noProof/>
            <w:webHidden/>
          </w:rPr>
          <w:t>74</w:t>
        </w:r>
        <w:r w:rsidR="00F03EB7">
          <w:rPr>
            <w:noProof/>
            <w:webHidden/>
          </w:rPr>
          <w:fldChar w:fldCharType="end"/>
        </w:r>
      </w:hyperlink>
    </w:p>
    <w:p w14:paraId="21E2EDFC"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4" w:history="1">
        <w:r w:rsidR="00F03EB7" w:rsidRPr="00DD22D8">
          <w:rPr>
            <w:rStyle w:val="Collegamentoipertestuale"/>
            <w:noProof/>
          </w:rPr>
          <w:t>trunc</w:t>
        </w:r>
        <w:r w:rsidR="00F03EB7">
          <w:rPr>
            <w:noProof/>
            <w:webHidden/>
          </w:rPr>
          <w:tab/>
        </w:r>
        <w:r w:rsidR="00F03EB7">
          <w:rPr>
            <w:noProof/>
            <w:webHidden/>
          </w:rPr>
          <w:fldChar w:fldCharType="begin"/>
        </w:r>
        <w:r w:rsidR="00F03EB7">
          <w:rPr>
            <w:noProof/>
            <w:webHidden/>
          </w:rPr>
          <w:instrText xml:space="preserve"> PAGEREF _Toc464487924 \h </w:instrText>
        </w:r>
        <w:r w:rsidR="00F03EB7">
          <w:rPr>
            <w:noProof/>
            <w:webHidden/>
          </w:rPr>
        </w:r>
        <w:r w:rsidR="00F03EB7">
          <w:rPr>
            <w:noProof/>
            <w:webHidden/>
          </w:rPr>
          <w:fldChar w:fldCharType="separate"/>
        </w:r>
        <w:r w:rsidR="00CA00E9">
          <w:rPr>
            <w:noProof/>
            <w:webHidden/>
          </w:rPr>
          <w:t>76</w:t>
        </w:r>
        <w:r w:rsidR="00F03EB7">
          <w:rPr>
            <w:noProof/>
            <w:webHidden/>
          </w:rPr>
          <w:fldChar w:fldCharType="end"/>
        </w:r>
      </w:hyperlink>
    </w:p>
    <w:p w14:paraId="19D0B291"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5" w:history="1">
        <w:r w:rsidR="00F03EB7" w:rsidRPr="00DD22D8">
          <w:rPr>
            <w:rStyle w:val="Collegamentoipertestuale"/>
            <w:noProof/>
          </w:rPr>
          <w:t>exp</w:t>
        </w:r>
        <w:r w:rsidR="00F03EB7">
          <w:rPr>
            <w:noProof/>
            <w:webHidden/>
          </w:rPr>
          <w:tab/>
        </w:r>
        <w:r w:rsidR="00F03EB7">
          <w:rPr>
            <w:noProof/>
            <w:webHidden/>
          </w:rPr>
          <w:fldChar w:fldCharType="begin"/>
        </w:r>
        <w:r w:rsidR="00F03EB7">
          <w:rPr>
            <w:noProof/>
            <w:webHidden/>
          </w:rPr>
          <w:instrText xml:space="preserve"> PAGEREF _Toc464487925 \h </w:instrText>
        </w:r>
        <w:r w:rsidR="00F03EB7">
          <w:rPr>
            <w:noProof/>
            <w:webHidden/>
          </w:rPr>
        </w:r>
        <w:r w:rsidR="00F03EB7">
          <w:rPr>
            <w:noProof/>
            <w:webHidden/>
          </w:rPr>
          <w:fldChar w:fldCharType="separate"/>
        </w:r>
        <w:r w:rsidR="00CA00E9">
          <w:rPr>
            <w:noProof/>
            <w:webHidden/>
          </w:rPr>
          <w:t>77</w:t>
        </w:r>
        <w:r w:rsidR="00F03EB7">
          <w:rPr>
            <w:noProof/>
            <w:webHidden/>
          </w:rPr>
          <w:fldChar w:fldCharType="end"/>
        </w:r>
      </w:hyperlink>
    </w:p>
    <w:p w14:paraId="765F2C3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6" w:history="1">
        <w:r w:rsidR="00F03EB7" w:rsidRPr="00DD22D8">
          <w:rPr>
            <w:rStyle w:val="Collegamentoipertestuale"/>
            <w:noProof/>
          </w:rPr>
          <w:t>ln</w:t>
        </w:r>
        <w:r w:rsidR="00F03EB7">
          <w:rPr>
            <w:noProof/>
            <w:webHidden/>
          </w:rPr>
          <w:tab/>
        </w:r>
        <w:r w:rsidR="00F03EB7">
          <w:rPr>
            <w:noProof/>
            <w:webHidden/>
          </w:rPr>
          <w:fldChar w:fldCharType="begin"/>
        </w:r>
        <w:r w:rsidR="00F03EB7">
          <w:rPr>
            <w:noProof/>
            <w:webHidden/>
          </w:rPr>
          <w:instrText xml:space="preserve"> PAGEREF _Toc464487926 \h </w:instrText>
        </w:r>
        <w:r w:rsidR="00F03EB7">
          <w:rPr>
            <w:noProof/>
            <w:webHidden/>
          </w:rPr>
        </w:r>
        <w:r w:rsidR="00F03EB7">
          <w:rPr>
            <w:noProof/>
            <w:webHidden/>
          </w:rPr>
          <w:fldChar w:fldCharType="separate"/>
        </w:r>
        <w:r w:rsidR="00CA00E9">
          <w:rPr>
            <w:noProof/>
            <w:webHidden/>
          </w:rPr>
          <w:t>78</w:t>
        </w:r>
        <w:r w:rsidR="00F03EB7">
          <w:rPr>
            <w:noProof/>
            <w:webHidden/>
          </w:rPr>
          <w:fldChar w:fldCharType="end"/>
        </w:r>
      </w:hyperlink>
    </w:p>
    <w:p w14:paraId="3C30BF2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7" w:history="1">
        <w:r w:rsidR="00F03EB7" w:rsidRPr="00DD22D8">
          <w:rPr>
            <w:rStyle w:val="Collegamentoipertestuale"/>
            <w:noProof/>
          </w:rPr>
          <w:t>log</w:t>
        </w:r>
        <w:r w:rsidR="00F03EB7">
          <w:rPr>
            <w:noProof/>
            <w:webHidden/>
          </w:rPr>
          <w:tab/>
        </w:r>
        <w:r w:rsidR="00F03EB7">
          <w:rPr>
            <w:noProof/>
            <w:webHidden/>
          </w:rPr>
          <w:fldChar w:fldCharType="begin"/>
        </w:r>
        <w:r w:rsidR="00F03EB7">
          <w:rPr>
            <w:noProof/>
            <w:webHidden/>
          </w:rPr>
          <w:instrText xml:space="preserve"> PAGEREF _Toc464487927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35232932"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8" w:history="1">
        <w:r w:rsidR="00F03EB7" w:rsidRPr="00DD22D8">
          <w:rPr>
            <w:rStyle w:val="Collegamentoipertestuale"/>
            <w:noProof/>
          </w:rPr>
          <w:t>power</w:t>
        </w:r>
        <w:r w:rsidR="00F03EB7">
          <w:rPr>
            <w:noProof/>
            <w:webHidden/>
          </w:rPr>
          <w:tab/>
        </w:r>
        <w:r w:rsidR="00F03EB7">
          <w:rPr>
            <w:noProof/>
            <w:webHidden/>
          </w:rPr>
          <w:fldChar w:fldCharType="begin"/>
        </w:r>
        <w:r w:rsidR="00F03EB7">
          <w:rPr>
            <w:noProof/>
            <w:webHidden/>
          </w:rPr>
          <w:instrText xml:space="preserve"> PAGEREF _Toc464487928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20F022B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29" w:history="1">
        <w:r w:rsidR="00F03EB7" w:rsidRPr="00DD22D8">
          <w:rPr>
            <w:rStyle w:val="Collegamentoipertestuale"/>
            <w:noProof/>
          </w:rPr>
          <w:t>sqrt</w:t>
        </w:r>
        <w:r w:rsidR="00F03EB7">
          <w:rPr>
            <w:noProof/>
            <w:webHidden/>
          </w:rPr>
          <w:tab/>
        </w:r>
        <w:r w:rsidR="00F03EB7">
          <w:rPr>
            <w:noProof/>
            <w:webHidden/>
          </w:rPr>
          <w:fldChar w:fldCharType="begin"/>
        </w:r>
        <w:r w:rsidR="00F03EB7">
          <w:rPr>
            <w:noProof/>
            <w:webHidden/>
          </w:rPr>
          <w:instrText xml:space="preserve"> PAGEREF _Toc464487929 \h </w:instrText>
        </w:r>
        <w:r w:rsidR="00F03EB7">
          <w:rPr>
            <w:noProof/>
            <w:webHidden/>
          </w:rPr>
        </w:r>
        <w:r w:rsidR="00F03EB7">
          <w:rPr>
            <w:noProof/>
            <w:webHidden/>
          </w:rPr>
          <w:fldChar w:fldCharType="separate"/>
        </w:r>
        <w:r w:rsidR="00CA00E9">
          <w:rPr>
            <w:noProof/>
            <w:webHidden/>
          </w:rPr>
          <w:t>80</w:t>
        </w:r>
        <w:r w:rsidR="00F03EB7">
          <w:rPr>
            <w:noProof/>
            <w:webHidden/>
          </w:rPr>
          <w:fldChar w:fldCharType="end"/>
        </w:r>
      </w:hyperlink>
    </w:p>
    <w:p w14:paraId="37702E6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0" w:history="1">
        <w:r w:rsidR="00F03EB7" w:rsidRPr="00DD22D8">
          <w:rPr>
            <w:rStyle w:val="Collegamentoipertestuale"/>
            <w:noProof/>
          </w:rPr>
          <w:t>nroot</w:t>
        </w:r>
        <w:r w:rsidR="00F03EB7">
          <w:rPr>
            <w:noProof/>
            <w:webHidden/>
          </w:rPr>
          <w:tab/>
        </w:r>
        <w:r w:rsidR="00F03EB7">
          <w:rPr>
            <w:noProof/>
            <w:webHidden/>
          </w:rPr>
          <w:fldChar w:fldCharType="begin"/>
        </w:r>
        <w:r w:rsidR="00F03EB7">
          <w:rPr>
            <w:noProof/>
            <w:webHidden/>
          </w:rPr>
          <w:instrText xml:space="preserve"> PAGEREF _Toc464487930 \h </w:instrText>
        </w:r>
        <w:r w:rsidR="00F03EB7">
          <w:rPr>
            <w:noProof/>
            <w:webHidden/>
          </w:rPr>
        </w:r>
        <w:r w:rsidR="00F03EB7">
          <w:rPr>
            <w:noProof/>
            <w:webHidden/>
          </w:rPr>
          <w:fldChar w:fldCharType="separate"/>
        </w:r>
        <w:r w:rsidR="00CA00E9">
          <w:rPr>
            <w:noProof/>
            <w:webHidden/>
          </w:rPr>
          <w:t>81</w:t>
        </w:r>
        <w:r w:rsidR="00F03EB7">
          <w:rPr>
            <w:noProof/>
            <w:webHidden/>
          </w:rPr>
          <w:fldChar w:fldCharType="end"/>
        </w:r>
      </w:hyperlink>
    </w:p>
    <w:p w14:paraId="65B20009"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1" w:history="1">
        <w:r w:rsidR="00F03EB7" w:rsidRPr="00DD22D8">
          <w:rPr>
            <w:rStyle w:val="Collegamentoipertestuale"/>
            <w:noProof/>
          </w:rPr>
          <w:t>mod</w:t>
        </w:r>
        <w:r w:rsidR="00F03EB7">
          <w:rPr>
            <w:noProof/>
            <w:webHidden/>
          </w:rPr>
          <w:tab/>
        </w:r>
        <w:r w:rsidR="00F03EB7">
          <w:rPr>
            <w:noProof/>
            <w:webHidden/>
          </w:rPr>
          <w:fldChar w:fldCharType="begin"/>
        </w:r>
        <w:r w:rsidR="00F03EB7">
          <w:rPr>
            <w:noProof/>
            <w:webHidden/>
          </w:rPr>
          <w:instrText xml:space="preserve"> PAGEREF _Toc464487931 \h </w:instrText>
        </w:r>
        <w:r w:rsidR="00F03EB7">
          <w:rPr>
            <w:noProof/>
            <w:webHidden/>
          </w:rPr>
        </w:r>
        <w:r w:rsidR="00F03EB7">
          <w:rPr>
            <w:noProof/>
            <w:webHidden/>
          </w:rPr>
          <w:fldChar w:fldCharType="separate"/>
        </w:r>
        <w:r w:rsidR="00CA00E9">
          <w:rPr>
            <w:noProof/>
            <w:webHidden/>
          </w:rPr>
          <w:t>82</w:t>
        </w:r>
        <w:r w:rsidR="00F03EB7">
          <w:rPr>
            <w:noProof/>
            <w:webHidden/>
          </w:rPr>
          <w:fldChar w:fldCharType="end"/>
        </w:r>
      </w:hyperlink>
    </w:p>
    <w:p w14:paraId="78B83D72"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2" w:history="1">
        <w:r w:rsidR="00F03EB7" w:rsidRPr="00DD22D8">
          <w:rPr>
            <w:rStyle w:val="Collegamentoipertestuale"/>
            <w:noProof/>
          </w:rPr>
          <w:t>listsum</w:t>
        </w:r>
        <w:r w:rsidR="00F03EB7">
          <w:rPr>
            <w:noProof/>
            <w:webHidden/>
          </w:rPr>
          <w:tab/>
        </w:r>
        <w:r w:rsidR="00F03EB7">
          <w:rPr>
            <w:noProof/>
            <w:webHidden/>
          </w:rPr>
          <w:fldChar w:fldCharType="begin"/>
        </w:r>
        <w:r w:rsidR="00F03EB7">
          <w:rPr>
            <w:noProof/>
            <w:webHidden/>
          </w:rPr>
          <w:instrText xml:space="preserve"> PAGEREF _Toc464487932 \h </w:instrText>
        </w:r>
        <w:r w:rsidR="00F03EB7">
          <w:rPr>
            <w:noProof/>
            <w:webHidden/>
          </w:rPr>
        </w:r>
        <w:r w:rsidR="00F03EB7">
          <w:rPr>
            <w:noProof/>
            <w:webHidden/>
          </w:rPr>
          <w:fldChar w:fldCharType="separate"/>
        </w:r>
        <w:r w:rsidR="00CA00E9">
          <w:rPr>
            <w:noProof/>
            <w:webHidden/>
          </w:rPr>
          <w:t>83</w:t>
        </w:r>
        <w:r w:rsidR="00F03EB7">
          <w:rPr>
            <w:noProof/>
            <w:webHidden/>
          </w:rPr>
          <w:fldChar w:fldCharType="end"/>
        </w:r>
      </w:hyperlink>
    </w:p>
    <w:p w14:paraId="4F1A38FF"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33" w:history="1">
        <w:r w:rsidR="00F03EB7" w:rsidRPr="00DD22D8">
          <w:rPr>
            <w:rStyle w:val="Collegamentoipertestuale"/>
          </w:rPr>
          <w:t>VTL-ML  -  Boolean operators and functions</w:t>
        </w:r>
        <w:r w:rsidR="00F03EB7">
          <w:rPr>
            <w:webHidden/>
          </w:rPr>
          <w:tab/>
        </w:r>
        <w:r w:rsidR="00F03EB7">
          <w:rPr>
            <w:webHidden/>
          </w:rPr>
          <w:fldChar w:fldCharType="begin"/>
        </w:r>
        <w:r w:rsidR="00F03EB7">
          <w:rPr>
            <w:webHidden/>
          </w:rPr>
          <w:instrText xml:space="preserve"> PAGEREF _Toc464487933 \h </w:instrText>
        </w:r>
        <w:r w:rsidR="00F03EB7">
          <w:rPr>
            <w:webHidden/>
          </w:rPr>
        </w:r>
        <w:r w:rsidR="00F03EB7">
          <w:rPr>
            <w:webHidden/>
          </w:rPr>
          <w:fldChar w:fldCharType="separate"/>
        </w:r>
        <w:r w:rsidR="00CA00E9">
          <w:rPr>
            <w:webHidden/>
          </w:rPr>
          <w:t>85</w:t>
        </w:r>
        <w:r w:rsidR="00F03EB7">
          <w:rPr>
            <w:webHidden/>
          </w:rPr>
          <w:fldChar w:fldCharType="end"/>
        </w:r>
      </w:hyperlink>
    </w:p>
    <w:p w14:paraId="3C096EC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4" w:history="1">
        <w:r w:rsidR="00F03EB7" w:rsidRPr="00DD22D8">
          <w:rPr>
            <w:rStyle w:val="Collegamentoipertestuale"/>
            <w:noProof/>
          </w:rPr>
          <w:t>equal to =</w:t>
        </w:r>
        <w:r w:rsidR="00F03EB7">
          <w:rPr>
            <w:noProof/>
            <w:webHidden/>
          </w:rPr>
          <w:tab/>
        </w:r>
        <w:r w:rsidR="00F03EB7">
          <w:rPr>
            <w:noProof/>
            <w:webHidden/>
          </w:rPr>
          <w:fldChar w:fldCharType="begin"/>
        </w:r>
        <w:r w:rsidR="00F03EB7">
          <w:rPr>
            <w:noProof/>
            <w:webHidden/>
          </w:rPr>
          <w:instrText xml:space="preserve"> PAGEREF _Toc464487934 \h </w:instrText>
        </w:r>
        <w:r w:rsidR="00F03EB7">
          <w:rPr>
            <w:noProof/>
            <w:webHidden/>
          </w:rPr>
        </w:r>
        <w:r w:rsidR="00F03EB7">
          <w:rPr>
            <w:noProof/>
            <w:webHidden/>
          </w:rPr>
          <w:fldChar w:fldCharType="separate"/>
        </w:r>
        <w:r w:rsidR="00CA00E9">
          <w:rPr>
            <w:noProof/>
            <w:webHidden/>
          </w:rPr>
          <w:t>85</w:t>
        </w:r>
        <w:r w:rsidR="00F03EB7">
          <w:rPr>
            <w:noProof/>
            <w:webHidden/>
          </w:rPr>
          <w:fldChar w:fldCharType="end"/>
        </w:r>
      </w:hyperlink>
    </w:p>
    <w:p w14:paraId="50EB5721"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5" w:history="1">
        <w:r w:rsidR="00F03EB7" w:rsidRPr="00DD22D8">
          <w:rPr>
            <w:rStyle w:val="Collegamentoipertestuale"/>
            <w:noProof/>
          </w:rPr>
          <w:t>not equal to &lt;&gt;</w:t>
        </w:r>
        <w:r w:rsidR="00F03EB7">
          <w:rPr>
            <w:noProof/>
            <w:webHidden/>
          </w:rPr>
          <w:tab/>
        </w:r>
        <w:r w:rsidR="00F03EB7">
          <w:rPr>
            <w:noProof/>
            <w:webHidden/>
          </w:rPr>
          <w:fldChar w:fldCharType="begin"/>
        </w:r>
        <w:r w:rsidR="00F03EB7">
          <w:rPr>
            <w:noProof/>
            <w:webHidden/>
          </w:rPr>
          <w:instrText xml:space="preserve"> PAGEREF _Toc464487935 \h </w:instrText>
        </w:r>
        <w:r w:rsidR="00F03EB7">
          <w:rPr>
            <w:noProof/>
            <w:webHidden/>
          </w:rPr>
        </w:r>
        <w:r w:rsidR="00F03EB7">
          <w:rPr>
            <w:noProof/>
            <w:webHidden/>
          </w:rPr>
          <w:fldChar w:fldCharType="separate"/>
        </w:r>
        <w:r w:rsidR="00CA00E9">
          <w:rPr>
            <w:noProof/>
            <w:webHidden/>
          </w:rPr>
          <w:t>86</w:t>
        </w:r>
        <w:r w:rsidR="00F03EB7">
          <w:rPr>
            <w:noProof/>
            <w:webHidden/>
          </w:rPr>
          <w:fldChar w:fldCharType="end"/>
        </w:r>
      </w:hyperlink>
    </w:p>
    <w:p w14:paraId="6F7A657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6" w:history="1">
        <w:r w:rsidR="00F03EB7" w:rsidRPr="00DD22D8">
          <w:rPr>
            <w:rStyle w:val="Collegamentoipertestuale"/>
            <w:noProof/>
          </w:rPr>
          <w:t>greater than     &gt;  &gt;=</w:t>
        </w:r>
        <w:r w:rsidR="00F03EB7">
          <w:rPr>
            <w:noProof/>
            <w:webHidden/>
          </w:rPr>
          <w:tab/>
        </w:r>
        <w:r w:rsidR="00F03EB7">
          <w:rPr>
            <w:noProof/>
            <w:webHidden/>
          </w:rPr>
          <w:fldChar w:fldCharType="begin"/>
        </w:r>
        <w:r w:rsidR="00F03EB7">
          <w:rPr>
            <w:noProof/>
            <w:webHidden/>
          </w:rPr>
          <w:instrText xml:space="preserve"> PAGEREF _Toc464487936 \h </w:instrText>
        </w:r>
        <w:r w:rsidR="00F03EB7">
          <w:rPr>
            <w:noProof/>
            <w:webHidden/>
          </w:rPr>
        </w:r>
        <w:r w:rsidR="00F03EB7">
          <w:rPr>
            <w:noProof/>
            <w:webHidden/>
          </w:rPr>
          <w:fldChar w:fldCharType="separate"/>
        </w:r>
        <w:r w:rsidR="00CA00E9">
          <w:rPr>
            <w:noProof/>
            <w:webHidden/>
          </w:rPr>
          <w:t>87</w:t>
        </w:r>
        <w:r w:rsidR="00F03EB7">
          <w:rPr>
            <w:noProof/>
            <w:webHidden/>
          </w:rPr>
          <w:fldChar w:fldCharType="end"/>
        </w:r>
      </w:hyperlink>
    </w:p>
    <w:p w14:paraId="4593E70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7" w:history="1">
        <w:r w:rsidR="00F03EB7" w:rsidRPr="00DD22D8">
          <w:rPr>
            <w:rStyle w:val="Collegamentoipertestuale"/>
            <w:noProof/>
          </w:rPr>
          <w:t>less than     &lt;  &lt;=</w:t>
        </w:r>
        <w:r w:rsidR="00F03EB7">
          <w:rPr>
            <w:noProof/>
            <w:webHidden/>
          </w:rPr>
          <w:tab/>
        </w:r>
        <w:r w:rsidR="00F03EB7">
          <w:rPr>
            <w:noProof/>
            <w:webHidden/>
          </w:rPr>
          <w:fldChar w:fldCharType="begin"/>
        </w:r>
        <w:r w:rsidR="00F03EB7">
          <w:rPr>
            <w:noProof/>
            <w:webHidden/>
          </w:rPr>
          <w:instrText xml:space="preserve"> PAGEREF _Toc464487937 \h </w:instrText>
        </w:r>
        <w:r w:rsidR="00F03EB7">
          <w:rPr>
            <w:noProof/>
            <w:webHidden/>
          </w:rPr>
        </w:r>
        <w:r w:rsidR="00F03EB7">
          <w:rPr>
            <w:noProof/>
            <w:webHidden/>
          </w:rPr>
          <w:fldChar w:fldCharType="separate"/>
        </w:r>
        <w:r w:rsidR="00CA00E9">
          <w:rPr>
            <w:noProof/>
            <w:webHidden/>
          </w:rPr>
          <w:t>89</w:t>
        </w:r>
        <w:r w:rsidR="00F03EB7">
          <w:rPr>
            <w:noProof/>
            <w:webHidden/>
          </w:rPr>
          <w:fldChar w:fldCharType="end"/>
        </w:r>
      </w:hyperlink>
    </w:p>
    <w:p w14:paraId="56125B4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8" w:history="1">
        <w:r w:rsidR="00F03EB7" w:rsidRPr="00DD22D8">
          <w:rPr>
            <w:rStyle w:val="Collegamentoipertestuale"/>
            <w:noProof/>
          </w:rPr>
          <w:t>in, not in</w:t>
        </w:r>
        <w:r w:rsidR="00F03EB7">
          <w:rPr>
            <w:noProof/>
            <w:webHidden/>
          </w:rPr>
          <w:tab/>
        </w:r>
        <w:r w:rsidR="00F03EB7">
          <w:rPr>
            <w:noProof/>
            <w:webHidden/>
          </w:rPr>
          <w:fldChar w:fldCharType="begin"/>
        </w:r>
        <w:r w:rsidR="00F03EB7">
          <w:rPr>
            <w:noProof/>
            <w:webHidden/>
          </w:rPr>
          <w:instrText xml:space="preserve"> PAGEREF _Toc464487938 \h </w:instrText>
        </w:r>
        <w:r w:rsidR="00F03EB7">
          <w:rPr>
            <w:noProof/>
            <w:webHidden/>
          </w:rPr>
        </w:r>
        <w:r w:rsidR="00F03EB7">
          <w:rPr>
            <w:noProof/>
            <w:webHidden/>
          </w:rPr>
          <w:fldChar w:fldCharType="separate"/>
        </w:r>
        <w:r w:rsidR="00CA00E9">
          <w:rPr>
            <w:noProof/>
            <w:webHidden/>
          </w:rPr>
          <w:t>90</w:t>
        </w:r>
        <w:r w:rsidR="00F03EB7">
          <w:rPr>
            <w:noProof/>
            <w:webHidden/>
          </w:rPr>
          <w:fldChar w:fldCharType="end"/>
        </w:r>
      </w:hyperlink>
    </w:p>
    <w:p w14:paraId="19453A1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39" w:history="1">
        <w:r w:rsidR="00F03EB7" w:rsidRPr="00DD22D8">
          <w:rPr>
            <w:rStyle w:val="Collegamentoipertestuale"/>
            <w:noProof/>
          </w:rPr>
          <w:t>between</w:t>
        </w:r>
        <w:r w:rsidR="00F03EB7">
          <w:rPr>
            <w:noProof/>
            <w:webHidden/>
          </w:rPr>
          <w:tab/>
        </w:r>
        <w:r w:rsidR="00F03EB7">
          <w:rPr>
            <w:noProof/>
            <w:webHidden/>
          </w:rPr>
          <w:fldChar w:fldCharType="begin"/>
        </w:r>
        <w:r w:rsidR="00F03EB7">
          <w:rPr>
            <w:noProof/>
            <w:webHidden/>
          </w:rPr>
          <w:instrText xml:space="preserve"> PAGEREF _Toc464487939 \h </w:instrText>
        </w:r>
        <w:r w:rsidR="00F03EB7">
          <w:rPr>
            <w:noProof/>
            <w:webHidden/>
          </w:rPr>
        </w:r>
        <w:r w:rsidR="00F03EB7">
          <w:rPr>
            <w:noProof/>
            <w:webHidden/>
          </w:rPr>
          <w:fldChar w:fldCharType="separate"/>
        </w:r>
        <w:r w:rsidR="00CA00E9">
          <w:rPr>
            <w:noProof/>
            <w:webHidden/>
          </w:rPr>
          <w:t>91</w:t>
        </w:r>
        <w:r w:rsidR="00F03EB7">
          <w:rPr>
            <w:noProof/>
            <w:webHidden/>
          </w:rPr>
          <w:fldChar w:fldCharType="end"/>
        </w:r>
      </w:hyperlink>
    </w:p>
    <w:p w14:paraId="0FD2692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0" w:history="1">
        <w:r w:rsidR="00F03EB7" w:rsidRPr="00DD22D8">
          <w:rPr>
            <w:rStyle w:val="Collegamentoipertestuale"/>
            <w:noProof/>
          </w:rPr>
          <w:t>isnull</w:t>
        </w:r>
        <w:r w:rsidR="00F03EB7">
          <w:rPr>
            <w:noProof/>
            <w:webHidden/>
          </w:rPr>
          <w:tab/>
        </w:r>
        <w:r w:rsidR="00F03EB7">
          <w:rPr>
            <w:noProof/>
            <w:webHidden/>
          </w:rPr>
          <w:fldChar w:fldCharType="begin"/>
        </w:r>
        <w:r w:rsidR="00F03EB7">
          <w:rPr>
            <w:noProof/>
            <w:webHidden/>
          </w:rPr>
          <w:instrText xml:space="preserve"> PAGEREF _Toc464487940 \h </w:instrText>
        </w:r>
        <w:r w:rsidR="00F03EB7">
          <w:rPr>
            <w:noProof/>
            <w:webHidden/>
          </w:rPr>
        </w:r>
        <w:r w:rsidR="00F03EB7">
          <w:rPr>
            <w:noProof/>
            <w:webHidden/>
          </w:rPr>
          <w:fldChar w:fldCharType="separate"/>
        </w:r>
        <w:r w:rsidR="00CA00E9">
          <w:rPr>
            <w:noProof/>
            <w:webHidden/>
          </w:rPr>
          <w:t>93</w:t>
        </w:r>
        <w:r w:rsidR="00F03EB7">
          <w:rPr>
            <w:noProof/>
            <w:webHidden/>
          </w:rPr>
          <w:fldChar w:fldCharType="end"/>
        </w:r>
      </w:hyperlink>
    </w:p>
    <w:p w14:paraId="161822F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1" w:history="1">
        <w:r w:rsidR="00F03EB7" w:rsidRPr="00DD22D8">
          <w:rPr>
            <w:rStyle w:val="Collegamentoipertestuale"/>
            <w:noProof/>
          </w:rPr>
          <w:t>exists_in, not_exists_in/in_all</w:t>
        </w:r>
        <w:r w:rsidR="00F03EB7">
          <w:rPr>
            <w:noProof/>
            <w:webHidden/>
          </w:rPr>
          <w:tab/>
        </w:r>
        <w:r w:rsidR="00F03EB7">
          <w:rPr>
            <w:noProof/>
            <w:webHidden/>
          </w:rPr>
          <w:fldChar w:fldCharType="begin"/>
        </w:r>
        <w:r w:rsidR="00F03EB7">
          <w:rPr>
            <w:noProof/>
            <w:webHidden/>
          </w:rPr>
          <w:instrText xml:space="preserve"> PAGEREF _Toc464487941 \h </w:instrText>
        </w:r>
        <w:r w:rsidR="00F03EB7">
          <w:rPr>
            <w:noProof/>
            <w:webHidden/>
          </w:rPr>
        </w:r>
        <w:r w:rsidR="00F03EB7">
          <w:rPr>
            <w:noProof/>
            <w:webHidden/>
          </w:rPr>
          <w:fldChar w:fldCharType="separate"/>
        </w:r>
        <w:r w:rsidR="00CA00E9">
          <w:rPr>
            <w:noProof/>
            <w:webHidden/>
          </w:rPr>
          <w:t>94</w:t>
        </w:r>
        <w:r w:rsidR="00F03EB7">
          <w:rPr>
            <w:noProof/>
            <w:webHidden/>
          </w:rPr>
          <w:fldChar w:fldCharType="end"/>
        </w:r>
      </w:hyperlink>
    </w:p>
    <w:p w14:paraId="3701D02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2" w:history="1">
        <w:r w:rsidR="00F03EB7" w:rsidRPr="00DD22D8">
          <w:rPr>
            <w:rStyle w:val="Collegamentoipertestuale"/>
            <w:noProof/>
          </w:rPr>
          <w:t>match_characters</w:t>
        </w:r>
        <w:r w:rsidR="00F03EB7">
          <w:rPr>
            <w:noProof/>
            <w:webHidden/>
          </w:rPr>
          <w:tab/>
        </w:r>
        <w:r w:rsidR="00F03EB7">
          <w:rPr>
            <w:noProof/>
            <w:webHidden/>
          </w:rPr>
          <w:fldChar w:fldCharType="begin"/>
        </w:r>
        <w:r w:rsidR="00F03EB7">
          <w:rPr>
            <w:noProof/>
            <w:webHidden/>
          </w:rPr>
          <w:instrText xml:space="preserve"> PAGEREF _Toc464487942 \h </w:instrText>
        </w:r>
        <w:r w:rsidR="00F03EB7">
          <w:rPr>
            <w:noProof/>
            <w:webHidden/>
          </w:rPr>
        </w:r>
        <w:r w:rsidR="00F03EB7">
          <w:rPr>
            <w:noProof/>
            <w:webHidden/>
          </w:rPr>
          <w:fldChar w:fldCharType="separate"/>
        </w:r>
        <w:r w:rsidR="00CA00E9">
          <w:rPr>
            <w:noProof/>
            <w:webHidden/>
          </w:rPr>
          <w:t>98</w:t>
        </w:r>
        <w:r w:rsidR="00F03EB7">
          <w:rPr>
            <w:noProof/>
            <w:webHidden/>
          </w:rPr>
          <w:fldChar w:fldCharType="end"/>
        </w:r>
      </w:hyperlink>
    </w:p>
    <w:p w14:paraId="5B9BE02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3" w:history="1">
        <w:r w:rsidR="00F03EB7" w:rsidRPr="00DD22D8">
          <w:rPr>
            <w:rStyle w:val="Collegamentoipertestuale"/>
            <w:noProof/>
          </w:rPr>
          <w:t>all</w:t>
        </w:r>
        <w:r w:rsidR="00F03EB7">
          <w:rPr>
            <w:noProof/>
            <w:webHidden/>
          </w:rPr>
          <w:tab/>
        </w:r>
        <w:r w:rsidR="00F03EB7">
          <w:rPr>
            <w:noProof/>
            <w:webHidden/>
          </w:rPr>
          <w:fldChar w:fldCharType="begin"/>
        </w:r>
        <w:r w:rsidR="00F03EB7">
          <w:rPr>
            <w:noProof/>
            <w:webHidden/>
          </w:rPr>
          <w:instrText xml:space="preserve"> PAGEREF _Toc464487943 \h </w:instrText>
        </w:r>
        <w:r w:rsidR="00F03EB7">
          <w:rPr>
            <w:noProof/>
            <w:webHidden/>
          </w:rPr>
        </w:r>
        <w:r w:rsidR="00F03EB7">
          <w:rPr>
            <w:noProof/>
            <w:webHidden/>
          </w:rPr>
          <w:fldChar w:fldCharType="separate"/>
        </w:r>
        <w:r w:rsidR="00CA00E9">
          <w:rPr>
            <w:noProof/>
            <w:webHidden/>
          </w:rPr>
          <w:t>99</w:t>
        </w:r>
        <w:r w:rsidR="00F03EB7">
          <w:rPr>
            <w:noProof/>
            <w:webHidden/>
          </w:rPr>
          <w:fldChar w:fldCharType="end"/>
        </w:r>
      </w:hyperlink>
    </w:p>
    <w:p w14:paraId="05F4276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4" w:history="1">
        <w:r w:rsidR="00F03EB7" w:rsidRPr="00DD22D8">
          <w:rPr>
            <w:rStyle w:val="Collegamentoipertestuale"/>
            <w:noProof/>
          </w:rPr>
          <w:t>any</w:t>
        </w:r>
        <w:r w:rsidR="00F03EB7">
          <w:rPr>
            <w:noProof/>
            <w:webHidden/>
          </w:rPr>
          <w:tab/>
        </w:r>
        <w:r w:rsidR="00F03EB7">
          <w:rPr>
            <w:noProof/>
            <w:webHidden/>
          </w:rPr>
          <w:fldChar w:fldCharType="begin"/>
        </w:r>
        <w:r w:rsidR="00F03EB7">
          <w:rPr>
            <w:noProof/>
            <w:webHidden/>
          </w:rPr>
          <w:instrText xml:space="preserve"> PAGEREF _Toc464487944 \h </w:instrText>
        </w:r>
        <w:r w:rsidR="00F03EB7">
          <w:rPr>
            <w:noProof/>
            <w:webHidden/>
          </w:rPr>
        </w:r>
        <w:r w:rsidR="00F03EB7">
          <w:rPr>
            <w:noProof/>
            <w:webHidden/>
          </w:rPr>
          <w:fldChar w:fldCharType="separate"/>
        </w:r>
        <w:r w:rsidR="00CA00E9">
          <w:rPr>
            <w:noProof/>
            <w:webHidden/>
          </w:rPr>
          <w:t>100</w:t>
        </w:r>
        <w:r w:rsidR="00F03EB7">
          <w:rPr>
            <w:noProof/>
            <w:webHidden/>
          </w:rPr>
          <w:fldChar w:fldCharType="end"/>
        </w:r>
      </w:hyperlink>
    </w:p>
    <w:p w14:paraId="029809A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5" w:history="1">
        <w:r w:rsidR="00F03EB7" w:rsidRPr="00DD22D8">
          <w:rPr>
            <w:rStyle w:val="Collegamentoipertestuale"/>
            <w:noProof/>
          </w:rPr>
          <w:t>unique</w:t>
        </w:r>
        <w:r w:rsidR="00F03EB7">
          <w:rPr>
            <w:noProof/>
            <w:webHidden/>
          </w:rPr>
          <w:tab/>
        </w:r>
        <w:r w:rsidR="00F03EB7">
          <w:rPr>
            <w:noProof/>
            <w:webHidden/>
          </w:rPr>
          <w:fldChar w:fldCharType="begin"/>
        </w:r>
        <w:r w:rsidR="00F03EB7">
          <w:rPr>
            <w:noProof/>
            <w:webHidden/>
          </w:rPr>
          <w:instrText xml:space="preserve"> PAGEREF _Toc464487945 \h </w:instrText>
        </w:r>
        <w:r w:rsidR="00F03EB7">
          <w:rPr>
            <w:noProof/>
            <w:webHidden/>
          </w:rPr>
        </w:r>
        <w:r w:rsidR="00F03EB7">
          <w:rPr>
            <w:noProof/>
            <w:webHidden/>
          </w:rPr>
          <w:fldChar w:fldCharType="separate"/>
        </w:r>
        <w:r w:rsidR="00CA00E9">
          <w:rPr>
            <w:noProof/>
            <w:webHidden/>
          </w:rPr>
          <w:t>102</w:t>
        </w:r>
        <w:r w:rsidR="00F03EB7">
          <w:rPr>
            <w:noProof/>
            <w:webHidden/>
          </w:rPr>
          <w:fldChar w:fldCharType="end"/>
        </w:r>
      </w:hyperlink>
    </w:p>
    <w:p w14:paraId="1DB671A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6" w:history="1">
        <w:r w:rsidR="00F03EB7" w:rsidRPr="00DD22D8">
          <w:rPr>
            <w:rStyle w:val="Collegamentoipertestuale"/>
            <w:noProof/>
          </w:rPr>
          <w:t>func_dep</w:t>
        </w:r>
        <w:r w:rsidR="00F03EB7">
          <w:rPr>
            <w:noProof/>
            <w:webHidden/>
          </w:rPr>
          <w:tab/>
        </w:r>
        <w:r w:rsidR="00F03EB7">
          <w:rPr>
            <w:noProof/>
            <w:webHidden/>
          </w:rPr>
          <w:fldChar w:fldCharType="begin"/>
        </w:r>
        <w:r w:rsidR="00F03EB7">
          <w:rPr>
            <w:noProof/>
            <w:webHidden/>
          </w:rPr>
          <w:instrText xml:space="preserve"> PAGEREF _Toc464487946 \h </w:instrText>
        </w:r>
        <w:r w:rsidR="00F03EB7">
          <w:rPr>
            <w:noProof/>
            <w:webHidden/>
          </w:rPr>
        </w:r>
        <w:r w:rsidR="00F03EB7">
          <w:rPr>
            <w:noProof/>
            <w:webHidden/>
          </w:rPr>
          <w:fldChar w:fldCharType="separate"/>
        </w:r>
        <w:r w:rsidR="00CA00E9">
          <w:rPr>
            <w:noProof/>
            <w:webHidden/>
          </w:rPr>
          <w:t>103</w:t>
        </w:r>
        <w:r w:rsidR="00F03EB7">
          <w:rPr>
            <w:noProof/>
            <w:webHidden/>
          </w:rPr>
          <w:fldChar w:fldCharType="end"/>
        </w:r>
      </w:hyperlink>
    </w:p>
    <w:p w14:paraId="7B33F44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7" w:history="1">
        <w:r w:rsidR="00F03EB7" w:rsidRPr="00DD22D8">
          <w:rPr>
            <w:rStyle w:val="Collegamentoipertestuale"/>
            <w:noProof/>
          </w:rPr>
          <w:t>and</w:t>
        </w:r>
        <w:r w:rsidR="00F03EB7">
          <w:rPr>
            <w:noProof/>
            <w:webHidden/>
          </w:rPr>
          <w:tab/>
        </w:r>
        <w:r w:rsidR="00F03EB7">
          <w:rPr>
            <w:noProof/>
            <w:webHidden/>
          </w:rPr>
          <w:fldChar w:fldCharType="begin"/>
        </w:r>
        <w:r w:rsidR="00F03EB7">
          <w:rPr>
            <w:noProof/>
            <w:webHidden/>
          </w:rPr>
          <w:instrText xml:space="preserve"> PAGEREF _Toc464487947 \h </w:instrText>
        </w:r>
        <w:r w:rsidR="00F03EB7">
          <w:rPr>
            <w:noProof/>
            <w:webHidden/>
          </w:rPr>
        </w:r>
        <w:r w:rsidR="00F03EB7">
          <w:rPr>
            <w:noProof/>
            <w:webHidden/>
          </w:rPr>
          <w:fldChar w:fldCharType="separate"/>
        </w:r>
        <w:r w:rsidR="00CA00E9">
          <w:rPr>
            <w:noProof/>
            <w:webHidden/>
          </w:rPr>
          <w:t>104</w:t>
        </w:r>
        <w:r w:rsidR="00F03EB7">
          <w:rPr>
            <w:noProof/>
            <w:webHidden/>
          </w:rPr>
          <w:fldChar w:fldCharType="end"/>
        </w:r>
      </w:hyperlink>
    </w:p>
    <w:p w14:paraId="132F575C"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8" w:history="1">
        <w:r w:rsidR="00F03EB7" w:rsidRPr="00DD22D8">
          <w:rPr>
            <w:rStyle w:val="Collegamentoipertestuale"/>
            <w:noProof/>
          </w:rPr>
          <w:t>or</w:t>
        </w:r>
        <w:r w:rsidR="00F03EB7">
          <w:rPr>
            <w:noProof/>
            <w:webHidden/>
          </w:rPr>
          <w:tab/>
        </w:r>
        <w:r w:rsidR="00F03EB7">
          <w:rPr>
            <w:noProof/>
            <w:webHidden/>
          </w:rPr>
          <w:fldChar w:fldCharType="begin"/>
        </w:r>
        <w:r w:rsidR="00F03EB7">
          <w:rPr>
            <w:noProof/>
            <w:webHidden/>
          </w:rPr>
          <w:instrText xml:space="preserve"> PAGEREF _Toc464487948 \h </w:instrText>
        </w:r>
        <w:r w:rsidR="00F03EB7">
          <w:rPr>
            <w:noProof/>
            <w:webHidden/>
          </w:rPr>
        </w:r>
        <w:r w:rsidR="00F03EB7">
          <w:rPr>
            <w:noProof/>
            <w:webHidden/>
          </w:rPr>
          <w:fldChar w:fldCharType="separate"/>
        </w:r>
        <w:r w:rsidR="00CA00E9">
          <w:rPr>
            <w:noProof/>
            <w:webHidden/>
          </w:rPr>
          <w:t>106</w:t>
        </w:r>
        <w:r w:rsidR="00F03EB7">
          <w:rPr>
            <w:noProof/>
            <w:webHidden/>
          </w:rPr>
          <w:fldChar w:fldCharType="end"/>
        </w:r>
      </w:hyperlink>
    </w:p>
    <w:p w14:paraId="1A3718CD"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49" w:history="1">
        <w:r w:rsidR="00F03EB7" w:rsidRPr="00DD22D8">
          <w:rPr>
            <w:rStyle w:val="Collegamentoipertestuale"/>
            <w:noProof/>
          </w:rPr>
          <w:t>xor</w:t>
        </w:r>
        <w:r w:rsidR="00F03EB7">
          <w:rPr>
            <w:noProof/>
            <w:webHidden/>
          </w:rPr>
          <w:tab/>
        </w:r>
        <w:r w:rsidR="00F03EB7">
          <w:rPr>
            <w:noProof/>
            <w:webHidden/>
          </w:rPr>
          <w:fldChar w:fldCharType="begin"/>
        </w:r>
        <w:r w:rsidR="00F03EB7">
          <w:rPr>
            <w:noProof/>
            <w:webHidden/>
          </w:rPr>
          <w:instrText xml:space="preserve"> PAGEREF _Toc464487949 \h </w:instrText>
        </w:r>
        <w:r w:rsidR="00F03EB7">
          <w:rPr>
            <w:noProof/>
            <w:webHidden/>
          </w:rPr>
        </w:r>
        <w:r w:rsidR="00F03EB7">
          <w:rPr>
            <w:noProof/>
            <w:webHidden/>
          </w:rPr>
          <w:fldChar w:fldCharType="separate"/>
        </w:r>
        <w:r w:rsidR="00CA00E9">
          <w:rPr>
            <w:noProof/>
            <w:webHidden/>
          </w:rPr>
          <w:t>107</w:t>
        </w:r>
        <w:r w:rsidR="00F03EB7">
          <w:rPr>
            <w:noProof/>
            <w:webHidden/>
          </w:rPr>
          <w:fldChar w:fldCharType="end"/>
        </w:r>
      </w:hyperlink>
    </w:p>
    <w:p w14:paraId="4EBF22AD"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0" w:history="1">
        <w:r w:rsidR="00F03EB7" w:rsidRPr="00DD22D8">
          <w:rPr>
            <w:rStyle w:val="Collegamentoipertestuale"/>
            <w:noProof/>
          </w:rPr>
          <w:t>not</w:t>
        </w:r>
        <w:r w:rsidR="00F03EB7">
          <w:rPr>
            <w:noProof/>
            <w:webHidden/>
          </w:rPr>
          <w:tab/>
        </w:r>
        <w:r w:rsidR="00F03EB7">
          <w:rPr>
            <w:noProof/>
            <w:webHidden/>
          </w:rPr>
          <w:fldChar w:fldCharType="begin"/>
        </w:r>
        <w:r w:rsidR="00F03EB7">
          <w:rPr>
            <w:noProof/>
            <w:webHidden/>
          </w:rPr>
          <w:instrText xml:space="preserve"> PAGEREF _Toc464487950 \h </w:instrText>
        </w:r>
        <w:r w:rsidR="00F03EB7">
          <w:rPr>
            <w:noProof/>
            <w:webHidden/>
          </w:rPr>
        </w:r>
        <w:r w:rsidR="00F03EB7">
          <w:rPr>
            <w:noProof/>
            <w:webHidden/>
          </w:rPr>
          <w:fldChar w:fldCharType="separate"/>
        </w:r>
        <w:r w:rsidR="00CA00E9">
          <w:rPr>
            <w:noProof/>
            <w:webHidden/>
          </w:rPr>
          <w:t>109</w:t>
        </w:r>
        <w:r w:rsidR="00F03EB7">
          <w:rPr>
            <w:noProof/>
            <w:webHidden/>
          </w:rPr>
          <w:fldChar w:fldCharType="end"/>
        </w:r>
      </w:hyperlink>
    </w:p>
    <w:p w14:paraId="15A21527"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51" w:history="1">
        <w:r w:rsidR="00F03EB7" w:rsidRPr="00DD22D8">
          <w:rPr>
            <w:rStyle w:val="Collegamentoipertestuale"/>
          </w:rPr>
          <w:t>VTL-ML  -  Date operators and functions</w:t>
        </w:r>
        <w:r w:rsidR="00F03EB7">
          <w:rPr>
            <w:webHidden/>
          </w:rPr>
          <w:tab/>
        </w:r>
        <w:r w:rsidR="00F03EB7">
          <w:rPr>
            <w:webHidden/>
          </w:rPr>
          <w:fldChar w:fldCharType="begin"/>
        </w:r>
        <w:r w:rsidR="00F03EB7">
          <w:rPr>
            <w:webHidden/>
          </w:rPr>
          <w:instrText xml:space="preserve"> PAGEREF _Toc464487951 \h </w:instrText>
        </w:r>
        <w:r w:rsidR="00F03EB7">
          <w:rPr>
            <w:webHidden/>
          </w:rPr>
        </w:r>
        <w:r w:rsidR="00F03EB7">
          <w:rPr>
            <w:webHidden/>
          </w:rPr>
          <w:fldChar w:fldCharType="separate"/>
        </w:r>
        <w:r w:rsidR="00CA00E9">
          <w:rPr>
            <w:webHidden/>
          </w:rPr>
          <w:t>111</w:t>
        </w:r>
        <w:r w:rsidR="00F03EB7">
          <w:rPr>
            <w:webHidden/>
          </w:rPr>
          <w:fldChar w:fldCharType="end"/>
        </w:r>
      </w:hyperlink>
    </w:p>
    <w:p w14:paraId="0612258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2" w:history="1">
        <w:r w:rsidR="00F03EB7" w:rsidRPr="00DD22D8">
          <w:rPr>
            <w:rStyle w:val="Collegamentoipertestuale"/>
            <w:noProof/>
          </w:rPr>
          <w:t>extract</w:t>
        </w:r>
        <w:r w:rsidR="00F03EB7">
          <w:rPr>
            <w:noProof/>
            <w:webHidden/>
          </w:rPr>
          <w:tab/>
        </w:r>
        <w:r w:rsidR="00F03EB7">
          <w:rPr>
            <w:noProof/>
            <w:webHidden/>
          </w:rPr>
          <w:fldChar w:fldCharType="begin"/>
        </w:r>
        <w:r w:rsidR="00F03EB7">
          <w:rPr>
            <w:noProof/>
            <w:webHidden/>
          </w:rPr>
          <w:instrText xml:space="preserve"> PAGEREF _Toc464487952 \h </w:instrText>
        </w:r>
        <w:r w:rsidR="00F03EB7">
          <w:rPr>
            <w:noProof/>
            <w:webHidden/>
          </w:rPr>
        </w:r>
        <w:r w:rsidR="00F03EB7">
          <w:rPr>
            <w:noProof/>
            <w:webHidden/>
          </w:rPr>
          <w:fldChar w:fldCharType="separate"/>
        </w:r>
        <w:r w:rsidR="00CA00E9">
          <w:rPr>
            <w:noProof/>
            <w:webHidden/>
          </w:rPr>
          <w:t>111</w:t>
        </w:r>
        <w:r w:rsidR="00F03EB7">
          <w:rPr>
            <w:noProof/>
            <w:webHidden/>
          </w:rPr>
          <w:fldChar w:fldCharType="end"/>
        </w:r>
      </w:hyperlink>
    </w:p>
    <w:p w14:paraId="013673E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3" w:history="1">
        <w:r w:rsidR="00F03EB7" w:rsidRPr="00DD22D8">
          <w:rPr>
            <w:rStyle w:val="Collegamentoipertestuale"/>
            <w:noProof/>
          </w:rPr>
          <w:t>string from date</w:t>
        </w:r>
        <w:r w:rsidR="00F03EB7">
          <w:rPr>
            <w:noProof/>
            <w:webHidden/>
          </w:rPr>
          <w:tab/>
        </w:r>
        <w:r w:rsidR="00F03EB7">
          <w:rPr>
            <w:noProof/>
            <w:webHidden/>
          </w:rPr>
          <w:fldChar w:fldCharType="begin"/>
        </w:r>
        <w:r w:rsidR="00F03EB7">
          <w:rPr>
            <w:noProof/>
            <w:webHidden/>
          </w:rPr>
          <w:instrText xml:space="preserve"> PAGEREF _Toc464487953 \h </w:instrText>
        </w:r>
        <w:r w:rsidR="00F03EB7">
          <w:rPr>
            <w:noProof/>
            <w:webHidden/>
          </w:rPr>
        </w:r>
        <w:r w:rsidR="00F03EB7">
          <w:rPr>
            <w:noProof/>
            <w:webHidden/>
          </w:rPr>
          <w:fldChar w:fldCharType="separate"/>
        </w:r>
        <w:r w:rsidR="00CA00E9">
          <w:rPr>
            <w:noProof/>
            <w:webHidden/>
          </w:rPr>
          <w:t>112</w:t>
        </w:r>
        <w:r w:rsidR="00F03EB7">
          <w:rPr>
            <w:noProof/>
            <w:webHidden/>
          </w:rPr>
          <w:fldChar w:fldCharType="end"/>
        </w:r>
      </w:hyperlink>
    </w:p>
    <w:p w14:paraId="21091FD0"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4" w:history="1">
        <w:r w:rsidR="00F03EB7" w:rsidRPr="00DD22D8">
          <w:rPr>
            <w:rStyle w:val="Collegamentoipertestuale"/>
            <w:noProof/>
          </w:rPr>
          <w:t>current_date</w:t>
        </w:r>
        <w:r w:rsidR="00F03EB7">
          <w:rPr>
            <w:noProof/>
            <w:webHidden/>
          </w:rPr>
          <w:tab/>
        </w:r>
        <w:r w:rsidR="00F03EB7">
          <w:rPr>
            <w:noProof/>
            <w:webHidden/>
          </w:rPr>
          <w:fldChar w:fldCharType="begin"/>
        </w:r>
        <w:r w:rsidR="00F03EB7">
          <w:rPr>
            <w:noProof/>
            <w:webHidden/>
          </w:rPr>
          <w:instrText xml:space="preserve"> PAGEREF _Toc464487954 \h </w:instrText>
        </w:r>
        <w:r w:rsidR="00F03EB7">
          <w:rPr>
            <w:noProof/>
            <w:webHidden/>
          </w:rPr>
        </w:r>
        <w:r w:rsidR="00F03EB7">
          <w:rPr>
            <w:noProof/>
            <w:webHidden/>
          </w:rPr>
          <w:fldChar w:fldCharType="separate"/>
        </w:r>
        <w:r w:rsidR="00CA00E9">
          <w:rPr>
            <w:noProof/>
            <w:webHidden/>
          </w:rPr>
          <w:t>113</w:t>
        </w:r>
        <w:r w:rsidR="00F03EB7">
          <w:rPr>
            <w:noProof/>
            <w:webHidden/>
          </w:rPr>
          <w:fldChar w:fldCharType="end"/>
        </w:r>
      </w:hyperlink>
    </w:p>
    <w:p w14:paraId="76163F8F"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55" w:history="1">
        <w:r w:rsidR="00F03EB7" w:rsidRPr="00DD22D8">
          <w:rPr>
            <w:rStyle w:val="Collegamentoipertestuale"/>
          </w:rPr>
          <w:t>VTL-ML  -  Set functions</w:t>
        </w:r>
        <w:r w:rsidR="00F03EB7">
          <w:rPr>
            <w:webHidden/>
          </w:rPr>
          <w:tab/>
        </w:r>
        <w:r w:rsidR="00F03EB7">
          <w:rPr>
            <w:webHidden/>
          </w:rPr>
          <w:fldChar w:fldCharType="begin"/>
        </w:r>
        <w:r w:rsidR="00F03EB7">
          <w:rPr>
            <w:webHidden/>
          </w:rPr>
          <w:instrText xml:space="preserve"> PAGEREF _Toc464487955 \h </w:instrText>
        </w:r>
        <w:r w:rsidR="00F03EB7">
          <w:rPr>
            <w:webHidden/>
          </w:rPr>
        </w:r>
        <w:r w:rsidR="00F03EB7">
          <w:rPr>
            <w:webHidden/>
          </w:rPr>
          <w:fldChar w:fldCharType="separate"/>
        </w:r>
        <w:r w:rsidR="00CA00E9">
          <w:rPr>
            <w:webHidden/>
          </w:rPr>
          <w:t>114</w:t>
        </w:r>
        <w:r w:rsidR="00F03EB7">
          <w:rPr>
            <w:webHidden/>
          </w:rPr>
          <w:fldChar w:fldCharType="end"/>
        </w:r>
      </w:hyperlink>
    </w:p>
    <w:p w14:paraId="4E9143D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6" w:history="1">
        <w:r w:rsidR="00F03EB7" w:rsidRPr="00DD22D8">
          <w:rPr>
            <w:rStyle w:val="Collegamentoipertestuale"/>
            <w:noProof/>
          </w:rPr>
          <w:t>union</w:t>
        </w:r>
        <w:r w:rsidR="00F03EB7">
          <w:rPr>
            <w:noProof/>
            <w:webHidden/>
          </w:rPr>
          <w:tab/>
        </w:r>
        <w:r w:rsidR="00F03EB7">
          <w:rPr>
            <w:noProof/>
            <w:webHidden/>
          </w:rPr>
          <w:fldChar w:fldCharType="begin"/>
        </w:r>
        <w:r w:rsidR="00F03EB7">
          <w:rPr>
            <w:noProof/>
            <w:webHidden/>
          </w:rPr>
          <w:instrText xml:space="preserve"> PAGEREF _Toc464487956 \h </w:instrText>
        </w:r>
        <w:r w:rsidR="00F03EB7">
          <w:rPr>
            <w:noProof/>
            <w:webHidden/>
          </w:rPr>
        </w:r>
        <w:r w:rsidR="00F03EB7">
          <w:rPr>
            <w:noProof/>
            <w:webHidden/>
          </w:rPr>
          <w:fldChar w:fldCharType="separate"/>
        </w:r>
        <w:r w:rsidR="00CA00E9">
          <w:rPr>
            <w:noProof/>
            <w:webHidden/>
          </w:rPr>
          <w:t>114</w:t>
        </w:r>
        <w:r w:rsidR="00F03EB7">
          <w:rPr>
            <w:noProof/>
            <w:webHidden/>
          </w:rPr>
          <w:fldChar w:fldCharType="end"/>
        </w:r>
      </w:hyperlink>
    </w:p>
    <w:p w14:paraId="35E4DDD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7" w:history="1">
        <w:r w:rsidR="00F03EB7" w:rsidRPr="00DD22D8">
          <w:rPr>
            <w:rStyle w:val="Collegamentoipertestuale"/>
            <w:noProof/>
          </w:rPr>
          <w:t>intersect</w:t>
        </w:r>
        <w:r w:rsidR="00F03EB7">
          <w:rPr>
            <w:noProof/>
            <w:webHidden/>
          </w:rPr>
          <w:tab/>
        </w:r>
        <w:r w:rsidR="00F03EB7">
          <w:rPr>
            <w:noProof/>
            <w:webHidden/>
          </w:rPr>
          <w:fldChar w:fldCharType="begin"/>
        </w:r>
        <w:r w:rsidR="00F03EB7">
          <w:rPr>
            <w:noProof/>
            <w:webHidden/>
          </w:rPr>
          <w:instrText xml:space="preserve"> PAGEREF _Toc464487957 \h </w:instrText>
        </w:r>
        <w:r w:rsidR="00F03EB7">
          <w:rPr>
            <w:noProof/>
            <w:webHidden/>
          </w:rPr>
        </w:r>
        <w:r w:rsidR="00F03EB7">
          <w:rPr>
            <w:noProof/>
            <w:webHidden/>
          </w:rPr>
          <w:fldChar w:fldCharType="separate"/>
        </w:r>
        <w:r w:rsidR="00CA00E9">
          <w:rPr>
            <w:noProof/>
            <w:webHidden/>
          </w:rPr>
          <w:t>117</w:t>
        </w:r>
        <w:r w:rsidR="00F03EB7">
          <w:rPr>
            <w:noProof/>
            <w:webHidden/>
          </w:rPr>
          <w:fldChar w:fldCharType="end"/>
        </w:r>
      </w:hyperlink>
    </w:p>
    <w:p w14:paraId="281F13D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8" w:history="1">
        <w:r w:rsidR="00F03EB7" w:rsidRPr="00DD22D8">
          <w:rPr>
            <w:rStyle w:val="Collegamentoipertestuale"/>
            <w:noProof/>
          </w:rPr>
          <w:t>symdiff</w:t>
        </w:r>
        <w:r w:rsidR="00F03EB7">
          <w:rPr>
            <w:noProof/>
            <w:webHidden/>
          </w:rPr>
          <w:tab/>
        </w:r>
        <w:r w:rsidR="00F03EB7">
          <w:rPr>
            <w:noProof/>
            <w:webHidden/>
          </w:rPr>
          <w:fldChar w:fldCharType="begin"/>
        </w:r>
        <w:r w:rsidR="00F03EB7">
          <w:rPr>
            <w:noProof/>
            <w:webHidden/>
          </w:rPr>
          <w:instrText xml:space="preserve"> PAGEREF _Toc464487958 \h </w:instrText>
        </w:r>
        <w:r w:rsidR="00F03EB7">
          <w:rPr>
            <w:noProof/>
            <w:webHidden/>
          </w:rPr>
        </w:r>
        <w:r w:rsidR="00F03EB7">
          <w:rPr>
            <w:noProof/>
            <w:webHidden/>
          </w:rPr>
          <w:fldChar w:fldCharType="separate"/>
        </w:r>
        <w:r w:rsidR="00CA00E9">
          <w:rPr>
            <w:noProof/>
            <w:webHidden/>
          </w:rPr>
          <w:t>118</w:t>
        </w:r>
        <w:r w:rsidR="00F03EB7">
          <w:rPr>
            <w:noProof/>
            <w:webHidden/>
          </w:rPr>
          <w:fldChar w:fldCharType="end"/>
        </w:r>
      </w:hyperlink>
    </w:p>
    <w:p w14:paraId="4B48E251"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59" w:history="1">
        <w:r w:rsidR="00F03EB7" w:rsidRPr="00DD22D8">
          <w:rPr>
            <w:rStyle w:val="Collegamentoipertestuale"/>
            <w:noProof/>
          </w:rPr>
          <w:t>setdiff</w:t>
        </w:r>
        <w:r w:rsidR="00F03EB7">
          <w:rPr>
            <w:noProof/>
            <w:webHidden/>
          </w:rPr>
          <w:tab/>
        </w:r>
        <w:r w:rsidR="00F03EB7">
          <w:rPr>
            <w:noProof/>
            <w:webHidden/>
          </w:rPr>
          <w:fldChar w:fldCharType="begin"/>
        </w:r>
        <w:r w:rsidR="00F03EB7">
          <w:rPr>
            <w:noProof/>
            <w:webHidden/>
          </w:rPr>
          <w:instrText xml:space="preserve"> PAGEREF _Toc464487959 \h </w:instrText>
        </w:r>
        <w:r w:rsidR="00F03EB7">
          <w:rPr>
            <w:noProof/>
            <w:webHidden/>
          </w:rPr>
        </w:r>
        <w:r w:rsidR="00F03EB7">
          <w:rPr>
            <w:noProof/>
            <w:webHidden/>
          </w:rPr>
          <w:fldChar w:fldCharType="separate"/>
        </w:r>
        <w:r w:rsidR="00CA00E9">
          <w:rPr>
            <w:noProof/>
            <w:webHidden/>
          </w:rPr>
          <w:t>119</w:t>
        </w:r>
        <w:r w:rsidR="00F03EB7">
          <w:rPr>
            <w:noProof/>
            <w:webHidden/>
          </w:rPr>
          <w:fldChar w:fldCharType="end"/>
        </w:r>
      </w:hyperlink>
    </w:p>
    <w:p w14:paraId="461F14A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0" w:history="1">
        <w:r w:rsidR="00F03EB7" w:rsidRPr="00DD22D8">
          <w:rPr>
            <w:rStyle w:val="Collegamentoipertestuale"/>
            <w:noProof/>
          </w:rPr>
          <w:t>subscript</w:t>
        </w:r>
        <w:r w:rsidR="00F03EB7">
          <w:rPr>
            <w:noProof/>
            <w:webHidden/>
          </w:rPr>
          <w:tab/>
        </w:r>
        <w:r w:rsidR="00F03EB7">
          <w:rPr>
            <w:noProof/>
            <w:webHidden/>
          </w:rPr>
          <w:fldChar w:fldCharType="begin"/>
        </w:r>
        <w:r w:rsidR="00F03EB7">
          <w:rPr>
            <w:noProof/>
            <w:webHidden/>
          </w:rPr>
          <w:instrText xml:space="preserve"> PAGEREF _Toc464487960 \h </w:instrText>
        </w:r>
        <w:r w:rsidR="00F03EB7">
          <w:rPr>
            <w:noProof/>
            <w:webHidden/>
          </w:rPr>
        </w:r>
        <w:r w:rsidR="00F03EB7">
          <w:rPr>
            <w:noProof/>
            <w:webHidden/>
          </w:rPr>
          <w:fldChar w:fldCharType="separate"/>
        </w:r>
        <w:r w:rsidR="00CA00E9">
          <w:rPr>
            <w:noProof/>
            <w:webHidden/>
          </w:rPr>
          <w:t>121</w:t>
        </w:r>
        <w:r w:rsidR="00F03EB7">
          <w:rPr>
            <w:noProof/>
            <w:webHidden/>
          </w:rPr>
          <w:fldChar w:fldCharType="end"/>
        </w:r>
      </w:hyperlink>
    </w:p>
    <w:p w14:paraId="3167C1E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1" w:history="1">
        <w:r w:rsidR="00F03EB7" w:rsidRPr="00DD22D8">
          <w:rPr>
            <w:rStyle w:val="Collegamentoipertestuale"/>
            <w:noProof/>
          </w:rPr>
          <w:t>transcode</w:t>
        </w:r>
        <w:r w:rsidR="00F03EB7">
          <w:rPr>
            <w:noProof/>
            <w:webHidden/>
          </w:rPr>
          <w:tab/>
        </w:r>
        <w:r w:rsidR="00F03EB7">
          <w:rPr>
            <w:noProof/>
            <w:webHidden/>
          </w:rPr>
          <w:fldChar w:fldCharType="begin"/>
        </w:r>
        <w:r w:rsidR="00F03EB7">
          <w:rPr>
            <w:noProof/>
            <w:webHidden/>
          </w:rPr>
          <w:instrText xml:space="preserve"> PAGEREF _Toc464487961 \h </w:instrText>
        </w:r>
        <w:r w:rsidR="00F03EB7">
          <w:rPr>
            <w:noProof/>
            <w:webHidden/>
          </w:rPr>
        </w:r>
        <w:r w:rsidR="00F03EB7">
          <w:rPr>
            <w:noProof/>
            <w:webHidden/>
          </w:rPr>
          <w:fldChar w:fldCharType="separate"/>
        </w:r>
        <w:r w:rsidR="00CA00E9">
          <w:rPr>
            <w:noProof/>
            <w:webHidden/>
          </w:rPr>
          <w:t>122</w:t>
        </w:r>
        <w:r w:rsidR="00F03EB7">
          <w:rPr>
            <w:noProof/>
            <w:webHidden/>
          </w:rPr>
          <w:fldChar w:fldCharType="end"/>
        </w:r>
      </w:hyperlink>
    </w:p>
    <w:p w14:paraId="74868B17"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2" w:history="1">
        <w:r w:rsidR="00F03EB7" w:rsidRPr="00DD22D8">
          <w:rPr>
            <w:rStyle w:val="Collegamentoipertestuale"/>
            <w:noProof/>
          </w:rPr>
          <w:t>aggregate</w:t>
        </w:r>
        <w:r w:rsidR="00F03EB7">
          <w:rPr>
            <w:noProof/>
            <w:webHidden/>
          </w:rPr>
          <w:tab/>
        </w:r>
        <w:r w:rsidR="00F03EB7">
          <w:rPr>
            <w:noProof/>
            <w:webHidden/>
          </w:rPr>
          <w:fldChar w:fldCharType="begin"/>
        </w:r>
        <w:r w:rsidR="00F03EB7">
          <w:rPr>
            <w:noProof/>
            <w:webHidden/>
          </w:rPr>
          <w:instrText xml:space="preserve"> PAGEREF _Toc464487962 \h </w:instrText>
        </w:r>
        <w:r w:rsidR="00F03EB7">
          <w:rPr>
            <w:noProof/>
            <w:webHidden/>
          </w:rPr>
        </w:r>
        <w:r w:rsidR="00F03EB7">
          <w:rPr>
            <w:noProof/>
            <w:webHidden/>
          </w:rPr>
          <w:fldChar w:fldCharType="separate"/>
        </w:r>
        <w:r w:rsidR="00CA00E9">
          <w:rPr>
            <w:noProof/>
            <w:webHidden/>
          </w:rPr>
          <w:t>123</w:t>
        </w:r>
        <w:r w:rsidR="00F03EB7">
          <w:rPr>
            <w:noProof/>
            <w:webHidden/>
          </w:rPr>
          <w:fldChar w:fldCharType="end"/>
        </w:r>
      </w:hyperlink>
    </w:p>
    <w:p w14:paraId="6892D8D4"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63" w:history="1">
        <w:r w:rsidR="00F03EB7" w:rsidRPr="00DD22D8">
          <w:rPr>
            <w:rStyle w:val="Collegamentoipertestuale"/>
          </w:rPr>
          <w:t>VTL-ML  -  Statistical functions</w:t>
        </w:r>
        <w:r w:rsidR="00F03EB7">
          <w:rPr>
            <w:webHidden/>
          </w:rPr>
          <w:tab/>
        </w:r>
        <w:r w:rsidR="00F03EB7">
          <w:rPr>
            <w:webHidden/>
          </w:rPr>
          <w:fldChar w:fldCharType="begin"/>
        </w:r>
        <w:r w:rsidR="00F03EB7">
          <w:rPr>
            <w:webHidden/>
          </w:rPr>
          <w:instrText xml:space="preserve"> PAGEREF _Toc464487963 \h </w:instrText>
        </w:r>
        <w:r w:rsidR="00F03EB7">
          <w:rPr>
            <w:webHidden/>
          </w:rPr>
        </w:r>
        <w:r w:rsidR="00F03EB7">
          <w:rPr>
            <w:webHidden/>
          </w:rPr>
          <w:fldChar w:fldCharType="separate"/>
        </w:r>
        <w:r w:rsidR="00CA00E9">
          <w:rPr>
            <w:webHidden/>
          </w:rPr>
          <w:t>127</w:t>
        </w:r>
        <w:r w:rsidR="00F03EB7">
          <w:rPr>
            <w:webHidden/>
          </w:rPr>
          <w:fldChar w:fldCharType="end"/>
        </w:r>
      </w:hyperlink>
    </w:p>
    <w:p w14:paraId="6495375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4" w:history="1">
        <w:r w:rsidR="00F03EB7" w:rsidRPr="00DD22D8">
          <w:rPr>
            <w:rStyle w:val="Collegamentoipertestuale"/>
            <w:noProof/>
          </w:rPr>
          <w:t>Aggregate functions</w:t>
        </w:r>
        <w:r w:rsidR="00F03EB7">
          <w:rPr>
            <w:noProof/>
            <w:webHidden/>
          </w:rPr>
          <w:tab/>
        </w:r>
        <w:r w:rsidR="00F03EB7">
          <w:rPr>
            <w:noProof/>
            <w:webHidden/>
          </w:rPr>
          <w:fldChar w:fldCharType="begin"/>
        </w:r>
        <w:r w:rsidR="00F03EB7">
          <w:rPr>
            <w:noProof/>
            <w:webHidden/>
          </w:rPr>
          <w:instrText xml:space="preserve"> PAGEREF _Toc464487964 \h </w:instrText>
        </w:r>
        <w:r w:rsidR="00F03EB7">
          <w:rPr>
            <w:noProof/>
            <w:webHidden/>
          </w:rPr>
        </w:r>
        <w:r w:rsidR="00F03EB7">
          <w:rPr>
            <w:noProof/>
            <w:webHidden/>
          </w:rPr>
          <w:fldChar w:fldCharType="separate"/>
        </w:r>
        <w:r w:rsidR="00CA00E9">
          <w:rPr>
            <w:noProof/>
            <w:webHidden/>
          </w:rPr>
          <w:t>127</w:t>
        </w:r>
        <w:r w:rsidR="00F03EB7">
          <w:rPr>
            <w:noProof/>
            <w:webHidden/>
          </w:rPr>
          <w:fldChar w:fldCharType="end"/>
        </w:r>
      </w:hyperlink>
    </w:p>
    <w:p w14:paraId="4B7A291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5" w:history="1">
        <w:r w:rsidR="00F03EB7" w:rsidRPr="00DD22D8">
          <w:rPr>
            <w:rStyle w:val="Collegamentoipertestuale"/>
            <w:noProof/>
          </w:rPr>
          <w:t>Time aggregate functions</w:t>
        </w:r>
        <w:r w:rsidR="00F03EB7">
          <w:rPr>
            <w:noProof/>
            <w:webHidden/>
          </w:rPr>
          <w:tab/>
        </w:r>
        <w:r w:rsidR="00F03EB7">
          <w:rPr>
            <w:noProof/>
            <w:webHidden/>
          </w:rPr>
          <w:fldChar w:fldCharType="begin"/>
        </w:r>
        <w:r w:rsidR="00F03EB7">
          <w:rPr>
            <w:noProof/>
            <w:webHidden/>
          </w:rPr>
          <w:instrText xml:space="preserve"> PAGEREF _Toc464487965 \h </w:instrText>
        </w:r>
        <w:r w:rsidR="00F03EB7">
          <w:rPr>
            <w:noProof/>
            <w:webHidden/>
          </w:rPr>
        </w:r>
        <w:r w:rsidR="00F03EB7">
          <w:rPr>
            <w:noProof/>
            <w:webHidden/>
          </w:rPr>
          <w:fldChar w:fldCharType="separate"/>
        </w:r>
        <w:r w:rsidR="00CA00E9">
          <w:rPr>
            <w:noProof/>
            <w:webHidden/>
          </w:rPr>
          <w:t>130</w:t>
        </w:r>
        <w:r w:rsidR="00F03EB7">
          <w:rPr>
            <w:noProof/>
            <w:webHidden/>
          </w:rPr>
          <w:fldChar w:fldCharType="end"/>
        </w:r>
      </w:hyperlink>
    </w:p>
    <w:p w14:paraId="2887B25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66" w:history="1">
        <w:r w:rsidR="00F03EB7" w:rsidRPr="00DD22D8">
          <w:rPr>
            <w:rStyle w:val="Collegamentoipertestuale"/>
            <w:noProof/>
          </w:rPr>
          <w:t>Analytic functions</w:t>
        </w:r>
        <w:r w:rsidR="00F03EB7">
          <w:rPr>
            <w:noProof/>
            <w:webHidden/>
          </w:rPr>
          <w:tab/>
        </w:r>
        <w:r w:rsidR="00F03EB7">
          <w:rPr>
            <w:noProof/>
            <w:webHidden/>
          </w:rPr>
          <w:fldChar w:fldCharType="begin"/>
        </w:r>
        <w:r w:rsidR="00F03EB7">
          <w:rPr>
            <w:noProof/>
            <w:webHidden/>
          </w:rPr>
          <w:instrText xml:space="preserve"> PAGEREF _Toc464487966 \h </w:instrText>
        </w:r>
        <w:r w:rsidR="00F03EB7">
          <w:rPr>
            <w:noProof/>
            <w:webHidden/>
          </w:rPr>
        </w:r>
        <w:r w:rsidR="00F03EB7">
          <w:rPr>
            <w:noProof/>
            <w:webHidden/>
          </w:rPr>
          <w:fldChar w:fldCharType="separate"/>
        </w:r>
        <w:r w:rsidR="00CA00E9">
          <w:rPr>
            <w:noProof/>
            <w:webHidden/>
          </w:rPr>
          <w:t>133</w:t>
        </w:r>
        <w:r w:rsidR="00F03EB7">
          <w:rPr>
            <w:noProof/>
            <w:webHidden/>
          </w:rPr>
          <w:fldChar w:fldCharType="end"/>
        </w:r>
      </w:hyperlink>
    </w:p>
    <w:p w14:paraId="78D2BDE0"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67" w:history="1">
        <w:r w:rsidR="00F03EB7" w:rsidRPr="00DD22D8">
          <w:rPr>
            <w:rStyle w:val="Collegamentoipertestuale"/>
            <w:noProof/>
          </w:rPr>
          <w:t>first_value</w:t>
        </w:r>
        <w:r w:rsidR="00F03EB7">
          <w:rPr>
            <w:noProof/>
            <w:webHidden/>
          </w:rPr>
          <w:tab/>
        </w:r>
        <w:r w:rsidR="00F03EB7">
          <w:rPr>
            <w:noProof/>
            <w:webHidden/>
          </w:rPr>
          <w:fldChar w:fldCharType="begin"/>
        </w:r>
        <w:r w:rsidR="00F03EB7">
          <w:rPr>
            <w:noProof/>
            <w:webHidden/>
          </w:rPr>
          <w:instrText xml:space="preserve"> PAGEREF _Toc464487967 \h </w:instrText>
        </w:r>
        <w:r w:rsidR="00F03EB7">
          <w:rPr>
            <w:noProof/>
            <w:webHidden/>
          </w:rPr>
        </w:r>
        <w:r w:rsidR="00F03EB7">
          <w:rPr>
            <w:noProof/>
            <w:webHidden/>
          </w:rPr>
          <w:fldChar w:fldCharType="separate"/>
        </w:r>
        <w:r w:rsidR="00CA00E9">
          <w:rPr>
            <w:noProof/>
            <w:webHidden/>
          </w:rPr>
          <w:t>134</w:t>
        </w:r>
        <w:r w:rsidR="00F03EB7">
          <w:rPr>
            <w:noProof/>
            <w:webHidden/>
          </w:rPr>
          <w:fldChar w:fldCharType="end"/>
        </w:r>
      </w:hyperlink>
    </w:p>
    <w:p w14:paraId="47CB32A2"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68" w:history="1">
        <w:r w:rsidR="00F03EB7" w:rsidRPr="00DD22D8">
          <w:rPr>
            <w:rStyle w:val="Collegamentoipertestuale"/>
            <w:noProof/>
          </w:rPr>
          <w:t>lag lead</w:t>
        </w:r>
        <w:r w:rsidR="00F03EB7">
          <w:rPr>
            <w:noProof/>
            <w:webHidden/>
          </w:rPr>
          <w:tab/>
        </w:r>
        <w:r w:rsidR="00F03EB7">
          <w:rPr>
            <w:noProof/>
            <w:webHidden/>
          </w:rPr>
          <w:fldChar w:fldCharType="begin"/>
        </w:r>
        <w:r w:rsidR="00F03EB7">
          <w:rPr>
            <w:noProof/>
            <w:webHidden/>
          </w:rPr>
          <w:instrText xml:space="preserve"> PAGEREF _Toc464487968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59625F38"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69" w:history="1">
        <w:r w:rsidR="00F03EB7" w:rsidRPr="00DD22D8">
          <w:rPr>
            <w:rStyle w:val="Collegamentoipertestuale"/>
            <w:noProof/>
          </w:rPr>
          <w:t>last_value</w:t>
        </w:r>
        <w:r w:rsidR="00F03EB7">
          <w:rPr>
            <w:noProof/>
            <w:webHidden/>
          </w:rPr>
          <w:tab/>
        </w:r>
        <w:r w:rsidR="00F03EB7">
          <w:rPr>
            <w:noProof/>
            <w:webHidden/>
          </w:rPr>
          <w:fldChar w:fldCharType="begin"/>
        </w:r>
        <w:r w:rsidR="00F03EB7">
          <w:rPr>
            <w:noProof/>
            <w:webHidden/>
          </w:rPr>
          <w:instrText xml:space="preserve"> PAGEREF _Toc464487969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2DEBD68A"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0" w:history="1">
        <w:r w:rsidR="00F03EB7" w:rsidRPr="00DD22D8">
          <w:rPr>
            <w:rStyle w:val="Collegamentoipertestuale"/>
            <w:noProof/>
          </w:rPr>
          <w:t>ntile</w:t>
        </w:r>
        <w:r w:rsidR="00F03EB7">
          <w:rPr>
            <w:noProof/>
            <w:webHidden/>
          </w:rPr>
          <w:tab/>
        </w:r>
        <w:r w:rsidR="00F03EB7">
          <w:rPr>
            <w:noProof/>
            <w:webHidden/>
          </w:rPr>
          <w:fldChar w:fldCharType="begin"/>
        </w:r>
        <w:r w:rsidR="00F03EB7">
          <w:rPr>
            <w:noProof/>
            <w:webHidden/>
          </w:rPr>
          <w:instrText xml:space="preserve"> PAGEREF _Toc464487970 \h </w:instrText>
        </w:r>
        <w:r w:rsidR="00F03EB7">
          <w:rPr>
            <w:noProof/>
            <w:webHidden/>
          </w:rPr>
        </w:r>
        <w:r w:rsidR="00F03EB7">
          <w:rPr>
            <w:noProof/>
            <w:webHidden/>
          </w:rPr>
          <w:fldChar w:fldCharType="separate"/>
        </w:r>
        <w:r w:rsidR="00CA00E9">
          <w:rPr>
            <w:noProof/>
            <w:webHidden/>
          </w:rPr>
          <w:t>136</w:t>
        </w:r>
        <w:r w:rsidR="00F03EB7">
          <w:rPr>
            <w:noProof/>
            <w:webHidden/>
          </w:rPr>
          <w:fldChar w:fldCharType="end"/>
        </w:r>
      </w:hyperlink>
    </w:p>
    <w:p w14:paraId="4B9234E3"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1" w:history="1">
        <w:r w:rsidR="00F03EB7" w:rsidRPr="00DD22D8">
          <w:rPr>
            <w:rStyle w:val="Collegamentoipertestuale"/>
            <w:noProof/>
          </w:rPr>
          <w:t>percent_rank</w:t>
        </w:r>
        <w:r w:rsidR="00F03EB7">
          <w:rPr>
            <w:noProof/>
            <w:webHidden/>
          </w:rPr>
          <w:tab/>
        </w:r>
        <w:r w:rsidR="00F03EB7">
          <w:rPr>
            <w:noProof/>
            <w:webHidden/>
          </w:rPr>
          <w:fldChar w:fldCharType="begin"/>
        </w:r>
        <w:r w:rsidR="00F03EB7">
          <w:rPr>
            <w:noProof/>
            <w:webHidden/>
          </w:rPr>
          <w:instrText xml:space="preserve"> PAGEREF _Toc464487971 \h </w:instrText>
        </w:r>
        <w:r w:rsidR="00F03EB7">
          <w:rPr>
            <w:noProof/>
            <w:webHidden/>
          </w:rPr>
        </w:r>
        <w:r w:rsidR="00F03EB7">
          <w:rPr>
            <w:noProof/>
            <w:webHidden/>
          </w:rPr>
          <w:fldChar w:fldCharType="separate"/>
        </w:r>
        <w:r w:rsidR="00CA00E9">
          <w:rPr>
            <w:noProof/>
            <w:webHidden/>
          </w:rPr>
          <w:t>137</w:t>
        </w:r>
        <w:r w:rsidR="00F03EB7">
          <w:rPr>
            <w:noProof/>
            <w:webHidden/>
          </w:rPr>
          <w:fldChar w:fldCharType="end"/>
        </w:r>
      </w:hyperlink>
    </w:p>
    <w:p w14:paraId="4303D09E"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2" w:history="1">
        <w:r w:rsidR="00F03EB7" w:rsidRPr="00DD22D8">
          <w:rPr>
            <w:rStyle w:val="Collegamentoipertestuale"/>
            <w:noProof/>
          </w:rPr>
          <w:t>rank</w:t>
        </w:r>
        <w:r w:rsidR="00F03EB7">
          <w:rPr>
            <w:noProof/>
            <w:webHidden/>
          </w:rPr>
          <w:tab/>
        </w:r>
        <w:r w:rsidR="00F03EB7">
          <w:rPr>
            <w:noProof/>
            <w:webHidden/>
          </w:rPr>
          <w:fldChar w:fldCharType="begin"/>
        </w:r>
        <w:r w:rsidR="00F03EB7">
          <w:rPr>
            <w:noProof/>
            <w:webHidden/>
          </w:rPr>
          <w:instrText xml:space="preserve"> PAGEREF _Toc464487972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0467034F"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3" w:history="1">
        <w:r w:rsidR="00F03EB7" w:rsidRPr="00DD22D8">
          <w:rPr>
            <w:rStyle w:val="Collegamentoipertestuale"/>
            <w:noProof/>
          </w:rPr>
          <w:t>ratio_to_report</w:t>
        </w:r>
        <w:r w:rsidR="00F03EB7">
          <w:rPr>
            <w:noProof/>
            <w:webHidden/>
          </w:rPr>
          <w:tab/>
        </w:r>
        <w:r w:rsidR="00F03EB7">
          <w:rPr>
            <w:noProof/>
            <w:webHidden/>
          </w:rPr>
          <w:fldChar w:fldCharType="begin"/>
        </w:r>
        <w:r w:rsidR="00F03EB7">
          <w:rPr>
            <w:noProof/>
            <w:webHidden/>
          </w:rPr>
          <w:instrText xml:space="preserve"> PAGEREF _Toc464487973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7EF6B33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74" w:history="1">
        <w:r w:rsidR="00F03EB7" w:rsidRPr="00DD22D8">
          <w:rPr>
            <w:rStyle w:val="Collegamentoipertestuale"/>
            <w:noProof/>
          </w:rPr>
          <w:t>hierarchy</w:t>
        </w:r>
        <w:r w:rsidR="00F03EB7">
          <w:rPr>
            <w:noProof/>
            <w:webHidden/>
          </w:rPr>
          <w:tab/>
        </w:r>
        <w:r w:rsidR="00F03EB7">
          <w:rPr>
            <w:noProof/>
            <w:webHidden/>
          </w:rPr>
          <w:fldChar w:fldCharType="begin"/>
        </w:r>
        <w:r w:rsidR="00F03EB7">
          <w:rPr>
            <w:noProof/>
            <w:webHidden/>
          </w:rPr>
          <w:instrText xml:space="preserve"> PAGEREF _Toc464487974 \h </w:instrText>
        </w:r>
        <w:r w:rsidR="00F03EB7">
          <w:rPr>
            <w:noProof/>
            <w:webHidden/>
          </w:rPr>
        </w:r>
        <w:r w:rsidR="00F03EB7">
          <w:rPr>
            <w:noProof/>
            <w:webHidden/>
          </w:rPr>
          <w:fldChar w:fldCharType="separate"/>
        </w:r>
        <w:r w:rsidR="00CA00E9">
          <w:rPr>
            <w:noProof/>
            <w:webHidden/>
          </w:rPr>
          <w:t>139</w:t>
        </w:r>
        <w:r w:rsidR="00F03EB7">
          <w:rPr>
            <w:noProof/>
            <w:webHidden/>
          </w:rPr>
          <w:fldChar w:fldCharType="end"/>
        </w:r>
      </w:hyperlink>
    </w:p>
    <w:p w14:paraId="5946CDDA"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75" w:history="1">
        <w:r w:rsidR="00F03EB7" w:rsidRPr="00DD22D8">
          <w:rPr>
            <w:rStyle w:val="Collegamentoipertestuale"/>
          </w:rPr>
          <w:t>VTL-ML  -  Data validation functions</w:t>
        </w:r>
        <w:r w:rsidR="00F03EB7">
          <w:rPr>
            <w:webHidden/>
          </w:rPr>
          <w:tab/>
        </w:r>
        <w:r w:rsidR="00F03EB7">
          <w:rPr>
            <w:webHidden/>
          </w:rPr>
          <w:fldChar w:fldCharType="begin"/>
        </w:r>
        <w:r w:rsidR="00F03EB7">
          <w:rPr>
            <w:webHidden/>
          </w:rPr>
          <w:instrText xml:space="preserve"> PAGEREF _Toc464487975 \h </w:instrText>
        </w:r>
        <w:r w:rsidR="00F03EB7">
          <w:rPr>
            <w:webHidden/>
          </w:rPr>
        </w:r>
        <w:r w:rsidR="00F03EB7">
          <w:rPr>
            <w:webHidden/>
          </w:rPr>
          <w:fldChar w:fldCharType="separate"/>
        </w:r>
        <w:r w:rsidR="00CA00E9">
          <w:rPr>
            <w:webHidden/>
          </w:rPr>
          <w:t>149</w:t>
        </w:r>
        <w:r w:rsidR="00F03EB7">
          <w:rPr>
            <w:webHidden/>
          </w:rPr>
          <w:fldChar w:fldCharType="end"/>
        </w:r>
      </w:hyperlink>
    </w:p>
    <w:p w14:paraId="0C5401E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76" w:history="1">
        <w:r w:rsidR="00F03EB7" w:rsidRPr="00DD22D8">
          <w:rPr>
            <w:rStyle w:val="Collegamentoipertestuale"/>
            <w:noProof/>
          </w:rPr>
          <w:t>check</w:t>
        </w:r>
        <w:r w:rsidR="00F03EB7">
          <w:rPr>
            <w:noProof/>
            <w:webHidden/>
          </w:rPr>
          <w:tab/>
        </w:r>
        <w:r w:rsidR="00F03EB7">
          <w:rPr>
            <w:noProof/>
            <w:webHidden/>
          </w:rPr>
          <w:fldChar w:fldCharType="begin"/>
        </w:r>
        <w:r w:rsidR="00F03EB7">
          <w:rPr>
            <w:noProof/>
            <w:webHidden/>
          </w:rPr>
          <w:instrText xml:space="preserve"> PAGEREF _Toc464487976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0DDAEA38"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7" w:history="1">
        <w:r w:rsidR="00F03EB7" w:rsidRPr="00DD22D8">
          <w:rPr>
            <w:rStyle w:val="Collegamentoipertestuale"/>
            <w:noProof/>
          </w:rPr>
          <w:t>check (with datapoint rulesets)</w:t>
        </w:r>
        <w:r w:rsidR="00F03EB7">
          <w:rPr>
            <w:noProof/>
            <w:webHidden/>
          </w:rPr>
          <w:tab/>
        </w:r>
        <w:r w:rsidR="00F03EB7">
          <w:rPr>
            <w:noProof/>
            <w:webHidden/>
          </w:rPr>
          <w:fldChar w:fldCharType="begin"/>
        </w:r>
        <w:r w:rsidR="00F03EB7">
          <w:rPr>
            <w:noProof/>
            <w:webHidden/>
          </w:rPr>
          <w:instrText xml:space="preserve"> PAGEREF _Toc464487977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22582942"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8" w:history="1">
        <w:r w:rsidR="00F03EB7" w:rsidRPr="00DD22D8">
          <w:rPr>
            <w:rStyle w:val="Collegamentoipertestuale"/>
            <w:noProof/>
          </w:rPr>
          <w:t>check (with hierarchical rulesets)</w:t>
        </w:r>
        <w:r w:rsidR="00F03EB7">
          <w:rPr>
            <w:noProof/>
            <w:webHidden/>
          </w:rPr>
          <w:tab/>
        </w:r>
        <w:r w:rsidR="00F03EB7">
          <w:rPr>
            <w:noProof/>
            <w:webHidden/>
          </w:rPr>
          <w:fldChar w:fldCharType="begin"/>
        </w:r>
        <w:r w:rsidR="00F03EB7">
          <w:rPr>
            <w:noProof/>
            <w:webHidden/>
          </w:rPr>
          <w:instrText xml:space="preserve"> PAGEREF _Toc464487978 \h </w:instrText>
        </w:r>
        <w:r w:rsidR="00F03EB7">
          <w:rPr>
            <w:noProof/>
            <w:webHidden/>
          </w:rPr>
        </w:r>
        <w:r w:rsidR="00F03EB7">
          <w:rPr>
            <w:noProof/>
            <w:webHidden/>
          </w:rPr>
          <w:fldChar w:fldCharType="separate"/>
        </w:r>
        <w:r w:rsidR="00CA00E9">
          <w:rPr>
            <w:noProof/>
            <w:webHidden/>
          </w:rPr>
          <w:t>151</w:t>
        </w:r>
        <w:r w:rsidR="00F03EB7">
          <w:rPr>
            <w:noProof/>
            <w:webHidden/>
          </w:rPr>
          <w:fldChar w:fldCharType="end"/>
        </w:r>
      </w:hyperlink>
    </w:p>
    <w:p w14:paraId="2B338452" w14:textId="77777777" w:rsidR="00F03EB7" w:rsidRDefault="00DC509E">
      <w:pPr>
        <w:pStyle w:val="Sommario3"/>
        <w:tabs>
          <w:tab w:val="right" w:leader="dot" w:pos="9623"/>
        </w:tabs>
        <w:rPr>
          <w:rFonts w:asciiTheme="minorHAnsi" w:eastAsiaTheme="minorEastAsia" w:hAnsiTheme="minorHAnsi" w:cstheme="minorBidi"/>
          <w:noProof/>
          <w:color w:val="auto"/>
          <w:szCs w:val="22"/>
          <w:lang w:eastAsia="en-GB"/>
        </w:rPr>
      </w:pPr>
      <w:hyperlink w:anchor="_Toc464487979" w:history="1">
        <w:r w:rsidR="00F03EB7" w:rsidRPr="00DD22D8">
          <w:rPr>
            <w:rStyle w:val="Collegamentoipertestuale"/>
            <w:noProof/>
          </w:rPr>
          <w:t>check ( single rule)</w:t>
        </w:r>
        <w:r w:rsidR="00F03EB7">
          <w:rPr>
            <w:noProof/>
            <w:webHidden/>
          </w:rPr>
          <w:tab/>
        </w:r>
        <w:r w:rsidR="00F03EB7">
          <w:rPr>
            <w:noProof/>
            <w:webHidden/>
          </w:rPr>
          <w:fldChar w:fldCharType="begin"/>
        </w:r>
        <w:r w:rsidR="00F03EB7">
          <w:rPr>
            <w:noProof/>
            <w:webHidden/>
          </w:rPr>
          <w:instrText xml:space="preserve"> PAGEREF _Toc464487979 \h </w:instrText>
        </w:r>
        <w:r w:rsidR="00F03EB7">
          <w:rPr>
            <w:noProof/>
            <w:webHidden/>
          </w:rPr>
        </w:r>
        <w:r w:rsidR="00F03EB7">
          <w:rPr>
            <w:noProof/>
            <w:webHidden/>
          </w:rPr>
          <w:fldChar w:fldCharType="separate"/>
        </w:r>
        <w:r w:rsidR="00CA00E9">
          <w:rPr>
            <w:noProof/>
            <w:webHidden/>
          </w:rPr>
          <w:t>152</w:t>
        </w:r>
        <w:r w:rsidR="00F03EB7">
          <w:rPr>
            <w:noProof/>
            <w:webHidden/>
          </w:rPr>
          <w:fldChar w:fldCharType="end"/>
        </w:r>
      </w:hyperlink>
    </w:p>
    <w:p w14:paraId="7268123B"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0" w:history="1">
        <w:r w:rsidR="00F03EB7" w:rsidRPr="00DD22D8">
          <w:rPr>
            <w:rStyle w:val="Collegamentoipertestuale"/>
            <w:noProof/>
          </w:rPr>
          <w:t>check value domain subset</w:t>
        </w:r>
        <w:r w:rsidR="00F03EB7">
          <w:rPr>
            <w:noProof/>
            <w:webHidden/>
          </w:rPr>
          <w:tab/>
        </w:r>
        <w:r w:rsidR="00F03EB7">
          <w:rPr>
            <w:noProof/>
            <w:webHidden/>
          </w:rPr>
          <w:fldChar w:fldCharType="begin"/>
        </w:r>
        <w:r w:rsidR="00F03EB7">
          <w:rPr>
            <w:noProof/>
            <w:webHidden/>
          </w:rPr>
          <w:instrText xml:space="preserve"> PAGEREF _Toc464487980 \h </w:instrText>
        </w:r>
        <w:r w:rsidR="00F03EB7">
          <w:rPr>
            <w:noProof/>
            <w:webHidden/>
          </w:rPr>
        </w:r>
        <w:r w:rsidR="00F03EB7">
          <w:rPr>
            <w:noProof/>
            <w:webHidden/>
          </w:rPr>
          <w:fldChar w:fldCharType="separate"/>
        </w:r>
        <w:r w:rsidR="00CA00E9">
          <w:rPr>
            <w:noProof/>
            <w:webHidden/>
          </w:rPr>
          <w:t>154</w:t>
        </w:r>
        <w:r w:rsidR="00F03EB7">
          <w:rPr>
            <w:noProof/>
            <w:webHidden/>
          </w:rPr>
          <w:fldChar w:fldCharType="end"/>
        </w:r>
      </w:hyperlink>
    </w:p>
    <w:p w14:paraId="1D905679"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81" w:history="1">
        <w:r w:rsidR="00F03EB7" w:rsidRPr="00DD22D8">
          <w:rPr>
            <w:rStyle w:val="Collegamentoipertestuale"/>
          </w:rPr>
          <w:t>VTL-ML  -  Time series functions</w:t>
        </w:r>
        <w:r w:rsidR="00F03EB7">
          <w:rPr>
            <w:webHidden/>
          </w:rPr>
          <w:tab/>
        </w:r>
        <w:r w:rsidR="00F03EB7">
          <w:rPr>
            <w:webHidden/>
          </w:rPr>
          <w:fldChar w:fldCharType="begin"/>
        </w:r>
        <w:r w:rsidR="00F03EB7">
          <w:rPr>
            <w:webHidden/>
          </w:rPr>
          <w:instrText xml:space="preserve"> PAGEREF _Toc464487981 \h </w:instrText>
        </w:r>
        <w:r w:rsidR="00F03EB7">
          <w:rPr>
            <w:webHidden/>
          </w:rPr>
        </w:r>
        <w:r w:rsidR="00F03EB7">
          <w:rPr>
            <w:webHidden/>
          </w:rPr>
          <w:fldChar w:fldCharType="separate"/>
        </w:r>
        <w:r w:rsidR="00CA00E9">
          <w:rPr>
            <w:webHidden/>
          </w:rPr>
          <w:t>157</w:t>
        </w:r>
        <w:r w:rsidR="00F03EB7">
          <w:rPr>
            <w:webHidden/>
          </w:rPr>
          <w:fldChar w:fldCharType="end"/>
        </w:r>
      </w:hyperlink>
    </w:p>
    <w:p w14:paraId="45522F28"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2" w:history="1">
        <w:r w:rsidR="00F03EB7" w:rsidRPr="00DD22D8">
          <w:rPr>
            <w:rStyle w:val="Collegamentoipertestuale"/>
            <w:noProof/>
          </w:rPr>
          <w:t>fill_time_series</w:t>
        </w:r>
        <w:r w:rsidR="00F03EB7">
          <w:rPr>
            <w:noProof/>
            <w:webHidden/>
          </w:rPr>
          <w:tab/>
        </w:r>
        <w:r w:rsidR="00F03EB7">
          <w:rPr>
            <w:noProof/>
            <w:webHidden/>
          </w:rPr>
          <w:fldChar w:fldCharType="begin"/>
        </w:r>
        <w:r w:rsidR="00F03EB7">
          <w:rPr>
            <w:noProof/>
            <w:webHidden/>
          </w:rPr>
          <w:instrText xml:space="preserve"> PAGEREF _Toc464487982 \h </w:instrText>
        </w:r>
        <w:r w:rsidR="00F03EB7">
          <w:rPr>
            <w:noProof/>
            <w:webHidden/>
          </w:rPr>
        </w:r>
        <w:r w:rsidR="00F03EB7">
          <w:rPr>
            <w:noProof/>
            <w:webHidden/>
          </w:rPr>
          <w:fldChar w:fldCharType="separate"/>
        </w:r>
        <w:r w:rsidR="00CA00E9">
          <w:rPr>
            <w:noProof/>
            <w:webHidden/>
          </w:rPr>
          <w:t>157</w:t>
        </w:r>
        <w:r w:rsidR="00F03EB7">
          <w:rPr>
            <w:noProof/>
            <w:webHidden/>
          </w:rPr>
          <w:fldChar w:fldCharType="end"/>
        </w:r>
      </w:hyperlink>
    </w:p>
    <w:p w14:paraId="7CE7EB24"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3" w:history="1">
        <w:r w:rsidR="00F03EB7" w:rsidRPr="00DD22D8">
          <w:rPr>
            <w:rStyle w:val="Collegamentoipertestuale"/>
            <w:noProof/>
          </w:rPr>
          <w:t>flow_to_stock</w:t>
        </w:r>
        <w:r w:rsidR="00F03EB7">
          <w:rPr>
            <w:noProof/>
            <w:webHidden/>
          </w:rPr>
          <w:tab/>
        </w:r>
        <w:r w:rsidR="00F03EB7">
          <w:rPr>
            <w:noProof/>
            <w:webHidden/>
          </w:rPr>
          <w:fldChar w:fldCharType="begin"/>
        </w:r>
        <w:r w:rsidR="00F03EB7">
          <w:rPr>
            <w:noProof/>
            <w:webHidden/>
          </w:rPr>
          <w:instrText xml:space="preserve"> PAGEREF _Toc464487983 \h </w:instrText>
        </w:r>
        <w:r w:rsidR="00F03EB7">
          <w:rPr>
            <w:noProof/>
            <w:webHidden/>
          </w:rPr>
        </w:r>
        <w:r w:rsidR="00F03EB7">
          <w:rPr>
            <w:noProof/>
            <w:webHidden/>
          </w:rPr>
          <w:fldChar w:fldCharType="separate"/>
        </w:r>
        <w:r w:rsidR="00CA00E9">
          <w:rPr>
            <w:noProof/>
            <w:webHidden/>
          </w:rPr>
          <w:t>158</w:t>
        </w:r>
        <w:r w:rsidR="00F03EB7">
          <w:rPr>
            <w:noProof/>
            <w:webHidden/>
          </w:rPr>
          <w:fldChar w:fldCharType="end"/>
        </w:r>
      </w:hyperlink>
    </w:p>
    <w:p w14:paraId="6834CD92"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4" w:history="1">
        <w:r w:rsidR="00F03EB7" w:rsidRPr="00DD22D8">
          <w:rPr>
            <w:rStyle w:val="Collegamentoipertestuale"/>
            <w:noProof/>
          </w:rPr>
          <w:t>stock_to_flow</w:t>
        </w:r>
        <w:r w:rsidR="00F03EB7">
          <w:rPr>
            <w:noProof/>
            <w:webHidden/>
          </w:rPr>
          <w:tab/>
        </w:r>
        <w:r w:rsidR="00F03EB7">
          <w:rPr>
            <w:noProof/>
            <w:webHidden/>
          </w:rPr>
          <w:fldChar w:fldCharType="begin"/>
        </w:r>
        <w:r w:rsidR="00F03EB7">
          <w:rPr>
            <w:noProof/>
            <w:webHidden/>
          </w:rPr>
          <w:instrText xml:space="preserve"> PAGEREF _Toc464487984 \h </w:instrText>
        </w:r>
        <w:r w:rsidR="00F03EB7">
          <w:rPr>
            <w:noProof/>
            <w:webHidden/>
          </w:rPr>
        </w:r>
        <w:r w:rsidR="00F03EB7">
          <w:rPr>
            <w:noProof/>
            <w:webHidden/>
          </w:rPr>
          <w:fldChar w:fldCharType="separate"/>
        </w:r>
        <w:r w:rsidR="00CA00E9">
          <w:rPr>
            <w:noProof/>
            <w:webHidden/>
          </w:rPr>
          <w:t>159</w:t>
        </w:r>
        <w:r w:rsidR="00F03EB7">
          <w:rPr>
            <w:noProof/>
            <w:webHidden/>
          </w:rPr>
          <w:fldChar w:fldCharType="end"/>
        </w:r>
      </w:hyperlink>
    </w:p>
    <w:p w14:paraId="4CBF3FDE"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5" w:history="1">
        <w:r w:rsidR="00F03EB7" w:rsidRPr="00DD22D8">
          <w:rPr>
            <w:rStyle w:val="Collegamentoipertestuale"/>
            <w:noProof/>
          </w:rPr>
          <w:t>timeshift</w:t>
        </w:r>
        <w:r w:rsidR="00F03EB7">
          <w:rPr>
            <w:noProof/>
            <w:webHidden/>
          </w:rPr>
          <w:tab/>
        </w:r>
        <w:r w:rsidR="00F03EB7">
          <w:rPr>
            <w:noProof/>
            <w:webHidden/>
          </w:rPr>
          <w:fldChar w:fldCharType="begin"/>
        </w:r>
        <w:r w:rsidR="00F03EB7">
          <w:rPr>
            <w:noProof/>
            <w:webHidden/>
          </w:rPr>
          <w:instrText xml:space="preserve"> PAGEREF _Toc464487985 \h </w:instrText>
        </w:r>
        <w:r w:rsidR="00F03EB7">
          <w:rPr>
            <w:noProof/>
            <w:webHidden/>
          </w:rPr>
        </w:r>
        <w:r w:rsidR="00F03EB7">
          <w:rPr>
            <w:noProof/>
            <w:webHidden/>
          </w:rPr>
          <w:fldChar w:fldCharType="separate"/>
        </w:r>
        <w:r w:rsidR="00CA00E9">
          <w:rPr>
            <w:noProof/>
            <w:webHidden/>
          </w:rPr>
          <w:t>160</w:t>
        </w:r>
        <w:r w:rsidR="00F03EB7">
          <w:rPr>
            <w:noProof/>
            <w:webHidden/>
          </w:rPr>
          <w:fldChar w:fldCharType="end"/>
        </w:r>
      </w:hyperlink>
    </w:p>
    <w:p w14:paraId="6001FBB7"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86" w:history="1">
        <w:r w:rsidR="00F03EB7" w:rsidRPr="00DD22D8">
          <w:rPr>
            <w:rStyle w:val="Collegamentoipertestuale"/>
          </w:rPr>
          <w:t>VTL-ML  -  Conditional operators</w:t>
        </w:r>
        <w:r w:rsidR="00F03EB7">
          <w:rPr>
            <w:webHidden/>
          </w:rPr>
          <w:tab/>
        </w:r>
        <w:r w:rsidR="00F03EB7">
          <w:rPr>
            <w:webHidden/>
          </w:rPr>
          <w:fldChar w:fldCharType="begin"/>
        </w:r>
        <w:r w:rsidR="00F03EB7">
          <w:rPr>
            <w:webHidden/>
          </w:rPr>
          <w:instrText xml:space="preserve"> PAGEREF _Toc464487986 \h </w:instrText>
        </w:r>
        <w:r w:rsidR="00F03EB7">
          <w:rPr>
            <w:webHidden/>
          </w:rPr>
        </w:r>
        <w:r w:rsidR="00F03EB7">
          <w:rPr>
            <w:webHidden/>
          </w:rPr>
          <w:fldChar w:fldCharType="separate"/>
        </w:r>
        <w:r w:rsidR="00CA00E9">
          <w:rPr>
            <w:webHidden/>
          </w:rPr>
          <w:t>162</w:t>
        </w:r>
        <w:r w:rsidR="00F03EB7">
          <w:rPr>
            <w:webHidden/>
          </w:rPr>
          <w:fldChar w:fldCharType="end"/>
        </w:r>
      </w:hyperlink>
    </w:p>
    <w:p w14:paraId="4722940A"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7" w:history="1">
        <w:r w:rsidR="00F03EB7" w:rsidRPr="00DD22D8">
          <w:rPr>
            <w:rStyle w:val="Collegamentoipertestuale"/>
            <w:noProof/>
          </w:rPr>
          <w:t>if-then-else</w:t>
        </w:r>
        <w:r w:rsidR="00F03EB7">
          <w:rPr>
            <w:noProof/>
            <w:webHidden/>
          </w:rPr>
          <w:tab/>
        </w:r>
        <w:r w:rsidR="00F03EB7">
          <w:rPr>
            <w:noProof/>
            <w:webHidden/>
          </w:rPr>
          <w:fldChar w:fldCharType="begin"/>
        </w:r>
        <w:r w:rsidR="00F03EB7">
          <w:rPr>
            <w:noProof/>
            <w:webHidden/>
          </w:rPr>
          <w:instrText xml:space="preserve"> PAGEREF _Toc464487987 \h </w:instrText>
        </w:r>
        <w:r w:rsidR="00F03EB7">
          <w:rPr>
            <w:noProof/>
            <w:webHidden/>
          </w:rPr>
        </w:r>
        <w:r w:rsidR="00F03EB7">
          <w:rPr>
            <w:noProof/>
            <w:webHidden/>
          </w:rPr>
          <w:fldChar w:fldCharType="separate"/>
        </w:r>
        <w:r w:rsidR="00CA00E9">
          <w:rPr>
            <w:noProof/>
            <w:webHidden/>
          </w:rPr>
          <w:t>162</w:t>
        </w:r>
        <w:r w:rsidR="00F03EB7">
          <w:rPr>
            <w:noProof/>
            <w:webHidden/>
          </w:rPr>
          <w:fldChar w:fldCharType="end"/>
        </w:r>
      </w:hyperlink>
    </w:p>
    <w:p w14:paraId="14962771"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88" w:history="1">
        <w:r w:rsidR="00F03EB7" w:rsidRPr="00DD22D8">
          <w:rPr>
            <w:rStyle w:val="Collegamentoipertestuale"/>
            <w:noProof/>
          </w:rPr>
          <w:t>nvl</w:t>
        </w:r>
        <w:r w:rsidR="00F03EB7">
          <w:rPr>
            <w:noProof/>
            <w:webHidden/>
          </w:rPr>
          <w:tab/>
        </w:r>
        <w:r w:rsidR="00F03EB7">
          <w:rPr>
            <w:noProof/>
            <w:webHidden/>
          </w:rPr>
          <w:fldChar w:fldCharType="begin"/>
        </w:r>
        <w:r w:rsidR="00F03EB7">
          <w:rPr>
            <w:noProof/>
            <w:webHidden/>
          </w:rPr>
          <w:instrText xml:space="preserve"> PAGEREF _Toc464487988 \h </w:instrText>
        </w:r>
        <w:r w:rsidR="00F03EB7">
          <w:rPr>
            <w:noProof/>
            <w:webHidden/>
          </w:rPr>
        </w:r>
        <w:r w:rsidR="00F03EB7">
          <w:rPr>
            <w:noProof/>
            <w:webHidden/>
          </w:rPr>
          <w:fldChar w:fldCharType="separate"/>
        </w:r>
        <w:r w:rsidR="00CA00E9">
          <w:rPr>
            <w:noProof/>
            <w:webHidden/>
          </w:rPr>
          <w:t>164</w:t>
        </w:r>
        <w:r w:rsidR="00F03EB7">
          <w:rPr>
            <w:noProof/>
            <w:webHidden/>
          </w:rPr>
          <w:fldChar w:fldCharType="end"/>
        </w:r>
      </w:hyperlink>
    </w:p>
    <w:p w14:paraId="5F73CB6D" w14:textId="77777777" w:rsidR="00F03EB7" w:rsidRDefault="00DC509E">
      <w:pPr>
        <w:pStyle w:val="Sommario1"/>
        <w:rPr>
          <w:rFonts w:asciiTheme="minorHAnsi" w:eastAsiaTheme="minorEastAsia" w:hAnsiTheme="minorHAnsi" w:cstheme="minorBidi"/>
          <w:b w:val="0"/>
          <w:color w:val="auto"/>
          <w:szCs w:val="22"/>
          <w:lang w:eastAsia="en-GB"/>
        </w:rPr>
      </w:pPr>
      <w:hyperlink w:anchor="_Toc464487989" w:history="1">
        <w:r w:rsidR="00F03EB7" w:rsidRPr="00DD22D8">
          <w:rPr>
            <w:rStyle w:val="Collegamentoipertestuale"/>
          </w:rPr>
          <w:t>VTL-ML  -  Clause operators</w:t>
        </w:r>
        <w:r w:rsidR="00F03EB7">
          <w:rPr>
            <w:webHidden/>
          </w:rPr>
          <w:tab/>
        </w:r>
        <w:r w:rsidR="00F03EB7">
          <w:rPr>
            <w:webHidden/>
          </w:rPr>
          <w:fldChar w:fldCharType="begin"/>
        </w:r>
        <w:r w:rsidR="00F03EB7">
          <w:rPr>
            <w:webHidden/>
          </w:rPr>
          <w:instrText xml:space="preserve"> PAGEREF _Toc464487989 \h </w:instrText>
        </w:r>
        <w:r w:rsidR="00F03EB7">
          <w:rPr>
            <w:webHidden/>
          </w:rPr>
        </w:r>
        <w:r w:rsidR="00F03EB7">
          <w:rPr>
            <w:webHidden/>
          </w:rPr>
          <w:fldChar w:fldCharType="separate"/>
        </w:r>
        <w:r w:rsidR="00CA00E9">
          <w:rPr>
            <w:webHidden/>
          </w:rPr>
          <w:t>166</w:t>
        </w:r>
        <w:r w:rsidR="00F03EB7">
          <w:rPr>
            <w:webHidden/>
          </w:rPr>
          <w:fldChar w:fldCharType="end"/>
        </w:r>
      </w:hyperlink>
    </w:p>
    <w:p w14:paraId="7850095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90" w:history="1">
        <w:r w:rsidR="00F03EB7" w:rsidRPr="00DD22D8">
          <w:rPr>
            <w:rStyle w:val="Collegamentoipertestuale"/>
            <w:noProof/>
          </w:rPr>
          <w:t>rename</w:t>
        </w:r>
        <w:r w:rsidR="00F03EB7">
          <w:rPr>
            <w:noProof/>
            <w:webHidden/>
          </w:rPr>
          <w:tab/>
        </w:r>
        <w:r w:rsidR="00F03EB7">
          <w:rPr>
            <w:noProof/>
            <w:webHidden/>
          </w:rPr>
          <w:fldChar w:fldCharType="begin"/>
        </w:r>
        <w:r w:rsidR="00F03EB7">
          <w:rPr>
            <w:noProof/>
            <w:webHidden/>
          </w:rPr>
          <w:instrText xml:space="preserve"> PAGEREF _Toc464487990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318301E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91" w:history="1">
        <w:r w:rsidR="00F03EB7" w:rsidRPr="00DD22D8">
          <w:rPr>
            <w:rStyle w:val="Collegamentoipertestuale"/>
            <w:noProof/>
          </w:rPr>
          <w:t>filter</w:t>
        </w:r>
        <w:r w:rsidR="00F03EB7">
          <w:rPr>
            <w:noProof/>
            <w:webHidden/>
          </w:rPr>
          <w:tab/>
        </w:r>
        <w:r w:rsidR="00F03EB7">
          <w:rPr>
            <w:noProof/>
            <w:webHidden/>
          </w:rPr>
          <w:fldChar w:fldCharType="begin"/>
        </w:r>
        <w:r w:rsidR="00F03EB7">
          <w:rPr>
            <w:noProof/>
            <w:webHidden/>
          </w:rPr>
          <w:instrText xml:space="preserve"> PAGEREF _Toc464487991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09EDF1A3"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92" w:history="1">
        <w:r w:rsidR="00F03EB7" w:rsidRPr="00DD22D8">
          <w:rPr>
            <w:rStyle w:val="Collegamentoipertestuale"/>
            <w:noProof/>
          </w:rPr>
          <w:t>keep</w:t>
        </w:r>
        <w:r w:rsidR="00F03EB7">
          <w:rPr>
            <w:noProof/>
            <w:webHidden/>
          </w:rPr>
          <w:tab/>
        </w:r>
        <w:r w:rsidR="00F03EB7">
          <w:rPr>
            <w:noProof/>
            <w:webHidden/>
          </w:rPr>
          <w:fldChar w:fldCharType="begin"/>
        </w:r>
        <w:r w:rsidR="00F03EB7">
          <w:rPr>
            <w:noProof/>
            <w:webHidden/>
          </w:rPr>
          <w:instrText xml:space="preserve"> PAGEREF _Toc464487992 \h </w:instrText>
        </w:r>
        <w:r w:rsidR="00F03EB7">
          <w:rPr>
            <w:noProof/>
            <w:webHidden/>
          </w:rPr>
        </w:r>
        <w:r w:rsidR="00F03EB7">
          <w:rPr>
            <w:noProof/>
            <w:webHidden/>
          </w:rPr>
          <w:fldChar w:fldCharType="separate"/>
        </w:r>
        <w:r w:rsidR="00CA00E9">
          <w:rPr>
            <w:noProof/>
            <w:webHidden/>
          </w:rPr>
          <w:t>168</w:t>
        </w:r>
        <w:r w:rsidR="00F03EB7">
          <w:rPr>
            <w:noProof/>
            <w:webHidden/>
          </w:rPr>
          <w:fldChar w:fldCharType="end"/>
        </w:r>
      </w:hyperlink>
    </w:p>
    <w:p w14:paraId="085BBC75"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93" w:history="1">
        <w:r w:rsidR="00F03EB7" w:rsidRPr="00DD22D8">
          <w:rPr>
            <w:rStyle w:val="Collegamentoipertestuale"/>
            <w:noProof/>
          </w:rPr>
          <w:t>calc</w:t>
        </w:r>
        <w:r w:rsidR="00F03EB7">
          <w:rPr>
            <w:noProof/>
            <w:webHidden/>
          </w:rPr>
          <w:tab/>
        </w:r>
        <w:r w:rsidR="00F03EB7">
          <w:rPr>
            <w:noProof/>
            <w:webHidden/>
          </w:rPr>
          <w:fldChar w:fldCharType="begin"/>
        </w:r>
        <w:r w:rsidR="00F03EB7">
          <w:rPr>
            <w:noProof/>
            <w:webHidden/>
          </w:rPr>
          <w:instrText xml:space="preserve"> PAGEREF _Toc464487993 \h </w:instrText>
        </w:r>
        <w:r w:rsidR="00F03EB7">
          <w:rPr>
            <w:noProof/>
            <w:webHidden/>
          </w:rPr>
        </w:r>
        <w:r w:rsidR="00F03EB7">
          <w:rPr>
            <w:noProof/>
            <w:webHidden/>
          </w:rPr>
          <w:fldChar w:fldCharType="separate"/>
        </w:r>
        <w:r w:rsidR="00CA00E9">
          <w:rPr>
            <w:noProof/>
            <w:webHidden/>
          </w:rPr>
          <w:t>169</w:t>
        </w:r>
        <w:r w:rsidR="00F03EB7">
          <w:rPr>
            <w:noProof/>
            <w:webHidden/>
          </w:rPr>
          <w:fldChar w:fldCharType="end"/>
        </w:r>
      </w:hyperlink>
    </w:p>
    <w:p w14:paraId="4259777F" w14:textId="77777777" w:rsidR="00F03EB7" w:rsidRDefault="00DC509E">
      <w:pPr>
        <w:pStyle w:val="Sommario2"/>
        <w:rPr>
          <w:rFonts w:asciiTheme="minorHAnsi" w:eastAsiaTheme="minorEastAsia" w:hAnsiTheme="minorHAnsi" w:cstheme="minorBidi"/>
          <w:noProof/>
          <w:color w:val="auto"/>
          <w:szCs w:val="22"/>
          <w:lang w:eastAsia="en-GB"/>
        </w:rPr>
      </w:pPr>
      <w:hyperlink w:anchor="_Toc464487994" w:history="1">
        <w:r w:rsidR="00F03EB7" w:rsidRPr="00DD22D8">
          <w:rPr>
            <w:rStyle w:val="Collegamentoipertestuale"/>
            <w:noProof/>
          </w:rPr>
          <w:t>attrcalc</w:t>
        </w:r>
        <w:r w:rsidR="00F03EB7">
          <w:rPr>
            <w:noProof/>
            <w:webHidden/>
          </w:rPr>
          <w:tab/>
        </w:r>
        <w:r w:rsidR="00F03EB7">
          <w:rPr>
            <w:noProof/>
            <w:webHidden/>
          </w:rPr>
          <w:fldChar w:fldCharType="begin"/>
        </w:r>
        <w:r w:rsidR="00F03EB7">
          <w:rPr>
            <w:noProof/>
            <w:webHidden/>
          </w:rPr>
          <w:instrText xml:space="preserve"> PAGEREF _Toc464487994 \h </w:instrText>
        </w:r>
        <w:r w:rsidR="00F03EB7">
          <w:rPr>
            <w:noProof/>
            <w:webHidden/>
          </w:rPr>
        </w:r>
        <w:r w:rsidR="00F03EB7">
          <w:rPr>
            <w:noProof/>
            <w:webHidden/>
          </w:rPr>
          <w:fldChar w:fldCharType="separate"/>
        </w:r>
        <w:r w:rsidR="00CA00E9">
          <w:rPr>
            <w:noProof/>
            <w:webHidden/>
          </w:rPr>
          <w:t>170</w:t>
        </w:r>
        <w:r w:rsidR="00F03EB7">
          <w:rPr>
            <w:noProof/>
            <w:webHidden/>
          </w:rPr>
          <w:fldChar w:fldCharType="end"/>
        </w:r>
      </w:hyperlink>
    </w:p>
    <w:p w14:paraId="6E1709E0" w14:textId="3E38391B" w:rsidR="005A2227" w:rsidRPr="00E352EF" w:rsidRDefault="0097053A">
      <w:r w:rsidRPr="00E352EF">
        <w:fldChar w:fldCharType="end"/>
      </w:r>
      <w:bookmarkStart w:id="9" w:name="_Toc265511388"/>
      <w:bookmarkStart w:id="10" w:name="_Toc398999018"/>
      <w:bookmarkStart w:id="11" w:name="_Toc283049482"/>
      <w:bookmarkStart w:id="12" w:name="_Toc398999019"/>
      <w:bookmarkStart w:id="13" w:name="_Toc283049483"/>
      <w:r w:rsidRPr="00E352EF">
        <w:br w:type="page"/>
      </w:r>
    </w:p>
    <w:p w14:paraId="04E2BB4F" w14:textId="77777777" w:rsidR="005A2227" w:rsidRPr="00E352EF" w:rsidRDefault="0097053A" w:rsidP="00B3632D">
      <w:pPr>
        <w:pStyle w:val="Stile1"/>
        <w:rPr>
          <w:lang w:val="en-GB"/>
        </w:rPr>
      </w:pPr>
      <w:bookmarkStart w:id="14" w:name="_Toc463805701"/>
      <w:bookmarkStart w:id="15" w:name="_Toc464487869"/>
      <w:bookmarkEnd w:id="9"/>
      <w:r w:rsidRPr="00E352EF">
        <w:rPr>
          <w:lang w:val="en-GB"/>
        </w:rPr>
        <w:lastRenderedPageBreak/>
        <w:t>Introduction</w:t>
      </w:r>
      <w:bookmarkEnd w:id="10"/>
      <w:bookmarkEnd w:id="11"/>
      <w:bookmarkEnd w:id="14"/>
      <w:bookmarkEnd w:id="15"/>
    </w:p>
    <w:p w14:paraId="09386C97" w14:textId="77777777" w:rsidR="005A2227" w:rsidRPr="00E352EF" w:rsidRDefault="0097053A">
      <w:pPr>
        <w:jc w:val="both"/>
      </w:pPr>
      <w:r w:rsidRPr="00E352EF">
        <w:rPr>
          <w:rFonts w:ascii="Cambria" w:eastAsia="Cambria" w:hAnsi="Cambria" w:cs="Cambria"/>
          <w:sz w:val="24"/>
        </w:rPr>
        <w:t xml:space="preserve">The VTL 1.1 library of the Operators is described hereinafter. The operators included in this version of VTL are summarized in the diagrams and tables below. </w:t>
      </w:r>
    </w:p>
    <w:p w14:paraId="54AA9ABF" w14:textId="77777777" w:rsidR="005A2227" w:rsidRPr="00E352EF" w:rsidRDefault="0097053A">
      <w:pPr>
        <w:jc w:val="both"/>
      </w:pPr>
      <w:r w:rsidRPr="00E352EF">
        <w:rPr>
          <w:rFonts w:ascii="Cambria" w:eastAsia="Cambria" w:hAnsi="Cambria" w:cs="Cambria"/>
          <w:sz w:val="24"/>
        </w:rPr>
        <w:t>VTL 1.1 is made of two main parts: the VTL Definition Language (VTL-DL) and the VTL Manipulation Language (VTL-ML).</w:t>
      </w:r>
    </w:p>
    <w:p w14:paraId="2FFF6C93" w14:textId="77777777" w:rsidR="005A2227" w:rsidRPr="00E352EF" w:rsidRDefault="0097053A">
      <w:pPr>
        <w:spacing w:before="120" w:after="120" w:line="240" w:lineRule="atLeast"/>
        <w:jc w:val="both"/>
      </w:pPr>
      <w:r w:rsidRPr="00E352EF">
        <w:rPr>
          <w:rFonts w:ascii="Cambria" w:eastAsia="Cambria" w:hAnsi="Cambria" w:cs="Cambria"/>
          <w:sz w:val="24"/>
        </w:rPr>
        <w:t>The former (VTL-DL) did not exist in VTL 1.0, because at that time VTL was intended to work on top of existing standard</w:t>
      </w:r>
      <w:r w:rsidR="00B3632D" w:rsidRPr="00E352EF">
        <w:rPr>
          <w:rFonts w:ascii="Cambria" w:eastAsia="Cambria" w:hAnsi="Cambria" w:cs="Cambria"/>
          <w:sz w:val="24"/>
        </w:rPr>
        <w:t>s</w:t>
      </w:r>
      <w:r w:rsidRPr="00E352EF">
        <w:rPr>
          <w:rFonts w:ascii="Cambria" w:eastAsia="Cambria" w:hAnsi="Cambria" w:cs="Cambria"/>
          <w:sz w:val="24"/>
        </w:rPr>
        <w:t xml:space="preserve">, like SDMX, DDI, GSIM or others, and therefore the definition of the artefacts to be manipulated (Data and their structures, Variables, Value Domains and so on) was assumed to be made using the implementing standards and not VTL itself. In other words, VTL 1.0 was not meant to define its artefacts and therefore only contained a manipulation language. </w:t>
      </w:r>
    </w:p>
    <w:p w14:paraId="74F51F69" w14:textId="77777777" w:rsidR="005A2227" w:rsidRPr="00E352EF" w:rsidRDefault="0097053A">
      <w:pPr>
        <w:spacing w:before="120" w:after="120" w:line="240" w:lineRule="atLeast"/>
        <w:jc w:val="both"/>
      </w:pPr>
      <w:r w:rsidRPr="00E352EF">
        <w:rPr>
          <w:rFonts w:ascii="Cambria" w:eastAsia="Cambria" w:hAnsi="Cambria" w:cs="Cambria"/>
          <w:sz w:val="24"/>
        </w:rPr>
        <w:t xml:space="preserve">During the work for VTL 1.1, it was acknowledged as very recommendable and useful to have a complete definition language, able to define all the artefacts that VTL can manipulate. This is, first, to express structural and reusable definitions directly in VTL (even independently of other standards); second, to facilitate the use of VTL on top of other standards (through a proper mapping, the structural definitions of the other standards could be translated in VTL definitions and vice-versa); third, to make it possible to check at parsing time the coherency of the VTL manipulation expressions against the structure of the artefacts to be manipulated (even defined through VTL). </w:t>
      </w:r>
    </w:p>
    <w:p w14:paraId="7AC30171" w14:textId="77777777" w:rsidR="005A2227" w:rsidRPr="00E352EF" w:rsidRDefault="0097053A">
      <w:pPr>
        <w:spacing w:before="120" w:after="120" w:line="240" w:lineRule="atLeast"/>
        <w:jc w:val="both"/>
      </w:pPr>
      <w:r w:rsidRPr="00E352EF">
        <w:rPr>
          <w:rFonts w:ascii="Cambria" w:eastAsia="Cambria" w:hAnsi="Cambria" w:cs="Cambria"/>
          <w:sz w:val="24"/>
        </w:rPr>
        <w:t xml:space="preserve">Therefore, VTL 1.1 has been equipped also with a definition language for VTL artefacts. </w:t>
      </w:r>
    </w:p>
    <w:p w14:paraId="261B4776" w14:textId="77777777" w:rsidR="005A2227" w:rsidRPr="00E352EF" w:rsidRDefault="0097053A">
      <w:pPr>
        <w:tabs>
          <w:tab w:val="left" w:pos="3398"/>
        </w:tabs>
        <w:jc w:val="both"/>
      </w:pPr>
      <w:r w:rsidRPr="00E352EF">
        <w:rPr>
          <w:rFonts w:ascii="Cambria" w:eastAsia="Cambria" w:hAnsi="Cambria" w:cs="Cambria"/>
          <w:sz w:val="24"/>
        </w:rPr>
        <w:t>As for the manipulation language, VTL 1.0 contains a flat list of operators, in principle not related one another. A main suggestion for VTL 1.1 was to identify a core set of primitive operators able to express all the other operators of the language. This is in order to specify more formally the semantics of the available operators, avoiding possible ambiguities about their behaviour and fostering coherent implementations.  The distinction between the core and standard library is mainly of interest of the VTL technical implementers.</w:t>
      </w:r>
    </w:p>
    <w:p w14:paraId="7F9133A2"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suggestion above has been acknowledged, so that the VTL 1.1 manipulation language is made of a core set of primitive operators and a standard library of derived operators, definable in term of the primitive ones. The standard library contains VTL 1.0 operators (possibly enhanced) and the new operators introduced in VTL 1.1. </w:t>
      </w:r>
    </w:p>
    <w:p w14:paraId="0076CFC8"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VTL core includes a mechanism called FLWOR expressions (For-Let-Where-Order-Return), which allows to define derived operators and their behaviour, including custom operators (not existing in the standard library) for specific purposes. </w:t>
      </w:r>
    </w:p>
    <w:p w14:paraId="690DDDEE" w14:textId="77777777" w:rsidR="005A2227" w:rsidRPr="00E352EF" w:rsidRDefault="0097053A" w:rsidP="00B3632D">
      <w:pPr>
        <w:pStyle w:val="Stile1"/>
        <w:rPr>
          <w:lang w:val="en-GB"/>
        </w:rPr>
      </w:pPr>
      <w:bookmarkStart w:id="16" w:name="_Toc463805702"/>
      <w:bookmarkStart w:id="17" w:name="_Toc464487870"/>
      <w:r w:rsidRPr="00E352EF">
        <w:rPr>
          <w:lang w:val="en-GB"/>
        </w:rPr>
        <w:lastRenderedPageBreak/>
        <w:t>Structure of the document</w:t>
      </w:r>
      <w:bookmarkEnd w:id="16"/>
      <w:bookmarkEnd w:id="17"/>
    </w:p>
    <w:p w14:paraId="5407EF18" w14:textId="77777777" w:rsidR="005A2227" w:rsidRPr="00E352EF" w:rsidRDefault="0097053A">
      <w:r w:rsidRPr="00E352EF">
        <w:rPr>
          <w:rFonts w:ascii="Cambria" w:eastAsia="Cambria" w:hAnsi="Cambria" w:cs="Cambria"/>
          <w:sz w:val="24"/>
        </w:rPr>
        <w:t xml:space="preserve">This manual describes in detail the operators of VTL 1.1 and is organized as follows. </w:t>
      </w:r>
    </w:p>
    <w:p w14:paraId="4F6C45C8" w14:textId="314E84AC" w:rsidR="005A2227" w:rsidRPr="00E352EF" w:rsidRDefault="0097053A">
      <w:pPr>
        <w:jc w:val="both"/>
      </w:pPr>
      <w:r w:rsidRPr="00E352EF">
        <w:rPr>
          <w:rFonts w:ascii="Cambria" w:eastAsia="Cambria" w:hAnsi="Cambria" w:cs="Cambria"/>
          <w:sz w:val="24"/>
        </w:rPr>
        <w:t>In this chapter, the following paragraph (Diagrams of the Operators) summarize</w:t>
      </w:r>
      <w:r w:rsidR="00946CD3" w:rsidRPr="00E352EF">
        <w:rPr>
          <w:rFonts w:ascii="Cambria" w:eastAsia="Cambria" w:hAnsi="Cambria" w:cs="Cambria"/>
          <w:sz w:val="24"/>
        </w:rPr>
        <w:t>s</w:t>
      </w:r>
      <w:r w:rsidRPr="00E352EF">
        <w:rPr>
          <w:rFonts w:ascii="Cambria" w:eastAsia="Cambria" w:hAnsi="Cambria" w:cs="Cambria"/>
          <w:sz w:val="24"/>
        </w:rPr>
        <w:t xml:space="preserve"> all the available operators (for the VTL-DL, VTL-ML - Core Operators, VTL-ML – Standard Library) through </w:t>
      </w:r>
      <w:r w:rsidR="005B0342" w:rsidRPr="00E352EF">
        <w:rPr>
          <w:rFonts w:ascii="Cambria" w:eastAsia="Cambria" w:hAnsi="Cambria" w:cs="Cambria"/>
          <w:sz w:val="24"/>
        </w:rPr>
        <w:t>a</w:t>
      </w:r>
      <w:r w:rsidRPr="00E352EF">
        <w:rPr>
          <w:rFonts w:ascii="Cambria" w:eastAsia="Cambria" w:hAnsi="Cambria" w:cs="Cambria"/>
          <w:sz w:val="24"/>
        </w:rPr>
        <w:t xml:space="preserve"> diagram. Then, in the paragraph “List of the Operators/Functions”, </w:t>
      </w:r>
      <w:r w:rsidR="005B0342" w:rsidRPr="00E352EF">
        <w:rPr>
          <w:rFonts w:ascii="Cambria" w:eastAsia="Cambria" w:hAnsi="Cambria" w:cs="Cambria"/>
          <w:sz w:val="24"/>
        </w:rPr>
        <w:t>two</w:t>
      </w:r>
      <w:r w:rsidRPr="00E352EF">
        <w:rPr>
          <w:rFonts w:ascii="Cambria" w:eastAsia="Cambria" w:hAnsi="Cambria" w:cs="Cambria"/>
          <w:sz w:val="24"/>
        </w:rPr>
        <w:t xml:space="preserve"> corresponding lists are given, specifying for each operator some basic information. In “Evaluation Order”, the precedence rules for evaluation of the VTL-ML operators are described. Finally, the “Syntactical conventions” section illustrates the meta-syntax used in the other chapters for describing formally the syntax of the operators.</w:t>
      </w:r>
    </w:p>
    <w:p w14:paraId="07BDF03D" w14:textId="77777777" w:rsidR="005A2227" w:rsidRPr="00E352EF" w:rsidRDefault="0097053A">
      <w:pPr>
        <w:jc w:val="both"/>
        <w:rPr>
          <w:rFonts w:ascii="Cambria" w:eastAsia="Cambria" w:hAnsi="Cambria" w:cs="Cambria"/>
          <w:sz w:val="24"/>
        </w:rPr>
      </w:pPr>
      <w:r w:rsidRPr="00E352EF">
        <w:rPr>
          <w:rFonts w:ascii="Cambria" w:eastAsia="Cambria" w:hAnsi="Cambria" w:cs="Cambria"/>
          <w:sz w:val="24"/>
        </w:rPr>
        <w:t xml:space="preserve">The remainder of the document is structured in chapters, each one dedicated to the description of a category of Operators. For each Operator there is a </w:t>
      </w:r>
      <w:r w:rsidR="00B57686" w:rsidRPr="00E352EF">
        <w:rPr>
          <w:rFonts w:ascii="Cambria" w:eastAsia="Cambria" w:hAnsi="Cambria" w:cs="Cambria"/>
          <w:sz w:val="24"/>
        </w:rPr>
        <w:t>specific section</w:t>
      </w:r>
      <w:r w:rsidR="00344F5E" w:rsidRPr="00E352EF">
        <w:rPr>
          <w:rFonts w:ascii="Cambria" w:eastAsia="Cambria" w:hAnsi="Cambria" w:cs="Cambria"/>
          <w:sz w:val="24"/>
        </w:rPr>
        <w:t xml:space="preserve"> </w:t>
      </w:r>
      <w:r w:rsidR="00B57686" w:rsidRPr="00E352EF">
        <w:rPr>
          <w:rFonts w:ascii="Cambria" w:eastAsia="Cambria" w:hAnsi="Cambria" w:cs="Cambria"/>
          <w:sz w:val="24"/>
        </w:rPr>
        <w:t>explaining</w:t>
      </w:r>
      <w:r w:rsidRPr="00E352EF">
        <w:rPr>
          <w:rFonts w:ascii="Cambria" w:eastAsia="Cambria" w:hAnsi="Cambria" w:cs="Cambria"/>
          <w:sz w:val="24"/>
        </w:rPr>
        <w:t xml:space="preserve"> the syntax, the semantics and </w:t>
      </w:r>
      <w:r w:rsidR="00B57686" w:rsidRPr="00E352EF">
        <w:rPr>
          <w:rFonts w:ascii="Cambria" w:eastAsia="Cambria" w:hAnsi="Cambria" w:cs="Cambria"/>
          <w:sz w:val="24"/>
        </w:rPr>
        <w:t xml:space="preserve">giving </w:t>
      </w:r>
      <w:r w:rsidRPr="00E352EF">
        <w:rPr>
          <w:rFonts w:ascii="Cambria" w:eastAsia="Cambria" w:hAnsi="Cambria" w:cs="Cambria"/>
          <w:sz w:val="24"/>
        </w:rPr>
        <w:t>some example</w:t>
      </w:r>
      <w:r w:rsidR="00344F5E" w:rsidRPr="00E352EF">
        <w:rPr>
          <w:rFonts w:ascii="Cambria" w:eastAsia="Cambria" w:hAnsi="Cambria" w:cs="Cambria"/>
          <w:sz w:val="24"/>
        </w:rPr>
        <w:t>s</w:t>
      </w:r>
      <w:r w:rsidRPr="00E352EF">
        <w:rPr>
          <w:rFonts w:ascii="Cambria" w:eastAsia="Cambria" w:hAnsi="Cambria" w:cs="Cambria"/>
          <w:sz w:val="24"/>
        </w:rPr>
        <w:t xml:space="preserve">. </w:t>
      </w:r>
      <w:r w:rsidR="00B57686" w:rsidRPr="00E352EF">
        <w:rPr>
          <w:rFonts w:ascii="Cambria" w:eastAsia="Cambria" w:hAnsi="Cambria" w:cs="Cambria"/>
          <w:sz w:val="24"/>
        </w:rPr>
        <w:t>Each of these sections has the following structure:</w:t>
      </w:r>
    </w:p>
    <w:p w14:paraId="1CB5FAD3" w14:textId="77777777" w:rsidR="00CD25B7" w:rsidRPr="00E352EF" w:rsidRDefault="00CD25B7">
      <w:pPr>
        <w:jc w:val="both"/>
      </w:pPr>
    </w:p>
    <w:p w14:paraId="0C644001" w14:textId="77777777" w:rsidR="005A2227" w:rsidRPr="00E352EF" w:rsidRDefault="0097053A" w:rsidP="008A7573">
      <w:pPr>
        <w:numPr>
          <w:ilvl w:val="0"/>
          <w:numId w:val="19"/>
        </w:numPr>
        <w:jc w:val="both"/>
      </w:pPr>
      <w:r w:rsidRPr="00E352EF">
        <w:rPr>
          <w:rFonts w:ascii="Cambria" w:eastAsia="Cambria" w:hAnsi="Cambria" w:cs="Cambria"/>
          <w:b/>
          <w:sz w:val="24"/>
        </w:rPr>
        <w:t>Semantics</w:t>
      </w:r>
      <w:r w:rsidRPr="00E352EF">
        <w:rPr>
          <w:rFonts w:ascii="Cambria" w:eastAsia="Cambria" w:hAnsi="Cambria" w:cs="Cambria"/>
          <w:sz w:val="24"/>
        </w:rPr>
        <w:t>: an informal extract of the behaviour;</w:t>
      </w:r>
    </w:p>
    <w:p w14:paraId="7CF8278C" w14:textId="77777777" w:rsidR="005A2227" w:rsidRPr="00E352EF" w:rsidRDefault="0097053A" w:rsidP="008A7573">
      <w:pPr>
        <w:numPr>
          <w:ilvl w:val="0"/>
          <w:numId w:val="19"/>
        </w:numPr>
        <w:jc w:val="both"/>
      </w:pPr>
      <w:r w:rsidRPr="00E352EF">
        <w:rPr>
          <w:rFonts w:ascii="Cambria" w:eastAsia="Cambria" w:hAnsi="Cambria" w:cs="Cambria"/>
          <w:b/>
          <w:sz w:val="24"/>
        </w:rPr>
        <w:t>Syntax</w:t>
      </w:r>
      <w:r w:rsidRPr="00E352EF">
        <w:rPr>
          <w:rFonts w:ascii="Cambria" w:eastAsia="Cambria" w:hAnsi="Cambria" w:cs="Cambria"/>
          <w:sz w:val="24"/>
        </w:rPr>
        <w:t>: a specification of the complete syntax of the operator at hand. It is expressed in terms of the types of the Core (cfr. part 1) by means of a specific meta-syntax;</w:t>
      </w:r>
    </w:p>
    <w:p w14:paraId="5712271C" w14:textId="77777777" w:rsidR="005A2227" w:rsidRPr="00E352EF" w:rsidRDefault="0097053A" w:rsidP="008A7573">
      <w:pPr>
        <w:numPr>
          <w:ilvl w:val="0"/>
          <w:numId w:val="19"/>
        </w:numPr>
        <w:jc w:val="both"/>
      </w:pPr>
      <w:r w:rsidRPr="00E352EF">
        <w:rPr>
          <w:rFonts w:ascii="Cambria" w:eastAsia="Cambria" w:hAnsi="Cambria" w:cs="Cambria"/>
          <w:b/>
          <w:sz w:val="24"/>
        </w:rPr>
        <w:t>Parameters</w:t>
      </w:r>
      <w:r w:rsidRPr="00E352EF">
        <w:rPr>
          <w:rFonts w:ascii="Cambria" w:eastAsia="Cambria" w:hAnsi="Cambria" w:cs="Cambria"/>
          <w:sz w:val="24"/>
        </w:rPr>
        <w:t xml:space="preserve">: the input parameters, described in detail, with respect to </w:t>
      </w:r>
      <w:r w:rsidR="00F73532" w:rsidRPr="00E352EF">
        <w:rPr>
          <w:rFonts w:ascii="Cambria" w:eastAsia="Cambria" w:hAnsi="Cambria" w:cs="Cambria"/>
          <w:sz w:val="24"/>
        </w:rPr>
        <w:t>the types of the Core</w:t>
      </w:r>
      <w:r w:rsidRPr="00E352EF">
        <w:rPr>
          <w:rFonts w:ascii="Cambria" w:eastAsia="Cambria" w:hAnsi="Cambria" w:cs="Cambria"/>
          <w:sz w:val="24"/>
        </w:rPr>
        <w:t>;</w:t>
      </w:r>
    </w:p>
    <w:p w14:paraId="6E7343BF" w14:textId="77777777" w:rsidR="005A2227" w:rsidRPr="00E352EF" w:rsidRDefault="0097053A" w:rsidP="008A7573">
      <w:pPr>
        <w:numPr>
          <w:ilvl w:val="0"/>
          <w:numId w:val="19"/>
        </w:numPr>
        <w:jc w:val="both"/>
      </w:pPr>
      <w:r w:rsidRPr="00E352EF">
        <w:rPr>
          <w:rFonts w:ascii="Cambria" w:eastAsia="Cambria" w:hAnsi="Cambria" w:cs="Cambria"/>
          <w:b/>
          <w:sz w:val="24"/>
        </w:rPr>
        <w:t>Returns</w:t>
      </w:r>
      <w:r w:rsidRPr="00E352EF">
        <w:rPr>
          <w:rFonts w:ascii="Cambria" w:eastAsia="Cambria" w:hAnsi="Cambria" w:cs="Cambria"/>
          <w:sz w:val="24"/>
        </w:rPr>
        <w:t xml:space="preserve">: the output parameters, described in detail, with respect to </w:t>
      </w:r>
      <w:r w:rsidR="007C5715" w:rsidRPr="00E352EF">
        <w:rPr>
          <w:rFonts w:ascii="Cambria" w:eastAsia="Cambria" w:hAnsi="Cambria" w:cs="Cambria"/>
          <w:sz w:val="24"/>
        </w:rPr>
        <w:t xml:space="preserve">the </w:t>
      </w:r>
      <w:r w:rsidRPr="00E352EF">
        <w:rPr>
          <w:rFonts w:ascii="Cambria" w:eastAsia="Cambria" w:hAnsi="Cambria" w:cs="Cambria"/>
          <w:sz w:val="24"/>
        </w:rPr>
        <w:t>types of the Core;</w:t>
      </w:r>
    </w:p>
    <w:p w14:paraId="56FAE9C6" w14:textId="77777777" w:rsidR="005A2227" w:rsidRPr="00E352EF" w:rsidRDefault="0097053A" w:rsidP="008A7573">
      <w:pPr>
        <w:numPr>
          <w:ilvl w:val="0"/>
          <w:numId w:val="19"/>
        </w:numPr>
        <w:jc w:val="both"/>
      </w:pPr>
      <w:r w:rsidRPr="00E352EF">
        <w:rPr>
          <w:rFonts w:ascii="Cambria" w:eastAsia="Cambria" w:hAnsi="Cambria" w:cs="Cambria"/>
          <w:b/>
          <w:sz w:val="24"/>
        </w:rPr>
        <w:t>Constraints</w:t>
      </w:r>
      <w:r w:rsidRPr="00E352EF">
        <w:rPr>
          <w:rFonts w:ascii="Cambria" w:eastAsia="Cambria" w:hAnsi="Cambria" w:cs="Cambria"/>
          <w:sz w:val="24"/>
        </w:rPr>
        <w:t xml:space="preserve">: semantic constraints and syntactical constraints that cannot be specified with the meta-syntax but need a textual explanation; sometimes for the sake of clarity, even syntactical constraints are </w:t>
      </w:r>
      <w:r w:rsidR="00AA6DFA" w:rsidRPr="00E352EF">
        <w:rPr>
          <w:rFonts w:ascii="Cambria" w:eastAsia="Cambria" w:hAnsi="Cambria" w:cs="Cambria"/>
          <w:sz w:val="24"/>
        </w:rPr>
        <w:t>also repeated.</w:t>
      </w:r>
      <w:r w:rsidRPr="00E352EF">
        <w:rPr>
          <w:rFonts w:ascii="Cambria" w:eastAsia="Cambria" w:hAnsi="Cambria" w:cs="Cambria"/>
          <w:sz w:val="24"/>
        </w:rPr>
        <w:t xml:space="preserve"> </w:t>
      </w:r>
    </w:p>
    <w:p w14:paraId="72E746A4" w14:textId="77777777" w:rsidR="005A2227" w:rsidRPr="00E352EF" w:rsidRDefault="0097053A" w:rsidP="008A7573">
      <w:pPr>
        <w:numPr>
          <w:ilvl w:val="0"/>
          <w:numId w:val="19"/>
        </w:numPr>
        <w:jc w:val="both"/>
      </w:pPr>
      <w:r w:rsidRPr="00E352EF">
        <w:rPr>
          <w:rFonts w:ascii="Cambria" w:eastAsia="Cambria" w:hAnsi="Cambria" w:cs="Cambria"/>
          <w:b/>
          <w:sz w:val="24"/>
        </w:rPr>
        <w:t>Semantic</w:t>
      </w:r>
      <w:r w:rsidRPr="00E352EF">
        <w:rPr>
          <w:rFonts w:ascii="Cambria" w:eastAsia="Cambria" w:hAnsi="Cambria" w:cs="Cambria"/>
          <w:sz w:val="24"/>
        </w:rPr>
        <w:t xml:space="preserve"> </w:t>
      </w:r>
      <w:r w:rsidRPr="00E352EF">
        <w:rPr>
          <w:rFonts w:ascii="Cambria" w:eastAsia="Cambria" w:hAnsi="Cambria" w:cs="Cambria"/>
          <w:b/>
          <w:sz w:val="24"/>
        </w:rPr>
        <w:t>specification</w:t>
      </w:r>
      <w:r w:rsidRPr="00E352EF">
        <w:rPr>
          <w:rFonts w:ascii="Cambria" w:eastAsia="Cambria" w:hAnsi="Cambria" w:cs="Cambria"/>
          <w:sz w:val="24"/>
        </w:rPr>
        <w:t>: an extensive explanation of the behaviour of the operator in terms of the syntactical elements described in the sections Syntax, Parameters and Returns. Sometimes, when particularly complex, specific constraints are explained</w:t>
      </w:r>
      <w:r w:rsidR="00F86227" w:rsidRPr="00E352EF">
        <w:rPr>
          <w:rFonts w:ascii="Cambria" w:eastAsia="Cambria" w:hAnsi="Cambria" w:cs="Cambria"/>
          <w:sz w:val="24"/>
        </w:rPr>
        <w:t xml:space="preserve"> also</w:t>
      </w:r>
      <w:r w:rsidRPr="00E352EF">
        <w:rPr>
          <w:rFonts w:ascii="Cambria" w:eastAsia="Cambria" w:hAnsi="Cambria" w:cs="Cambria"/>
          <w:sz w:val="24"/>
        </w:rPr>
        <w:t xml:space="preserve"> in this section.</w:t>
      </w:r>
    </w:p>
    <w:p w14:paraId="2D8DE921" w14:textId="77777777" w:rsidR="005A2227" w:rsidRPr="00E352EF" w:rsidRDefault="0097053A" w:rsidP="008A7573">
      <w:pPr>
        <w:numPr>
          <w:ilvl w:val="0"/>
          <w:numId w:val="19"/>
        </w:numPr>
        <w:jc w:val="both"/>
      </w:pPr>
      <w:r w:rsidRPr="00E352EF">
        <w:rPr>
          <w:rFonts w:ascii="Cambria" w:eastAsia="Cambria" w:hAnsi="Cambria" w:cs="Cambria"/>
          <w:b/>
          <w:sz w:val="24"/>
        </w:rPr>
        <w:t>Examples</w:t>
      </w:r>
      <w:r w:rsidRPr="00E352EF">
        <w:rPr>
          <w:rFonts w:ascii="Cambria" w:eastAsia="Cambria" w:hAnsi="Cambria" w:cs="Cambria"/>
          <w:sz w:val="24"/>
        </w:rPr>
        <w:t>: a series of examples proving the behaviour of the operator.</w:t>
      </w:r>
    </w:p>
    <w:p w14:paraId="38357207" w14:textId="77777777" w:rsidR="00CD25B7" w:rsidRPr="00E352EF" w:rsidRDefault="00CD25B7" w:rsidP="00F86227">
      <w:pPr>
        <w:ind w:left="720"/>
      </w:pPr>
    </w:p>
    <w:p w14:paraId="7564449E" w14:textId="77777777" w:rsidR="005A2227" w:rsidRPr="00E352EF" w:rsidRDefault="0097053A">
      <w:r w:rsidRPr="00E352EF">
        <w:rPr>
          <w:rFonts w:ascii="Cambria" w:eastAsia="Cambria" w:hAnsi="Cambria" w:cs="Cambria"/>
          <w:sz w:val="24"/>
        </w:rPr>
        <w:t>The last chapter</w:t>
      </w:r>
      <w:r w:rsidR="002F49BA" w:rsidRPr="00E352EF">
        <w:t xml:space="preserve"> </w:t>
      </w:r>
      <w:r w:rsidRPr="00E352EF">
        <w:rPr>
          <w:rFonts w:ascii="Cambria" w:eastAsia="Cambria" w:hAnsi="Cambria" w:cs="Cambria"/>
          <w:sz w:val="24"/>
        </w:rPr>
        <w:t>illustrates the use case of a real questionnaire and the possible use of VTL for defining validation rules.</w:t>
      </w:r>
    </w:p>
    <w:p w14:paraId="22A94594" w14:textId="77777777" w:rsidR="005A2227" w:rsidRPr="00E352EF" w:rsidRDefault="005A2227"/>
    <w:p w14:paraId="52DF130F" w14:textId="77777777" w:rsidR="005A2227" w:rsidRPr="00E352EF" w:rsidRDefault="0097053A" w:rsidP="00B3632D">
      <w:pPr>
        <w:pStyle w:val="Stile1"/>
        <w:rPr>
          <w:lang w:val="en-GB"/>
        </w:rPr>
      </w:pPr>
      <w:bookmarkStart w:id="18" w:name="_Toc463805703"/>
      <w:bookmarkStart w:id="19" w:name="_Toc464487871"/>
      <w:r w:rsidRPr="00E352EF">
        <w:rPr>
          <w:lang w:val="en-GB"/>
        </w:rPr>
        <w:lastRenderedPageBreak/>
        <w:t>Diagram of the Operators</w:t>
      </w:r>
      <w:bookmarkEnd w:id="18"/>
      <w:bookmarkEnd w:id="19"/>
    </w:p>
    <w:bookmarkEnd w:id="12"/>
    <w:bookmarkEnd w:id="13"/>
    <w:p w14:paraId="52EB0D8D" w14:textId="77777777" w:rsidR="005A2227" w:rsidRPr="00E352EF" w:rsidRDefault="00233F68" w:rsidP="00233F68">
      <w:pPr>
        <w:tabs>
          <w:tab w:val="left" w:pos="3658"/>
        </w:tabs>
      </w:pPr>
      <w:r w:rsidRPr="00E352EF">
        <w:rPr>
          <w:noProof/>
          <w:lang w:val="it-IT"/>
        </w:rPr>
        <w:drawing>
          <wp:inline distT="0" distB="0" distL="0" distR="0" wp14:anchorId="56A0F07D" wp14:editId="7736D6EE">
            <wp:extent cx="6519672" cy="7909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9672" cy="7909560"/>
                    </a:xfrm>
                    <a:prstGeom prst="rect">
                      <a:avLst/>
                    </a:prstGeom>
                    <a:noFill/>
                    <a:ln>
                      <a:noFill/>
                    </a:ln>
                  </pic:spPr>
                </pic:pic>
              </a:graphicData>
            </a:graphic>
          </wp:inline>
        </w:drawing>
      </w:r>
    </w:p>
    <w:p w14:paraId="1E73B1AB" w14:textId="77777777" w:rsidR="005A2227" w:rsidRPr="00E352EF" w:rsidRDefault="0097053A" w:rsidP="00B3632D">
      <w:pPr>
        <w:pStyle w:val="Stile1"/>
        <w:rPr>
          <w:lang w:val="en-GB"/>
        </w:rPr>
      </w:pPr>
      <w:bookmarkStart w:id="20" w:name="_Toc398999020"/>
      <w:bookmarkStart w:id="21" w:name="_Toc283049484"/>
      <w:bookmarkStart w:id="22" w:name="_Toc463805707"/>
      <w:bookmarkStart w:id="23" w:name="_Toc464487872"/>
      <w:r w:rsidRPr="00E352EF">
        <w:rPr>
          <w:lang w:val="en-GB"/>
        </w:rPr>
        <w:lastRenderedPageBreak/>
        <w:t>List of the Operators</w:t>
      </w:r>
      <w:bookmarkEnd w:id="20"/>
      <w:bookmarkEnd w:id="21"/>
      <w:r w:rsidRPr="00E352EF">
        <w:rPr>
          <w:lang w:val="en-GB"/>
        </w:rPr>
        <w:t>/Functions</w:t>
      </w:r>
      <w:bookmarkEnd w:id="22"/>
      <w:bookmarkEnd w:id="23"/>
    </w:p>
    <w:p w14:paraId="57739F9F" w14:textId="18AF1E98"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following tables list the VTL Operators and describe their main characteristics. The ta</w:t>
      </w:r>
      <w:r w:rsidR="005B0342" w:rsidRPr="00E352EF">
        <w:rPr>
          <w:rFonts w:asciiTheme="majorHAnsi" w:eastAsia="Calibri" w:hAnsiTheme="majorHAnsi" w:cs="Calibri"/>
        </w:rPr>
        <w:t>bles are relevant to the VTL-DL</w:t>
      </w:r>
      <w:r w:rsidRPr="00E352EF">
        <w:rPr>
          <w:rFonts w:asciiTheme="majorHAnsi" w:eastAsia="Calibri" w:hAnsiTheme="majorHAnsi" w:cs="Calibri"/>
        </w:rPr>
        <w:t xml:space="preserve"> and the VTL-ML Standard Library. The operators of the Standard Library are ordered by category except </w:t>
      </w:r>
      <w:r w:rsidR="008F3200" w:rsidRPr="00E352EF">
        <w:rPr>
          <w:rFonts w:asciiTheme="majorHAnsi" w:eastAsia="Calibri" w:hAnsiTheme="majorHAnsi" w:cs="Calibri"/>
        </w:rPr>
        <w:t xml:space="preserve">for </w:t>
      </w:r>
      <w:r w:rsidRPr="00E352EF">
        <w:rPr>
          <w:rFonts w:asciiTheme="majorHAnsi" w:eastAsia="Calibri" w:hAnsiTheme="majorHAnsi" w:cs="Calibri"/>
        </w:rPr>
        <w:t xml:space="preserve">the clauses, which are the operators having a postfix syntax that are shown all together in the end. </w:t>
      </w:r>
    </w:p>
    <w:p w14:paraId="09BF80F0" w14:textId="77777777"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VTL-ML Standard Library includes operators that may act on both Data Set and on Structure Components of the Data Sets. The last column shows if the Operator acts on Dataset, Components or both</w:t>
      </w:r>
      <w:r w:rsidR="008F3200" w:rsidRPr="00E352EF">
        <w:rPr>
          <w:rFonts w:asciiTheme="majorHAnsi" w:eastAsia="Calibri" w:hAnsiTheme="majorHAnsi" w:cs="Calibri"/>
        </w:rPr>
        <w:t>, when meaningful</w:t>
      </w:r>
      <w:r w:rsidRPr="00E352EF">
        <w:rPr>
          <w:rFonts w:asciiTheme="majorHAnsi" w:eastAsia="Calibri" w:hAnsiTheme="majorHAnsi" w:cs="Calibri"/>
        </w:rPr>
        <w:t xml:space="preserve">. The Component version takes as input and returns in output Component expressions. </w:t>
      </w:r>
      <w:r w:rsidR="0004001F" w:rsidRPr="00E352EF">
        <w:rPr>
          <w:rFonts w:asciiTheme="majorHAnsi" w:eastAsia="Calibri" w:hAnsiTheme="majorHAnsi" w:cs="Calibri"/>
        </w:rPr>
        <w:t xml:space="preserve">They </w:t>
      </w:r>
      <w:r w:rsidRPr="00E352EF">
        <w:rPr>
          <w:rFonts w:asciiTheme="majorHAnsi" w:eastAsia="Calibri" w:hAnsiTheme="majorHAnsi" w:cs="Calibri"/>
        </w:rPr>
        <w:t xml:space="preserve">are part of the syntax of other operators or clauses, where </w:t>
      </w:r>
      <w:r w:rsidR="0004001F" w:rsidRPr="00E352EF">
        <w:rPr>
          <w:rFonts w:asciiTheme="majorHAnsi" w:eastAsia="Calibri" w:hAnsiTheme="majorHAnsi" w:cs="Calibri"/>
        </w:rPr>
        <w:t>specifically required</w:t>
      </w:r>
      <w:r w:rsidR="002E4BA2" w:rsidRPr="00E352EF">
        <w:rPr>
          <w:rFonts w:asciiTheme="majorHAnsi" w:eastAsia="Calibri" w:hAnsiTheme="majorHAnsi" w:cs="Calibri"/>
        </w:rPr>
        <w:t xml:space="preserve"> for row-wise processing</w:t>
      </w:r>
      <w:r w:rsidRPr="00E352EF">
        <w:rPr>
          <w:rFonts w:asciiTheme="majorHAnsi" w:eastAsia="Calibri" w:hAnsiTheme="majorHAnsi" w:cs="Calibri"/>
        </w:rPr>
        <w:t>.</w:t>
      </w:r>
    </w:p>
    <w:p w14:paraId="12C2396D" w14:textId="77777777" w:rsidR="005A2227" w:rsidRPr="00E352EF" w:rsidRDefault="0097053A" w:rsidP="00516C14">
      <w:pPr>
        <w:pStyle w:val="Stile3"/>
        <w:rPr>
          <w:lang w:val="en-GB"/>
        </w:rPr>
      </w:pPr>
      <w:bookmarkStart w:id="24" w:name="_Toc463805708"/>
      <w:bookmarkStart w:id="25" w:name="_Toc464487873"/>
      <w:r w:rsidRPr="00E352EF">
        <w:rPr>
          <w:lang w:val="en-GB"/>
        </w:rPr>
        <w:t>VTL-DL Operators</w:t>
      </w:r>
      <w:bookmarkEnd w:id="24"/>
      <w:bookmarkEnd w:id="25"/>
    </w:p>
    <w:tbl>
      <w:tblPr>
        <w:tblW w:w="9749"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2102"/>
        <w:gridCol w:w="1570"/>
        <w:gridCol w:w="1440"/>
        <w:gridCol w:w="2131"/>
        <w:gridCol w:w="1109"/>
        <w:gridCol w:w="1397"/>
      </w:tblGrid>
      <w:tr w:rsidR="005A2227" w:rsidRPr="00E352EF" w14:paraId="24648568" w14:textId="77777777">
        <w:tc>
          <w:tcPr>
            <w:tcW w:w="210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021D3F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Operator/Functions</w:t>
            </w:r>
          </w:p>
        </w:tc>
        <w:tc>
          <w:tcPr>
            <w:tcW w:w="1570"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CCD0ACF"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Category</w:t>
            </w:r>
          </w:p>
        </w:tc>
        <w:tc>
          <w:tcPr>
            <w:tcW w:w="1440"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12498DE"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Syntax</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4094541"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Description</w:t>
            </w:r>
          </w:p>
        </w:tc>
        <w:tc>
          <w:tcPr>
            <w:tcW w:w="110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2B2A8D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Operand Data Sets</w:t>
            </w:r>
          </w:p>
        </w:tc>
        <w:tc>
          <w:tcPr>
            <w:tcW w:w="1397"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B039B2B"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 xml:space="preserve">Component version </w:t>
            </w:r>
          </w:p>
        </w:tc>
      </w:tr>
      <w:tr w:rsidR="00EE0916" w:rsidRPr="00E352EF" w14:paraId="14425EB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5EB6E1"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9AB63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4E66E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3CF7C5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E22B89" w14:textId="77777777" w:rsidR="00EE0916" w:rsidRPr="00E352EF" w:rsidRDefault="00EE0916" w:rsidP="0079344A">
            <w:pPr>
              <w:jc w:val="center"/>
              <w:rPr>
                <w:rFonts w:asciiTheme="majorHAnsi" w:hAnsiTheme="majorHAnsi"/>
              </w:rPr>
            </w:pPr>
          </w:p>
          <w:p w14:paraId="24AD125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A673B2" w14:textId="77777777" w:rsidR="00EE0916" w:rsidRPr="00E352EF" w:rsidRDefault="00EE0916" w:rsidP="0079344A">
            <w:pPr>
              <w:jc w:val="center"/>
              <w:rPr>
                <w:rFonts w:asciiTheme="majorHAnsi" w:hAnsiTheme="majorHAnsi"/>
              </w:rPr>
            </w:pPr>
          </w:p>
          <w:p w14:paraId="72B13B71" w14:textId="77777777" w:rsidR="00EE0916" w:rsidRPr="00E352EF" w:rsidRDefault="00EE0916" w:rsidP="0079344A">
            <w:pPr>
              <w:jc w:val="center"/>
            </w:pPr>
            <w:r w:rsidRPr="00E352EF">
              <w:rPr>
                <w:rFonts w:asciiTheme="majorHAnsi" w:hAnsiTheme="majorHAnsi"/>
              </w:rPr>
              <w:t>-</w:t>
            </w:r>
          </w:p>
        </w:tc>
      </w:tr>
      <w:tr w:rsidR="00EE0916" w:rsidRPr="00E352EF" w14:paraId="208BAE8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137F495"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defineValueDomainSubset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AEE61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BF25F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20C52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ValueDomainSubset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395BFD" w14:textId="77777777" w:rsidR="00EE0916" w:rsidRPr="00E352EF" w:rsidRDefault="00EE0916" w:rsidP="0079344A">
            <w:pPr>
              <w:jc w:val="center"/>
              <w:rPr>
                <w:rFonts w:asciiTheme="majorHAnsi" w:hAnsiTheme="majorHAnsi"/>
              </w:rPr>
            </w:pPr>
          </w:p>
          <w:p w14:paraId="018AD06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6AC56E" w14:textId="77777777" w:rsidR="00EE0916" w:rsidRPr="00E352EF" w:rsidRDefault="00EE0916" w:rsidP="0079344A">
            <w:pPr>
              <w:jc w:val="center"/>
              <w:rPr>
                <w:rFonts w:asciiTheme="majorHAnsi" w:hAnsiTheme="majorHAnsi"/>
              </w:rPr>
            </w:pPr>
          </w:p>
          <w:p w14:paraId="2C24F304" w14:textId="77777777" w:rsidR="00EE0916" w:rsidRPr="00E352EF" w:rsidRDefault="00EE0916" w:rsidP="0079344A">
            <w:pPr>
              <w:jc w:val="center"/>
            </w:pPr>
            <w:r w:rsidRPr="00E352EF">
              <w:rPr>
                <w:rFonts w:asciiTheme="majorHAnsi" w:hAnsiTheme="majorHAnsi"/>
              </w:rPr>
              <w:t>-</w:t>
            </w:r>
          </w:p>
        </w:tc>
      </w:tr>
      <w:tr w:rsidR="00EE0916" w:rsidRPr="00E352EF" w14:paraId="77A44C86" w14:textId="77777777" w:rsidTr="00EE0916">
        <w:trPr>
          <w:trHeight w:val="813"/>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B3553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Variable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D93FE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76473B"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977DFF" w14:textId="77777777" w:rsidR="00EE0916" w:rsidRPr="00E352EF" w:rsidRDefault="00EE0916" w:rsidP="00EE0916">
            <w:pPr>
              <w:spacing w:after="160" w:line="259" w:lineRule="auto"/>
              <w:jc w:val="center"/>
              <w:rPr>
                <w:rFonts w:asciiTheme="majorHAnsi" w:hAnsiTheme="majorHAnsi"/>
              </w:rPr>
            </w:pPr>
            <w:r w:rsidRPr="00E352EF">
              <w:rPr>
                <w:rFonts w:asciiTheme="majorHAnsi" w:hAnsiTheme="majorHAnsi"/>
              </w:rPr>
              <w:t>defines a persistent Variable in the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C97820" w14:textId="77777777" w:rsidR="00EE0916" w:rsidRPr="00E352EF" w:rsidRDefault="00EE0916" w:rsidP="0079344A">
            <w:pPr>
              <w:jc w:val="center"/>
              <w:rPr>
                <w:rFonts w:asciiTheme="majorHAnsi" w:hAnsiTheme="majorHAnsi"/>
              </w:rPr>
            </w:pPr>
          </w:p>
          <w:p w14:paraId="7212515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C68DA2" w14:textId="77777777" w:rsidR="00EE0916" w:rsidRPr="00E352EF" w:rsidRDefault="00EE0916" w:rsidP="0079344A">
            <w:pPr>
              <w:jc w:val="center"/>
              <w:rPr>
                <w:rFonts w:asciiTheme="majorHAnsi" w:hAnsiTheme="majorHAnsi"/>
              </w:rPr>
            </w:pPr>
          </w:p>
          <w:p w14:paraId="33344769" w14:textId="77777777" w:rsidR="00EE0916" w:rsidRPr="00E352EF" w:rsidRDefault="00EE0916" w:rsidP="0079344A">
            <w:pPr>
              <w:jc w:val="center"/>
            </w:pPr>
            <w:r w:rsidRPr="00E352EF">
              <w:rPr>
                <w:rFonts w:asciiTheme="majorHAnsi" w:hAnsiTheme="majorHAnsi"/>
              </w:rPr>
              <w:t>-</w:t>
            </w:r>
          </w:p>
        </w:tc>
      </w:tr>
      <w:tr w:rsidR="00EE0916" w:rsidRPr="00E352EF" w14:paraId="1C1782CC" w14:textId="77777777" w:rsidTr="00EE0916">
        <w:trPr>
          <w:trHeight w:val="1140"/>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8B886"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defineDataStructure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6BD2A8"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7D591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D07E76" w14:textId="77777777" w:rsidR="00EE0916" w:rsidRPr="00E352EF" w:rsidRDefault="00EE0916" w:rsidP="00EE0916">
            <w:pPr>
              <w:spacing w:after="160" w:line="259" w:lineRule="auto"/>
              <w:rPr>
                <w:rFonts w:asciiTheme="majorHAnsi" w:hAnsiTheme="majorHAnsi"/>
              </w:rPr>
            </w:pPr>
            <w:r w:rsidRPr="00E352EF">
              <w:rPr>
                <w:rFonts w:asciiTheme="majorHAnsi" w:eastAsia="Calibri" w:hAnsiTheme="majorHAnsi" w:cs="Calibri"/>
              </w:rPr>
              <w:t>defines a persistent DataStructure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902EEF" w14:textId="77777777" w:rsidR="00EE0916" w:rsidRPr="00E352EF" w:rsidRDefault="00EE0916" w:rsidP="0079344A">
            <w:pPr>
              <w:jc w:val="center"/>
              <w:rPr>
                <w:rFonts w:asciiTheme="majorHAnsi" w:hAnsiTheme="majorHAnsi"/>
              </w:rPr>
            </w:pPr>
          </w:p>
          <w:p w14:paraId="65657E42"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A99880" w14:textId="77777777" w:rsidR="00EE0916" w:rsidRPr="00E352EF" w:rsidRDefault="00EE0916" w:rsidP="0079344A">
            <w:pPr>
              <w:jc w:val="center"/>
              <w:rPr>
                <w:rFonts w:asciiTheme="majorHAnsi" w:hAnsiTheme="majorHAnsi"/>
              </w:rPr>
            </w:pPr>
          </w:p>
          <w:p w14:paraId="624C16E7" w14:textId="77777777" w:rsidR="00EE0916" w:rsidRPr="00E352EF" w:rsidRDefault="00EE0916" w:rsidP="0079344A">
            <w:pPr>
              <w:jc w:val="center"/>
            </w:pPr>
            <w:r w:rsidRPr="00E352EF">
              <w:rPr>
                <w:rFonts w:asciiTheme="majorHAnsi" w:hAnsiTheme="majorHAnsi"/>
              </w:rPr>
              <w:t>-</w:t>
            </w:r>
          </w:p>
        </w:tc>
      </w:tr>
      <w:tr w:rsidR="00EE0916" w:rsidRPr="00E352EF" w14:paraId="553E5657"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019A1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820162"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7BE4F2"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0AD14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Dataset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0CA2C9" w14:textId="77777777" w:rsidR="00EE0916" w:rsidRPr="00E352EF" w:rsidRDefault="00EE0916" w:rsidP="0079344A">
            <w:pPr>
              <w:jc w:val="center"/>
              <w:rPr>
                <w:rFonts w:asciiTheme="majorHAnsi" w:hAnsiTheme="majorHAnsi"/>
              </w:rPr>
            </w:pPr>
          </w:p>
          <w:p w14:paraId="2CCDBFC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21492" w14:textId="77777777" w:rsidR="00EE0916" w:rsidRPr="00E352EF" w:rsidRDefault="00EE0916" w:rsidP="0079344A">
            <w:pPr>
              <w:jc w:val="center"/>
              <w:rPr>
                <w:rFonts w:asciiTheme="majorHAnsi" w:hAnsiTheme="majorHAnsi"/>
              </w:rPr>
            </w:pPr>
          </w:p>
          <w:p w14:paraId="3E1C0D7D" w14:textId="77777777" w:rsidR="00EE0916" w:rsidRPr="00E352EF" w:rsidRDefault="00EE0916" w:rsidP="0079344A">
            <w:pPr>
              <w:jc w:val="center"/>
            </w:pPr>
            <w:r w:rsidRPr="00E352EF">
              <w:rPr>
                <w:rFonts w:asciiTheme="majorHAnsi" w:hAnsiTheme="majorHAnsi"/>
              </w:rPr>
              <w:t>-</w:t>
            </w:r>
          </w:p>
        </w:tc>
      </w:tr>
      <w:tr w:rsidR="00EE0916" w:rsidRPr="00E352EF" w14:paraId="40136DAD"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8330F4"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datapoint ruleset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F9E950"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898C1"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88CCC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Data Points</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25A027" w14:textId="77777777" w:rsidR="00EE0916" w:rsidRPr="00E352EF" w:rsidRDefault="00EE0916" w:rsidP="0079344A">
            <w:pPr>
              <w:jc w:val="center"/>
              <w:rPr>
                <w:rFonts w:asciiTheme="majorHAnsi" w:hAnsiTheme="majorHAnsi"/>
              </w:rPr>
            </w:pPr>
          </w:p>
          <w:p w14:paraId="327DBD54"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D50C18" w14:textId="77777777" w:rsidR="00EE0916" w:rsidRPr="00E352EF" w:rsidRDefault="00EE0916" w:rsidP="0079344A">
            <w:pPr>
              <w:jc w:val="center"/>
              <w:rPr>
                <w:rFonts w:asciiTheme="majorHAnsi" w:hAnsiTheme="majorHAnsi"/>
              </w:rPr>
            </w:pPr>
          </w:p>
          <w:p w14:paraId="343DC09F" w14:textId="77777777" w:rsidR="00EE0916" w:rsidRPr="00E352EF" w:rsidRDefault="00EE0916" w:rsidP="0079344A">
            <w:pPr>
              <w:jc w:val="center"/>
            </w:pPr>
            <w:r w:rsidRPr="00E352EF">
              <w:rPr>
                <w:rFonts w:asciiTheme="majorHAnsi" w:hAnsiTheme="majorHAnsi"/>
              </w:rPr>
              <w:t>-</w:t>
            </w:r>
          </w:p>
        </w:tc>
      </w:tr>
      <w:tr w:rsidR="00EE0916" w:rsidRPr="00E352EF" w14:paraId="57A8155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E7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 xml:space="preserve">define hierarchical ruleset </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32CB6AE"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68FFCF"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2A96CB"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code items of a Dataset component.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E7C77B" w14:textId="77777777" w:rsidR="00EE0916" w:rsidRPr="00E352EF" w:rsidRDefault="00EE0916" w:rsidP="0079344A">
            <w:pPr>
              <w:jc w:val="center"/>
              <w:rPr>
                <w:rFonts w:asciiTheme="majorHAnsi" w:hAnsiTheme="majorHAnsi"/>
              </w:rPr>
            </w:pPr>
          </w:p>
          <w:p w14:paraId="5ADC9C70"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C6A5DF6" w14:textId="77777777" w:rsidR="00EE0916" w:rsidRPr="00E352EF" w:rsidRDefault="00EE0916" w:rsidP="0079344A">
            <w:pPr>
              <w:jc w:val="center"/>
              <w:rPr>
                <w:rFonts w:asciiTheme="majorHAnsi" w:hAnsiTheme="majorHAnsi"/>
              </w:rPr>
            </w:pPr>
          </w:p>
          <w:p w14:paraId="77A38812" w14:textId="77777777" w:rsidR="00EE0916" w:rsidRPr="00E352EF" w:rsidRDefault="00EE0916" w:rsidP="0079344A">
            <w:pPr>
              <w:jc w:val="center"/>
            </w:pPr>
            <w:r w:rsidRPr="00E352EF">
              <w:rPr>
                <w:rFonts w:asciiTheme="majorHAnsi" w:hAnsiTheme="majorHAnsi"/>
              </w:rPr>
              <w:t>-</w:t>
            </w:r>
          </w:p>
        </w:tc>
      </w:tr>
      <w:tr w:rsidR="00EE0916" w:rsidRPr="00E352EF" w14:paraId="774F20D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47C61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 mapping</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86E9CB" w14:textId="77777777" w:rsidR="00EE0916" w:rsidRPr="00E352EF" w:rsidRDefault="00EE0916">
            <w:pPr>
              <w:spacing w:line="240" w:lineRule="atLeast"/>
              <w:jc w:val="center"/>
              <w:rPr>
                <w:rFonts w:ascii="Cambria" w:hAnsi="Cambria"/>
              </w:rPr>
            </w:pPr>
            <w:r w:rsidRPr="00E352EF">
              <w:rPr>
                <w:rFonts w:ascii="Cambria" w:eastAsia="Calibri" w:hAnsi="Cambria"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40C9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24537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defines a persistent object that contains Rules to be applied to recode codes of a component in a Dataset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24503" w14:textId="77777777" w:rsidR="00EE0916" w:rsidRPr="00E352EF" w:rsidRDefault="00EE0916" w:rsidP="0079344A">
            <w:pPr>
              <w:jc w:val="center"/>
              <w:rPr>
                <w:rFonts w:asciiTheme="majorHAnsi" w:hAnsiTheme="majorHAnsi"/>
              </w:rPr>
            </w:pPr>
          </w:p>
          <w:p w14:paraId="483E3C96"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72D10" w14:textId="77777777" w:rsidR="00EE0916" w:rsidRPr="00E352EF" w:rsidRDefault="00EE0916" w:rsidP="0079344A">
            <w:pPr>
              <w:jc w:val="center"/>
              <w:rPr>
                <w:rFonts w:asciiTheme="majorHAnsi" w:hAnsiTheme="majorHAnsi"/>
              </w:rPr>
            </w:pPr>
          </w:p>
          <w:p w14:paraId="26787C8E" w14:textId="77777777" w:rsidR="00EE0916" w:rsidRPr="00E352EF" w:rsidRDefault="00EE0916" w:rsidP="0079344A">
            <w:pPr>
              <w:jc w:val="center"/>
            </w:pPr>
            <w:r w:rsidRPr="00E352EF">
              <w:rPr>
                <w:rFonts w:asciiTheme="majorHAnsi" w:hAnsiTheme="majorHAnsi"/>
              </w:rPr>
              <w:t>-</w:t>
            </w:r>
          </w:p>
        </w:tc>
      </w:tr>
    </w:tbl>
    <w:p w14:paraId="31AB95FF" w14:textId="77777777" w:rsidR="005A2227" w:rsidRPr="00E352EF" w:rsidRDefault="005A2227"/>
    <w:p w14:paraId="1EA632FA" w14:textId="77777777" w:rsidR="005A2227" w:rsidRPr="00E352EF" w:rsidRDefault="005A2227">
      <w:pPr>
        <w:spacing w:before="120" w:after="120" w:line="240" w:lineRule="atLeast"/>
        <w:jc w:val="both"/>
      </w:pPr>
    </w:p>
    <w:p w14:paraId="68FE6467" w14:textId="77777777" w:rsidR="005A2227" w:rsidRPr="00E352EF" w:rsidRDefault="0097053A" w:rsidP="00EB1629">
      <w:pPr>
        <w:pStyle w:val="Stile3"/>
        <w:rPr>
          <w:lang w:val="en-GB"/>
        </w:rPr>
      </w:pPr>
      <w:bookmarkStart w:id="26" w:name="_Toc464487874"/>
      <w:r w:rsidRPr="00E352EF">
        <w:rPr>
          <w:lang w:val="en-GB"/>
        </w:rPr>
        <w:t>VTL-ML Standard Library</w:t>
      </w:r>
      <w:bookmarkEnd w:id="26"/>
    </w:p>
    <w:p w14:paraId="025EBD7B" w14:textId="77777777" w:rsidR="00BC32F0" w:rsidRPr="00E352EF" w:rsidRDefault="00BC32F0" w:rsidP="00BC32F0">
      <w:pPr>
        <w:rPr>
          <w:rFonts w:ascii="Cambria" w:eastAsia="Calibri" w:hAnsi="Cambria" w:cs="Calibri"/>
          <w:sz w:val="16"/>
        </w:rPr>
      </w:pPr>
    </w:p>
    <w:p w14:paraId="0797C70B" w14:textId="77777777" w:rsidR="00BC32F0" w:rsidRPr="00E352EF" w:rsidRDefault="00BC32F0" w:rsidP="00B3632D">
      <w:pPr>
        <w:pStyle w:val="Titolo3"/>
      </w:pPr>
      <w:bookmarkStart w:id="27" w:name="_Toc464487875"/>
      <w:r w:rsidRPr="00E352EF">
        <w:t>Operators and functions applied on</w:t>
      </w:r>
      <w:r w:rsidR="009C28BD" w:rsidRPr="00E352EF">
        <w:t xml:space="preserve"> D</w:t>
      </w:r>
      <w:r w:rsidRPr="00E352EF">
        <w:t>atasets and scalar values</w:t>
      </w:r>
      <w:bookmarkEnd w:id="27"/>
    </w:p>
    <w:p w14:paraId="64BB9CAE" w14:textId="77777777" w:rsidR="00BC32F0" w:rsidRPr="00E352EF" w:rsidRDefault="00BC32F0" w:rsidP="00BC32F0">
      <w:pPr>
        <w:jc w:val="both"/>
        <w:rPr>
          <w:rFonts w:ascii="Cambria" w:eastAsia="Calibri" w:hAnsi="Cambria" w:cs="Calibri"/>
          <w:sz w:val="16"/>
        </w:rPr>
      </w:pPr>
    </w:p>
    <w:p w14:paraId="0C76AC13" w14:textId="77777777" w:rsidR="00BC32F0" w:rsidRPr="00E352EF" w:rsidRDefault="00BC32F0" w:rsidP="00BC32F0">
      <w:pPr>
        <w:jc w:val="both"/>
        <w:rPr>
          <w:rFonts w:ascii="Cambria" w:hAnsi="Cambria"/>
        </w:rPr>
      </w:pPr>
      <w:r w:rsidRPr="00E352EF">
        <w:rPr>
          <w:rFonts w:ascii="Cambria" w:eastAsia="Calibri" w:hAnsi="Cambria" w:cs="Calibri"/>
        </w:rPr>
        <w:t xml:space="preserve">Most of the single data points operators and functions can be applied </w:t>
      </w:r>
      <w:r w:rsidR="0096158B" w:rsidRPr="00E352EF">
        <w:rPr>
          <w:rFonts w:ascii="Cambria" w:eastAsia="Calibri" w:hAnsi="Cambria" w:cs="Calibri"/>
        </w:rPr>
        <w:t xml:space="preserve">to </w:t>
      </w:r>
      <w:r w:rsidRPr="00E352EF">
        <w:rPr>
          <w:rFonts w:ascii="Cambria" w:eastAsia="Calibri" w:hAnsi="Cambria" w:cs="Calibri"/>
        </w:rPr>
        <w:t xml:space="preserve">both </w:t>
      </w:r>
      <w:r w:rsidR="009C28BD" w:rsidRPr="00E352EF">
        <w:t>Dataset</w:t>
      </w:r>
      <w:r w:rsidRPr="00E352EF">
        <w:rPr>
          <w:rFonts w:ascii="Cambria" w:eastAsia="Calibri" w:hAnsi="Cambria" w:cs="Calibri"/>
        </w:rPr>
        <w:t>s and scalar values. The operands of the operators and functions can take the following forms:</w:t>
      </w:r>
    </w:p>
    <w:p w14:paraId="3FB41C89"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Scalar expression, e.g. 1+2.</w:t>
      </w:r>
    </w:p>
    <w:p w14:paraId="7BB7801E"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Dataset expression, with a single measure or attribute selected using the membership operator ".", e.g. ds_bop.obs_value. In this case the operator or function is applied to the specified measure or attribute.</w:t>
      </w:r>
    </w:p>
    <w:p w14:paraId="49BB029F"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 xml:space="preserve">Dataset expression, with no measure or attribute selected, e.g. ds_bop. In this case the operator or function is applied to all measures of the </w:t>
      </w:r>
      <w:r w:rsidR="009C28BD" w:rsidRPr="00E352EF">
        <w:t>Dataset</w:t>
      </w:r>
      <w:r w:rsidR="003B25B9" w:rsidRPr="00E352EF">
        <w:t xml:space="preserve"> having the data type accepted by the operator</w:t>
      </w:r>
      <w:r w:rsidRPr="00E352EF">
        <w:rPr>
          <w:rFonts w:ascii="Cambria" w:eastAsia="Calibri" w:hAnsi="Cambria" w:cs="Calibri"/>
        </w:rPr>
        <w:t xml:space="preserve">. </w:t>
      </w:r>
    </w:p>
    <w:p w14:paraId="26607431" w14:textId="77777777" w:rsidR="009F5659" w:rsidRPr="00E352EF" w:rsidRDefault="00550433" w:rsidP="00BC32F0">
      <w:pPr>
        <w:jc w:val="both"/>
        <w:rPr>
          <w:rFonts w:ascii="Cambria" w:eastAsia="Calibri" w:hAnsi="Cambria" w:cs="Calibri"/>
        </w:rPr>
      </w:pPr>
      <w:r w:rsidRPr="00E352EF">
        <w:rPr>
          <w:rFonts w:ascii="Cambria" w:eastAsia="Calibri" w:hAnsi="Cambria" w:cs="Calibri"/>
        </w:rPr>
        <w:t xml:space="preserve">When a VTL operator or function is applied to two or more </w:t>
      </w:r>
      <w:r w:rsidR="009C28BD" w:rsidRPr="00E352EF">
        <w:t>Dataset</w:t>
      </w:r>
      <w:r w:rsidRPr="00E352EF">
        <w:rPr>
          <w:rFonts w:ascii="Cambria" w:eastAsia="Calibri" w:hAnsi="Cambria" w:cs="Calibri"/>
        </w:rPr>
        <w:t xml:space="preserve">s then at least an Identifier Component must appear in all </w:t>
      </w:r>
      <w:r w:rsidR="009C28BD" w:rsidRPr="00E352EF">
        <w:t>Dataset</w:t>
      </w:r>
      <w:r w:rsidRPr="00E352EF">
        <w:rPr>
          <w:rFonts w:ascii="Cambria" w:eastAsia="Calibri" w:hAnsi="Cambria" w:cs="Calibri"/>
        </w:rPr>
        <w:t>s with the same name</w:t>
      </w:r>
      <w:r w:rsidR="00D522BE" w:rsidRPr="00E352EF">
        <w:rPr>
          <w:rFonts w:ascii="Cambria" w:eastAsia="Calibri" w:hAnsi="Cambria" w:cs="Calibri"/>
        </w:rPr>
        <w:t xml:space="preserve"> and</w:t>
      </w:r>
      <w:r w:rsidRPr="00E352EF">
        <w:rPr>
          <w:rFonts w:ascii="Cambria" w:eastAsia="Calibri" w:hAnsi="Cambria" w:cs="Calibri"/>
        </w:rPr>
        <w:t xml:space="preserve"> data type</w:t>
      </w:r>
      <w:r w:rsidR="00D527F3" w:rsidRPr="00E352EF">
        <w:rPr>
          <w:rFonts w:ascii="Cambria" w:eastAsia="Calibri" w:hAnsi="Cambria" w:cs="Calibri"/>
        </w:rPr>
        <w:t xml:space="preserve">. In this case </w:t>
      </w:r>
      <w:r w:rsidR="00BC32F0" w:rsidRPr="00E352EF">
        <w:rPr>
          <w:rFonts w:ascii="Cambria" w:eastAsia="Calibri" w:hAnsi="Cambria" w:cs="Calibri"/>
        </w:rPr>
        <w:t xml:space="preserve">the function is applied on the measures having the same name </w:t>
      </w:r>
      <w:r w:rsidR="00D522BE" w:rsidRPr="00E352EF">
        <w:rPr>
          <w:rFonts w:ascii="Cambria" w:eastAsia="Calibri" w:hAnsi="Cambria" w:cs="Calibri"/>
        </w:rPr>
        <w:t xml:space="preserve">and data type </w:t>
      </w:r>
      <w:r w:rsidR="003B25B9" w:rsidRPr="00E352EF">
        <w:rPr>
          <w:rFonts w:ascii="Cambria" w:eastAsia="Calibri" w:hAnsi="Cambria" w:cs="Calibri"/>
        </w:rPr>
        <w:t xml:space="preserve">(accepted by the operator) </w:t>
      </w:r>
      <w:r w:rsidR="00BC32F0" w:rsidRPr="00E352EF">
        <w:rPr>
          <w:rFonts w:ascii="Cambria" w:eastAsia="Calibri" w:hAnsi="Cambria" w:cs="Calibri"/>
        </w:rPr>
        <w:t>and for the matching</w:t>
      </w:r>
      <w:r w:rsidR="00B963B1" w:rsidRPr="00E352EF">
        <w:rPr>
          <w:rFonts w:ascii="Cambria" w:eastAsia="Calibri" w:hAnsi="Cambria" w:cs="Calibri"/>
        </w:rPr>
        <w:t xml:space="preserve"> </w:t>
      </w:r>
      <w:r w:rsidR="00BC32F0" w:rsidRPr="00E352EF">
        <w:rPr>
          <w:rFonts w:ascii="Cambria" w:eastAsia="Calibri" w:hAnsi="Cambria" w:cs="Calibri"/>
        </w:rPr>
        <w:t xml:space="preserve">data points, i.e., the data points that have the same values of the common </w:t>
      </w:r>
      <w:r w:rsidR="001C5F5C" w:rsidRPr="00E352EF">
        <w:rPr>
          <w:rFonts w:ascii="Cambria" w:eastAsia="Calibri" w:hAnsi="Cambria" w:cs="Calibri"/>
        </w:rPr>
        <w:t>Identifier Components</w:t>
      </w:r>
      <w:r w:rsidR="00BC32F0" w:rsidRPr="00E352EF">
        <w:rPr>
          <w:rFonts w:ascii="Cambria" w:eastAsia="Calibri" w:hAnsi="Cambria" w:cs="Calibri"/>
        </w:rPr>
        <w:t xml:space="preserve">. </w:t>
      </w:r>
    </w:p>
    <w:p w14:paraId="5D563AE4" w14:textId="77777777" w:rsidR="00BC32F0" w:rsidRPr="00E352EF" w:rsidRDefault="00BC32F0" w:rsidP="00BC32F0">
      <w:pPr>
        <w:jc w:val="both"/>
        <w:rPr>
          <w:rFonts w:ascii="Cambria" w:hAnsi="Cambria"/>
        </w:rPr>
      </w:pPr>
      <w:r w:rsidRPr="00E352EF">
        <w:rPr>
          <w:rFonts w:ascii="Cambria" w:eastAsia="Calibri" w:hAnsi="Cambria" w:cs="Calibri"/>
        </w:rPr>
        <w:t xml:space="preserve">Assuming that </w:t>
      </w:r>
      <w:r w:rsidRPr="00E352EF">
        <w:rPr>
          <w:rFonts w:ascii="Cambria" w:eastAsia="Calibri" w:hAnsi="Cambria" w:cs="Calibri"/>
          <w:i/>
        </w:rPr>
        <w:t>f</w:t>
      </w:r>
      <w:r w:rsidRPr="00E352EF">
        <w:rPr>
          <w:rFonts w:ascii="Cambria" w:eastAsia="Calibri" w:hAnsi="Cambria" w:cs="Calibri"/>
        </w:rPr>
        <w:t xml:space="preserve"> is a VTL function or operator,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w:t>
      </w:r>
      <w:r w:rsidR="009C28BD" w:rsidRPr="00E352EF">
        <w:t>Dataset</w:t>
      </w:r>
      <w:r w:rsidRPr="00E352EF">
        <w:rPr>
          <w:rFonts w:ascii="Cambria" w:eastAsia="Calibri" w:hAnsi="Cambria" w:cs="Calibri"/>
        </w:rPr>
        <w:t xml:space="preserve">s and </w:t>
      </w:r>
      <w:r w:rsidRPr="00E352EF">
        <w:rPr>
          <w:rFonts w:ascii="Cambria" w:eastAsia="Calibri" w:hAnsi="Cambria" w:cs="Calibri"/>
          <w:i/>
        </w:rPr>
        <w:t>c</w:t>
      </w:r>
      <w:r w:rsidRPr="00E352EF">
        <w:rPr>
          <w:rFonts w:ascii="Cambria" w:eastAsia="Calibri" w:hAnsi="Cambria" w:cs="Calibri"/>
        </w:rPr>
        <w:t xml:space="preserve"> is a scalar value (constant), the following table shows the VTL rules in the case of binary operators or functions: </w:t>
      </w:r>
    </w:p>
    <w:p w14:paraId="501E146B" w14:textId="77777777" w:rsidR="00BC32F0" w:rsidRPr="00E352EF" w:rsidRDefault="00BC32F0" w:rsidP="00BC32F0">
      <w:pPr>
        <w:jc w:val="both"/>
      </w:pPr>
      <w:r w:rsidRPr="00E352EF">
        <w:rPr>
          <w:rFonts w:ascii="Calibri" w:eastAsia="Calibri" w:hAnsi="Calibri" w:cs="Calibri"/>
        </w:rPr>
        <w:t xml:space="preserve"> </w:t>
      </w:r>
    </w:p>
    <w:tbl>
      <w:tblPr>
        <w:tblW w:w="9740" w:type="dxa"/>
        <w:tblBorders>
          <w:top w:val="single" w:sz="0" w:space="0" w:color="FFFFFF"/>
          <w:left w:val="single" w:sz="0" w:space="0" w:color="FFFFFF"/>
          <w:bottom w:val="single" w:sz="0" w:space="0" w:color="FFFFFF"/>
          <w:right w:val="single" w:sz="0" w:space="0" w:color="FFFFFF"/>
          <w:insideH w:val="nil"/>
          <w:insideV w:val="nil"/>
        </w:tblBorders>
        <w:tblCellMar>
          <w:left w:w="0" w:type="dxa"/>
          <w:right w:w="0" w:type="dxa"/>
        </w:tblCellMar>
        <w:tblLook w:val="04A0" w:firstRow="1" w:lastRow="0" w:firstColumn="1" w:lastColumn="0" w:noHBand="0" w:noVBand="1"/>
      </w:tblPr>
      <w:tblGrid>
        <w:gridCol w:w="1519"/>
        <w:gridCol w:w="3118"/>
        <w:gridCol w:w="3119"/>
        <w:gridCol w:w="1984"/>
      </w:tblGrid>
      <w:tr w:rsidR="00BC32F0" w:rsidRPr="00E352EF" w14:paraId="791AAE1E" w14:textId="77777777" w:rsidTr="006F5A66">
        <w:trPr>
          <w:trHeight w:val="533"/>
        </w:trPr>
        <w:tc>
          <w:tcPr>
            <w:tcW w:w="15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2D0233AD" w14:textId="77777777" w:rsidR="00BC32F0" w:rsidRPr="00E352EF" w:rsidRDefault="00BC32F0" w:rsidP="001506DB">
            <w:pPr>
              <w:spacing w:before="120"/>
              <w:jc w:val="both"/>
              <w:rPr>
                <w:rFonts w:ascii="Cambria" w:hAnsi="Cambria"/>
              </w:rPr>
            </w:pPr>
            <w:r w:rsidRPr="00E352EF">
              <w:rPr>
                <w:rFonts w:ascii="Cambria" w:eastAsia="Calibri" w:hAnsi="Cambria" w:cs="Calibri"/>
              </w:rPr>
              <w:t>Case</w:t>
            </w:r>
          </w:p>
        </w:tc>
        <w:tc>
          <w:tcPr>
            <w:tcW w:w="31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48852F6A" w14:textId="77777777" w:rsidR="00BC32F0" w:rsidRPr="00E352EF" w:rsidRDefault="00BC32F0" w:rsidP="001506DB">
            <w:pPr>
              <w:spacing w:before="120"/>
              <w:jc w:val="both"/>
              <w:rPr>
                <w:rFonts w:ascii="Cambria" w:hAnsi="Cambria"/>
              </w:rPr>
            </w:pPr>
            <w:r w:rsidRPr="00E352EF">
              <w:rPr>
                <w:rFonts w:ascii="Cambria" w:eastAsia="Calibri" w:hAnsi="Cambria" w:cs="Calibri"/>
              </w:rPr>
              <w:t>Result</w:t>
            </w:r>
          </w:p>
        </w:tc>
        <w:tc>
          <w:tcPr>
            <w:tcW w:w="31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3878DEDC" w14:textId="77777777" w:rsidR="00BC32F0" w:rsidRPr="00E352EF" w:rsidRDefault="00BC32F0" w:rsidP="001506DB">
            <w:pPr>
              <w:spacing w:before="120"/>
              <w:jc w:val="both"/>
              <w:rPr>
                <w:rFonts w:ascii="Cambria" w:hAnsi="Cambria"/>
              </w:rPr>
            </w:pPr>
            <w:r w:rsidRPr="00E352EF">
              <w:rPr>
                <w:rFonts w:ascii="Cambria" w:eastAsia="Calibri" w:hAnsi="Cambria" w:cs="Calibri"/>
              </w:rPr>
              <w:t>Computation rule</w:t>
            </w:r>
          </w:p>
        </w:tc>
        <w:tc>
          <w:tcPr>
            <w:tcW w:w="198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100A603D" w14:textId="77777777" w:rsidR="00BC32F0" w:rsidRPr="00E352EF" w:rsidRDefault="00BC32F0" w:rsidP="001506DB">
            <w:pPr>
              <w:spacing w:before="120"/>
              <w:jc w:val="both"/>
              <w:rPr>
                <w:rFonts w:ascii="Cambria" w:hAnsi="Cambria"/>
              </w:rPr>
            </w:pPr>
            <w:r w:rsidRPr="00E352EF">
              <w:rPr>
                <w:rFonts w:ascii="Cambria" w:eastAsia="Calibri" w:hAnsi="Cambria" w:cs="Calibri"/>
              </w:rPr>
              <w:t>Examples</w:t>
            </w:r>
          </w:p>
        </w:tc>
      </w:tr>
      <w:tr w:rsidR="00BC32F0" w:rsidRPr="00E352EF" w14:paraId="6E354E35"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6AA50" w14:textId="77777777" w:rsidR="00BC32F0" w:rsidRPr="00E352EF" w:rsidRDefault="00BC32F0" w:rsidP="00D47718">
            <w:pPr>
              <w:spacing w:before="120"/>
              <w:rPr>
                <w:rFonts w:ascii="Cambria" w:hAnsi="Cambria"/>
              </w:rPr>
            </w:pPr>
            <w:r w:rsidRPr="00E352EF">
              <w:rPr>
                <w:rFonts w:ascii="Cambria" w:eastAsia="Calibri" w:hAnsi="Cambria" w:cs="Calibri"/>
                <w:i/>
              </w:rPr>
              <w:t>f</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r w:rsidRPr="00E352EF">
              <w:rPr>
                <w:rFonts w:ascii="Cambria" w:eastAsia="Calibri" w:hAnsi="Cambria" w:cs="Calibri"/>
                <w:i/>
              </w:rPr>
              <w:t xml:space="preserve"> 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8AD1" w14:textId="77777777" w:rsidR="00BC32F0" w:rsidRPr="00E352EF" w:rsidRDefault="00BC32F0" w:rsidP="001506DB">
            <w:pPr>
              <w:spacing w:before="120"/>
              <w:jc w:val="both"/>
              <w:rPr>
                <w:rFonts w:ascii="Cambria" w:hAnsi="Cambria"/>
              </w:rPr>
            </w:pPr>
            <w:r w:rsidRPr="00E352EF">
              <w:rPr>
                <w:rFonts w:ascii="Cambria" w:eastAsia="Calibri" w:hAnsi="Cambria" w:cs="Calibri"/>
              </w:rPr>
              <w:t>A scalar value</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A3FE7"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scalar operands</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261CC" w14:textId="77777777" w:rsidR="00BC32F0" w:rsidRPr="00E352EF" w:rsidRDefault="00BC32F0" w:rsidP="006F5A66">
            <w:pPr>
              <w:spacing w:before="120"/>
              <w:rPr>
                <w:rFonts w:ascii="Cambria" w:hAnsi="Cambria"/>
              </w:rPr>
            </w:pPr>
            <w:r w:rsidRPr="00E352EF">
              <w:rPr>
                <w:rFonts w:ascii="Cambria" w:eastAsia="Calibri" w:hAnsi="Cambria" w:cs="Calibri"/>
              </w:rPr>
              <w:t>1 + 1</w:t>
            </w:r>
          </w:p>
          <w:p w14:paraId="664ECA11" w14:textId="77777777" w:rsidR="00BC32F0" w:rsidRPr="00E352EF" w:rsidRDefault="00BC32F0" w:rsidP="006F5A66">
            <w:pPr>
              <w:spacing w:before="120"/>
              <w:rPr>
                <w:rFonts w:ascii="Cambria" w:hAnsi="Cambria"/>
              </w:rPr>
            </w:pPr>
            <w:r w:rsidRPr="00E352EF">
              <w:rPr>
                <w:rFonts w:ascii="Cambria" w:eastAsia="Calibri" w:hAnsi="Cambria" w:cs="Calibri"/>
              </w:rPr>
              <w:t>round ( 10.52, 1)</w:t>
            </w:r>
          </w:p>
          <w:p w14:paraId="77AACADC" w14:textId="77777777" w:rsidR="00BC32F0" w:rsidRPr="00E352EF" w:rsidRDefault="00BC32F0" w:rsidP="006F5A66">
            <w:pPr>
              <w:spacing w:before="120"/>
              <w:rPr>
                <w:rFonts w:ascii="Cambria" w:hAnsi="Cambria"/>
              </w:rPr>
            </w:pPr>
            <w:r w:rsidRPr="00E352EF">
              <w:rPr>
                <w:rFonts w:ascii="Cambria" w:eastAsia="Calibri" w:hAnsi="Cambria" w:cs="Calibri"/>
              </w:rPr>
              <w:t>"abc" || "cde"</w:t>
            </w:r>
          </w:p>
        </w:tc>
      </w:tr>
      <w:tr w:rsidR="00BC32F0" w:rsidRPr="00E352EF" w14:paraId="27FE6C32"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643DD" w14:textId="77777777" w:rsidR="00BC32F0" w:rsidRPr="00E352EF" w:rsidRDefault="00BC32F0" w:rsidP="00D47718">
            <w:pPr>
              <w:spacing w:before="120"/>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2B76" w14:textId="77777777" w:rsidR="004603C6" w:rsidRPr="00E352EF" w:rsidRDefault="00BC32F0" w:rsidP="004603C6">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the same components </w:t>
            </w:r>
            <w:r w:rsidR="001C5F5C" w:rsidRPr="00E352EF">
              <w:rPr>
                <w:rFonts w:ascii="Cambria" w:eastAsia="Calibri" w:hAnsi="Cambria" w:cs="Calibri"/>
              </w:rPr>
              <w:t>Identifier</w:t>
            </w:r>
            <w:r w:rsidR="003B25B9" w:rsidRPr="00E352EF">
              <w:rPr>
                <w:rFonts w:ascii="Cambria" w:eastAsia="Calibri" w:hAnsi="Cambria" w:cs="Calibri"/>
              </w:rPr>
              <w:t>s</w:t>
            </w:r>
            <w:r w:rsidRPr="00E352EF">
              <w:rPr>
                <w:rFonts w:ascii="Cambria" w:eastAsia="Calibri" w:hAnsi="Cambria" w:cs="Calibri"/>
              </w:rPr>
              <w:t xml:space="preserve"> and </w:t>
            </w:r>
            <w:r w:rsidR="001C5F5C" w:rsidRPr="00E352EF">
              <w:rPr>
                <w:rFonts w:ascii="Cambria" w:eastAsia="Calibri" w:hAnsi="Cambria" w:cs="Calibri"/>
              </w:rPr>
              <w:t>A</w:t>
            </w:r>
            <w:r w:rsidRPr="00E352EF">
              <w:rPr>
                <w:rFonts w:ascii="Cambria" w:eastAsia="Calibri" w:hAnsi="Cambria" w:cs="Calibri"/>
              </w:rPr>
              <w:t>ttributes</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r w:rsidR="003B25B9" w:rsidRPr="00E352EF">
              <w:rPr>
                <w:rFonts w:ascii="Cambria" w:eastAsia="Calibri" w:hAnsi="Cambria" w:cs="Calibri"/>
              </w:rPr>
              <w:t xml:space="preserve"> The Measure Components returned are only those </w:t>
            </w:r>
            <w:r w:rsidR="004603C6" w:rsidRPr="00E352EF">
              <w:rPr>
                <w:rFonts w:ascii="Cambria" w:eastAsia="Calibri" w:hAnsi="Cambria" w:cs="Calibri"/>
              </w:rPr>
              <w:t>having data type accepted by the operator. The other Measures will be discarded.</w:t>
            </w:r>
          </w:p>
          <w:p w14:paraId="679E0DDB" w14:textId="77777777" w:rsidR="00BC32F0" w:rsidRPr="00E352EF" w:rsidRDefault="00BC32F0" w:rsidP="001506DB">
            <w:pPr>
              <w:spacing w:before="120"/>
              <w:jc w:val="both"/>
              <w:rPr>
                <w:rFonts w:ascii="Cambria" w:hAnsi="Cambria"/>
              </w:rPr>
            </w:pPr>
          </w:p>
          <w:p w14:paraId="3586690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8A6B6"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is applied to all measures of </w:t>
            </w:r>
            <w:r w:rsidRPr="00E352EF">
              <w:rPr>
                <w:rFonts w:ascii="Cambria" w:eastAsia="Calibri" w:hAnsi="Cambria" w:cs="Calibri"/>
                <w:i/>
              </w:rPr>
              <w:t>ds</w:t>
            </w:r>
            <w:r w:rsidR="003B25B9" w:rsidRPr="00E352EF">
              <w:rPr>
                <w:rFonts w:ascii="Cambria" w:eastAsia="Calibri" w:hAnsi="Cambria" w:cs="Calibri"/>
                <w:i/>
              </w:rPr>
              <w:t xml:space="preserve"> </w:t>
            </w:r>
            <w:r w:rsidR="003B25B9" w:rsidRPr="00E352EF">
              <w:rPr>
                <w:rFonts w:ascii="Cambria" w:eastAsia="Calibri" w:hAnsi="Cambria" w:cs="Calibri"/>
              </w:rPr>
              <w:t>having data type accepted by the operator</w:t>
            </w:r>
            <w:r w:rsidR="004603C6" w:rsidRPr="00E352EF">
              <w:rPr>
                <w:rFonts w:ascii="Cambria" w:eastAsia="Calibri" w:hAnsi="Cambria" w:cs="Calibri"/>
              </w:rPr>
              <w:t>.</w:t>
            </w:r>
          </w:p>
          <w:p w14:paraId="2FA0542F"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34CA4E2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w:t>
            </w:r>
            <w:r w:rsidRPr="00E352EF">
              <w:rPr>
                <w:rFonts w:ascii="Cambria" w:eastAsia="Calibri" w:hAnsi="Cambria" w:cs="Calibri"/>
                <w:i/>
              </w:rPr>
              <w:t>ds</w:t>
            </w:r>
            <w:r w:rsidRPr="00E352EF">
              <w:rPr>
                <w:rFonts w:ascii="Cambria" w:eastAsia="Calibri" w:hAnsi="Cambria" w:cs="Calibri"/>
              </w:rPr>
              <w:t>.</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5845A" w14:textId="77777777" w:rsidR="00BC32F0" w:rsidRPr="00E352EF" w:rsidRDefault="00BC32F0" w:rsidP="006F5A66">
            <w:pPr>
              <w:spacing w:before="120"/>
              <w:rPr>
                <w:rFonts w:ascii="Cambria" w:hAnsi="Cambria"/>
              </w:rPr>
            </w:pPr>
            <w:r w:rsidRPr="00E352EF">
              <w:rPr>
                <w:rFonts w:ascii="Cambria" w:eastAsia="Calibri" w:hAnsi="Cambria" w:cs="Calibri"/>
                <w:i/>
              </w:rPr>
              <w:t>ds</w:t>
            </w:r>
            <w:r w:rsidRPr="00E352EF">
              <w:rPr>
                <w:rFonts w:ascii="Cambria" w:eastAsia="Calibri" w:hAnsi="Cambria" w:cs="Calibri"/>
              </w:rPr>
              <w:t xml:space="preserve"> + 1</w:t>
            </w:r>
          </w:p>
          <w:p w14:paraId="4A533FC8" w14:textId="77777777" w:rsidR="00BC32F0" w:rsidRPr="00E352EF" w:rsidRDefault="00BC32F0" w:rsidP="006F5A66">
            <w:pPr>
              <w:spacing w:before="120"/>
              <w:rPr>
                <w:rFonts w:ascii="Cambria" w:hAnsi="Cambria"/>
              </w:rPr>
            </w:pPr>
            <w:r w:rsidRPr="00E352EF">
              <w:rPr>
                <w:rFonts w:ascii="Cambria" w:eastAsia="Calibri" w:hAnsi="Cambria" w:cs="Calibri"/>
              </w:rPr>
              <w:t xml:space="preserve">round ( </w:t>
            </w:r>
            <w:r w:rsidRPr="00E352EF">
              <w:rPr>
                <w:rFonts w:ascii="Cambria" w:eastAsia="Calibri" w:hAnsi="Cambria" w:cs="Calibri"/>
                <w:i/>
              </w:rPr>
              <w:t>ds</w:t>
            </w:r>
            <w:r w:rsidRPr="00E352EF">
              <w:rPr>
                <w:rFonts w:ascii="Cambria" w:eastAsia="Calibri" w:hAnsi="Cambria" w:cs="Calibri"/>
              </w:rPr>
              <w:t>, 1 )</w:t>
            </w:r>
          </w:p>
          <w:p w14:paraId="76C2BDF6" w14:textId="77777777" w:rsidR="00BC32F0" w:rsidRPr="00E352EF" w:rsidRDefault="00BC32F0" w:rsidP="006F5A66">
            <w:pPr>
              <w:spacing w:before="120"/>
              <w:rPr>
                <w:rFonts w:ascii="Cambria" w:hAnsi="Cambria"/>
              </w:rPr>
            </w:pPr>
          </w:p>
        </w:tc>
      </w:tr>
      <w:tr w:rsidR="00BC32F0" w:rsidRPr="009830C1" w14:paraId="5FB67D08"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98E4E" w14:textId="77777777"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r w:rsidRPr="00E352EF">
              <w:rPr>
                <w:rFonts w:ascii="Cambria" w:eastAsia="Calibri" w:hAnsi="Cambria" w:cs="Calibri"/>
              </w:rPr>
              <w:t xml:space="preserve"> )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462545DD"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and the common measures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004603C6" w:rsidRPr="00E352EF">
              <w:rPr>
                <w:rFonts w:ascii="Cambria" w:eastAsia="Calibri" w:hAnsi="Cambria" w:cs="Calibri"/>
              </w:rPr>
              <w:t xml:space="preserve"> having data type accepted by the operator. The other Measures will be discarded.</w:t>
            </w:r>
          </w:p>
          <w:p w14:paraId="1EF60EF9" w14:textId="77777777" w:rsidR="00BC32F0" w:rsidRPr="00E352EF" w:rsidRDefault="00BC32F0" w:rsidP="001506DB">
            <w:pPr>
              <w:spacing w:before="120"/>
              <w:jc w:val="both"/>
              <w:rPr>
                <w:rFonts w:ascii="Cambria" w:eastAsia="Calibri" w:hAnsi="Cambria" w:cs="Calibri"/>
              </w:rPr>
            </w:pPr>
            <w:r w:rsidRPr="00E352EF">
              <w:rPr>
                <w:rFonts w:ascii="Cambria" w:eastAsia="Calibri" w:hAnsi="Cambria" w:cs="Calibri"/>
              </w:rPr>
              <w:t xml:space="preserve">The attributes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ignored (do not appear in the resulting </w:t>
            </w:r>
            <w:r w:rsidR="009C28BD" w:rsidRPr="00E352EF">
              <w:rPr>
                <w:rFonts w:ascii="Cambria" w:eastAsia="Calibri" w:hAnsi="Cambria" w:cs="Calibri"/>
              </w:rPr>
              <w:t>Dataset</w:t>
            </w:r>
            <w:r w:rsidRPr="00E352EF">
              <w:rPr>
                <w:rFonts w:ascii="Cambria" w:eastAsia="Calibri" w:hAnsi="Cambria" w:cs="Calibri"/>
              </w:rPr>
              <w:t>).</w:t>
            </w:r>
          </w:p>
          <w:p w14:paraId="60A91835"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52129A78"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common numeric measures of ds1 and ds2.</w:t>
            </w:r>
          </w:p>
          <w:p w14:paraId="2EBCD90B"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all matching data points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(those having the same values of the common </w:t>
            </w:r>
            <w:r w:rsidR="001C5F5C" w:rsidRPr="00E352EF">
              <w:rPr>
                <w:rFonts w:ascii="Cambria" w:eastAsia="Calibri" w:hAnsi="Cambria" w:cs="Calibri"/>
              </w:rPr>
              <w:t>Identifier Components</w:t>
            </w:r>
            <w:r w:rsidRPr="00E352EF">
              <w:rPr>
                <w:rFonts w:ascii="Cambria" w:eastAsia="Calibri" w:hAnsi="Cambria" w:cs="Calibri"/>
              </w:rPr>
              <w:t>)</w:t>
            </w:r>
            <w:r w:rsidR="004603C6" w:rsidRPr="00E352EF">
              <w:rPr>
                <w:rFonts w:ascii="Cambria" w:eastAsia="Calibri" w:hAnsi="Cambria" w:cs="Calibri"/>
              </w:rPr>
              <w:t xml:space="preserve"> and to the Measures having data type accepted by the operator</w:t>
            </w:r>
            <w:r w:rsidR="0090496F" w:rsidRPr="00E352EF">
              <w:rPr>
                <w:rFonts w:ascii="Cambria" w:eastAsia="Calibri" w:hAnsi="Cambria" w:cs="Calibri"/>
              </w:rPr>
              <w:t>.</w:t>
            </w:r>
          </w:p>
          <w:p w14:paraId="1DDF409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eastAsia="Calibri" w:hAnsi="Cambria" w:cs="Calibri"/>
              </w:rPr>
              <w:t>Dataset</w:t>
            </w:r>
            <w:r w:rsidRPr="00E352EF">
              <w:rPr>
                <w:rFonts w:ascii="Cambria" w:eastAsia="Calibri" w:hAnsi="Cambria" w:cs="Calibri"/>
              </w:rPr>
              <w:t xml:space="preserve"> (number of data points) is the number of matching data points.</w:t>
            </w:r>
          </w:p>
        </w:tc>
        <w:tc>
          <w:tcPr>
            <w:tcW w:w="1984" w:type="dxa"/>
            <w:tcBorders>
              <w:bottom w:val="single" w:sz="6" w:space="0" w:color="000000"/>
              <w:right w:val="single" w:sz="6" w:space="0" w:color="000000"/>
            </w:tcBorders>
            <w:tcMar>
              <w:top w:w="43" w:type="dxa"/>
              <w:left w:w="43" w:type="dxa"/>
              <w:bottom w:w="43" w:type="dxa"/>
              <w:right w:w="43" w:type="dxa"/>
            </w:tcMar>
          </w:tcPr>
          <w:p w14:paraId="18BE4A56" w14:textId="77777777" w:rsidR="00BC32F0" w:rsidRPr="005231DA" w:rsidRDefault="00BC32F0" w:rsidP="006F5A66">
            <w:pPr>
              <w:spacing w:before="120"/>
              <w:rPr>
                <w:rFonts w:ascii="Cambria" w:hAnsi="Cambria"/>
                <w:lang w:val="da-DK"/>
              </w:rPr>
            </w:pPr>
            <w:r w:rsidRPr="005231DA">
              <w:rPr>
                <w:rFonts w:ascii="Cambria" w:eastAsia="Calibri" w:hAnsi="Cambria" w:cs="Calibri"/>
                <w:i/>
                <w:lang w:val="da-DK"/>
              </w:rPr>
              <w:t>ds1</w:t>
            </w:r>
            <w:r w:rsidRPr="005231DA">
              <w:rPr>
                <w:rFonts w:ascii="Cambria" w:eastAsia="Calibri" w:hAnsi="Cambria" w:cs="Calibri"/>
                <w:lang w:val="da-DK"/>
              </w:rPr>
              <w:t xml:space="preserve"> + </w:t>
            </w:r>
            <w:r w:rsidRPr="005231DA">
              <w:rPr>
                <w:rFonts w:ascii="Cambria" w:eastAsia="Calibri" w:hAnsi="Cambria" w:cs="Calibri"/>
                <w:i/>
                <w:lang w:val="da-DK"/>
              </w:rPr>
              <w:t>ds2</w:t>
            </w:r>
          </w:p>
          <w:p w14:paraId="5736786B" w14:textId="77777777" w:rsidR="00BC32F0" w:rsidRPr="005231DA" w:rsidRDefault="00BC32F0" w:rsidP="006F5A66">
            <w:pPr>
              <w:spacing w:before="120"/>
              <w:rPr>
                <w:rFonts w:ascii="Cambria" w:hAnsi="Cambria"/>
                <w:lang w:val="da-DK"/>
              </w:rPr>
            </w:pPr>
            <w:r w:rsidRPr="005231DA">
              <w:rPr>
                <w:rFonts w:ascii="Cambria" w:eastAsia="Calibri" w:hAnsi="Cambria" w:cs="Calibri"/>
                <w:lang w:val="da-DK"/>
              </w:rPr>
              <w:t>mod ( ds1, ds2)</w:t>
            </w:r>
          </w:p>
        </w:tc>
      </w:tr>
      <w:tr w:rsidR="00BC32F0" w:rsidRPr="00E352EF" w14:paraId="6F06F226"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785C7" w14:textId="46FFC7DD"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w:t>
            </w:r>
            <w:del w:id="28" w:author="Laura Viignola" w:date="2017-05-11T09:11:00Z">
              <w:r w:rsidRPr="00E352EF" w:rsidDel="004266D2">
                <w:rPr>
                  <w:rFonts w:ascii="Cambria" w:eastAsia="Calibri" w:hAnsi="Cambria" w:cs="Calibri"/>
                  <w:i/>
                </w:rPr>
                <w:delText>.</w:delText>
              </w:r>
            </w:del>
            <w:ins w:id="29" w:author="Laura Viignola" w:date="2017-05-11T09:11:00Z">
              <w:r w:rsidR="004266D2">
                <w:rPr>
                  <w:rFonts w:ascii="Cambria" w:eastAsia="Calibri" w:hAnsi="Cambria" w:cs="Calibri"/>
                  <w:i/>
                </w:rPr>
                <w:t>#</w:t>
              </w:r>
            </w:ins>
            <w:r w:rsidRPr="00E352EF">
              <w:rPr>
                <w:rFonts w:ascii="Cambria" w:eastAsia="Calibri" w:hAnsi="Cambria" w:cs="Calibri"/>
                <w:i/>
              </w:rPr>
              <w:t>m</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2B04166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eastAsia="Calibri" w:hAnsi="Cambria" w:cs="Calibri"/>
              </w:rPr>
              <w:t>Datase</w:t>
            </w:r>
            <w:r w:rsidR="009C28BD" w:rsidRPr="00E352EF">
              <w:rPr>
                <w:rFonts w:ascii="Cambria" w:hAnsi="Cambria"/>
              </w:rPr>
              <w:t>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the specified </w:t>
            </w:r>
            <w:r w:rsidR="001C5F5C" w:rsidRPr="00E352EF">
              <w:rPr>
                <w:rFonts w:ascii="Cambria" w:eastAsia="Calibri" w:hAnsi="Cambria" w:cs="Calibri"/>
              </w:rPr>
              <w:t>M</w:t>
            </w:r>
            <w:r w:rsidRPr="00E352EF">
              <w:rPr>
                <w:rFonts w:ascii="Cambria" w:eastAsia="Calibri" w:hAnsi="Cambria" w:cs="Calibri"/>
              </w:rPr>
              <w:t xml:space="preserve">easure </w:t>
            </w:r>
            <w:r w:rsidR="001C5F5C" w:rsidRPr="00E352EF">
              <w:rPr>
                <w:rFonts w:ascii="Cambria" w:eastAsia="Calibri" w:hAnsi="Cambria" w:cs="Calibri"/>
              </w:rPr>
              <w:t xml:space="preserve">Component </w:t>
            </w:r>
            <w:r w:rsidRPr="00E352EF">
              <w:rPr>
                <w:rFonts w:ascii="Cambria" w:eastAsia="Calibri" w:hAnsi="Cambria" w:cs="Calibri"/>
                <w:i/>
              </w:rPr>
              <w:t>m</w:t>
            </w:r>
            <w:r w:rsidRPr="00E352EF">
              <w:rPr>
                <w:rFonts w:ascii="Cambria" w:eastAsia="Calibri" w:hAnsi="Cambria" w:cs="Calibri"/>
              </w:rPr>
              <w:t xml:space="preserve"> and the </w:t>
            </w:r>
            <w:r w:rsidR="001C5F5C" w:rsidRPr="00E352EF">
              <w:rPr>
                <w:rFonts w:ascii="Cambria" w:eastAsia="Calibri" w:hAnsi="Cambria" w:cs="Calibri"/>
              </w:rPr>
              <w:t>A</w:t>
            </w:r>
            <w:r w:rsidRPr="00E352EF">
              <w:rPr>
                <w:rFonts w:ascii="Cambria" w:eastAsia="Calibri" w:hAnsi="Cambria" w:cs="Calibri"/>
              </w:rPr>
              <w:t>ttribute</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56DB8771"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EE7CBB9" w14:textId="77777777" w:rsidR="00BC32F0" w:rsidRPr="00E352EF" w:rsidRDefault="00BC32F0" w:rsidP="001506DB">
            <w:pPr>
              <w:spacing w:before="120"/>
              <w:jc w:val="both"/>
              <w:rPr>
                <w:rFonts w:ascii="Cambria" w:hAnsi="Cambria"/>
              </w:rPr>
            </w:pPr>
            <w:r w:rsidRPr="00E352EF">
              <w:rPr>
                <w:rFonts w:ascii="Cambria" w:eastAsia="Calibri" w:hAnsi="Cambria" w:cs="Calibri"/>
                <w:i/>
              </w:rPr>
              <w:lastRenderedPageBreak/>
              <w:t>f</w:t>
            </w:r>
            <w:r w:rsidRPr="00E352EF">
              <w:rPr>
                <w:rFonts w:ascii="Cambria" w:eastAsia="Calibri" w:hAnsi="Cambria" w:cs="Calibri"/>
              </w:rPr>
              <w:t xml:space="preserve"> is applied to the specified </w:t>
            </w:r>
            <w:r w:rsidR="001C5F5C" w:rsidRPr="00E352EF">
              <w:rPr>
                <w:rFonts w:ascii="Cambria" w:eastAsia="Calibri" w:hAnsi="Cambria" w:cs="Calibri"/>
              </w:rPr>
              <w:t>M</w:t>
            </w:r>
            <w:r w:rsidRPr="00E352EF">
              <w:rPr>
                <w:rFonts w:ascii="Cambria" w:eastAsia="Calibri" w:hAnsi="Cambria" w:cs="Calibri"/>
              </w:rPr>
              <w:t>easure</w:t>
            </w:r>
            <w:r w:rsidR="001C5F5C" w:rsidRPr="00E352EF">
              <w:rPr>
                <w:rFonts w:ascii="Cambria" w:eastAsia="Calibri" w:hAnsi="Cambria" w:cs="Calibri"/>
              </w:rPr>
              <w:t xml:space="preserve"> Components</w:t>
            </w:r>
            <w:r w:rsidRPr="00E352EF">
              <w:rPr>
                <w:rFonts w:ascii="Cambria" w:eastAsia="Calibri" w:hAnsi="Cambria" w:cs="Calibri"/>
              </w:rPr>
              <w:t xml:space="preserve"> of ds.</w:t>
            </w:r>
          </w:p>
          <w:p w14:paraId="5D7F5198"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786A28CE"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ds.</w:t>
            </w:r>
          </w:p>
        </w:tc>
        <w:tc>
          <w:tcPr>
            <w:tcW w:w="1984" w:type="dxa"/>
            <w:tcBorders>
              <w:bottom w:val="single" w:sz="6" w:space="0" w:color="000000"/>
              <w:right w:val="single" w:sz="6" w:space="0" w:color="000000"/>
            </w:tcBorders>
            <w:tcMar>
              <w:top w:w="43" w:type="dxa"/>
              <w:left w:w="43" w:type="dxa"/>
              <w:bottom w:w="43" w:type="dxa"/>
              <w:right w:w="43" w:type="dxa"/>
            </w:tcMar>
          </w:tcPr>
          <w:p w14:paraId="1BAC58F4" w14:textId="28525C4C" w:rsidR="00BC32F0" w:rsidRPr="00E352EF" w:rsidRDefault="00BC32F0" w:rsidP="006F5A66">
            <w:pPr>
              <w:spacing w:before="120"/>
              <w:rPr>
                <w:rFonts w:ascii="Cambria" w:eastAsia="Calibri" w:hAnsi="Cambria" w:cs="Calibri"/>
              </w:rPr>
            </w:pPr>
            <w:r w:rsidRPr="00E352EF">
              <w:rPr>
                <w:rFonts w:ascii="Cambria" w:eastAsia="Calibri" w:hAnsi="Cambria" w:cs="Calibri"/>
              </w:rPr>
              <w:lastRenderedPageBreak/>
              <w:t xml:space="preserve">round ( </w:t>
            </w:r>
            <w:r w:rsidRPr="00E352EF">
              <w:rPr>
                <w:rFonts w:ascii="Cambria" w:eastAsia="Calibri" w:hAnsi="Cambria" w:cs="Calibri"/>
                <w:i/>
              </w:rPr>
              <w:t>ds</w:t>
            </w:r>
            <w:del w:id="30" w:author="Laura Viignola" w:date="2017-05-11T09:11:00Z">
              <w:r w:rsidRPr="00E352EF" w:rsidDel="004266D2">
                <w:rPr>
                  <w:rFonts w:ascii="Cambria" w:eastAsia="Calibri" w:hAnsi="Cambria" w:cs="Calibri"/>
                </w:rPr>
                <w:delText>.</w:delText>
              </w:r>
            </w:del>
            <w:ins w:id="31" w:author="Laura Viignola" w:date="2017-05-11T09:11:00Z">
              <w:r w:rsidR="004266D2">
                <w:rPr>
                  <w:rFonts w:ascii="Cambria" w:eastAsia="Calibri" w:hAnsi="Cambria" w:cs="Calibri"/>
                </w:rPr>
                <w:t>#</w:t>
              </w:r>
            </w:ins>
            <w:r w:rsidRPr="00E352EF">
              <w:rPr>
                <w:rFonts w:ascii="Cambria" w:eastAsia="Calibri" w:hAnsi="Cambria" w:cs="Calibri"/>
              </w:rPr>
              <w:t>obs_value, 1)</w:t>
            </w:r>
          </w:p>
          <w:p w14:paraId="3DDD54B1" w14:textId="2337D8FE" w:rsidR="004603C6" w:rsidRPr="00E352EF" w:rsidRDefault="004603C6" w:rsidP="006F5A66">
            <w:pPr>
              <w:spacing w:before="120"/>
              <w:rPr>
                <w:rFonts w:ascii="Cambria" w:hAnsi="Cambria"/>
              </w:rPr>
            </w:pPr>
            <w:r w:rsidRPr="00E352EF">
              <w:rPr>
                <w:rFonts w:ascii="Cambria" w:eastAsia="Calibri" w:hAnsi="Cambria" w:cs="Calibri"/>
                <w:i/>
              </w:rPr>
              <w:t>ds</w:t>
            </w:r>
            <w:del w:id="32" w:author="Laura Viignola" w:date="2017-05-11T09:11:00Z">
              <w:r w:rsidRPr="00E352EF" w:rsidDel="004266D2">
                <w:rPr>
                  <w:rFonts w:ascii="Cambria" w:eastAsia="Calibri" w:hAnsi="Cambria" w:cs="Calibri"/>
                </w:rPr>
                <w:delText>.</w:delText>
              </w:r>
            </w:del>
            <w:ins w:id="33" w:author="Laura Viignola" w:date="2017-05-11T09:11:00Z">
              <w:r w:rsidR="004266D2">
                <w:rPr>
                  <w:rFonts w:ascii="Cambria" w:eastAsia="Calibri" w:hAnsi="Cambria" w:cs="Calibri"/>
                </w:rPr>
                <w:t>#</w:t>
              </w:r>
            </w:ins>
            <w:r w:rsidRPr="00E352EF">
              <w:rPr>
                <w:rFonts w:ascii="Cambria" w:eastAsia="Calibri" w:hAnsi="Cambria" w:cs="Calibri"/>
              </w:rPr>
              <w:t xml:space="preserve">obs_comment || </w:t>
            </w:r>
            <w:r w:rsidRPr="00E352EF">
              <w:rPr>
                <w:rFonts w:ascii="Cambria" w:eastAsia="Calibri" w:hAnsi="Cambria" w:cs="Calibri"/>
              </w:rPr>
              <w:lastRenderedPageBreak/>
              <w:t>"."</w:t>
            </w:r>
          </w:p>
        </w:tc>
      </w:tr>
      <w:tr w:rsidR="00BC32F0" w:rsidRPr="00E352EF" w14:paraId="2853A079"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49290" w14:textId="16D8665A" w:rsidR="00BC32F0" w:rsidRPr="00E352EF" w:rsidRDefault="00BC32F0" w:rsidP="00D47718">
            <w:pPr>
              <w:spacing w:before="120"/>
              <w:rPr>
                <w:rFonts w:ascii="Cambria" w:hAnsi="Cambria"/>
              </w:rPr>
            </w:pPr>
            <w:r w:rsidRPr="00E352EF">
              <w:rPr>
                <w:rFonts w:ascii="Cambria" w:eastAsia="Calibri" w:hAnsi="Cambria" w:cs="Calibri"/>
              </w:rPr>
              <w:lastRenderedPageBreak/>
              <w:t xml:space="preserve">f ( </w:t>
            </w:r>
            <w:r w:rsidRPr="00E352EF">
              <w:rPr>
                <w:rFonts w:ascii="Cambria" w:eastAsia="Calibri" w:hAnsi="Cambria" w:cs="Calibri"/>
                <w:i/>
              </w:rPr>
              <w:t>ds1</w:t>
            </w:r>
            <w:del w:id="34" w:author="Laura Viignola" w:date="2017-05-11T09:11:00Z">
              <w:r w:rsidRPr="00E352EF" w:rsidDel="004266D2">
                <w:rPr>
                  <w:rFonts w:ascii="Cambria" w:eastAsia="Calibri" w:hAnsi="Cambria" w:cs="Calibri"/>
                  <w:i/>
                </w:rPr>
                <w:delText>.</w:delText>
              </w:r>
            </w:del>
            <w:ins w:id="35"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 </w:t>
            </w:r>
            <w:r w:rsidRPr="00E352EF">
              <w:rPr>
                <w:rFonts w:ascii="Cambria" w:eastAsia="Calibri" w:hAnsi="Cambria" w:cs="Calibri"/>
                <w:i/>
              </w:rPr>
              <w:t>ds2</w:t>
            </w:r>
            <w:del w:id="36" w:author="Laura Viignola" w:date="2017-05-11T09:11:00Z">
              <w:r w:rsidRPr="00E352EF" w:rsidDel="004266D2">
                <w:rPr>
                  <w:rFonts w:ascii="Cambria" w:eastAsia="Calibri" w:hAnsi="Cambria" w:cs="Calibri"/>
                  <w:i/>
                </w:rPr>
                <w:delText>.</w:delText>
              </w:r>
            </w:del>
            <w:ins w:id="37"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10F79AC6"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and the </w:t>
            </w:r>
            <w:r w:rsidR="001C5F5C" w:rsidRPr="00E352EF">
              <w:rPr>
                <w:rFonts w:ascii="Cambria" w:eastAsia="Calibri" w:hAnsi="Cambria" w:cs="Calibri"/>
              </w:rPr>
              <w:t>M</w:t>
            </w:r>
            <w:r w:rsidRPr="00E352EF">
              <w:rPr>
                <w:rFonts w:ascii="Cambria" w:eastAsia="Calibri" w:hAnsi="Cambria" w:cs="Calibri"/>
              </w:rPr>
              <w:t>easure</w:t>
            </w:r>
            <w:r w:rsidR="0090496F" w:rsidRPr="00E352EF">
              <w:rPr>
                <w:rFonts w:ascii="Cambria" w:eastAsia="Calibri" w:hAnsi="Cambria" w:cs="Calibri"/>
              </w:rPr>
              <w:t xml:space="preserve"> Component</w:t>
            </w:r>
            <w:r w:rsidRPr="00E352EF">
              <w:rPr>
                <w:rFonts w:ascii="Cambria" w:eastAsia="Calibri" w:hAnsi="Cambria" w:cs="Calibri"/>
              </w:rPr>
              <w:t xml:space="preserve"> </w:t>
            </w:r>
            <w:r w:rsidRPr="00E352EF">
              <w:rPr>
                <w:rFonts w:ascii="Cambria" w:eastAsia="Calibri" w:hAnsi="Cambria" w:cs="Calibri"/>
                <w:i/>
              </w:rPr>
              <w:t>m1</w:t>
            </w:r>
            <w:r w:rsidRPr="00E352EF">
              <w:rPr>
                <w:rFonts w:ascii="Cambria" w:eastAsia="Calibri" w:hAnsi="Cambria" w:cs="Calibri"/>
              </w:rPr>
              <w:t xml:space="preserve">. The same </w:t>
            </w:r>
            <w:r w:rsidR="001C5F5C" w:rsidRPr="00E352EF">
              <w:rPr>
                <w:rFonts w:ascii="Cambria" w:eastAsia="Calibri" w:hAnsi="Cambria" w:cs="Calibri"/>
              </w:rPr>
              <w:t xml:space="preserve">Measure </w:t>
            </w:r>
            <w:r w:rsidRPr="00E352EF">
              <w:rPr>
                <w:rFonts w:ascii="Cambria" w:eastAsia="Calibri" w:hAnsi="Cambria" w:cs="Calibri"/>
              </w:rPr>
              <w:t xml:space="preserve">must be selected in both </w:t>
            </w:r>
            <w:r w:rsidR="009C28BD" w:rsidRPr="00E352EF">
              <w:rPr>
                <w:rFonts w:ascii="Cambria" w:hAnsi="Cambria"/>
              </w:rPr>
              <w:t>Dataset</w:t>
            </w:r>
            <w:r w:rsidRPr="00E352EF">
              <w:rPr>
                <w:rFonts w:ascii="Cambria" w:eastAsia="Calibri" w:hAnsi="Cambria" w:cs="Calibri"/>
              </w:rPr>
              <w:t>s.</w:t>
            </w:r>
          </w:p>
          <w:p w14:paraId="05F9462C"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w:t>
            </w:r>
            <w:r w:rsidR="001C5F5C" w:rsidRPr="00E352EF">
              <w:rPr>
                <w:rFonts w:ascii="Cambria" w:eastAsia="Calibri" w:hAnsi="Cambria" w:cs="Calibri"/>
              </w:rPr>
              <w:t>A</w:t>
            </w:r>
            <w:r w:rsidRPr="00E352EF">
              <w:rPr>
                <w:rFonts w:ascii="Cambria" w:eastAsia="Calibri" w:hAnsi="Cambria" w:cs="Calibri"/>
              </w:rPr>
              <w:t xml:space="preserve">ttributes of ds1 and ds2, and the other </w:t>
            </w:r>
            <w:r w:rsidR="001C5F5C" w:rsidRPr="00E352EF">
              <w:rPr>
                <w:rFonts w:ascii="Cambria" w:eastAsia="Calibri" w:hAnsi="Cambria" w:cs="Calibri"/>
              </w:rPr>
              <w:t>M</w:t>
            </w:r>
            <w:r w:rsidRPr="00E352EF">
              <w:rPr>
                <w:rFonts w:ascii="Cambria" w:eastAsia="Calibri" w:hAnsi="Cambria" w:cs="Calibri"/>
              </w:rPr>
              <w:t xml:space="preserve">easures (if any), are ignored (do not appear in the resulting </w:t>
            </w:r>
            <w:r w:rsidR="009C28BD" w:rsidRPr="00E352EF">
              <w:rPr>
                <w:rFonts w:ascii="Cambria" w:hAnsi="Cambria"/>
              </w:rPr>
              <w:t>Dataset</w:t>
            </w:r>
            <w:r w:rsidRPr="00E352EF">
              <w:rPr>
                <w:rFonts w:ascii="Cambria" w:eastAsia="Calibri" w:hAnsi="Cambria" w:cs="Calibri"/>
              </w:rPr>
              <w:t>).</w:t>
            </w:r>
          </w:p>
          <w:p w14:paraId="4705A7DA"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F0533EE"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f is applied to the specified </w:t>
            </w:r>
            <w:r w:rsidR="001C5F5C" w:rsidRPr="00E352EF">
              <w:rPr>
                <w:rFonts w:ascii="Cambria" w:eastAsia="Calibri" w:hAnsi="Cambria" w:cs="Calibri"/>
              </w:rPr>
              <w:t>M</w:t>
            </w:r>
            <w:r w:rsidRPr="00E352EF">
              <w:rPr>
                <w:rFonts w:ascii="Cambria" w:eastAsia="Calibri" w:hAnsi="Cambria" w:cs="Calibri"/>
              </w:rPr>
              <w:t>easure of ds, or to the common measures of ds.</w:t>
            </w:r>
          </w:p>
          <w:p w14:paraId="45A61437" w14:textId="77777777" w:rsidR="00BC32F0" w:rsidRPr="00E352EF" w:rsidRDefault="00BC32F0" w:rsidP="001506DB">
            <w:pPr>
              <w:spacing w:before="120"/>
              <w:jc w:val="both"/>
              <w:rPr>
                <w:rFonts w:ascii="Cambria" w:hAnsi="Cambria"/>
              </w:rPr>
            </w:pPr>
            <w:r w:rsidRPr="00E352EF">
              <w:rPr>
                <w:rFonts w:ascii="Cambria" w:eastAsia="Calibri" w:hAnsi="Cambria" w:cs="Calibri"/>
              </w:rPr>
              <w:t>f is applied to all matching data points of ds1 and ds2 (those having the same values of the common</w:t>
            </w:r>
            <w:r w:rsidR="001C5F5C" w:rsidRPr="00E352EF">
              <w:rPr>
                <w:rFonts w:ascii="Cambria" w:eastAsia="Calibri" w:hAnsi="Cambria" w:cs="Calibri"/>
              </w:rPr>
              <w:t xml:space="preserve"> Identifier Components</w:t>
            </w:r>
            <w:r w:rsidRPr="00E352EF">
              <w:rPr>
                <w:rFonts w:ascii="Cambria" w:eastAsia="Calibri" w:hAnsi="Cambria" w:cs="Calibri"/>
              </w:rPr>
              <w:t>).</w:t>
            </w:r>
          </w:p>
          <w:p w14:paraId="0F626B4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number of matching data points.</w:t>
            </w:r>
          </w:p>
        </w:tc>
        <w:tc>
          <w:tcPr>
            <w:tcW w:w="1984" w:type="dxa"/>
            <w:tcBorders>
              <w:top w:val="single" w:sz="6" w:space="0" w:color="000000"/>
              <w:bottom w:val="single" w:sz="6" w:space="0" w:color="000000"/>
              <w:right w:val="single" w:sz="6" w:space="0" w:color="000000"/>
            </w:tcBorders>
            <w:tcMar>
              <w:top w:w="43" w:type="dxa"/>
              <w:left w:w="43" w:type="dxa"/>
              <w:bottom w:w="43" w:type="dxa"/>
              <w:right w:w="43" w:type="dxa"/>
            </w:tcMar>
          </w:tcPr>
          <w:p w14:paraId="4DB97E52" w14:textId="77777777" w:rsidR="00BC32F0" w:rsidRPr="00E352EF" w:rsidRDefault="00BC32F0" w:rsidP="006F5A66">
            <w:pPr>
              <w:spacing w:before="120"/>
              <w:rPr>
                <w:rFonts w:ascii="Cambria" w:hAnsi="Cambria"/>
              </w:rPr>
            </w:pP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p>
          <w:p w14:paraId="602FE43B" w14:textId="2C409F3A" w:rsidR="00BC32F0" w:rsidRPr="00E352EF" w:rsidRDefault="00BC32F0" w:rsidP="006F5A66">
            <w:pPr>
              <w:spacing w:before="120"/>
              <w:rPr>
                <w:rFonts w:ascii="Cambria" w:hAnsi="Cambria"/>
              </w:rPr>
            </w:pPr>
            <w:r w:rsidRPr="00E352EF">
              <w:rPr>
                <w:rFonts w:ascii="Cambria" w:eastAsia="Calibri" w:hAnsi="Cambria" w:cs="Calibri"/>
              </w:rPr>
              <w:t xml:space="preserve">mod ( </w:t>
            </w:r>
            <w:r w:rsidRPr="00E352EF">
              <w:rPr>
                <w:rFonts w:ascii="Cambria" w:eastAsia="Calibri" w:hAnsi="Cambria" w:cs="Calibri"/>
                <w:i/>
              </w:rPr>
              <w:t>ds1</w:t>
            </w:r>
            <w:del w:id="38" w:author="Laura Viignola" w:date="2017-05-11T09:12:00Z">
              <w:r w:rsidRPr="00E352EF" w:rsidDel="004266D2">
                <w:rPr>
                  <w:rFonts w:ascii="Cambria" w:eastAsia="Calibri" w:hAnsi="Cambria" w:cs="Calibri"/>
                </w:rPr>
                <w:delText>.</w:delText>
              </w:r>
            </w:del>
            <w:ins w:id="39" w:author="Laura Viignola" w:date="2017-05-11T09:1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i/>
              </w:rPr>
              <w:t>ds2</w:t>
            </w:r>
            <w:del w:id="40" w:author="Laura Viignola" w:date="2017-05-11T09:12:00Z">
              <w:r w:rsidRPr="00E352EF" w:rsidDel="004266D2">
                <w:rPr>
                  <w:rFonts w:ascii="Cambria" w:eastAsia="Calibri" w:hAnsi="Cambria" w:cs="Calibri"/>
                </w:rPr>
                <w:delText>.</w:delText>
              </w:r>
            </w:del>
            <w:ins w:id="41" w:author="Laura Viignola" w:date="2017-05-11T09:12:00Z">
              <w:r w:rsidR="004266D2">
                <w:rPr>
                  <w:rFonts w:ascii="Cambria" w:eastAsia="Calibri" w:hAnsi="Cambria" w:cs="Calibri"/>
                </w:rPr>
                <w:t>#</w:t>
              </w:r>
            </w:ins>
            <w:r w:rsidRPr="00E352EF">
              <w:rPr>
                <w:rFonts w:ascii="Cambria" w:eastAsia="Calibri" w:hAnsi="Cambria" w:cs="Calibri"/>
              </w:rPr>
              <w:t>obs_value)</w:t>
            </w:r>
          </w:p>
        </w:tc>
      </w:tr>
    </w:tbl>
    <w:p w14:paraId="2B401128" w14:textId="77777777" w:rsidR="00BC32F0" w:rsidRPr="00E352EF" w:rsidRDefault="00BC32F0" w:rsidP="00BC32F0">
      <w:pPr>
        <w:jc w:val="both"/>
      </w:pPr>
      <w:r w:rsidRPr="00E352EF">
        <w:rPr>
          <w:rFonts w:ascii="Calibri" w:eastAsia="Calibri" w:hAnsi="Calibri" w:cs="Calibri"/>
        </w:rPr>
        <w:t xml:space="preserve"> </w:t>
      </w:r>
    </w:p>
    <w:p w14:paraId="53DF0525"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To apply the function </w:t>
      </w:r>
      <w:r w:rsidRPr="00E352EF">
        <w:rPr>
          <w:rFonts w:ascii="Cambria" w:eastAsia="Calibri" w:hAnsi="Cambria" w:cs="Calibri"/>
          <w:i/>
        </w:rPr>
        <w:t>f</w:t>
      </w:r>
      <w:r w:rsidRPr="00E352EF">
        <w:rPr>
          <w:rFonts w:ascii="Cambria" w:eastAsia="Calibri" w:hAnsi="Cambria" w:cs="Calibri"/>
        </w:rPr>
        <w:t xml:space="preserve"> to measures</w:t>
      </w:r>
      <w:r w:rsidR="00C103A7" w:rsidRPr="00E352EF">
        <w:rPr>
          <w:rFonts w:ascii="Cambria" w:eastAsia="Calibri" w:hAnsi="Cambria" w:cs="Calibri"/>
        </w:rPr>
        <w:t xml:space="preserve"> having different names</w:t>
      </w:r>
      <w:r w:rsidRPr="00E352EF">
        <w:rPr>
          <w:rFonts w:ascii="Cambria" w:eastAsia="Calibri" w:hAnsi="Cambria" w:cs="Calibri"/>
        </w:rPr>
        <w:t xml:space="preserve"> (in different </w:t>
      </w:r>
      <w:r w:rsidR="00472C2F" w:rsidRPr="00E352EF">
        <w:t>Dataset</w:t>
      </w:r>
      <w:r w:rsidRPr="00E352EF">
        <w:rPr>
          <w:rFonts w:ascii="Cambria" w:eastAsia="Calibri" w:hAnsi="Cambria" w:cs="Calibri"/>
        </w:rPr>
        <w:t xml:space="preserve">s) </w:t>
      </w:r>
      <w:r w:rsidR="00C103A7" w:rsidRPr="00E352EF">
        <w:rPr>
          <w:rFonts w:ascii="Cambria" w:eastAsia="Calibri" w:hAnsi="Cambria" w:cs="Calibri"/>
        </w:rPr>
        <w:t>is possible using</w:t>
      </w:r>
      <w:r w:rsidRPr="00E352EF">
        <w:rPr>
          <w:rFonts w:ascii="Cambria" w:eastAsia="Calibri" w:hAnsi="Cambria" w:cs="Calibri"/>
        </w:rPr>
        <w:t xml:space="preserve"> the operator </w:t>
      </w:r>
      <w:r w:rsidRPr="00E352EF">
        <w:rPr>
          <w:rFonts w:ascii="Cambria" w:eastAsia="Calibri" w:hAnsi="Cambria" w:cs="Calibri"/>
          <w:b/>
        </w:rPr>
        <w:t>as</w:t>
      </w:r>
      <w:r w:rsidRPr="00E352EF">
        <w:rPr>
          <w:rFonts w:ascii="Cambria" w:eastAsia="Calibri" w:hAnsi="Cambria" w:cs="Calibri"/>
        </w:rPr>
        <w:t>, e.g.:</w:t>
      </w:r>
    </w:p>
    <w:p w14:paraId="2DD53F93" w14:textId="5DCFB549" w:rsidR="00BC32F0" w:rsidRPr="00E352EF" w:rsidRDefault="00BC32F0" w:rsidP="00BC32F0">
      <w:pPr>
        <w:spacing w:before="120"/>
        <w:ind w:firstLine="720"/>
        <w:jc w:val="both"/>
        <w:rPr>
          <w:rFonts w:ascii="Cambria" w:hAnsi="Cambria"/>
        </w:rPr>
      </w:pPr>
      <w:r w:rsidRPr="00E352EF">
        <w:rPr>
          <w:rFonts w:ascii="Cambria" w:eastAsia="Calibri" w:hAnsi="Cambria" w:cs="Calibri"/>
        </w:rPr>
        <w:t>ds1</w:t>
      </w:r>
      <w:del w:id="42" w:author="Laura Viignola" w:date="2017-05-11T09:12:00Z">
        <w:r w:rsidRPr="00E352EF" w:rsidDel="004266D2">
          <w:rPr>
            <w:rFonts w:ascii="Cambria" w:eastAsia="Calibri" w:hAnsi="Cambria" w:cs="Calibri"/>
          </w:rPr>
          <w:delText>.</w:delText>
        </w:r>
      </w:del>
      <w:ins w:id="43" w:author="Laura Viignola" w:date="2017-05-11T09:12:00Z">
        <w:r w:rsidR="004266D2">
          <w:rPr>
            <w:rFonts w:ascii="Cambria" w:eastAsia="Calibri" w:hAnsi="Cambria" w:cs="Calibri"/>
          </w:rPr>
          <w:t>#</w:t>
        </w:r>
      </w:ins>
      <w:r w:rsidRPr="00E352EF">
        <w:rPr>
          <w:rFonts w:ascii="Cambria" w:eastAsia="Calibri" w:hAnsi="Cambria" w:cs="Calibri"/>
        </w:rPr>
        <w:t>obs_value + ( ds2</w:t>
      </w:r>
      <w:del w:id="44" w:author="Laura Viignola" w:date="2017-05-11T09:12:00Z">
        <w:r w:rsidRPr="00E352EF" w:rsidDel="004266D2">
          <w:rPr>
            <w:rFonts w:ascii="Cambria" w:eastAsia="Calibri" w:hAnsi="Cambria" w:cs="Calibri"/>
          </w:rPr>
          <w:delText>.</w:delText>
        </w:r>
      </w:del>
      <w:ins w:id="45" w:author="Laura Viignola" w:date="2017-05-11T09:12:00Z">
        <w:r w:rsidR="004266D2">
          <w:rPr>
            <w:rFonts w:ascii="Cambria" w:eastAsia="Calibri" w:hAnsi="Cambria" w:cs="Calibri"/>
          </w:rPr>
          <w:t>#</w:t>
        </w:r>
      </w:ins>
      <w:r w:rsidRPr="00E352EF">
        <w:rPr>
          <w:rFonts w:ascii="Cambria" w:eastAsia="Calibri" w:hAnsi="Cambria" w:cs="Calibri"/>
        </w:rPr>
        <w:t>obsval as obs_value )</w:t>
      </w:r>
    </w:p>
    <w:p w14:paraId="68F4A9CA"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A </w:t>
      </w:r>
      <w:r w:rsidR="00472C2F" w:rsidRPr="00E352EF">
        <w:t>Dataset</w:t>
      </w:r>
      <w:r w:rsidRPr="00E352EF">
        <w:rPr>
          <w:rFonts w:ascii="Cambria" w:eastAsia="Calibri" w:hAnsi="Cambria" w:cs="Calibri"/>
        </w:rPr>
        <w:t xml:space="preserve"> contains a set of data points. A data point (statistical observation) can be </w:t>
      </w:r>
      <w:r w:rsidR="006F3AC0" w:rsidRPr="00E352EF">
        <w:rPr>
          <w:rFonts w:ascii="Cambria" w:eastAsia="Calibri" w:hAnsi="Cambria" w:cs="Calibri"/>
        </w:rPr>
        <w:t>thought of as</w:t>
      </w:r>
      <w:r w:rsidRPr="00E352EF">
        <w:rPr>
          <w:rFonts w:ascii="Cambria" w:eastAsia="Calibri" w:hAnsi="Cambria" w:cs="Calibri"/>
        </w:rPr>
        <w:t xml:space="preserve"> a row in a relational table or as a cell in a hypercube. </w:t>
      </w:r>
    </w:p>
    <w:p w14:paraId="0D229DDA"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Scalars are also supported. As we </w:t>
      </w:r>
      <w:r w:rsidR="004B5FE5" w:rsidRPr="00E352EF">
        <w:rPr>
          <w:rFonts w:ascii="Cambria" w:eastAsia="Calibri" w:hAnsi="Cambria" w:cs="Calibri"/>
        </w:rPr>
        <w:t xml:space="preserve">will </w:t>
      </w:r>
      <w:r w:rsidRPr="00E352EF">
        <w:rPr>
          <w:rFonts w:ascii="Cambria" w:eastAsia="Calibri" w:hAnsi="Cambria" w:cs="Calibri"/>
        </w:rPr>
        <w:t>show, many operators allow for a kind of</w:t>
      </w:r>
      <w:r w:rsidR="00B55676" w:rsidRPr="00E352EF">
        <w:rPr>
          <w:rFonts w:ascii="Cambria" w:eastAsia="Calibri" w:hAnsi="Cambria" w:cs="Calibri"/>
        </w:rPr>
        <w:t xml:space="preserve"> hybrid combination, involving</w:t>
      </w:r>
      <w:r w:rsidRPr="00E352EF">
        <w:rPr>
          <w:rFonts w:ascii="Cambria" w:eastAsia="Calibri" w:hAnsi="Cambria" w:cs="Calibri"/>
        </w:rPr>
        <w:t xml:space="preserve"> Datasets and scalars.</w:t>
      </w:r>
      <w:r w:rsidR="00487CF3" w:rsidRPr="00E352EF">
        <w:rPr>
          <w:rFonts w:ascii="Cambria" w:eastAsia="Calibri" w:hAnsi="Cambria" w:cs="Calibri"/>
        </w:rPr>
        <w:t xml:space="preserve"> </w:t>
      </w:r>
      <w:r w:rsidR="00C103A7" w:rsidRPr="00E352EF">
        <w:rPr>
          <w:rFonts w:ascii="Cambria" w:eastAsia="Calibri" w:hAnsi="Cambria" w:cs="Calibri"/>
        </w:rPr>
        <w:t xml:space="preserve">In this case </w:t>
      </w:r>
      <w:r w:rsidRPr="00E352EF">
        <w:rPr>
          <w:rFonts w:ascii="Cambria" w:eastAsia="Calibri" w:hAnsi="Cambria" w:cs="Calibri"/>
        </w:rPr>
        <w:t>the scalar value is combined (according to the semantics of the operator at hand) with all the Data Points in the Dataset, and in particular with the respective values of the Measure Component.</w:t>
      </w:r>
    </w:p>
    <w:p w14:paraId="040E6427"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For example:</w:t>
      </w:r>
    </w:p>
    <w:p w14:paraId="3724E93C"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ds2 := ds1 + 1 </w:t>
      </w:r>
    </w:p>
    <w:p w14:paraId="1E147E10"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produces a Dataset ds2 with the same structure as ds1, where the constant numeric value 1 has been added to the value of the Measure Component of every single Data Point in ds1. Seen in another perspective, with this behavior, we propose a kind of implicit “promotion” of a scalar value into a somehow special Dataset, with one single Data Point, having one Measure Component (with the constant value) and with no Identifier Components. </w:t>
      </w:r>
    </w:p>
    <w:p w14:paraId="1334E86F"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In such a case, this single Data Point will match with all the Data Points of the involved Data Set as a limit but straightforward case, since, indeed, there are no Identifier Components to be matched at all.</w:t>
      </w:r>
    </w:p>
    <w:p w14:paraId="6FC59BC6" w14:textId="77777777" w:rsidR="00BC32F0" w:rsidRPr="00E352EF" w:rsidRDefault="00BC32F0" w:rsidP="00BC32F0"/>
    <w:p w14:paraId="0AF5F6A4" w14:textId="77777777" w:rsidR="00BC32F0" w:rsidRPr="00E352EF" w:rsidRDefault="00BC32F0" w:rsidP="00B3632D">
      <w:pPr>
        <w:pStyle w:val="Titolo3"/>
      </w:pPr>
      <w:bookmarkStart w:id="46" w:name="_Toc464487876"/>
      <w:r w:rsidRPr="00E352EF">
        <w:t>List of standard library operators and functions</w:t>
      </w:r>
      <w:bookmarkEnd w:id="46"/>
    </w:p>
    <w:p w14:paraId="1903A0DC" w14:textId="77777777" w:rsidR="00BC32F0" w:rsidRPr="00E352EF" w:rsidRDefault="00BC32F0" w:rsidP="00BC32F0"/>
    <w:tbl>
      <w:tblPr>
        <w:tblW w:w="9896"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1958"/>
        <w:gridCol w:w="1418"/>
        <w:gridCol w:w="1134"/>
        <w:gridCol w:w="2126"/>
        <w:gridCol w:w="992"/>
        <w:gridCol w:w="1134"/>
        <w:gridCol w:w="1134"/>
      </w:tblGrid>
      <w:tr w:rsidR="004023EB" w:rsidRPr="00E352EF" w14:paraId="03E2CF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3B3EE300"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Operator/</w:t>
            </w:r>
          </w:p>
          <w:p w14:paraId="769750F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260AD985"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Category</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9479478"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Syntax</w:t>
            </w:r>
          </w:p>
        </w:tc>
        <w:tc>
          <w:tcPr>
            <w:tcW w:w="2126"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A176835"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Description</w:t>
            </w:r>
          </w:p>
        </w:tc>
        <w:tc>
          <w:tcPr>
            <w:tcW w:w="992"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F057DF7"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Operand Data Sets</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0BE35D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Component version</w:t>
            </w:r>
          </w:p>
        </w:tc>
        <w:tc>
          <w:tcPr>
            <w:tcW w:w="1134" w:type="dxa"/>
            <w:tcBorders>
              <w:top w:val="single" w:sz="6" w:space="0" w:color="000000"/>
              <w:left w:val="single" w:sz="6" w:space="0" w:color="000000"/>
              <w:bottom w:val="single" w:sz="6" w:space="0" w:color="000000"/>
              <w:right w:val="single" w:sz="6" w:space="0" w:color="000000"/>
            </w:tcBorders>
            <w:shd w:val="clear" w:color="auto" w:fill="EAE9FF"/>
            <w:vAlign w:val="center"/>
          </w:tcPr>
          <w:p w14:paraId="7C251D8C"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Core/</w:t>
            </w:r>
          </w:p>
          <w:p w14:paraId="36EB81E4"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F0AF24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3ACE5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Round parenthesis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0B0DC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1DCA7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D1244"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Specifies the evaluation precedence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E2AF2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65DC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FA432"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47E411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1FE292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assignment</w:t>
            </w:r>
          </w:p>
          <w:p w14:paraId="2E7E557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A1F0A7"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9A0D8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052213"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Assigns an Expression to a model artefact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F8F150"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4E960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DE7011"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2157859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43EE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Membership</w:t>
            </w:r>
          </w:p>
          <w:p w14:paraId="343E60E3" w14:textId="3317DA96" w:rsidR="00567E0B" w:rsidRPr="00E352EF" w:rsidRDefault="00567E0B" w:rsidP="00E93AB2">
            <w:pPr>
              <w:spacing w:line="240" w:lineRule="atLeast"/>
              <w:jc w:val="center"/>
              <w:rPr>
                <w:rFonts w:ascii="Cambria" w:eastAsia="Calibri" w:hAnsi="Cambria" w:cs="Calibri"/>
              </w:rPr>
            </w:pPr>
            <w:del w:id="47" w:author="Laura Viignola" w:date="2017-05-11T09:12:00Z">
              <w:r w:rsidRPr="00E352EF" w:rsidDel="004266D2">
                <w:rPr>
                  <w:rFonts w:ascii="Cambria" w:eastAsia="Calibri" w:hAnsi="Cambria" w:cs="Calibri"/>
                </w:rPr>
                <w:delText>.</w:delText>
              </w:r>
            </w:del>
            <w:ins w:id="48" w:author="Laura Viignola" w:date="2017-05-11T09:12:00Z">
              <w:r w:rsidR="004266D2">
                <w:rPr>
                  <w:rFonts w:ascii="Cambria" w:eastAsia="Calibri" w:hAnsi="Cambria" w:cs="Calibri"/>
                </w:rPr>
                <w:t>#</w:t>
              </w:r>
            </w:ins>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17C20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7C418B"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EB3CA7"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Identifies a Component within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828D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721ED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57C8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5EEFB26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ACA1F6"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Alias</w:t>
            </w:r>
          </w:p>
          <w:p w14:paraId="3ACE255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7C8089"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5BC522"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BA6A07E"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Define an alias for a component or for the result of an 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67AE0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E8D3657"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A669E"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301472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9B4487"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lastRenderedPageBreak/>
              <w:t>alterDataset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A0AA3C"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FACAB" w14:textId="77777777" w:rsidR="00567E0B" w:rsidRPr="00E352EF" w:rsidRDefault="0079344A"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7FF30A" w14:textId="77777777" w:rsidR="00567E0B" w:rsidRPr="00E352EF" w:rsidRDefault="00567E0B" w:rsidP="00EE0916">
            <w:pPr>
              <w:spacing w:line="360" w:lineRule="auto"/>
              <w:jc w:val="center"/>
              <w:rPr>
                <w:rFonts w:ascii="Cambria" w:eastAsia="Calibri" w:hAnsi="Cambria" w:cs="Calibri"/>
              </w:rPr>
            </w:pPr>
            <w:r w:rsidRPr="00E352EF">
              <w:rPr>
                <w:rFonts w:ascii="Cambria" w:eastAsia="Calibri" w:hAnsi="Cambria" w:cs="Calibri"/>
              </w:rPr>
              <w:t xml:space="preserve">Modify the </w:t>
            </w:r>
            <w:r w:rsidRPr="00E352EF">
              <w:rPr>
                <w:rFonts w:ascii="Cambria" w:hAnsi="Cambria"/>
              </w:rPr>
              <w:t>Dataset</w:t>
            </w:r>
            <w:r w:rsidRPr="00E352EF">
              <w:rPr>
                <w:rFonts w:ascii="Cambria" w:eastAsia="Calibri" w:hAnsi="Cambria" w:cs="Calibri"/>
              </w:rPr>
              <w:t xml:space="preserve"> with all or a subset of input components having only the Identifier role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9B951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B3274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018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011DE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13206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FCEA73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F2EC9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6B021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Retrieves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3C371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1B896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26ECF"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BB958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9F41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put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09B636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414D0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339FA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Stores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810C1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4BA4F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3575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51E3D3F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7988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eval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87A5B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EE779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6DADB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Evaluates an external routine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E66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B062E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CEFD9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25CBA759" w14:textId="77777777" w:rsidTr="00EE0916">
        <w:trPr>
          <w:trHeight w:val="1420"/>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46739B"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join expression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CDDDD9" w14:textId="77777777" w:rsidR="00C103A7" w:rsidRPr="00E352EF" w:rsidRDefault="00C103A7" w:rsidP="00567E0B">
            <w:pPr>
              <w:spacing w:line="360" w:lineRule="auto"/>
              <w:jc w:val="center"/>
              <w:rPr>
                <w:rFonts w:ascii="Cambria" w:eastAsia="Calibri" w:hAnsi="Cambria" w:cs="Calibri"/>
              </w:rPr>
            </w:pPr>
          </w:p>
          <w:p w14:paraId="65C48DD2"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0818FC6"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757AA4"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Implements the FLWOR</w:t>
            </w:r>
          </w:p>
          <w:p w14:paraId="46EECC01"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527D1"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A55485"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832C2" w14:textId="77777777" w:rsidR="00C103A7" w:rsidRPr="00E352EF" w:rsidRDefault="00C103A7" w:rsidP="00567E0B">
            <w:pPr>
              <w:spacing w:line="360" w:lineRule="auto"/>
              <w:jc w:val="center"/>
              <w:rPr>
                <w:rFonts w:ascii="Cambria" w:eastAsia="Calibri" w:hAnsi="Cambria" w:cs="Calibri"/>
              </w:rPr>
            </w:pPr>
          </w:p>
          <w:p w14:paraId="1CAFF80C" w14:textId="77777777" w:rsidR="00776221" w:rsidRPr="00E352EF" w:rsidRDefault="00824723" w:rsidP="00C103A7">
            <w:pPr>
              <w:spacing w:line="360" w:lineRule="auto"/>
              <w:jc w:val="center"/>
              <w:rPr>
                <w:rFonts w:ascii="Cambria" w:eastAsia="Calibri" w:hAnsi="Cambria" w:cs="Calibri"/>
              </w:rPr>
            </w:pPr>
            <w:r w:rsidRPr="00E352EF">
              <w:rPr>
                <w:rFonts w:ascii="Cambria" w:eastAsia="Calibri" w:hAnsi="Cambria" w:cs="Calibri"/>
              </w:rPr>
              <w:t>Core</w:t>
            </w:r>
          </w:p>
        </w:tc>
      </w:tr>
      <w:tr w:rsidR="00776221" w:rsidRPr="00E352EF" w14:paraId="6BA8897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DFC3A6"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Function creation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616143" w14:textId="77777777" w:rsidR="00776221" w:rsidRPr="00E352EF" w:rsidRDefault="00776221" w:rsidP="00567E0B">
            <w:pPr>
              <w:spacing w:line="360" w:lineRule="auto"/>
              <w:jc w:val="center"/>
              <w:rPr>
                <w:rFonts w:ascii="Cambria" w:hAnsi="Cambria"/>
              </w:rPr>
            </w:pPr>
            <w:r w:rsidRPr="00E352EF">
              <w:rPr>
                <w:rFonts w:ascii="Cambria" w:hAnsi="Cambria"/>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DD3CC0"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7083DE"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Creates a function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7FA7B3"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5165E1"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394A" w14:textId="77777777" w:rsidR="00776221"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6A133FE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BAECC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ED4F6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CC3A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A4982" w14:textId="4DA3D054" w:rsidR="00567E0B" w:rsidRPr="00E352EF" w:rsidRDefault="008D14A6" w:rsidP="00EE0916">
            <w:pPr>
              <w:spacing w:line="360" w:lineRule="auto"/>
              <w:jc w:val="center"/>
              <w:rPr>
                <w:rFonts w:ascii="Cambria" w:hAnsi="Cambria"/>
              </w:rPr>
            </w:pPr>
            <w:r w:rsidRPr="00E352EF">
              <w:rPr>
                <w:rFonts w:ascii="Cambria" w:eastAsia="Calibri" w:hAnsi="Cambria" w:cs="Calibri"/>
              </w:rPr>
              <w:t>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A305BF" w14:textId="207C1241" w:rsidR="00567E0B" w:rsidRPr="00E352EF" w:rsidRDefault="008D14A6" w:rsidP="00567E0B">
            <w:pPr>
              <w:spacing w:line="360" w:lineRule="auto"/>
              <w:jc w:val="center"/>
              <w:rPr>
                <w:rFonts w:ascii="Cambria" w:hAnsi="Cambria"/>
              </w:rPr>
            </w:pPr>
            <w:r w:rsidRPr="00E352EF">
              <w:rPr>
                <w:rFonts w:ascii="Cambria" w:eastAsia="Calibri" w:hAnsi="Cambria" w:cs="Calibri"/>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0649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03737" w14:textId="77777777" w:rsidR="00567E0B"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047BD4B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854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length</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2126F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E118A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7C156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length of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4D4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F8CCC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D3E81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7E58166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9C047D"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concatenation</w:t>
            </w:r>
          </w:p>
          <w:p w14:paraId="0564F5FF"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D3DEF2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C0CC23A"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83E5BE"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Concatenates two strings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1166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75A4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007CE"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51C79EA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60E3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trim/ltrim/rtrim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40992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553B3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EDAD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Eliminates trailing or/and leading whitespace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8AE6D1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9B859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60A5D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27F2CB6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1E02E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upper/lower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62EF8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8CC9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1D953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Makes a string upper / lower case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F355F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36F5C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7F9E"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CA7B8F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731EB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substr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6D3D1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CCD46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FD265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Extracts a substring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B5D1C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3D428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948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C9474A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96F9ED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instr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2E7A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2D91A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38EA04"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position of a String in another one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76601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1148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8CF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11FE85ED" w14:textId="77777777" w:rsidTr="00EE0916">
        <w:trPr>
          <w:trHeight w:val="734"/>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4D288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lastRenderedPageBreak/>
              <w:t>date_from_string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7917A8E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BB800D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5C877"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Change a string into a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61E8878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30A4EB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29302"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605FD8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649289"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replace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568FD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DA52D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A84950"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Replace a string with another one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1141A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16BD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37A84"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673E849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F3D424"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unary plus</w:t>
            </w:r>
          </w:p>
          <w:p w14:paraId="401E4012"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8CC7F5" w14:textId="77777777" w:rsidR="004023EB"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DFDE8B"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693A7C"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Leaves the sign unaltered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F5858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108E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28FB53"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841569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7205E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unary minus</w:t>
            </w:r>
          </w:p>
          <w:p w14:paraId="05592F5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7A97F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25AE4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9B02A6"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Changes the sign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C1911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8E70F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3EB8B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5007F1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A3C05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addition</w:t>
            </w:r>
          </w:p>
          <w:p w14:paraId="7E1689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1982B7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subtraction</w:t>
            </w:r>
          </w:p>
          <w:p w14:paraId="05C8DBD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A665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91BC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EB9197"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Sum or subtract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CFF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23EEA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777B4"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06466D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CCB08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multiplication</w:t>
            </w:r>
          </w:p>
          <w:p w14:paraId="569C45F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434ED4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division</w:t>
            </w:r>
          </w:p>
          <w:p w14:paraId="3D804AE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C69F5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DCA10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1984B1"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Multiply or divide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0478A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949BE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E61A1"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251539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9D14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round/ceil/floor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6E206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DCFA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89F66D"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Rounds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F67D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AFED44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22A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0E5F329" w14:textId="77777777" w:rsidTr="00EE0916">
        <w:trPr>
          <w:trHeight w:val="91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A3883E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abs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28F2A9" w14:textId="77777777" w:rsidR="0079344A" w:rsidRPr="00E352EF" w:rsidRDefault="0079344A" w:rsidP="00567E0B">
            <w:pPr>
              <w:spacing w:line="360" w:lineRule="auto"/>
              <w:jc w:val="center"/>
              <w:rPr>
                <w:rFonts w:ascii="Cambria" w:eastAsia="Calibri" w:hAnsi="Cambria" w:cs="Calibri"/>
              </w:rPr>
            </w:pPr>
          </w:p>
          <w:p w14:paraId="2EF20AA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8F4033"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9E995B"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absolute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6DEDB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4514B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79F4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219FEFF2" w14:textId="77777777" w:rsidTr="00EE0916">
        <w:trPr>
          <w:trHeight w:val="88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0AE1E3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trunc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CB3320" w14:textId="77777777" w:rsidR="0079344A" w:rsidRPr="00E352EF" w:rsidRDefault="0079344A" w:rsidP="00567E0B">
            <w:pPr>
              <w:spacing w:line="360" w:lineRule="auto"/>
              <w:jc w:val="center"/>
              <w:rPr>
                <w:rFonts w:ascii="Cambria" w:eastAsia="Calibri" w:hAnsi="Cambria" w:cs="Calibri"/>
              </w:rPr>
            </w:pPr>
          </w:p>
          <w:p w14:paraId="18751D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EA5D6A"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0E85B9"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Truncates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12CD85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750634"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7BEF8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6AAEF8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C4E6B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exp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FD3BF1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57A40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3DBC33"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exponential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69C7D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238E3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13C66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6FB3B78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81BCE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D38733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A8A62D"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FBD1C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natural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CB44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8D364D"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9036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993EA4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9438F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log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A38D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46E05"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3D99B2"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 base b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3E206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6CCD2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6450D"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BBB359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0590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power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B324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651E2"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0025F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power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BE416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E04592"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99F2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4AF0C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804CCC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sqrt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31F5F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5092C"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2DC91C"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square root of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8EED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3FACBC"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2811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F7B061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73C6E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nroot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1BB7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A0DB1B"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027AB8"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552AAB80"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lastRenderedPageBreak/>
              <w:t>n-th root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0232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52934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8791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7974A50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6190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mod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81B8FA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056"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0DDC71"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7BCEB5C9" w14:textId="52D519CF" w:rsidR="0079344A" w:rsidRPr="00E352EF" w:rsidRDefault="0079344A" w:rsidP="00EE0916">
            <w:pPr>
              <w:spacing w:line="360" w:lineRule="auto"/>
              <w:jc w:val="center"/>
              <w:rPr>
                <w:rFonts w:ascii="Cambria" w:hAnsi="Cambria"/>
              </w:rPr>
            </w:pPr>
            <w:r w:rsidRPr="00E352EF">
              <w:rPr>
                <w:rFonts w:ascii="Cambria" w:eastAsia="Calibri" w:hAnsi="Cambria" w:cs="Calibri"/>
              </w:rPr>
              <w:t>modulo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20DEF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5DEB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0E663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7C2DF2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EC9F5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listsum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AAA3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4000F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732DB3" w14:textId="025C441C" w:rsidR="0079344A" w:rsidRPr="00E352EF" w:rsidRDefault="0079344A" w:rsidP="008D14A6">
            <w:pPr>
              <w:spacing w:line="360" w:lineRule="auto"/>
              <w:jc w:val="center"/>
              <w:rPr>
                <w:rFonts w:ascii="Cambria" w:hAnsi="Cambria"/>
              </w:rPr>
            </w:pPr>
            <w:r w:rsidRPr="00E352EF">
              <w:rPr>
                <w:rFonts w:ascii="Cambria" w:eastAsia="Calibri" w:hAnsi="Cambria" w:cs="Calibri"/>
              </w:rPr>
              <w:t>Sum</w:t>
            </w:r>
            <w:r w:rsidR="008D14A6" w:rsidRPr="00E352EF">
              <w:rPr>
                <w:rFonts w:ascii="Cambria" w:eastAsia="Calibri" w:hAnsi="Cambria" w:cs="Calibri"/>
              </w:rPr>
              <w:t>s</w:t>
            </w:r>
            <w:r w:rsidRPr="00E352EF">
              <w:rPr>
                <w:rFonts w:ascii="Cambria" w:eastAsia="Calibri" w:hAnsi="Cambria" w:cs="Calibri"/>
              </w:rPr>
              <w:t xml:space="preserve"> numbers replacing null </w:t>
            </w:r>
            <w:r w:rsidR="008D14A6" w:rsidRPr="00E352EF">
              <w:rPr>
                <w:rFonts w:ascii="Cambria" w:eastAsia="Calibri" w:hAnsi="Cambria" w:cs="Calibri"/>
              </w:rPr>
              <w:t xml:space="preserve">with </w:t>
            </w:r>
            <w:r w:rsidRPr="00E352EF">
              <w:rPr>
                <w:rFonts w:ascii="Cambria" w:eastAsia="Calibri" w:hAnsi="Cambria" w:cs="Calibri"/>
              </w:rPr>
              <w:t>zero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ACF78E" w14:textId="28AD8E2F" w:rsidR="0079344A"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A1E00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C0D11"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5EAC7B9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B1BB7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equal to</w:t>
            </w:r>
          </w:p>
          <w:p w14:paraId="0271806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7579D6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3F264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D68A9"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4EB9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1E012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F0917"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BF6E12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F221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not equal to</w:t>
            </w:r>
          </w:p>
          <w:p w14:paraId="519B569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56E72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EFAC3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FD33E"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047A9A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3FAA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3BF1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39EB513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292C9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Greater than</w:t>
            </w:r>
          </w:p>
          <w:p w14:paraId="1B9FEA3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&gt;, &gt;=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8AED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797A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1D130E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4D6B2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14863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DDE05"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CE910F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96837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Less than</w:t>
            </w:r>
          </w:p>
          <w:p w14:paraId="103D5A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 &lt;=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BA095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04BB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8E6BA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C463C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354E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599C6"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30A3930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43C3A2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 not in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90D2E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F69EE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3A373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set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642CA3" w14:textId="25347AC5"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11614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CCC4B8"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39E6B7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4D02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between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70A1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E4121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7C96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range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6AA1F" w14:textId="69568BF0"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892D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3D6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649CD7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E2AF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isnull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134B6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408A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FD1A8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Compares the values with the 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F0301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70F9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2A4B71"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7A1373D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11FA6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w:t>
            </w:r>
          </w:p>
          <w:p w14:paraId="7CBFEE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w:t>
            </w:r>
          </w:p>
          <w:p w14:paraId="6A3FB1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exists_in_all,</w:t>
            </w:r>
          </w:p>
          <w:p w14:paraId="2879386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not_exists_in_all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750B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7546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4D839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the Identifiers and the foreign keys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BE8DC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51D5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BD69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355A1BB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08A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match_characters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CDDBEF" w14:textId="77777777" w:rsidR="00C103A7" w:rsidRPr="00E352EF" w:rsidRDefault="00C103A7" w:rsidP="00567E0B">
            <w:pPr>
              <w:spacing w:line="360" w:lineRule="auto"/>
              <w:jc w:val="center"/>
              <w:rPr>
                <w:rFonts w:ascii="Cambria" w:eastAsia="Calibri" w:hAnsi="Cambria" w:cs="Calibri"/>
              </w:rPr>
            </w:pPr>
          </w:p>
          <w:p w14:paraId="3F7B424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AA918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9EE6C8" w14:textId="77777777" w:rsidR="00C103A7" w:rsidRPr="00E352EF" w:rsidRDefault="00C103A7" w:rsidP="00EE0916">
            <w:pPr>
              <w:spacing w:after="160" w:line="360" w:lineRule="auto"/>
              <w:jc w:val="center"/>
              <w:rPr>
                <w:rFonts w:ascii="Cambria" w:hAnsi="Cambria"/>
              </w:rPr>
            </w:pPr>
            <w:r w:rsidRPr="00E352EF">
              <w:rPr>
                <w:rFonts w:ascii="Cambria" w:eastAsia="Calibri" w:hAnsi="Cambria" w:cs="Calibri"/>
              </w:rPr>
              <w:t>Checks</w:t>
            </w:r>
            <w:r w:rsidRPr="00E352EF">
              <w:rPr>
                <w:rFonts w:ascii="Cambria" w:eastAsia="Calibri" w:hAnsi="Cambria" w:cs="Calibri"/>
                <w:i/>
              </w:rPr>
              <w:t xml:space="preserve"> </w:t>
            </w:r>
            <w:r w:rsidRPr="00E352EF">
              <w:rPr>
                <w:rFonts w:ascii="Cambria" w:eastAsia="Calibri" w:hAnsi="Cambria" w:cs="Calibri"/>
              </w:rPr>
              <w:t xml:space="preserve"> if a value respects or not a pattern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08333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CA287E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53DA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7061580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E4EC6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4D33FB" w14:textId="77777777" w:rsidR="00C103A7" w:rsidRPr="00E352EF" w:rsidRDefault="00C103A7" w:rsidP="00567E0B">
            <w:pPr>
              <w:spacing w:line="360" w:lineRule="auto"/>
              <w:jc w:val="center"/>
              <w:rPr>
                <w:rFonts w:ascii="Cambria" w:eastAsia="Calibri" w:hAnsi="Cambria" w:cs="Calibri"/>
              </w:rPr>
            </w:pPr>
          </w:p>
          <w:p w14:paraId="0DD00F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1FD1F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9DDF90" w14:textId="3843751E"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all values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9671F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F6C6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F3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AAED8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7ACFD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848070" w14:textId="77777777" w:rsidR="00C103A7" w:rsidRPr="00E352EF" w:rsidRDefault="00C103A7" w:rsidP="00567E0B">
            <w:pPr>
              <w:spacing w:line="360" w:lineRule="auto"/>
              <w:jc w:val="center"/>
              <w:rPr>
                <w:rFonts w:ascii="Cambria" w:eastAsia="Calibri" w:hAnsi="Cambria" w:cs="Calibri"/>
              </w:rPr>
            </w:pPr>
          </w:p>
          <w:p w14:paraId="594022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C87C61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C66553" w14:textId="0EF0CE34"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 xml:space="preserve">that at least one value in the </w:t>
            </w:r>
            <w:r w:rsidR="00C103A7" w:rsidRPr="00E352EF">
              <w:rPr>
                <w:rFonts w:ascii="Cambria" w:hAnsi="Cambria"/>
              </w:rPr>
              <w:lastRenderedPageBreak/>
              <w:t>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9F1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1904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85E85"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2BBBDA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A90C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unique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1E052" w14:textId="77777777" w:rsidR="00C103A7" w:rsidRPr="00E352EF" w:rsidRDefault="00C103A7" w:rsidP="00567E0B">
            <w:pPr>
              <w:spacing w:line="360" w:lineRule="auto"/>
              <w:jc w:val="center"/>
              <w:rPr>
                <w:rFonts w:ascii="Cambria" w:eastAsia="Calibri" w:hAnsi="Cambria" w:cs="Calibri"/>
              </w:rPr>
            </w:pPr>
          </w:p>
          <w:p w14:paraId="7A4756F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E056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594AD6" w14:textId="47234D40"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at only one value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98C4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DA68F3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16FD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19030D74" w14:textId="77777777" w:rsidTr="00EE0916">
        <w:trPr>
          <w:trHeight w:val="1376"/>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66AA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func_dep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A2D309" w14:textId="77777777" w:rsidR="00C103A7" w:rsidRPr="00E352EF" w:rsidRDefault="00C103A7" w:rsidP="00567E0B">
            <w:pPr>
              <w:spacing w:line="360" w:lineRule="auto"/>
              <w:jc w:val="center"/>
              <w:rPr>
                <w:rFonts w:ascii="Cambria" w:eastAsia="Calibri" w:hAnsi="Cambria" w:cs="Calibri"/>
              </w:rPr>
            </w:pPr>
          </w:p>
          <w:p w14:paraId="6986AF8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097F4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6586F6" w14:textId="3057581C"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Checks </w:t>
            </w:r>
            <w:r w:rsidR="00C103A7" w:rsidRPr="00E352EF">
              <w:rPr>
                <w:rFonts w:ascii="Cambria" w:eastAsia="Calibri" w:hAnsi="Cambria" w:cs="Calibri"/>
              </w:rPr>
              <w:t xml:space="preserve">the functional dependency between components of a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3F76B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D2A9D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A67F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749111" w14:textId="77777777" w:rsidTr="00EE0916">
        <w:trPr>
          <w:trHeight w:val="1031"/>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27E0C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E5F5C7" w14:textId="77777777" w:rsidR="00C103A7" w:rsidRPr="00E352EF" w:rsidRDefault="00C103A7" w:rsidP="00567E0B">
            <w:pPr>
              <w:spacing w:line="360" w:lineRule="auto"/>
              <w:jc w:val="center"/>
              <w:rPr>
                <w:rFonts w:ascii="Cambria" w:eastAsia="Calibri" w:hAnsi="Cambria" w:cs="Calibri"/>
              </w:rPr>
            </w:pPr>
          </w:p>
          <w:p w14:paraId="6212867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BBD85C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C126F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AND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01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4D1A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EC3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E515EE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E2A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9D76A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0BA91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63D98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9D3D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A47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AD385"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297B235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B25F4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xor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FD990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EE3AB6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329748"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XOR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2E2865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4881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4EF3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79C64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07D08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D83B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779F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2C824C"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NOT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8F8C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7FCC5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FBCD7"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0CFD3C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4137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extract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2B8C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B912C4"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11B901" w14:textId="21DBE511" w:rsidR="00C103A7" w:rsidRPr="00E352EF" w:rsidRDefault="008D14A6" w:rsidP="00EE0916">
            <w:pPr>
              <w:spacing w:line="360" w:lineRule="auto"/>
              <w:jc w:val="center"/>
              <w:rPr>
                <w:rFonts w:ascii="Cambria" w:hAnsi="Cambria"/>
              </w:rPr>
            </w:pPr>
            <w:r w:rsidRPr="00E352EF">
              <w:rPr>
                <w:rFonts w:ascii="Cambria" w:hAnsi="Cambria"/>
              </w:rPr>
              <w:t xml:space="preserve">Returns </w:t>
            </w:r>
            <w:r w:rsidR="00C103A7" w:rsidRPr="00E352EF">
              <w:rPr>
                <w:rFonts w:ascii="Cambria" w:hAnsi="Cambria"/>
              </w:rPr>
              <w:t>an integer that is part of a given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F32000"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1F62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5A7A4"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08928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FC94C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string_from_date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E54F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D277882"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46BDA3" w14:textId="0BEF8E2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Converts </w:t>
            </w:r>
            <w:r w:rsidR="00C103A7" w:rsidRPr="00E352EF">
              <w:rPr>
                <w:rFonts w:ascii="Cambria" w:eastAsia="Calibri" w:hAnsi="Cambria" w:cs="Calibri"/>
              </w:rPr>
              <w:t>a date value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AE5E8B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11D676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15D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A2A6D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D079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current_date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0E3EAC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B272F1"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F04632" w14:textId="3482C77A" w:rsidR="00C103A7" w:rsidRPr="00E352EF" w:rsidRDefault="00C103A7" w:rsidP="00EE0916">
            <w:pPr>
              <w:spacing w:line="360" w:lineRule="auto"/>
              <w:jc w:val="center"/>
              <w:rPr>
                <w:rFonts w:ascii="Cambria" w:hAnsi="Cambria"/>
              </w:rPr>
            </w:pPr>
            <w:r w:rsidRPr="00E352EF">
              <w:rPr>
                <w:rFonts w:ascii="Cambria" w:eastAsia="Calibri" w:hAnsi="Cambria" w:cs="Calibri"/>
              </w:rPr>
              <w:t>returns the current date</w:t>
            </w:r>
            <w:r w:rsidR="008D14A6" w:rsidRPr="00E352EF">
              <w:rPr>
                <w:rFonts w:ascii="Cambria" w:eastAsia="Calibri" w:hAnsi="Cambria" w:cs="Calibri"/>
              </w:rPr>
              <w:t xml:space="preserve"> and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C199F3" w14:textId="182B74F4" w:rsidR="00C103A7" w:rsidRPr="00E352EF" w:rsidRDefault="008D14A6" w:rsidP="00567E0B">
            <w:pPr>
              <w:spacing w:line="360" w:lineRule="auto"/>
              <w:jc w:val="center"/>
              <w:rPr>
                <w:rFonts w:ascii="Cambria" w:hAnsi="Cambria"/>
              </w:rPr>
            </w:pPr>
            <w:r w:rsidRPr="00E352EF">
              <w:rPr>
                <w:rFonts w:ascii="Cambria" w:hAnsi="Cambria"/>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3BC9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E013F"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15114DE"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E6DD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union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D7993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1E0FC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28049F"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0BEB152" w14:textId="62F556C0" w:rsidR="008D14A6" w:rsidRPr="00E352EF" w:rsidRDefault="008D14A6" w:rsidP="00EE0916">
            <w:pPr>
              <w:spacing w:line="360" w:lineRule="auto"/>
              <w:jc w:val="center"/>
              <w:rPr>
                <w:rFonts w:ascii="Cambria" w:hAnsi="Cambria"/>
              </w:rPr>
            </w:pPr>
            <w:r w:rsidRPr="00E352EF">
              <w:rPr>
                <w:rFonts w:ascii="Cambria" w:eastAsia="Calibri" w:hAnsi="Cambria" w:cs="Calibri"/>
              </w:rPr>
              <w:t>union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A5878E" w14:textId="790DFDCB"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3A9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A6AD4"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73CD13D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9A57E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intersect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2BD95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73CD77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BC2A51"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798862B8" w14:textId="12023072" w:rsidR="008D14A6" w:rsidRPr="00E352EF" w:rsidRDefault="008D14A6" w:rsidP="00EE0916">
            <w:pPr>
              <w:spacing w:line="360" w:lineRule="auto"/>
              <w:jc w:val="center"/>
              <w:rPr>
                <w:rFonts w:ascii="Cambria" w:hAnsi="Cambria"/>
              </w:rPr>
            </w:pPr>
            <w:r w:rsidRPr="00E352EF">
              <w:rPr>
                <w:rFonts w:ascii="Cambria" w:eastAsia="Calibri" w:hAnsi="Cambria" w:cs="Calibri"/>
              </w:rPr>
              <w:t>intersection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014EC" w14:textId="79093B49"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6F60C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DF7661"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25FE6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E3C0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symdiff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ED293C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7BA643"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883C48"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316A96F" w14:textId="65437E9D" w:rsidR="008D14A6" w:rsidRPr="00E352EF" w:rsidRDefault="008D14A6" w:rsidP="00EE0916">
            <w:pPr>
              <w:spacing w:line="360" w:lineRule="auto"/>
              <w:jc w:val="center"/>
              <w:rPr>
                <w:rFonts w:ascii="Cambria" w:hAnsi="Cambria"/>
              </w:rPr>
            </w:pPr>
            <w:r w:rsidRPr="00E352EF">
              <w:rPr>
                <w:rFonts w:ascii="Cambria" w:eastAsia="Calibri" w:hAnsi="Cambria" w:cs="Calibri"/>
              </w:rPr>
              <w:t>symmetric 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6EF4A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AC384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F8E46B"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5E25347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0CC3E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C5349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E4D82" w14:textId="28A5E4A0" w:rsidR="008D14A6" w:rsidRPr="00E352EF" w:rsidRDefault="008D14A6" w:rsidP="00567E0B">
            <w:pPr>
              <w:spacing w:line="360" w:lineRule="auto"/>
              <w:jc w:val="center"/>
              <w:rPr>
                <w:rFonts w:ascii="Cambria" w:hAnsi="Cambria"/>
              </w:rPr>
            </w:pPr>
            <w:del w:id="49" w:author="Utente" w:date="2017-05-08T18:51:00Z">
              <w:r w:rsidRPr="00E352EF" w:rsidDel="00463E31">
                <w:rPr>
                  <w:rFonts w:ascii="Cambria" w:eastAsia="Calibri" w:hAnsi="Cambria" w:cs="Calibri"/>
                </w:rPr>
                <w:delText>Infix</w:delText>
              </w:r>
            </w:del>
            <w:ins w:id="50" w:author="Utente" w:date="2017-05-08T18:51:00Z">
              <w:r w:rsidR="00463E31">
                <w:rPr>
                  <w:rFonts w:ascii="Cambria" w:eastAsia="Calibri" w:hAnsi="Cambria" w:cs="Calibri"/>
                </w:rPr>
                <w:t>Functional</w:t>
              </w:r>
            </w:ins>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DD323E"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64B53346" w14:textId="204B2BA9" w:rsidR="008D14A6" w:rsidRPr="00E352EF" w:rsidRDefault="008D14A6" w:rsidP="00EE0916">
            <w:pPr>
              <w:spacing w:line="360" w:lineRule="auto"/>
              <w:jc w:val="center"/>
              <w:rPr>
                <w:rFonts w:ascii="Cambria" w:hAnsi="Cambria"/>
              </w:rPr>
            </w:pPr>
            <w:r w:rsidRPr="00E352EF">
              <w:rPr>
                <w:rFonts w:ascii="Cambria" w:eastAsia="Calibri" w:hAnsi="Cambria" w:cs="Calibri"/>
              </w:rPr>
              <w:t>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7CE1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EEE8A9"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072EA"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4CC970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5B125F"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lastRenderedPageBreak/>
              <w:t>subscript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CAF7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45143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Postfix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267374" w14:textId="7ED6A904" w:rsidR="008D14A6" w:rsidRPr="00E352EF" w:rsidRDefault="008D14A6" w:rsidP="00EE0916">
            <w:pPr>
              <w:spacing w:line="360" w:lineRule="auto"/>
              <w:jc w:val="center"/>
              <w:rPr>
                <w:rFonts w:ascii="Cambria" w:hAnsi="Cambria"/>
              </w:rPr>
            </w:pPr>
            <w:r w:rsidRPr="00E352EF">
              <w:rPr>
                <w:rFonts w:ascii="Cambria" w:eastAsia="Calibri" w:hAnsi="Cambria" w:cs="Calibri"/>
              </w:rPr>
              <w:t>Assigns a fixed value to the identifires and remove them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27F652"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15EB7" w14:textId="77777777" w:rsidR="008D14A6" w:rsidRPr="00E352EF" w:rsidRDefault="008D14A6" w:rsidP="00567E0B">
            <w:pPr>
              <w:spacing w:line="360" w:lineRule="auto"/>
              <w:jc w:val="center"/>
              <w:rPr>
                <w:rFonts w:ascii="Cambria" w:hAnsi="Cambria"/>
              </w:rPr>
            </w:pPr>
            <w:r w:rsidRPr="00E352EF">
              <w:rPr>
                <w:rFonts w:ascii="Cambria" w:hAnsi="Cambria"/>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B4B6E"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28E1AF5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39BA4"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transcode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6C75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AAD3A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A86DFEB" w14:textId="18C0CB60" w:rsidR="008D14A6" w:rsidRPr="00E352EF" w:rsidRDefault="0047307A" w:rsidP="00EE0916">
            <w:pPr>
              <w:spacing w:line="360" w:lineRule="auto"/>
              <w:jc w:val="center"/>
              <w:rPr>
                <w:rFonts w:ascii="Cambria" w:hAnsi="Cambria"/>
              </w:rPr>
            </w:pPr>
            <w:r w:rsidRPr="00E352EF">
              <w:rPr>
                <w:rFonts w:ascii="Cambria" w:eastAsia="Calibri" w:hAnsi="Cambria" w:cs="Calibri"/>
              </w:rPr>
              <w:t>R</w:t>
            </w:r>
            <w:r w:rsidR="008D14A6" w:rsidRPr="00E352EF">
              <w:rPr>
                <w:rFonts w:ascii="Cambria" w:eastAsia="Calibri" w:hAnsi="Cambria" w:cs="Calibri"/>
              </w:rPr>
              <w:t xml:space="preserve">ecodes the identifiers values using a mapping ruleset </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493F5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0E2DF"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6A2A"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1829B0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06D86"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46B47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867D7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B883391" w14:textId="3746D979" w:rsidR="008D14A6" w:rsidRPr="00E352EF" w:rsidRDefault="0047307A" w:rsidP="00EE0916">
            <w:pPr>
              <w:spacing w:line="360" w:lineRule="auto"/>
              <w:jc w:val="center"/>
              <w:rPr>
                <w:rFonts w:ascii="Cambria" w:hAnsi="Cambria"/>
              </w:rPr>
            </w:pPr>
            <w:r w:rsidRPr="00E352EF">
              <w:rPr>
                <w:rFonts w:ascii="Cambria" w:eastAsia="Calibri" w:hAnsi="Cambria" w:cs="Calibri"/>
              </w:rPr>
              <w:t>A</w:t>
            </w:r>
            <w:r w:rsidR="008D14A6" w:rsidRPr="00E352EF">
              <w:rPr>
                <w:rFonts w:ascii="Cambria" w:eastAsia="Calibri" w:hAnsi="Cambria" w:cs="Calibri"/>
              </w:rPr>
              <w:t>ggregates data using a hierarchical ruleset.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2F2CB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D48AF5"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39E3D" w14:textId="77777777" w:rsidR="008D14A6" w:rsidRPr="00E352EF" w:rsidRDefault="008D14A6">
            <w:pPr>
              <w:rPr>
                <w:rFonts w:ascii="Cambria" w:eastAsia="Calibri" w:hAnsi="Cambria" w:cs="Calibri"/>
              </w:rPr>
            </w:pPr>
          </w:p>
          <w:p w14:paraId="563A5DB4" w14:textId="77777777" w:rsidR="008D14A6" w:rsidRPr="00E352EF" w:rsidRDefault="008D14A6">
            <w:pPr>
              <w:rPr>
                <w:rFonts w:ascii="Cambria" w:hAnsi="Cambria"/>
              </w:rPr>
            </w:pPr>
            <w:r w:rsidRPr="00E352EF">
              <w:rPr>
                <w:rFonts w:ascii="Cambria" w:eastAsia="Calibri" w:hAnsi="Cambria" w:cs="Calibri"/>
              </w:rPr>
              <w:t>Standard</w:t>
            </w:r>
          </w:p>
        </w:tc>
      </w:tr>
      <w:tr w:rsidR="00C103A7" w:rsidRPr="00E352EF" w14:paraId="730F5D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6652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aggregateFunctions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66DE9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7547B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C94F0" w14:textId="3411C841"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FA9F2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B80DC2"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4919C" w14:textId="77777777" w:rsidR="006F5A66" w:rsidRPr="00E352EF" w:rsidRDefault="006F5A66">
            <w:pPr>
              <w:rPr>
                <w:rFonts w:ascii="Cambria" w:eastAsia="Calibri" w:hAnsi="Cambria" w:cs="Calibri"/>
              </w:rPr>
            </w:pPr>
          </w:p>
          <w:p w14:paraId="0282E81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13C4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7858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time_aggregate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F5B1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B238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3D90F7" w14:textId="293C4287"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 using time constraints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EF438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FE45D1"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95078" w14:textId="77777777" w:rsidR="006F5A66" w:rsidRPr="00E352EF" w:rsidRDefault="006F5A66">
            <w:pPr>
              <w:rPr>
                <w:rFonts w:ascii="Cambria" w:eastAsia="Calibri" w:hAnsi="Cambria" w:cs="Calibri"/>
              </w:rPr>
            </w:pPr>
          </w:p>
          <w:p w14:paraId="1A20FB04" w14:textId="77777777" w:rsidR="006F5A66" w:rsidRPr="00E352EF" w:rsidRDefault="006F5A66">
            <w:pPr>
              <w:rPr>
                <w:rFonts w:ascii="Cambria" w:eastAsia="Calibri" w:hAnsi="Cambria" w:cs="Calibri"/>
              </w:rPr>
            </w:pPr>
          </w:p>
          <w:p w14:paraId="7E4A7FBF" w14:textId="77777777" w:rsidR="00C103A7" w:rsidRPr="00E352EF" w:rsidRDefault="00C103A7">
            <w:pPr>
              <w:rPr>
                <w:rFonts w:ascii="Cambria" w:hAnsi="Cambria"/>
              </w:rPr>
            </w:pPr>
            <w:r w:rsidRPr="00E352EF">
              <w:rPr>
                <w:rFonts w:ascii="Cambria" w:eastAsia="Calibri" w:hAnsi="Cambria" w:cs="Calibri"/>
              </w:rPr>
              <w:t>Standard</w:t>
            </w:r>
          </w:p>
        </w:tc>
      </w:tr>
      <w:tr w:rsidR="00200779" w:rsidRPr="00E352EF" w14:paraId="1AA5EA3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67A93E"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analytic function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D47175"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118FB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C31CDA" w14:textId="79C1F12D" w:rsidR="00200779" w:rsidRPr="00E352EF" w:rsidRDefault="0047307A" w:rsidP="00EE0916">
            <w:pPr>
              <w:spacing w:line="360" w:lineRule="auto"/>
              <w:jc w:val="center"/>
              <w:rPr>
                <w:rFonts w:ascii="Cambria" w:hAnsi="Cambria"/>
              </w:rPr>
            </w:pPr>
            <w:r w:rsidRPr="00E352EF">
              <w:rPr>
                <w:rFonts w:ascii="Cambria" w:hAnsi="Cambria"/>
              </w:rPr>
              <w:t xml:space="preserve">Allows </w:t>
            </w:r>
            <w:r w:rsidR="006F5A66" w:rsidRPr="00E352EF">
              <w:rPr>
                <w:rFonts w:ascii="Cambria" w:hAnsi="Cambria"/>
              </w:rPr>
              <w:t>to specify operations on groups of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36819B"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16E9CD" w14:textId="77777777" w:rsidR="006F5A66" w:rsidRPr="00E352EF" w:rsidRDefault="006F5A66" w:rsidP="00200779">
            <w:pPr>
              <w:jc w:val="center"/>
              <w:rPr>
                <w:rFonts w:ascii="Cambria" w:hAnsi="Cambria"/>
              </w:rPr>
            </w:pPr>
          </w:p>
          <w:p w14:paraId="74145D26" w14:textId="77777777" w:rsidR="006F5A66" w:rsidRPr="00E352EF" w:rsidRDefault="006F5A66" w:rsidP="00200779">
            <w:pPr>
              <w:jc w:val="center"/>
              <w:rPr>
                <w:rFonts w:ascii="Cambria" w:hAnsi="Cambria"/>
              </w:rPr>
            </w:pPr>
          </w:p>
          <w:p w14:paraId="4C46686D"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ED8C" w14:textId="77777777" w:rsidR="006F5A66" w:rsidRPr="00E352EF" w:rsidRDefault="006F5A66">
            <w:pPr>
              <w:rPr>
                <w:rFonts w:ascii="Cambria" w:eastAsia="Calibri" w:hAnsi="Cambria" w:cs="Calibri"/>
              </w:rPr>
            </w:pPr>
          </w:p>
          <w:p w14:paraId="3E45E66E" w14:textId="77777777" w:rsidR="00200779" w:rsidRPr="00E352EF" w:rsidRDefault="00200779">
            <w:pPr>
              <w:rPr>
                <w:rFonts w:ascii="Cambria" w:hAnsi="Cambria"/>
              </w:rPr>
            </w:pPr>
            <w:r w:rsidRPr="00E352EF">
              <w:rPr>
                <w:rFonts w:ascii="Cambria" w:eastAsia="Calibri" w:hAnsi="Cambria" w:cs="Calibri"/>
              </w:rPr>
              <w:t>Standard</w:t>
            </w:r>
          </w:p>
        </w:tc>
      </w:tr>
      <w:tr w:rsidR="004149A1" w:rsidRPr="00E352EF" w14:paraId="08E851B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183605" w14:textId="77777777" w:rsidR="004149A1" w:rsidRPr="00E352EF" w:rsidRDefault="004149A1" w:rsidP="00567E0B">
            <w:pPr>
              <w:spacing w:line="360" w:lineRule="auto"/>
              <w:jc w:val="center"/>
              <w:rPr>
                <w:rFonts w:ascii="Cambria" w:eastAsia="Calibri" w:hAnsi="Cambria" w:cs="Calibri"/>
              </w:rPr>
            </w:pPr>
            <w:r w:rsidRPr="00E352EF">
              <w:rPr>
                <w:rFonts w:ascii="Cambria" w:eastAsia="Calibri" w:hAnsi="Cambria" w:cs="Calibri"/>
              </w:rPr>
              <w:t>hierarchy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DD546E"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EFCC80A"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931DCB" w14:textId="204E469B" w:rsidR="004149A1" w:rsidRPr="00E352EF" w:rsidRDefault="0047307A" w:rsidP="00EE0916">
            <w:pPr>
              <w:spacing w:line="360" w:lineRule="auto"/>
              <w:jc w:val="center"/>
              <w:rPr>
                <w:rFonts w:ascii="Cambria" w:hAnsi="Cambria"/>
              </w:rPr>
            </w:pPr>
            <w:r w:rsidRPr="00E352EF">
              <w:rPr>
                <w:rFonts w:ascii="Cambria" w:hAnsi="Cambria"/>
              </w:rPr>
              <w:t xml:space="preserve">Applies </w:t>
            </w:r>
            <w:r w:rsidR="006F5A66" w:rsidRPr="00E352EF">
              <w:rPr>
                <w:rFonts w:ascii="Cambria" w:hAnsi="Cambria"/>
              </w:rPr>
              <w:t>a hierarchical aggregation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EADFD2" w14:textId="77777777" w:rsidR="004149A1" w:rsidRPr="00E352EF" w:rsidRDefault="004149A1"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D99447F" w14:textId="77777777" w:rsidR="004149A1" w:rsidRPr="00E352EF" w:rsidRDefault="004149A1" w:rsidP="00200779">
            <w:pPr>
              <w:jc w:val="center"/>
              <w:rPr>
                <w:rFonts w:ascii="Cambria" w:hAnsi="Cambria"/>
              </w:rPr>
            </w:pPr>
          </w:p>
          <w:p w14:paraId="1BE5815F" w14:textId="77777777" w:rsidR="004149A1" w:rsidRPr="00E352EF" w:rsidRDefault="004149A1"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A0ED0E" w14:textId="77777777" w:rsidR="004149A1" w:rsidRPr="00E352EF" w:rsidRDefault="004149A1">
            <w:pPr>
              <w:rPr>
                <w:rFonts w:ascii="Cambria" w:eastAsia="Calibri" w:hAnsi="Cambria" w:cs="Calibri"/>
              </w:rPr>
            </w:pPr>
          </w:p>
          <w:p w14:paraId="0EB3203C" w14:textId="77777777" w:rsidR="004149A1" w:rsidRPr="00E352EF" w:rsidRDefault="004149A1">
            <w:pPr>
              <w:rPr>
                <w:rFonts w:ascii="Cambria" w:eastAsia="Calibri" w:hAnsi="Cambria" w:cs="Calibri"/>
              </w:rPr>
            </w:pPr>
            <w:r w:rsidRPr="00E352EF">
              <w:rPr>
                <w:rFonts w:ascii="Cambria" w:eastAsia="Calibri" w:hAnsi="Cambria" w:cs="Calibri"/>
              </w:rPr>
              <w:t>Standard</w:t>
            </w:r>
          </w:p>
        </w:tc>
      </w:tr>
      <w:tr w:rsidR="00200779" w:rsidRPr="00E352EF" w14:paraId="394BF91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93FB53" w14:textId="77B9AE7A"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datapoint rul</w:t>
            </w:r>
            <w:r w:rsidR="0047307A" w:rsidRPr="00E352EF">
              <w:rPr>
                <w:rFonts w:ascii="Cambria" w:eastAsia="Calibri" w:hAnsi="Cambria" w:cs="Calibri"/>
              </w:rPr>
              <w:t>e</w:t>
            </w:r>
            <w:r w:rsidRPr="00E352EF">
              <w:rPr>
                <w:rFonts w:ascii="Cambria" w:eastAsia="Calibri" w:hAnsi="Cambria" w:cs="Calibri"/>
              </w:rPr>
              <w:t>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1D862D"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B1632F"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36DF35" w14:textId="75F77A81"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datapoint Ruleset</w:t>
            </w:r>
            <w:r w:rsidR="00200779" w:rsidRPr="00E352EF">
              <w:rPr>
                <w:rFonts w:ascii="Cambria" w:eastAsia="Calibri" w:hAnsi="Cambria" w:cs="Calibri"/>
                <w:i/>
              </w:rPr>
              <w:t xml:space="preserve"> </w:t>
            </w:r>
            <w:r w:rsidR="00200779" w:rsidRPr="00E352EF">
              <w:rPr>
                <w:rFonts w:ascii="Cambria" w:eastAsia="Calibri" w:hAnsi="Cambria" w:cs="Calibri"/>
              </w:rPr>
              <w:t xml:space="preserve">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E1DEBFD"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F32CCB" w14:textId="77777777" w:rsidR="004149A1" w:rsidRPr="00E352EF" w:rsidRDefault="004149A1" w:rsidP="00200779">
            <w:pPr>
              <w:jc w:val="center"/>
              <w:rPr>
                <w:rFonts w:ascii="Cambria" w:hAnsi="Cambria"/>
              </w:rPr>
            </w:pPr>
          </w:p>
          <w:p w14:paraId="680A202A"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0E2D7" w14:textId="77777777" w:rsidR="006F5A66" w:rsidRPr="00E352EF" w:rsidRDefault="006F5A66">
            <w:pPr>
              <w:rPr>
                <w:rFonts w:ascii="Cambria" w:eastAsia="Calibri" w:hAnsi="Cambria" w:cs="Calibri"/>
              </w:rPr>
            </w:pPr>
          </w:p>
          <w:p w14:paraId="568B4E69" w14:textId="77777777" w:rsidR="00200779" w:rsidRPr="00E352EF" w:rsidRDefault="00200779">
            <w:pPr>
              <w:rPr>
                <w:rFonts w:ascii="Cambria" w:hAnsi="Cambria"/>
              </w:rPr>
            </w:pPr>
            <w:r w:rsidRPr="00E352EF">
              <w:rPr>
                <w:rFonts w:ascii="Cambria" w:eastAsia="Calibri" w:hAnsi="Cambria" w:cs="Calibri"/>
              </w:rPr>
              <w:t>Standard</w:t>
            </w:r>
          </w:p>
        </w:tc>
      </w:tr>
      <w:tr w:rsidR="00200779" w:rsidRPr="00E352EF" w14:paraId="7C6301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9FFD9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hierarchical ruleset)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D0449A"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48B01"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8B59502" w14:textId="32238AAB"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hierarchical ruleset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239EF"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152EE4" w14:textId="77777777" w:rsidR="004149A1" w:rsidRPr="00E352EF" w:rsidRDefault="004149A1" w:rsidP="00200779">
            <w:pPr>
              <w:jc w:val="center"/>
              <w:rPr>
                <w:rFonts w:ascii="Cambria" w:hAnsi="Cambria"/>
              </w:rPr>
            </w:pPr>
          </w:p>
          <w:p w14:paraId="24B4829F"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03E488" w14:textId="77777777" w:rsidR="00200779" w:rsidRPr="00E352EF" w:rsidRDefault="00200779">
            <w:pPr>
              <w:rPr>
                <w:rFonts w:ascii="Cambria" w:hAnsi="Cambria"/>
              </w:rPr>
            </w:pPr>
            <w:r w:rsidRPr="00E352EF">
              <w:rPr>
                <w:rFonts w:ascii="Cambria" w:eastAsia="Calibri" w:hAnsi="Cambria" w:cs="Calibri"/>
              </w:rPr>
              <w:t>Standard</w:t>
            </w:r>
          </w:p>
        </w:tc>
      </w:tr>
      <w:tr w:rsidR="00C103A7" w:rsidRPr="00E352EF" w14:paraId="385C68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3A5D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(single rule)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2027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96277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73EA85"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an expression verifies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F8F3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A8AA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6D59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1ADD539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25D3F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value domain subset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421D9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55E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p w14:paraId="3ABC123E" w14:textId="77777777" w:rsidR="00C103A7" w:rsidRPr="00E352EF" w:rsidRDefault="00C103A7" w:rsidP="00567E0B">
            <w:pPr>
              <w:spacing w:line="360" w:lineRule="auto"/>
              <w:rPr>
                <w:rFonts w:ascii="Cambria" w:hAnsi="Cambria"/>
              </w:rPr>
            </w:pPr>
          </w:p>
          <w:p w14:paraId="5C14A080" w14:textId="77777777" w:rsidR="00C103A7" w:rsidRPr="00E352EF" w:rsidRDefault="00C103A7" w:rsidP="00567E0B">
            <w:pPr>
              <w:spacing w:line="360" w:lineRule="auto"/>
              <w:rPr>
                <w:rFonts w:ascii="Cambria" w:hAnsi="Cambria"/>
              </w:rPr>
            </w:pP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E2F6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the Value Domain Subset is respected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4C972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4E55E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2705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23B4C4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DB82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fill_time_series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2A0B0A"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F674B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E89AE0" w14:textId="188B99D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Replaces </w:t>
            </w:r>
            <w:r w:rsidR="00C103A7" w:rsidRPr="00E352EF">
              <w:rPr>
                <w:rFonts w:ascii="Cambria" w:eastAsia="Calibri" w:hAnsi="Cambria" w:cs="Calibri"/>
              </w:rPr>
              <w:t xml:space="preserve">each missing data point in the input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8A49A9"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389A68"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86298"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E6146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E9327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flow_to_stock</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25C80"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E34D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1C4287" w14:textId="3E9A81A9"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Transforms </w:t>
            </w:r>
            <w:r w:rsidR="00C103A7" w:rsidRPr="00E352EF">
              <w:rPr>
                <w:rFonts w:ascii="Cambria" w:eastAsia="Calibri" w:hAnsi="Cambria" w:cs="Calibri"/>
              </w:rPr>
              <w:t>from a flow interpretation of a Dataset to stock</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310931"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3A4F9B"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CA6A1"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5F1B7BE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4DE73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stock_to_flow</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F4D757"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F6109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E6CDC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transforms from a stock interpretation of a Dataset to flow</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7197ED"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DE14E5"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47F1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0DA395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6D26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timeshift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74B226"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E3353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7C8D6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Shifts the time component of a specified range of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49011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BB4E9C"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C3713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ACEF88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D5D46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if-then-else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371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6536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E2FD3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Makes different calculations according to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196E8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4B18C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CCBAF"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77BDA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221C5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nvl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A68E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B39EE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E2F40D" w14:textId="486D0A15" w:rsidR="00C103A7" w:rsidRPr="00E352EF" w:rsidRDefault="008D14A6" w:rsidP="00EE0916">
            <w:pPr>
              <w:spacing w:line="360" w:lineRule="auto"/>
              <w:jc w:val="center"/>
              <w:rPr>
                <w:rFonts w:ascii="Cambria" w:hAnsi="Cambria"/>
              </w:rPr>
            </w:pPr>
            <w:r w:rsidRPr="00E352EF">
              <w:rPr>
                <w:rFonts w:ascii="Cambria" w:eastAsia="Calibri" w:hAnsi="Cambria" w:cs="Calibri"/>
              </w:rPr>
              <w:t>Replaces the null value with a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B9A08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4FC34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3D7D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0FA9018"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6FA06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rename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6AB97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9B6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27BBA6D8"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FC6B7B"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change the name and the role of Measures or Attributes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B444AB"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BB3F0C"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6E6A8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273C63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76BFA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filter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A29E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ADC06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32BB887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6FDF0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Filters the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CCE60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1F23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4EC23"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CAADEB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8915F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keep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C455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39C5B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6FB30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Alters the Data Structure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4699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C483D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03178A"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2630BA4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2E638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AC039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1356E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F9D6F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Calcuates the values of a Structure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80BD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0ABB9D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50229"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886C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6833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attrcalc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83143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AA4B8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206EEF"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values of an Attribute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4C8816" w14:textId="1A28B1BB"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0D95D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A8837" w14:textId="77777777" w:rsidR="00C103A7" w:rsidRPr="00E352EF" w:rsidRDefault="00C103A7">
            <w:pPr>
              <w:rPr>
                <w:rFonts w:ascii="Cambria" w:hAnsi="Cambria"/>
              </w:rPr>
            </w:pPr>
            <w:r w:rsidRPr="00E352EF">
              <w:rPr>
                <w:rFonts w:ascii="Cambria" w:eastAsia="Calibri" w:hAnsi="Cambria" w:cs="Calibri"/>
              </w:rPr>
              <w:t>Standard</w:t>
            </w:r>
          </w:p>
        </w:tc>
      </w:tr>
    </w:tbl>
    <w:p w14:paraId="0BB3EE76" w14:textId="77777777" w:rsidR="005A2227" w:rsidRPr="00E352EF" w:rsidRDefault="005A2227">
      <w:pPr>
        <w:rPr>
          <w:rFonts w:ascii="Cambria" w:hAnsi="Cambria"/>
        </w:rPr>
      </w:pPr>
      <w:bookmarkStart w:id="51" w:name="h.gjdgxs"/>
      <w:bookmarkStart w:id="52" w:name="h.ghowz3zs6rp"/>
      <w:bookmarkStart w:id="53" w:name="_Toc271935986"/>
      <w:bookmarkStart w:id="54" w:name="_Ref272157793"/>
      <w:bookmarkStart w:id="55" w:name="_Toc271935985"/>
      <w:bookmarkEnd w:id="51"/>
      <w:bookmarkEnd w:id="52"/>
    </w:p>
    <w:p w14:paraId="10CFD114" w14:textId="77777777" w:rsidR="001C3DEB" w:rsidRPr="00E352EF" w:rsidRDefault="001C3DEB">
      <w:pPr>
        <w:rPr>
          <w:rFonts w:ascii="Trebuchet MS" w:eastAsia="Trebuchet MS" w:hAnsi="Trebuchet MS" w:cs="Trebuchet MS"/>
          <w:color w:val="454645"/>
          <w:sz w:val="32"/>
        </w:rPr>
      </w:pPr>
      <w:bookmarkStart w:id="56" w:name="_Toc284149429"/>
      <w:bookmarkStart w:id="57" w:name="_Toc284587602"/>
      <w:bookmarkStart w:id="58" w:name="_Toc463805710"/>
      <w:bookmarkStart w:id="59" w:name="_Toc398999021"/>
      <w:bookmarkStart w:id="60" w:name="_Toc283049485"/>
      <w:r w:rsidRPr="00E352EF">
        <w:br w:type="page"/>
      </w:r>
    </w:p>
    <w:p w14:paraId="0F94A630" w14:textId="77777777" w:rsidR="005A2227" w:rsidRPr="00E352EF" w:rsidRDefault="0097053A" w:rsidP="00516C14">
      <w:pPr>
        <w:pStyle w:val="Stile3"/>
        <w:rPr>
          <w:lang w:val="en-GB"/>
        </w:rPr>
      </w:pPr>
      <w:bookmarkStart w:id="61" w:name="_Toc464487877"/>
      <w:r w:rsidRPr="00E352EF">
        <w:rPr>
          <w:lang w:val="en-GB"/>
        </w:rPr>
        <w:lastRenderedPageBreak/>
        <w:t>VTL-ML - Evaluation order of the Operators</w:t>
      </w:r>
      <w:bookmarkEnd w:id="56"/>
      <w:bookmarkEnd w:id="57"/>
      <w:bookmarkEnd w:id="58"/>
      <w:bookmarkEnd w:id="61"/>
    </w:p>
    <w:p w14:paraId="54B84293" w14:textId="38DF2FEC" w:rsidR="005A2227" w:rsidRPr="00E352EF" w:rsidRDefault="0097053A">
      <w:pPr>
        <w:rPr>
          <w:rFonts w:ascii="Cambria" w:hAnsi="Cambria"/>
        </w:rPr>
      </w:pPr>
      <w:r w:rsidRPr="00E352EF">
        <w:rPr>
          <w:rFonts w:ascii="Cambria" w:hAnsi="Cambria"/>
        </w:rPr>
        <w:t>Within a single expression of the manipulation language, the operators are applied in sequence, according to the precedence order. Operators with the same precedence level are applied acc</w:t>
      </w:r>
      <w:r w:rsidR="00667F59" w:rsidRPr="00E352EF">
        <w:rPr>
          <w:rFonts w:ascii="Cambria" w:hAnsi="Cambria"/>
        </w:rPr>
        <w:t xml:space="preserve">ording to associativity rules. </w:t>
      </w:r>
      <w:r w:rsidRPr="00E352EF">
        <w:rPr>
          <w:rFonts w:ascii="Cambria" w:hAnsi="Cambria"/>
        </w:rPr>
        <w:t>Precedence and associativity orders are reported in the following table.</w:t>
      </w:r>
    </w:p>
    <w:p w14:paraId="3BDED1A7" w14:textId="77777777" w:rsidR="005A2227" w:rsidRPr="00E352EF" w:rsidRDefault="005A2227"/>
    <w:tbl>
      <w:tblPr>
        <w:tblW w:w="8467" w:type="dxa"/>
        <w:jc w:val="center"/>
        <w:tblBorders>
          <w:top w:val="single" w:sz="0" w:space="0" w:color="FFFFFF"/>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1512"/>
        <w:gridCol w:w="2131"/>
        <w:gridCol w:w="3125"/>
        <w:gridCol w:w="1699"/>
      </w:tblGrid>
      <w:tr w:rsidR="005A2227" w:rsidRPr="00E352EF" w14:paraId="70F76B4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6E1DBBBF" w14:textId="77777777" w:rsidR="005A2227" w:rsidRPr="00E352EF" w:rsidRDefault="0097053A">
            <w:pPr>
              <w:spacing w:line="240" w:lineRule="atLeast"/>
              <w:jc w:val="center"/>
              <w:rPr>
                <w:rFonts w:ascii="Cambria" w:hAnsi="Cambria"/>
              </w:rPr>
            </w:pPr>
            <w:r w:rsidRPr="00E352EF">
              <w:rPr>
                <w:rFonts w:ascii="Cambria" w:eastAsia="Consolas" w:hAnsi="Cambria" w:cs="Consolas"/>
              </w:rPr>
              <w:t>Order</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5B8848D" w14:textId="77777777" w:rsidR="005A2227" w:rsidRPr="00E352EF" w:rsidRDefault="0097053A">
            <w:pPr>
              <w:spacing w:line="240" w:lineRule="atLeast"/>
              <w:jc w:val="center"/>
              <w:rPr>
                <w:rFonts w:ascii="Cambria" w:hAnsi="Cambria"/>
              </w:rPr>
            </w:pPr>
            <w:r w:rsidRPr="00E352EF">
              <w:rPr>
                <w:rFonts w:ascii="Cambria" w:eastAsia="Consolas" w:hAnsi="Cambria" w:cs="Consolas"/>
              </w:rPr>
              <w:t>Operator</w:t>
            </w:r>
          </w:p>
        </w:tc>
        <w:tc>
          <w:tcPr>
            <w:tcW w:w="3125"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2C1D9EF" w14:textId="77777777" w:rsidR="005A2227" w:rsidRPr="00E352EF" w:rsidRDefault="0097053A">
            <w:pPr>
              <w:spacing w:line="240" w:lineRule="atLeast"/>
              <w:jc w:val="center"/>
              <w:rPr>
                <w:rFonts w:ascii="Cambria" w:hAnsi="Cambria"/>
              </w:rPr>
            </w:pPr>
            <w:r w:rsidRPr="00E352EF">
              <w:rPr>
                <w:rFonts w:ascii="Cambria" w:eastAsia="Consolas" w:hAnsi="Cambria" w:cs="Consolas"/>
              </w:rPr>
              <w:t>Description</w:t>
            </w:r>
          </w:p>
        </w:tc>
        <w:tc>
          <w:tcPr>
            <w:tcW w:w="169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1D26EF5"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Associativity</w:t>
            </w:r>
          </w:p>
        </w:tc>
      </w:tr>
      <w:tr w:rsidR="005A2227" w:rsidRPr="00E352EF" w14:paraId="2BF2DDE3"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DB0DBB" w14:textId="77777777" w:rsidR="005A2227" w:rsidRPr="00E352EF" w:rsidRDefault="0097053A">
            <w:pPr>
              <w:spacing w:line="240" w:lineRule="atLeast"/>
              <w:jc w:val="center"/>
              <w:rPr>
                <w:rFonts w:ascii="Cambria" w:hAnsi="Cambria"/>
              </w:rPr>
            </w:pPr>
            <w:r w:rsidRPr="00E352EF">
              <w:rPr>
                <w:rFonts w:ascii="Cambria" w:eastAsia="Consolas" w:hAnsi="Cambria" w:cs="Consolas"/>
              </w:rPr>
              <w:t>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AAAC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B612F0" w14:textId="77777777" w:rsidR="005A2227" w:rsidRPr="00E352EF" w:rsidRDefault="0097053A">
            <w:pPr>
              <w:spacing w:line="240" w:lineRule="atLeast"/>
              <w:jc w:val="center"/>
              <w:rPr>
                <w:rFonts w:ascii="Cambria" w:hAnsi="Cambria"/>
              </w:rPr>
            </w:pPr>
            <w:r w:rsidRPr="00E352EF">
              <w:rPr>
                <w:rFonts w:ascii="Cambria" w:eastAsia="Consolas" w:hAnsi="Cambria" w:cs="Consolas"/>
              </w:rPr>
              <w:t>Round parenthesis. To alter the default order.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E01890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EB8BDA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37091C" w14:textId="77777777" w:rsidR="005A2227" w:rsidRPr="00E352EF" w:rsidRDefault="0097053A">
            <w:pPr>
              <w:spacing w:line="240" w:lineRule="atLeast"/>
              <w:jc w:val="center"/>
              <w:rPr>
                <w:rFonts w:ascii="Cambria" w:hAnsi="Cambria"/>
              </w:rPr>
            </w:pPr>
            <w:r w:rsidRPr="00E352EF">
              <w:rPr>
                <w:rFonts w:ascii="Cambria" w:eastAsia="Consolas" w:hAnsi="Cambria" w:cs="Consolas"/>
              </w:rPr>
              <w:t>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654121" w14:textId="77777777" w:rsidR="005A2227" w:rsidRPr="00E352EF" w:rsidRDefault="0097053A">
            <w:pPr>
              <w:spacing w:line="240" w:lineRule="atLeast"/>
              <w:jc w:val="center"/>
              <w:rPr>
                <w:rFonts w:ascii="Cambria" w:hAnsi="Cambria"/>
              </w:rPr>
            </w:pPr>
            <w:r w:rsidRPr="00E352EF">
              <w:rPr>
                <w:rFonts w:ascii="Cambria" w:eastAsia="Consolas" w:hAnsi="Cambria" w:cs="Consolas"/>
              </w:rPr>
              <w:t>All VTL functional operators</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804D2E" w14:textId="77777777" w:rsidR="005A2227" w:rsidRPr="00E352EF" w:rsidRDefault="0097053A">
            <w:pPr>
              <w:spacing w:line="240" w:lineRule="atLeast"/>
              <w:jc w:val="center"/>
              <w:rPr>
                <w:rFonts w:ascii="Cambria" w:hAnsi="Cambria"/>
              </w:rPr>
            </w:pPr>
            <w:r w:rsidRPr="00E352EF">
              <w:rPr>
                <w:rFonts w:ascii="Cambria" w:eastAsia="Consolas" w:hAnsi="Cambria" w:cs="Consolas"/>
              </w:rPr>
              <w:t>The majority of the operators of the VTL</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51DAE6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4139F22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514CEB" w14:textId="77777777" w:rsidR="005A2227" w:rsidRPr="00E352EF" w:rsidRDefault="0097053A">
            <w:pPr>
              <w:spacing w:line="240" w:lineRule="atLeast"/>
              <w:jc w:val="center"/>
              <w:rPr>
                <w:rFonts w:ascii="Cambria" w:hAnsi="Cambria"/>
              </w:rPr>
            </w:pPr>
            <w:r w:rsidRPr="00E352EF">
              <w:rPr>
                <w:rFonts w:ascii="Cambria" w:eastAsia="Consolas" w:hAnsi="Cambria" w:cs="Consolas"/>
              </w:rPr>
              <w:t>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00C09E" w14:textId="77777777" w:rsidR="005A2227" w:rsidRPr="00E352EF" w:rsidRDefault="0097053A">
            <w:pPr>
              <w:jc w:val="center"/>
              <w:rPr>
                <w:rFonts w:ascii="Cambria" w:hAnsi="Cambria"/>
              </w:rPr>
            </w:pPr>
            <w:r w:rsidRPr="00E352EF">
              <w:rPr>
                <w:rFonts w:ascii="Cambria" w:eastAsia="Consolas" w:hAnsi="Cambria" w:cs="Consolas"/>
              </w:rPr>
              <w:t>Clauses and membership</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EA40CB" w14:textId="77777777" w:rsidR="005A2227" w:rsidRPr="00E352EF" w:rsidRDefault="005A2227">
            <w:pPr>
              <w:spacing w:line="240" w:lineRule="atLeast"/>
              <w:jc w:val="center"/>
              <w:rPr>
                <w:rFonts w:ascii="Cambria" w:hAnsi="Cambria"/>
              </w:rPr>
            </w:pP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C48B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49A7D2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0C565A" w14:textId="77777777" w:rsidR="005A2227" w:rsidRPr="00E352EF" w:rsidRDefault="0097053A">
            <w:pPr>
              <w:spacing w:line="240" w:lineRule="atLeast"/>
              <w:jc w:val="center"/>
              <w:rPr>
                <w:rFonts w:ascii="Cambria" w:hAnsi="Cambria"/>
              </w:rPr>
            </w:pPr>
            <w:r w:rsidRPr="00E352EF">
              <w:rPr>
                <w:rFonts w:ascii="Cambria" w:eastAsia="Consolas" w:hAnsi="Cambria" w:cs="Consolas"/>
              </w:rPr>
              <w:t>IV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59A8C3"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DAC3A8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34DFFE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5FC10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E7CD72D"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657A49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negation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519A54"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5C6F672"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C12082" w14:textId="77777777" w:rsidR="005A2227" w:rsidRPr="00E352EF" w:rsidRDefault="0097053A">
            <w:pPr>
              <w:spacing w:line="240" w:lineRule="atLeast"/>
              <w:jc w:val="center"/>
              <w:rPr>
                <w:rFonts w:ascii="Cambria" w:hAnsi="Cambria"/>
              </w:rPr>
            </w:pPr>
            <w:r w:rsidRPr="00E352EF">
              <w:rPr>
                <w:rFonts w:ascii="Cambria" w:eastAsia="Consolas" w:hAnsi="Cambria" w:cs="Consolas"/>
              </w:rPr>
              <w:t>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8EA0C"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A07D1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0AB65E" w14:textId="77777777" w:rsidR="005A2227" w:rsidRPr="00E352EF" w:rsidRDefault="0097053A">
            <w:pPr>
              <w:spacing w:line="240" w:lineRule="atLeast"/>
              <w:jc w:val="center"/>
              <w:rPr>
                <w:rFonts w:ascii="Cambria" w:hAnsi="Cambria"/>
              </w:rPr>
            </w:pPr>
            <w:r w:rsidRPr="00E352EF">
              <w:rPr>
                <w:rFonts w:ascii="Cambria" w:eastAsia="Consolas" w:hAnsi="Cambria" w:cs="Consolas"/>
              </w:rPr>
              <w:t>Multiplication</w:t>
            </w:r>
          </w:p>
          <w:p w14:paraId="2B031EFF" w14:textId="77777777" w:rsidR="005A2227" w:rsidRPr="00E352EF" w:rsidRDefault="0097053A">
            <w:pPr>
              <w:spacing w:line="240" w:lineRule="atLeast"/>
              <w:jc w:val="center"/>
              <w:rPr>
                <w:rFonts w:ascii="Cambria" w:hAnsi="Cambria"/>
              </w:rPr>
            </w:pPr>
            <w:r w:rsidRPr="00E352EF">
              <w:rPr>
                <w:rFonts w:ascii="Cambria" w:eastAsia="Consolas" w:hAnsi="Cambria" w:cs="Consolas"/>
              </w:rPr>
              <w:t>Division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C8F760"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F3DE64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E91B5A" w14:textId="77777777" w:rsidR="005A2227" w:rsidRPr="00E352EF" w:rsidRDefault="0097053A">
            <w:pPr>
              <w:spacing w:line="240" w:lineRule="atLeast"/>
              <w:jc w:val="center"/>
              <w:rPr>
                <w:rFonts w:ascii="Cambria" w:hAnsi="Cambria"/>
              </w:rPr>
            </w:pPr>
            <w:r w:rsidRPr="00E352EF">
              <w:rPr>
                <w:rFonts w:ascii="Cambria" w:eastAsia="Consolas" w:hAnsi="Cambria" w:cs="Consolas"/>
              </w:rPr>
              <w:t>VI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B1E6A" w14:textId="77777777" w:rsidR="005A2227" w:rsidRPr="00E352EF" w:rsidRDefault="0097053A">
            <w:pPr>
              <w:spacing w:line="240" w:lineRule="atLeast"/>
              <w:jc w:val="center"/>
              <w:rPr>
                <w:rFonts w:ascii="Cambria" w:hAnsi="Cambria"/>
              </w:rPr>
            </w:pPr>
            <w:r w:rsidRPr="00E352EF">
              <w:rPr>
                <w:rFonts w:ascii="Cambria" w:eastAsia="Consolas" w:hAnsi="Cambria" w:cs="Consolas"/>
              </w:rPr>
              <w:t>+, -</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5AB6BA" w14:textId="77777777" w:rsidR="005A2227" w:rsidRPr="00E352EF" w:rsidRDefault="0097053A">
            <w:pPr>
              <w:spacing w:line="240" w:lineRule="atLeast"/>
              <w:jc w:val="center"/>
              <w:rPr>
                <w:rFonts w:ascii="Cambria" w:hAnsi="Cambria"/>
              </w:rPr>
            </w:pPr>
            <w:r w:rsidRPr="00E352EF">
              <w:rPr>
                <w:rFonts w:ascii="Cambria" w:eastAsia="Consolas" w:hAnsi="Cambria" w:cs="Consolas"/>
              </w:rPr>
              <w:t>Addition</w:t>
            </w:r>
          </w:p>
          <w:p w14:paraId="6F20DED3" w14:textId="77777777" w:rsidR="005A2227" w:rsidRPr="00E352EF" w:rsidRDefault="0097053A">
            <w:pPr>
              <w:spacing w:line="240" w:lineRule="atLeast"/>
              <w:jc w:val="center"/>
              <w:rPr>
                <w:rFonts w:ascii="Cambria" w:hAnsi="Cambria"/>
              </w:rPr>
            </w:pPr>
            <w:r w:rsidRPr="00E352EF">
              <w:rPr>
                <w:rFonts w:ascii="Cambria" w:eastAsia="Consolas" w:hAnsi="Cambria" w:cs="Consolas"/>
              </w:rPr>
              <w:t>Subtraction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113C29"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7D7D3C69"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B93060"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81BE40" w14:textId="77777777" w:rsidR="005A2227" w:rsidRPr="00E352EF" w:rsidRDefault="0097053A">
            <w:pPr>
              <w:spacing w:line="240" w:lineRule="atLeast"/>
              <w:jc w:val="center"/>
              <w:rPr>
                <w:rFonts w:ascii="Cambria" w:hAnsi="Cambria"/>
              </w:rPr>
            </w:pPr>
            <w:r w:rsidRPr="00E352EF">
              <w:rPr>
                <w:rFonts w:ascii="Cambria" w:eastAsia="Consolas" w:hAnsi="Cambria" w:cs="Consolas"/>
              </w:rPr>
              <w:t>&gt; &gt;=</w:t>
            </w:r>
          </w:p>
          <w:p w14:paraId="7F6C5BE3" w14:textId="77777777" w:rsidR="005A2227" w:rsidRPr="00E352EF" w:rsidRDefault="0097053A">
            <w:pPr>
              <w:spacing w:line="240" w:lineRule="atLeast"/>
              <w:jc w:val="center"/>
              <w:rPr>
                <w:rFonts w:ascii="Cambria" w:hAnsi="Cambria"/>
              </w:rPr>
            </w:pPr>
            <w:r w:rsidRPr="00E352EF">
              <w:rPr>
                <w:rFonts w:ascii="Cambria" w:eastAsia="Consolas" w:hAnsi="Cambria" w:cs="Consolas"/>
              </w:rPr>
              <w:t>&lt; &lt;=</w:t>
            </w:r>
          </w:p>
          <w:p w14:paraId="7B0E0DF8"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w:t>
            </w:r>
          </w:p>
          <w:p w14:paraId="653AE2B2" w14:textId="77777777" w:rsidR="005A2227" w:rsidRPr="00E352EF" w:rsidRDefault="0097053A">
            <w:pPr>
              <w:spacing w:line="240" w:lineRule="atLeast"/>
              <w:jc w:val="center"/>
              <w:rPr>
                <w:rFonts w:ascii="Cambria" w:hAnsi="Cambria"/>
              </w:rPr>
            </w:pPr>
            <w:r w:rsidRPr="00E352EF">
              <w:rPr>
                <w:rFonts w:ascii="Cambria" w:eastAsia="Consolas" w:hAnsi="Cambria" w:cs="Consolas"/>
              </w:rPr>
              <w:t>between</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17AD65" w14:textId="77777777" w:rsidR="005A2227" w:rsidRPr="00E352EF" w:rsidRDefault="0097053A">
            <w:pPr>
              <w:spacing w:line="240" w:lineRule="atLeast"/>
              <w:jc w:val="center"/>
              <w:rPr>
                <w:rFonts w:ascii="Cambria" w:hAnsi="Cambria"/>
              </w:rPr>
            </w:pPr>
            <w:r w:rsidRPr="00E352EF">
              <w:rPr>
                <w:rFonts w:ascii="Cambria" w:eastAsia="Consolas" w:hAnsi="Cambria" w:cs="Consolas"/>
              </w:rPr>
              <w:t>Greater than</w:t>
            </w:r>
          </w:p>
          <w:p w14:paraId="6A63B04A" w14:textId="77777777" w:rsidR="005A2227" w:rsidRPr="00E352EF" w:rsidRDefault="0097053A">
            <w:pPr>
              <w:spacing w:line="240" w:lineRule="atLeast"/>
              <w:jc w:val="center"/>
              <w:rPr>
                <w:rFonts w:ascii="Cambria" w:hAnsi="Cambria"/>
              </w:rPr>
            </w:pPr>
            <w:r w:rsidRPr="00E352EF">
              <w:rPr>
                <w:rFonts w:ascii="Cambria" w:eastAsia="Consolas" w:hAnsi="Cambria" w:cs="Consolas"/>
              </w:rPr>
              <w:t>Less than</w:t>
            </w:r>
          </w:p>
          <w:p w14:paraId="0D6EF45B"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 a value list</w:t>
            </w:r>
          </w:p>
          <w:p w14:paraId="74A108FE"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a range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2F27B"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A50470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837F48"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7B6BFCD"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w:t>
            </w:r>
          </w:p>
          <w:p w14:paraId="38E902BA"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w:t>
            </w:r>
          </w:p>
          <w:p w14:paraId="5E1A58BC"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exists_in_all</w:t>
            </w:r>
          </w:p>
          <w:p w14:paraId="33CB02D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not_exists_in_all</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396E3E" w14:textId="77777777" w:rsidR="005A2227" w:rsidRPr="00E352EF" w:rsidRDefault="0097053A">
            <w:pPr>
              <w:spacing w:line="240" w:lineRule="atLeast"/>
              <w:jc w:val="center"/>
              <w:rPr>
                <w:rFonts w:ascii="Cambria" w:hAnsi="Cambria"/>
              </w:rPr>
            </w:pPr>
            <w:r w:rsidRPr="00E352EF">
              <w:rPr>
                <w:rFonts w:ascii="Cambria" w:eastAsia="Consolas" w:hAnsi="Cambria" w:cs="Consolas"/>
              </w:rPr>
              <w:t>Identifiers matching</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46FC7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98BA79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2DE85" w14:textId="77777777" w:rsidR="005A2227" w:rsidRPr="00E352EF" w:rsidRDefault="0097053A">
            <w:pPr>
              <w:spacing w:line="240" w:lineRule="atLeast"/>
              <w:jc w:val="center"/>
              <w:rPr>
                <w:rFonts w:ascii="Cambria" w:hAnsi="Cambria"/>
              </w:rPr>
            </w:pPr>
            <w:r w:rsidRPr="00E352EF">
              <w:rPr>
                <w:rFonts w:ascii="Cambria" w:eastAsia="Consolas" w:hAnsi="Cambria" w:cs="Consolas"/>
              </w:rPr>
              <w:t>IX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DF6683"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F6C9365" w14:textId="77777777" w:rsidR="005A2227" w:rsidRPr="00E352EF" w:rsidRDefault="0097053A">
            <w:pPr>
              <w:spacing w:line="240" w:lineRule="atLeast"/>
              <w:jc w:val="center"/>
              <w:rPr>
                <w:rFonts w:ascii="Cambria" w:hAnsi="Cambria"/>
              </w:rPr>
            </w:pPr>
            <w:r w:rsidRPr="00E352EF">
              <w:rPr>
                <w:rFonts w:ascii="Cambria" w:eastAsia="Consolas" w:hAnsi="Cambria" w:cs="Consolas"/>
              </w:rPr>
              <w:t>&lt;&gt;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5F616E" w14:textId="77777777" w:rsidR="005A2227" w:rsidRPr="00E352EF" w:rsidRDefault="0097053A">
            <w:pPr>
              <w:spacing w:line="240" w:lineRule="atLeast"/>
              <w:jc w:val="center"/>
              <w:rPr>
                <w:rFonts w:ascii="Cambria" w:hAnsi="Cambria"/>
              </w:rPr>
            </w:pPr>
            <w:r w:rsidRPr="00E352EF">
              <w:rPr>
                <w:rFonts w:ascii="Cambria" w:eastAsia="Consolas" w:hAnsi="Cambria" w:cs="Consolas"/>
              </w:rPr>
              <w:t>Equal-to</w:t>
            </w:r>
          </w:p>
          <w:p w14:paraId="5D29ADB3"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Not-equal-to</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F985B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121FA9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A8BA65" w14:textId="77777777" w:rsidR="005A2227" w:rsidRPr="00E352EF" w:rsidRDefault="0097053A">
            <w:pPr>
              <w:spacing w:line="240" w:lineRule="atLeast"/>
              <w:jc w:val="center"/>
              <w:rPr>
                <w:rFonts w:ascii="Cambria" w:hAnsi="Cambria"/>
              </w:rPr>
            </w:pPr>
            <w:r w:rsidRPr="00E352EF">
              <w:rPr>
                <w:rFonts w:ascii="Cambria" w:eastAsia="Consolas" w:hAnsi="Cambria" w:cs="Consolas"/>
              </w:rPr>
              <w:t>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03A888" w14:textId="77777777" w:rsidR="005A2227" w:rsidRPr="00E352EF" w:rsidRDefault="0097053A">
            <w:pPr>
              <w:spacing w:line="240" w:lineRule="atLeast"/>
              <w:jc w:val="center"/>
              <w:rPr>
                <w:rFonts w:ascii="Cambria" w:hAnsi="Cambria"/>
              </w:rPr>
            </w:pPr>
            <w:r w:rsidRPr="00E352EF">
              <w:rPr>
                <w:rFonts w:ascii="Cambria" w:eastAsia="Consolas" w:hAnsi="Cambria" w:cs="Consolas"/>
              </w:rPr>
              <w:t>and</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653C3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AND</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6C365B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6C94054B"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985F29" w14:textId="77777777" w:rsidR="005A2227" w:rsidRPr="00E352EF" w:rsidRDefault="0097053A">
            <w:pPr>
              <w:spacing w:line="240" w:lineRule="atLeast"/>
              <w:jc w:val="center"/>
              <w:rPr>
                <w:rFonts w:ascii="Cambria" w:hAnsi="Cambria"/>
              </w:rPr>
            </w:pPr>
            <w:r w:rsidRPr="00E352EF">
              <w:rPr>
                <w:rFonts w:ascii="Cambria" w:eastAsia="Consolas" w:hAnsi="Cambria" w:cs="Consolas"/>
              </w:rPr>
              <w:t>XI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87609E" w14:textId="77777777" w:rsidR="005A2227" w:rsidRPr="00E352EF" w:rsidRDefault="0097053A">
            <w:pPr>
              <w:spacing w:line="240" w:lineRule="atLeast"/>
              <w:jc w:val="center"/>
              <w:rPr>
                <w:rFonts w:ascii="Cambria" w:hAnsi="Cambria"/>
              </w:rPr>
            </w:pPr>
            <w:r w:rsidRPr="00E352EF">
              <w:rPr>
                <w:rFonts w:ascii="Cambria" w:eastAsia="Consolas" w:hAnsi="Cambria" w:cs="Consolas"/>
              </w:rPr>
              <w:t>or</w:t>
            </w:r>
          </w:p>
          <w:p w14:paraId="6B925421" w14:textId="77777777" w:rsidR="005A2227" w:rsidRPr="00E352EF" w:rsidRDefault="0097053A">
            <w:pPr>
              <w:spacing w:line="240" w:lineRule="atLeast"/>
              <w:jc w:val="center"/>
              <w:rPr>
                <w:rFonts w:ascii="Cambria" w:hAnsi="Cambria"/>
              </w:rPr>
            </w:pPr>
            <w:r w:rsidRPr="00E352EF">
              <w:rPr>
                <w:rFonts w:ascii="Cambria" w:eastAsia="Consolas" w:hAnsi="Cambria" w:cs="Consolas"/>
              </w:rPr>
              <w:t>xor</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B261CF"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OR</w:t>
            </w:r>
          </w:p>
          <w:p w14:paraId="415F2AB9" w14:textId="77777777" w:rsidR="005A2227" w:rsidRPr="00E352EF" w:rsidRDefault="0097053A">
            <w:pPr>
              <w:jc w:val="center"/>
              <w:rPr>
                <w:rFonts w:ascii="Cambria" w:hAnsi="Cambria"/>
              </w:rPr>
            </w:pPr>
            <w:r w:rsidRPr="00E352EF">
              <w:rPr>
                <w:rFonts w:ascii="Cambria" w:eastAsia="Consolas" w:hAnsi="Cambria" w:cs="Consolas"/>
              </w:rPr>
              <w:t>Logical XOR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F6E3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1521CBA"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59BFF9E"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A9FD21" w14:textId="77777777" w:rsidR="005A2227" w:rsidRPr="00E352EF" w:rsidRDefault="0097053A">
            <w:pPr>
              <w:spacing w:line="240" w:lineRule="atLeast"/>
              <w:jc w:val="center"/>
              <w:rPr>
                <w:rFonts w:ascii="Cambria" w:hAnsi="Cambria"/>
              </w:rPr>
            </w:pPr>
            <w:r w:rsidRPr="00E352EF">
              <w:rPr>
                <w:rFonts w:ascii="Cambria" w:eastAsia="Consolas" w:hAnsi="Cambria" w:cs="Consolas"/>
              </w:rPr>
              <w:t>if-then-else</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60C5B0" w14:textId="77777777" w:rsidR="005A2227" w:rsidRPr="00E352EF" w:rsidRDefault="0097053A">
            <w:pPr>
              <w:spacing w:line="240" w:lineRule="atLeast"/>
              <w:jc w:val="center"/>
              <w:rPr>
                <w:rFonts w:ascii="Cambria" w:hAnsi="Cambria"/>
              </w:rPr>
            </w:pPr>
            <w:r w:rsidRPr="00E352EF">
              <w:rPr>
                <w:rFonts w:ascii="Cambria" w:eastAsia="Consolas" w:hAnsi="Cambria" w:cs="Consolas"/>
              </w:rPr>
              <w:t>Conditional (if-then-else)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8CBD98"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0736A80"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24E15D"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E685CD"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A7DB39"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Assignment</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91D3B5"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bl>
    <w:p w14:paraId="66C95643" w14:textId="77777777" w:rsidR="005A2227" w:rsidRPr="00E352EF" w:rsidRDefault="0097053A">
      <w:r w:rsidRPr="00E352EF">
        <w:br w:type="page"/>
      </w:r>
    </w:p>
    <w:p w14:paraId="54FF3729" w14:textId="77777777" w:rsidR="00012F27" w:rsidRPr="00E352EF" w:rsidRDefault="00012F27" w:rsidP="00B3632D">
      <w:pPr>
        <w:pStyle w:val="Stile1"/>
        <w:rPr>
          <w:lang w:val="en-GB"/>
        </w:rPr>
      </w:pPr>
      <w:bookmarkStart w:id="62" w:name="_Toc464487878"/>
      <w:bookmarkStart w:id="63" w:name="_Toc463805712"/>
      <w:r w:rsidRPr="00E352EF">
        <w:rPr>
          <w:lang w:val="en-GB"/>
        </w:rPr>
        <w:lastRenderedPageBreak/>
        <w:t>Syntactical conventions</w:t>
      </w:r>
      <w:bookmarkEnd w:id="62"/>
    </w:p>
    <w:p w14:paraId="5DF3F7A2" w14:textId="77777777" w:rsidR="00012F27" w:rsidRPr="00E352EF" w:rsidRDefault="00012F27" w:rsidP="00012F27">
      <w:pPr>
        <w:jc w:val="both"/>
      </w:pPr>
      <w:r w:rsidRPr="00E352EF">
        <w:rPr>
          <w:rFonts w:ascii="Cambria" w:eastAsia="Cambria" w:hAnsi="Cambria" w:cs="Cambria"/>
          <w:sz w:val="24"/>
        </w:rPr>
        <w:t xml:space="preserve">In the remainder of the document, and in the Syntax sections in particular, a meta-syntax is used to describe the syntax of the operators. The meta-syntax is described in this section and is </w:t>
      </w:r>
      <w:r w:rsidRPr="00E352EF">
        <w:rPr>
          <w:rFonts w:ascii="Cambria" w:eastAsia="Cambria" w:hAnsi="Cambria" w:cs="Cambria"/>
          <w:b/>
          <w:sz w:val="24"/>
        </w:rPr>
        <w:t>not part</w:t>
      </w:r>
      <w:r w:rsidRPr="00E352EF">
        <w:rPr>
          <w:rFonts w:ascii="Cambria" w:eastAsia="Cambria" w:hAnsi="Cambria" w:cs="Cambria"/>
          <w:sz w:val="24"/>
        </w:rPr>
        <w:t xml:space="preserve"> of the VTL language, but has only presentation purposes.</w:t>
      </w:r>
    </w:p>
    <w:p w14:paraId="736FF696" w14:textId="27AB3D99" w:rsidR="00012F27" w:rsidRPr="00E352EF" w:rsidRDefault="00012F27" w:rsidP="008A7573">
      <w:pPr>
        <w:numPr>
          <w:ilvl w:val="0"/>
          <w:numId w:val="23"/>
        </w:numPr>
        <w:spacing w:before="120" w:after="120" w:line="240" w:lineRule="atLeast"/>
        <w:ind w:left="1066"/>
      </w:pPr>
      <w:r w:rsidRPr="00E352EF">
        <w:rPr>
          <w:rFonts w:ascii="Cambria" w:eastAsia="Cambria" w:hAnsi="Cambria" w:cs="Cambria"/>
          <w:i/>
          <w:sz w:val="24"/>
        </w:rPr>
        <w:t xml:space="preserve">For denoting the type of a Variable Parameter, we refer to the </w:t>
      </w:r>
      <w:r w:rsidRPr="00E352EF">
        <w:rPr>
          <w:rFonts w:ascii="Cambria" w:eastAsia="Cambria" w:hAnsi="Cambria" w:cs="Cambria"/>
          <w:b/>
          <w:i/>
          <w:sz w:val="24"/>
        </w:rPr>
        <w:t>–</w:t>
      </w:r>
      <w:r w:rsidR="00CB4605" w:rsidRPr="00E352EF">
        <w:rPr>
          <w:rFonts w:ascii="Cambria" w:eastAsia="Cambria" w:hAnsi="Cambria" w:cs="Cambria"/>
          <w:b/>
          <w:i/>
          <w:sz w:val="24"/>
        </w:rPr>
        <w:t xml:space="preserve"> </w:t>
      </w:r>
      <w:r w:rsidR="00667F59" w:rsidRPr="00E352EF">
        <w:rPr>
          <w:rFonts w:ascii="Cambria" w:eastAsia="Cambria" w:hAnsi="Cambria" w:cs="Cambria"/>
          <w:b/>
          <w:i/>
          <w:sz w:val="24"/>
        </w:rPr>
        <w:t xml:space="preserve">VTL </w:t>
      </w:r>
      <w:r w:rsidRPr="00E352EF">
        <w:rPr>
          <w:rFonts w:ascii="Cambria" w:eastAsia="Cambria" w:hAnsi="Cambria" w:cs="Cambria"/>
          <w:b/>
          <w:i/>
          <w:sz w:val="24"/>
        </w:rPr>
        <w:t>types</w:t>
      </w:r>
      <w:r w:rsidR="00CB4605" w:rsidRPr="00E352EF">
        <w:rPr>
          <w:rFonts w:ascii="Cambria" w:eastAsia="Cambria" w:hAnsi="Cambria" w:cs="Cambria"/>
          <w:b/>
          <w:i/>
          <w:sz w:val="24"/>
        </w:rPr>
        <w:t xml:space="preserve"> </w:t>
      </w:r>
      <w:r w:rsidR="00FA2E77" w:rsidRPr="00E352EF">
        <w:rPr>
          <w:rFonts w:ascii="Cambria" w:eastAsia="Cambria" w:hAnsi="Cambria" w:cs="Cambria"/>
          <w:b/>
          <w:sz w:val="24"/>
        </w:rPr>
        <w:t>(See User Manual, S</w:t>
      </w:r>
      <w:r w:rsidR="00CB4605" w:rsidRPr="00E352EF">
        <w:rPr>
          <w:rFonts w:ascii="Cambria" w:eastAsia="Cambria" w:hAnsi="Cambria" w:cs="Cambria"/>
          <w:b/>
          <w:sz w:val="24"/>
        </w:rPr>
        <w:t xml:space="preserve">ection </w:t>
      </w:r>
      <w:r w:rsidR="00FA2E77" w:rsidRPr="00E352EF">
        <w:rPr>
          <w:rFonts w:ascii="Cambria" w:eastAsia="Cambria" w:hAnsi="Cambria" w:cs="Cambria"/>
          <w:b/>
          <w:sz w:val="24"/>
        </w:rPr>
        <w:t>“Objects and Types”</w:t>
      </w:r>
      <w:r w:rsidR="00CB4605" w:rsidRPr="00E352EF">
        <w:rPr>
          <w:rFonts w:ascii="Cambria" w:eastAsia="Cambria" w:hAnsi="Cambria" w:cs="Cambria"/>
          <w:b/>
          <w:sz w:val="24"/>
        </w:rPr>
        <w:t>)</w:t>
      </w:r>
      <w:r w:rsidRPr="00E352EF">
        <w:rPr>
          <w:rFonts w:ascii="Cambria" w:eastAsia="Cambria" w:hAnsi="Cambria" w:cs="Cambria"/>
          <w:i/>
          <w:sz w:val="24"/>
        </w:rPr>
        <w:t>.</w:t>
      </w:r>
    </w:p>
    <w:p w14:paraId="2953D88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Operator names and parameters are </w:t>
      </w:r>
      <w:r w:rsidRPr="00E352EF">
        <w:rPr>
          <w:rFonts w:ascii="Cambria" w:eastAsia="Cambria" w:hAnsi="Cambria" w:cs="Cambria"/>
          <w:b/>
          <w:i/>
          <w:sz w:val="24"/>
        </w:rPr>
        <w:t>case sensitive</w:t>
      </w:r>
      <w:r w:rsidRPr="00E352EF">
        <w:rPr>
          <w:rFonts w:ascii="Cambria" w:eastAsia="Cambria" w:hAnsi="Cambria" w:cs="Cambria"/>
          <w:i/>
          <w:sz w:val="24"/>
        </w:rPr>
        <w:t>.</w:t>
      </w:r>
    </w:p>
    <w:p w14:paraId="10A736A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In general, some operators have infix style, others have functional style and the clauses have postfix style. </w:t>
      </w:r>
    </w:p>
    <w:p w14:paraId="79E926B8" w14:textId="77777777" w:rsidR="00012F27" w:rsidRPr="00E352EF" w:rsidRDefault="00012F27" w:rsidP="00012F27">
      <w:pPr>
        <w:jc w:val="both"/>
      </w:pPr>
      <w:r w:rsidRPr="00E352EF">
        <w:rPr>
          <w:rFonts w:ascii="Cambria" w:eastAsia="Cambria" w:hAnsi="Cambria" w:cs="Cambria"/>
          <w:sz w:val="24"/>
        </w:rPr>
        <w:t xml:space="preserve">The syntax of the operators is defined by </w:t>
      </w:r>
      <w:r w:rsidRPr="00E352EF">
        <w:rPr>
          <w:rFonts w:ascii="Cambria" w:eastAsia="Cambria" w:hAnsi="Cambria" w:cs="Cambria"/>
          <w:i/>
          <w:sz w:val="24"/>
        </w:rPr>
        <w:t>meta-expressions</w:t>
      </w:r>
      <w:r w:rsidRPr="00E352EF">
        <w:rPr>
          <w:rFonts w:ascii="Cambria" w:eastAsia="Cambria" w:hAnsi="Cambria" w:cs="Cambria"/>
          <w:sz w:val="24"/>
        </w:rPr>
        <w:t xml:space="preserve">, which denotes the signature of an operator, that is, its </w:t>
      </w:r>
      <w:r w:rsidRPr="00E352EF">
        <w:rPr>
          <w:rFonts w:ascii="Cambria" w:eastAsia="Cambria" w:hAnsi="Cambria" w:cs="Cambria"/>
          <w:b/>
          <w:sz w:val="24"/>
        </w:rPr>
        <w:t>name</w:t>
      </w:r>
      <w:r w:rsidRPr="00E352EF">
        <w:rPr>
          <w:rFonts w:ascii="Cambria" w:eastAsia="Cambria" w:hAnsi="Cambria" w:cs="Cambria"/>
          <w:sz w:val="24"/>
        </w:rPr>
        <w:t xml:space="preserve">, the list of </w:t>
      </w:r>
      <w:r w:rsidRPr="00E352EF">
        <w:rPr>
          <w:rFonts w:ascii="Cambria" w:eastAsia="Cambria" w:hAnsi="Cambria" w:cs="Cambria"/>
          <w:b/>
          <w:sz w:val="24"/>
        </w:rPr>
        <w:t>the input parameters</w:t>
      </w:r>
      <w:r w:rsidRPr="00E352EF">
        <w:rPr>
          <w:rFonts w:ascii="Cambria" w:eastAsia="Cambria" w:hAnsi="Cambria" w:cs="Cambria"/>
          <w:sz w:val="24"/>
        </w:rPr>
        <w:t xml:space="preserve">, the possible special </w:t>
      </w:r>
      <w:r w:rsidRPr="00E352EF">
        <w:rPr>
          <w:rFonts w:ascii="Cambria" w:eastAsia="Cambria" w:hAnsi="Cambria" w:cs="Cambria"/>
          <w:b/>
          <w:sz w:val="24"/>
        </w:rPr>
        <w:t>keywords</w:t>
      </w:r>
      <w:r w:rsidRPr="00E352EF">
        <w:rPr>
          <w:rFonts w:ascii="Cambria" w:eastAsia="Cambria" w:hAnsi="Cambria" w:cs="Cambria"/>
          <w:sz w:val="24"/>
        </w:rPr>
        <w:t xml:space="preserve"> and the respective </w:t>
      </w:r>
      <w:r w:rsidRPr="00E352EF">
        <w:rPr>
          <w:rFonts w:ascii="Cambria" w:eastAsia="Cambria" w:hAnsi="Cambria" w:cs="Cambria"/>
          <w:b/>
          <w:sz w:val="24"/>
        </w:rPr>
        <w:t>types</w:t>
      </w:r>
      <w:r w:rsidRPr="00E352EF">
        <w:rPr>
          <w:rFonts w:ascii="Cambria" w:eastAsia="Cambria" w:hAnsi="Cambria" w:cs="Cambria"/>
          <w:sz w:val="24"/>
        </w:rPr>
        <w:t>. For readability reasons, a meta-expression is often partitioned into concatenated sub-meta-expressions (or simply sub-expressions), as follows:</w:t>
      </w:r>
    </w:p>
    <w:p w14:paraId="007F5091" w14:textId="77777777" w:rsidR="00012F27" w:rsidRPr="00F70A81" w:rsidRDefault="00012F27" w:rsidP="00012F27">
      <w:pPr>
        <w:ind w:left="706"/>
        <w:rPr>
          <w:lang w:val="pt-PT"/>
        </w:rPr>
      </w:pPr>
      <w:r w:rsidRPr="00F70A81">
        <w:rPr>
          <w:rFonts w:ascii="Cambria" w:eastAsia="Cambria" w:hAnsi="Cambria" w:cs="Cambria"/>
          <w:i/>
          <w:sz w:val="24"/>
          <w:lang w:val="pt-PT"/>
        </w:rPr>
        <w:t>meta-expression  ::=  sub-expr1 sub-expr2 … sub-exprN</w:t>
      </w:r>
    </w:p>
    <w:p w14:paraId="2F42778F" w14:textId="77777777" w:rsidR="00012F27" w:rsidRPr="00F70A81" w:rsidRDefault="00012F27" w:rsidP="00012F27">
      <w:pPr>
        <w:ind w:left="1411"/>
        <w:rPr>
          <w:lang w:val="pt-PT"/>
        </w:rPr>
      </w:pPr>
      <w:r w:rsidRPr="00F70A81">
        <w:rPr>
          <w:rFonts w:ascii="Cambria" w:eastAsia="Cambria" w:hAnsi="Cambria" w:cs="Cambria"/>
          <w:i/>
          <w:sz w:val="24"/>
          <w:lang w:val="pt-PT"/>
        </w:rPr>
        <w:t>sub-expr1 ::= sub-meta-expression …</w:t>
      </w:r>
    </w:p>
    <w:p w14:paraId="23F17B39" w14:textId="77777777" w:rsidR="00012F27" w:rsidRPr="00E352EF" w:rsidRDefault="00012F27" w:rsidP="00012F27">
      <w:pPr>
        <w:ind w:left="1411"/>
      </w:pPr>
      <w:r w:rsidRPr="00E352EF">
        <w:rPr>
          <w:rFonts w:ascii="Cambria" w:eastAsia="Cambria" w:hAnsi="Cambria" w:cs="Cambria"/>
          <w:i/>
          <w:sz w:val="24"/>
        </w:rPr>
        <w:t>…</w:t>
      </w:r>
    </w:p>
    <w:p w14:paraId="0211099F" w14:textId="77777777" w:rsidR="00012F27" w:rsidRPr="00E352EF" w:rsidRDefault="00012F27" w:rsidP="00012F27">
      <w:pPr>
        <w:ind w:left="1411"/>
      </w:pPr>
      <w:r w:rsidRPr="00E352EF">
        <w:rPr>
          <w:rFonts w:ascii="Cambria" w:eastAsia="Cambria" w:hAnsi="Cambria" w:cs="Cambria"/>
          <w:i/>
          <w:sz w:val="24"/>
        </w:rPr>
        <w:t>sub-exprN ::= sub-meta-expression …</w:t>
      </w:r>
    </w:p>
    <w:p w14:paraId="62AAD4AA" w14:textId="77777777" w:rsidR="00012F27" w:rsidRPr="00E352EF" w:rsidRDefault="00012F27" w:rsidP="00012F27">
      <w:r w:rsidRPr="00E352EF">
        <w:rPr>
          <w:rFonts w:ascii="Cambria" w:eastAsia="Cambria" w:hAnsi="Cambria" w:cs="Cambria"/>
          <w:sz w:val="24"/>
        </w:rPr>
        <w:t>In this representation:</w:t>
      </w:r>
    </w:p>
    <w:p w14:paraId="4EAD7349"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w:t>
      </w:r>
      <w:r w:rsidRPr="00E352EF">
        <w:rPr>
          <w:rFonts w:ascii="Cambria" w:eastAsia="Cambria" w:hAnsi="Cambria" w:cs="Cambria"/>
          <w:i/>
          <w:sz w:val="24"/>
        </w:rPr>
        <w:t xml:space="preserve">sub-expr1, … sub-exprN </w:t>
      </w:r>
      <w:r w:rsidRPr="00E352EF">
        <w:rPr>
          <w:rFonts w:ascii="Cambria" w:eastAsia="Cambria" w:hAnsi="Cambria" w:cs="Cambria"/>
          <w:sz w:val="24"/>
        </w:rPr>
        <w:t>are meta-variables, that is, placeholders for sub-expressions. In the text, they are in italic.</w:t>
      </w:r>
    </w:p>
    <w:p w14:paraId="6F2C916E"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The symbol</w:t>
      </w:r>
      <w:r w:rsidRPr="00E352EF">
        <w:rPr>
          <w:rFonts w:ascii="Cambria" w:eastAsia="Cambria" w:hAnsi="Cambria" w:cs="Cambria"/>
          <w:i/>
          <w:sz w:val="24"/>
        </w:rPr>
        <w:t xml:space="preserve"> ::== </w:t>
      </w:r>
      <w:r w:rsidRPr="00E352EF">
        <w:rPr>
          <w:rFonts w:ascii="Cambria" w:eastAsia="Cambria" w:hAnsi="Cambria" w:cs="Cambria"/>
          <w:sz w:val="24"/>
        </w:rPr>
        <w:t>means “defined as” and denotes the assignment of a sub-expression to a meta-variable.</w:t>
      </w:r>
    </w:p>
    <w:p w14:paraId="1BD427F8"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operator names and the special keywords that appear in the various sub-expressions are in </w:t>
      </w:r>
      <w:r w:rsidRPr="00E352EF">
        <w:rPr>
          <w:rFonts w:ascii="Cambria" w:eastAsia="Cambria" w:hAnsi="Cambria" w:cs="Cambria"/>
          <w:b/>
          <w:sz w:val="24"/>
        </w:rPr>
        <w:t>bold</w:t>
      </w:r>
      <w:r w:rsidRPr="00E352EF">
        <w:rPr>
          <w:rFonts w:ascii="Cambria" w:eastAsia="Cambria" w:hAnsi="Cambria" w:cs="Cambria"/>
          <w:sz w:val="24"/>
        </w:rPr>
        <w:t>.</w:t>
      </w:r>
    </w:p>
    <w:p w14:paraId="350E0413" w14:textId="77777777" w:rsidR="00012F27" w:rsidRPr="00E352EF" w:rsidRDefault="00012F27" w:rsidP="00012F27">
      <w:r w:rsidRPr="00E352EF">
        <w:rPr>
          <w:rFonts w:ascii="Cambria" w:eastAsia="Cambria" w:hAnsi="Cambria" w:cs="Cambria"/>
          <w:sz w:val="24"/>
        </w:rPr>
        <w:t xml:space="preserve">Sub-expressions can be composed into the meta-expression adopting a particular restriction of </w:t>
      </w:r>
      <w:r w:rsidRPr="00E352EF">
        <w:rPr>
          <w:rFonts w:ascii="Cambria" w:eastAsia="Cambria" w:hAnsi="Cambria" w:cs="Cambria"/>
          <w:b/>
          <w:sz w:val="24"/>
        </w:rPr>
        <w:t xml:space="preserve">regular expression patterns </w:t>
      </w:r>
      <w:r w:rsidRPr="00E352EF">
        <w:rPr>
          <w:rFonts w:ascii="Cambria" w:eastAsia="Cambria" w:hAnsi="Cambria" w:cs="Cambria"/>
          <w:sz w:val="24"/>
        </w:rPr>
        <w:t>as follows:</w:t>
      </w:r>
    </w:p>
    <w:p w14:paraId="75BF2278"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{optional}, {optional}?,[optional]? : alternative ways to denote an optional sub-expression</w:t>
      </w:r>
    </w:p>
    <w:p w14:paraId="409A401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{one-or-more}+: a sub-expression that is repeated from 1 to many occurrences</w:t>
      </w:r>
    </w:p>
    <w:p w14:paraId="7898AA5C"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{zero-or-more}*: a sub-expression that is repeated from 0 to many occurrences</w:t>
      </w:r>
    </w:p>
    <w:p w14:paraId="13CC71A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 xml:space="preserve">[part1|part2|part3]: alternative sub-expressions </w:t>
      </w:r>
    </w:p>
    <w:p w14:paraId="252FD7AD"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1 to many occurrences</w:t>
      </w:r>
    </w:p>
    <w:p w14:paraId="3771C57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0 to many occurrences</w:t>
      </w:r>
    </w:p>
    <w:p w14:paraId="22B03F5E" w14:textId="77777777" w:rsidR="00012F27" w:rsidRPr="009830C1" w:rsidRDefault="00012F27" w:rsidP="00012F27">
      <w:pPr>
        <w:rPr>
          <w:lang w:val="fr-FR"/>
        </w:rPr>
      </w:pPr>
      <w:r w:rsidRPr="009830C1">
        <w:rPr>
          <w:rFonts w:ascii="Cambria" w:eastAsia="Cambria" w:hAnsi="Cambria" w:cs="Cambria"/>
          <w:color w:val="5B9BD5"/>
          <w:sz w:val="24"/>
          <w:lang w:val="fr-FR"/>
        </w:rPr>
        <w:t>Example</w:t>
      </w:r>
    </w:p>
    <w:p w14:paraId="5E7BBF48" w14:textId="77777777" w:rsidR="00012F27" w:rsidRPr="009830C1" w:rsidRDefault="00012F27" w:rsidP="00012F27">
      <w:pPr>
        <w:widowControl w:val="0"/>
        <w:rPr>
          <w:lang w:val="fr-FR"/>
        </w:rPr>
      </w:pPr>
      <w:r w:rsidRPr="009830C1">
        <w:rPr>
          <w:rFonts w:ascii="Cambria" w:eastAsia="Cambria" w:hAnsi="Cambria" w:cs="Cambria"/>
          <w:sz w:val="24"/>
          <w:lang w:val="fr-FR"/>
        </w:rPr>
        <w:t xml:space="preserve"> [</w:t>
      </w:r>
      <w:r w:rsidRPr="009830C1">
        <w:rPr>
          <w:rFonts w:ascii="Cambria" w:eastAsia="Cambria" w:hAnsi="Cambria" w:cs="Cambria"/>
          <w:b/>
          <w:sz w:val="24"/>
          <w:lang w:val="fr-FR"/>
        </w:rPr>
        <w:t>trim</w:t>
      </w:r>
      <w:r w:rsidRPr="009830C1">
        <w:rPr>
          <w:rFonts w:ascii="Cambria" w:eastAsia="Cambria" w:hAnsi="Cambria" w:cs="Cambria"/>
          <w:sz w:val="24"/>
          <w:lang w:val="fr-FR"/>
        </w:rPr>
        <w:t xml:space="preserve"> | </w:t>
      </w:r>
      <w:r w:rsidRPr="009830C1">
        <w:rPr>
          <w:rFonts w:ascii="Cambria" w:eastAsia="Cambria" w:hAnsi="Cambria" w:cs="Cambria"/>
          <w:b/>
          <w:sz w:val="24"/>
          <w:lang w:val="fr-FR"/>
        </w:rPr>
        <w:t xml:space="preserve">ltrim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rtrim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 </w:t>
      </w:r>
      <w:r w:rsidRPr="009830C1">
        <w:rPr>
          <w:rFonts w:ascii="Cambria" w:eastAsia="Cambria" w:hAnsi="Cambria" w:cs="Cambria"/>
          <w:i/>
          <w:sz w:val="24"/>
          <w:lang w:val="fr-FR"/>
        </w:rPr>
        <w:t xml:space="preserve">ds </w:t>
      </w:r>
      <w:r w:rsidRPr="009830C1">
        <w:rPr>
          <w:rFonts w:ascii="Cambria" w:eastAsia="Cambria" w:hAnsi="Cambria" w:cs="Cambria"/>
          <w:b/>
          <w:sz w:val="24"/>
          <w:lang w:val="fr-FR"/>
        </w:rPr>
        <w:t>)</w:t>
      </w:r>
    </w:p>
    <w:p w14:paraId="4C660798" w14:textId="77777777" w:rsidR="00012F27" w:rsidRPr="009830C1" w:rsidRDefault="00012F27" w:rsidP="00012F27">
      <w:pPr>
        <w:widowControl w:val="0"/>
        <w:rPr>
          <w:lang w:val="fr-FR"/>
        </w:rPr>
      </w:pPr>
    </w:p>
    <w:p w14:paraId="013E3547" w14:textId="18B61EF2" w:rsidR="00012F27" w:rsidRPr="00E352EF" w:rsidRDefault="00012F27" w:rsidP="00012F27">
      <w:pPr>
        <w:widowControl w:val="0"/>
        <w:tabs>
          <w:tab w:val="right" w:pos="9274"/>
        </w:tabs>
        <w:ind w:firstLine="576"/>
      </w:pPr>
      <w:r w:rsidRPr="00E352EF">
        <w:rPr>
          <w:rFonts w:ascii="Cambria" w:eastAsia="Cambria" w:hAnsi="Cambria" w:cs="Cambria"/>
          <w:sz w:val="24"/>
        </w:rPr>
        <w:t xml:space="preserve">ds </w:t>
      </w:r>
      <w:r w:rsidR="002B7BEE" w:rsidRPr="00E352EF">
        <w:rPr>
          <w:rFonts w:ascii="Cambria" w:eastAsia="Cambria" w:hAnsi="Cambria" w:cs="Cambria"/>
          <w:sz w:val="24"/>
        </w:rPr>
        <w:t xml:space="preserve">: </w:t>
      </w:r>
      <w:r w:rsidRPr="00E352EF">
        <w:rPr>
          <w:rFonts w:ascii="Cambria" w:eastAsia="Cambria" w:hAnsi="Cambria" w:cs="Cambria"/>
          <w:sz w:val="24"/>
        </w:rPr>
        <w:t xml:space="preserve">dataset {identifier &lt;IDENT&gt; as scalar-type}+ </w:t>
      </w:r>
      <w:r w:rsidRPr="00E352EF">
        <w:tab/>
      </w:r>
    </w:p>
    <w:p w14:paraId="4A8E9D37" w14:textId="77777777" w:rsidR="00012F27" w:rsidRPr="00E352EF" w:rsidRDefault="00012F27" w:rsidP="00012F27">
      <w:pPr>
        <w:widowControl w:val="0"/>
        <w:ind w:left="14" w:firstLine="706"/>
      </w:pPr>
      <w:r w:rsidRPr="00E352EF">
        <w:rPr>
          <w:rFonts w:ascii="Cambria" w:eastAsia="Cambria" w:hAnsi="Cambria" w:cs="Cambria"/>
          <w:sz w:val="24"/>
        </w:rPr>
        <w:t>{measure &lt;IDENT&gt; as string-literal}+</w:t>
      </w:r>
    </w:p>
    <w:p w14:paraId="5C321834" w14:textId="77777777" w:rsidR="00012F27" w:rsidRPr="00E352EF" w:rsidRDefault="00012F27" w:rsidP="00012F27">
      <w:pPr>
        <w:ind w:left="720"/>
      </w:pPr>
      <w:r w:rsidRPr="00E352EF">
        <w:rPr>
          <w:rFonts w:ascii="Cambria" w:eastAsia="Cambria" w:hAnsi="Cambria" w:cs="Cambria"/>
          <w:sz w:val="24"/>
        </w:rPr>
        <w:t>{attribute &lt;IDENT&gt; as scalar-type}*</w:t>
      </w:r>
    </w:p>
    <w:p w14:paraId="08D7644D" w14:textId="77777777" w:rsidR="00012F27" w:rsidRPr="00E352EF" w:rsidRDefault="00012F27" w:rsidP="00012F27">
      <w:pPr>
        <w:ind w:left="720"/>
      </w:pPr>
    </w:p>
    <w:p w14:paraId="4A2F968B" w14:textId="77777777" w:rsidR="00012F27" w:rsidRPr="00E352EF" w:rsidRDefault="00012F27" w:rsidP="00012F27">
      <w:r w:rsidRPr="00E352EF">
        <w:rPr>
          <w:rFonts w:ascii="Cambria" w:eastAsia="Cambria" w:hAnsi="Cambria" w:cs="Cambria"/>
          <w:sz w:val="24"/>
        </w:rPr>
        <w:t>The meta-expression above synthesizes:</w:t>
      </w:r>
    </w:p>
    <w:p w14:paraId="1EAF31A8"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b/>
          <w:sz w:val="24"/>
        </w:rPr>
        <w:lastRenderedPageBreak/>
        <w:t>trim, ltrim, rtrim</w:t>
      </w:r>
      <w:r w:rsidRPr="00E352EF">
        <w:rPr>
          <w:rFonts w:ascii="Cambria" w:eastAsia="Cambria" w:hAnsi="Cambria" w:cs="Cambria"/>
          <w:sz w:val="24"/>
        </w:rPr>
        <w:t>, “</w:t>
      </w:r>
      <w:r w:rsidRPr="00E352EF">
        <w:rPr>
          <w:rFonts w:ascii="Cambria" w:eastAsia="Cambria" w:hAnsi="Cambria" w:cs="Cambria"/>
          <w:b/>
          <w:sz w:val="24"/>
        </w:rPr>
        <w:t>(</w:t>
      </w:r>
      <w:r w:rsidRPr="00E352EF">
        <w:rPr>
          <w:rFonts w:ascii="Cambria" w:eastAsia="Cambria" w:hAnsi="Cambria" w:cs="Cambria"/>
          <w:sz w:val="24"/>
        </w:rPr>
        <w:t>“</w:t>
      </w:r>
      <w:r w:rsidRPr="00E352EF">
        <w:rPr>
          <w:rFonts w:ascii="Cambria" w:eastAsia="Cambria" w:hAnsi="Cambria" w:cs="Cambria"/>
          <w:b/>
          <w:sz w:val="24"/>
        </w:rPr>
        <w:t>,</w:t>
      </w:r>
      <w:r w:rsidRPr="00E352EF">
        <w:rPr>
          <w:rFonts w:ascii="Cambria" w:eastAsia="Cambria" w:hAnsi="Cambria" w:cs="Cambria"/>
          <w:sz w:val="24"/>
        </w:rPr>
        <w:t xml:space="preserve"> “</w:t>
      </w:r>
      <w:r w:rsidRPr="00E352EF">
        <w:rPr>
          <w:rFonts w:ascii="Cambria" w:eastAsia="Cambria" w:hAnsi="Cambria" w:cs="Cambria"/>
          <w:b/>
          <w:sz w:val="24"/>
        </w:rPr>
        <w:t>)</w:t>
      </w:r>
      <w:r w:rsidRPr="00E352EF">
        <w:rPr>
          <w:rFonts w:ascii="Cambria" w:eastAsia="Cambria" w:hAnsi="Cambria" w:cs="Cambria"/>
          <w:sz w:val="24"/>
        </w:rPr>
        <w:t>” are the operator names (reserved keywords);</w:t>
      </w:r>
    </w:p>
    <w:p w14:paraId="4210C7BB"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They take s input an expression ds, which is a meta-sub-expression and defined accordingly;</w:t>
      </w:r>
    </w:p>
    <w:p w14:paraId="18CB38A3"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 xml:space="preserve">the type of ds is constrained to be a </w:t>
      </w:r>
      <w:r w:rsidRPr="00E352EF">
        <w:rPr>
          <w:rFonts w:ascii="Cambria" w:eastAsia="Cambria" w:hAnsi="Cambria" w:cs="Cambria"/>
          <w:i/>
          <w:color w:val="404040"/>
          <w:sz w:val="24"/>
        </w:rPr>
        <w:t>Dataset</w:t>
      </w:r>
      <w:r w:rsidRPr="00E352EF">
        <w:rPr>
          <w:rFonts w:ascii="Cambria" w:eastAsia="Cambria" w:hAnsi="Cambria" w:cs="Cambria"/>
          <w:sz w:val="24"/>
        </w:rPr>
        <w:t xml:space="preserve"> with one or more Identifier Components and one or more string Measure Component. No particular constraints are introduced for attributes.</w:t>
      </w:r>
    </w:p>
    <w:p w14:paraId="474887AD" w14:textId="77777777" w:rsidR="003C525E" w:rsidRPr="00E352EF" w:rsidRDefault="004E5DF5" w:rsidP="008A7573">
      <w:pPr>
        <w:numPr>
          <w:ilvl w:val="0"/>
          <w:numId w:val="19"/>
        </w:numPr>
        <w:spacing w:before="120" w:after="120" w:line="240" w:lineRule="atLeast"/>
        <w:jc w:val="both"/>
      </w:pPr>
      <w:r w:rsidRPr="00E352EF">
        <w:rPr>
          <w:rFonts w:ascii="Cambria" w:eastAsia="Cambria" w:hAnsi="Cambria" w:cs="Cambria"/>
          <w:i/>
          <w:sz w:val="24"/>
        </w:rPr>
        <w:t>ds</w:t>
      </w:r>
      <w:r w:rsidR="003C525E" w:rsidRPr="00E352EF">
        <w:rPr>
          <w:rFonts w:ascii="Cambria" w:eastAsia="Cambria" w:hAnsi="Cambria" w:cs="Cambria"/>
          <w:sz w:val="24"/>
        </w:rPr>
        <w:t xml:space="preserve"> is the only parameter of the operators in the example and denotes a Dataset. Specifically, &lt;IDENT&gt; is a placeholder for any identifier (measure or attribute, in the different cases).</w:t>
      </w:r>
    </w:p>
    <w:p w14:paraId="4489D61C" w14:textId="77777777" w:rsidR="004E5DF5" w:rsidRPr="00E352EF" w:rsidRDefault="004E5DF5" w:rsidP="003C525E">
      <w:pPr>
        <w:spacing w:before="120" w:after="120" w:line="240" w:lineRule="atLeast"/>
        <w:ind w:left="720"/>
        <w:jc w:val="both"/>
      </w:pPr>
    </w:p>
    <w:p w14:paraId="76E7B6FA" w14:textId="77777777" w:rsidR="00012F27" w:rsidRPr="00E352EF" w:rsidRDefault="00012F27" w:rsidP="00012F27">
      <w:pPr>
        <w:ind w:left="720"/>
      </w:pPr>
    </w:p>
    <w:p w14:paraId="3263879D" w14:textId="77777777" w:rsidR="00012F27" w:rsidRPr="00E352EF" w:rsidRDefault="00012F27" w:rsidP="00012F27">
      <w:pPr>
        <w:rPr>
          <w:rFonts w:ascii="Cambria" w:eastAsia="Cambria" w:hAnsi="Cambria" w:cs="Cambria"/>
          <w:sz w:val="24"/>
        </w:rPr>
      </w:pPr>
      <w:r w:rsidRPr="00E352EF">
        <w:rPr>
          <w:rFonts w:ascii="Cambria" w:eastAsia="Cambria" w:hAnsi="Cambria" w:cs="Cambria"/>
          <w:sz w:val="24"/>
        </w:rPr>
        <w:t>From this template, it is possible to infer some valid instances of the operators:</w:t>
      </w:r>
    </w:p>
    <w:p w14:paraId="2F565001" w14:textId="77777777" w:rsidR="003C525E" w:rsidRPr="00E352EF" w:rsidRDefault="003C525E" w:rsidP="00012F27"/>
    <w:p w14:paraId="1D47F229" w14:textId="77777777" w:rsidR="00012F27" w:rsidRPr="009830C1" w:rsidRDefault="00012F27" w:rsidP="00012F27">
      <w:pPr>
        <w:ind w:left="720"/>
        <w:rPr>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ltrim</w:t>
      </w:r>
      <w:r w:rsidRPr="009830C1">
        <w:rPr>
          <w:rFonts w:ascii="Cambria" w:eastAsia="Cambria" w:hAnsi="Cambria" w:cs="Cambria"/>
          <w:sz w:val="24"/>
          <w:lang w:val="fr-FR"/>
        </w:rPr>
        <w:t>(ds_2)</w:t>
      </w:r>
    </w:p>
    <w:p w14:paraId="6C21C06B" w14:textId="77777777" w:rsidR="00012F27" w:rsidRPr="009830C1" w:rsidRDefault="00012F27" w:rsidP="00012F27">
      <w:pPr>
        <w:ind w:left="720"/>
        <w:rPr>
          <w:rFonts w:ascii="Cambria" w:eastAsia="Cambria" w:hAnsi="Cambria" w:cs="Cambria"/>
          <w:sz w:val="24"/>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rtrim</w:t>
      </w:r>
      <w:r w:rsidRPr="009830C1">
        <w:rPr>
          <w:rFonts w:ascii="Cambria" w:eastAsia="Cambria" w:hAnsi="Cambria" w:cs="Cambria"/>
          <w:sz w:val="24"/>
          <w:lang w:val="fr-FR"/>
        </w:rPr>
        <w:t>(ds_3)</w:t>
      </w:r>
    </w:p>
    <w:p w14:paraId="65DFCB8B" w14:textId="77777777" w:rsidR="003C525E" w:rsidRPr="009830C1" w:rsidRDefault="003C525E" w:rsidP="003C525E">
      <w:pPr>
        <w:rPr>
          <w:rFonts w:ascii="Cambria" w:eastAsia="Cambria" w:hAnsi="Cambria" w:cs="Cambria"/>
          <w:sz w:val="24"/>
          <w:lang w:val="fr-FR"/>
        </w:rPr>
      </w:pPr>
    </w:p>
    <w:p w14:paraId="55908B4E" w14:textId="77777777" w:rsidR="003C525E" w:rsidRPr="00E352EF" w:rsidRDefault="00B55676" w:rsidP="003C525E">
      <w:pPr>
        <w:jc w:val="both"/>
      </w:pPr>
      <w:r w:rsidRPr="00E352EF">
        <w:rPr>
          <w:rFonts w:ascii="Cambria" w:eastAsia="Cambria" w:hAnsi="Cambria" w:cs="Cambria"/>
          <w:sz w:val="24"/>
        </w:rPr>
        <w:t xml:space="preserve">The two examples above are compliant with the template. In facts, </w:t>
      </w:r>
      <w:r w:rsidRPr="00E352EF">
        <w:rPr>
          <w:rFonts w:ascii="Cambria" w:eastAsia="Cambria" w:hAnsi="Cambria" w:cs="Cambria"/>
          <w:b/>
          <w:sz w:val="24"/>
        </w:rPr>
        <w:t xml:space="preserve">ltrim </w:t>
      </w:r>
      <w:r w:rsidRPr="00E352EF">
        <w:rPr>
          <w:rFonts w:ascii="Cambria" w:eastAsia="Cambria" w:hAnsi="Cambria" w:cs="Cambria"/>
          <w:sz w:val="24"/>
        </w:rPr>
        <w:t xml:space="preserve">and </w:t>
      </w:r>
      <w:r w:rsidRPr="00E352EF">
        <w:rPr>
          <w:rFonts w:ascii="Cambria" w:eastAsia="Cambria" w:hAnsi="Cambria" w:cs="Cambria"/>
          <w:b/>
          <w:sz w:val="24"/>
        </w:rPr>
        <w:t>rtrim</w:t>
      </w:r>
      <w:r w:rsidRPr="00E352EF">
        <w:rPr>
          <w:rFonts w:ascii="Cambria" w:eastAsia="Cambria" w:hAnsi="Cambria" w:cs="Cambria"/>
          <w:sz w:val="24"/>
        </w:rPr>
        <w:t xml:space="preserve"> are recognized as VTL operators of the library and ds_2 and ds_3 are two Datasets.</w:t>
      </w:r>
      <w:r w:rsidR="003F7DC1" w:rsidRPr="00E352EF">
        <w:rPr>
          <w:rFonts w:ascii="Cambria" w:eastAsia="Cambria" w:hAnsi="Cambria" w:cs="Cambria"/>
          <w:sz w:val="24"/>
        </w:rPr>
        <w:t xml:space="preserve"> Also observe that the example implies a previous definition of ds_2 and ds_3, for example importing the Datasets from the database</w:t>
      </w:r>
      <w:r w:rsidR="00790C17" w:rsidRPr="00E352EF">
        <w:rPr>
          <w:rFonts w:ascii="Cambria" w:eastAsia="Cambria" w:hAnsi="Cambria" w:cs="Cambria"/>
          <w:sz w:val="24"/>
        </w:rPr>
        <w:t xml:space="preserve"> (as we will see, with the GET operator)</w:t>
      </w:r>
      <w:r w:rsidR="003F7DC1" w:rsidRPr="00E352EF">
        <w:rPr>
          <w:rFonts w:ascii="Cambria" w:eastAsia="Cambria" w:hAnsi="Cambria" w:cs="Cambria"/>
          <w:sz w:val="24"/>
        </w:rPr>
        <w:t>. The restrictions on the specific structure of the input Datasets, in terms of allowed Identifier and Measure Components, are also checked, but do not have effects on the syntax.</w:t>
      </w:r>
      <w:r w:rsidR="003C525E" w:rsidRPr="00E352EF">
        <w:rPr>
          <w:rFonts w:ascii="Cambria" w:eastAsia="Cambria" w:hAnsi="Cambria" w:cs="Cambria"/>
          <w:sz w:val="24"/>
        </w:rPr>
        <w:t xml:space="preserve"> </w:t>
      </w:r>
    </w:p>
    <w:p w14:paraId="253D1A30" w14:textId="77777777" w:rsidR="00012F27" w:rsidRPr="00E352EF" w:rsidRDefault="00012F27" w:rsidP="0037753B">
      <w:pPr>
        <w:rPr>
          <w:rFonts w:ascii="Cambria" w:eastAsia="Cambria" w:hAnsi="Cambria" w:cs="Cambria"/>
          <w:sz w:val="24"/>
        </w:rPr>
      </w:pPr>
    </w:p>
    <w:p w14:paraId="342257AA" w14:textId="77777777" w:rsidR="00012F27" w:rsidRPr="00E352EF" w:rsidRDefault="00012F27" w:rsidP="00012F27">
      <w:pPr>
        <w:rPr>
          <w:rFonts w:ascii="Cambria" w:eastAsia="Cambria" w:hAnsi="Cambria" w:cs="Cambria"/>
          <w:sz w:val="24"/>
        </w:rPr>
      </w:pPr>
    </w:p>
    <w:p w14:paraId="2489DF63" w14:textId="77777777" w:rsidR="00012F27" w:rsidRPr="00E352EF" w:rsidRDefault="00012F27" w:rsidP="00012F27">
      <w:pPr>
        <w:rPr>
          <w:rFonts w:ascii="Cambria" w:eastAsia="Cambria" w:hAnsi="Cambria" w:cs="Cambria"/>
          <w:sz w:val="24"/>
        </w:rPr>
      </w:pPr>
    </w:p>
    <w:p w14:paraId="584BAF82" w14:textId="77777777" w:rsidR="00012F27" w:rsidRPr="00E352EF" w:rsidRDefault="00012F27" w:rsidP="00012F27">
      <w:pPr>
        <w:rPr>
          <w:rFonts w:ascii="Cambria" w:eastAsia="Cambria" w:hAnsi="Cambria" w:cs="Cambria"/>
          <w:sz w:val="24"/>
        </w:rPr>
      </w:pPr>
    </w:p>
    <w:p w14:paraId="6A98E032" w14:textId="77777777" w:rsidR="00012F27" w:rsidRPr="00E352EF" w:rsidRDefault="00012F27" w:rsidP="00012F27">
      <w:pPr>
        <w:rPr>
          <w:rFonts w:ascii="Cambria" w:eastAsia="Cambria" w:hAnsi="Cambria" w:cs="Cambria"/>
          <w:sz w:val="24"/>
        </w:rPr>
      </w:pPr>
    </w:p>
    <w:p w14:paraId="05DDD36E" w14:textId="77777777" w:rsidR="005A2227" w:rsidRPr="00E352EF" w:rsidRDefault="0097053A" w:rsidP="00B3632D">
      <w:pPr>
        <w:pStyle w:val="Stile1"/>
        <w:rPr>
          <w:lang w:val="en-GB"/>
        </w:rPr>
      </w:pPr>
      <w:bookmarkStart w:id="64" w:name="_Toc464487879"/>
      <w:r w:rsidRPr="00E352EF">
        <w:rPr>
          <w:lang w:val="en-GB"/>
        </w:rPr>
        <w:lastRenderedPageBreak/>
        <w:t>VTL</w:t>
      </w:r>
      <w:r w:rsidR="00EB2324" w:rsidRPr="00E352EF">
        <w:rPr>
          <w:lang w:val="en-GB"/>
        </w:rPr>
        <w:t>-</w:t>
      </w:r>
      <w:r w:rsidRPr="00E352EF">
        <w:rPr>
          <w:lang w:val="en-GB"/>
        </w:rPr>
        <w:t xml:space="preserve">DL </w:t>
      </w:r>
      <w:r w:rsidR="006426CC" w:rsidRPr="00E352EF">
        <w:rPr>
          <w:lang w:val="en-GB"/>
        </w:rPr>
        <w:t>–</w:t>
      </w:r>
      <w:r w:rsidRPr="00E352EF">
        <w:rPr>
          <w:lang w:val="en-GB"/>
        </w:rPr>
        <w:t xml:space="preserve"> Artefacts</w:t>
      </w:r>
      <w:bookmarkEnd w:id="63"/>
      <w:r w:rsidR="006426CC" w:rsidRPr="00E352EF">
        <w:rPr>
          <w:lang w:val="en-GB"/>
        </w:rPr>
        <w:t xml:space="preserve"> </w:t>
      </w:r>
      <w:r w:rsidRPr="00E352EF">
        <w:rPr>
          <w:lang w:val="en-GB"/>
        </w:rPr>
        <w:t>Definition</w:t>
      </w:r>
      <w:bookmarkEnd w:id="64"/>
    </w:p>
    <w:p w14:paraId="2A04E0B4" w14:textId="77777777" w:rsidR="005A2227" w:rsidRPr="00E352EF" w:rsidRDefault="0097053A" w:rsidP="00EB1629">
      <w:pPr>
        <w:pStyle w:val="Stile3"/>
        <w:rPr>
          <w:lang w:val="en-GB"/>
        </w:rPr>
      </w:pPr>
      <w:bookmarkStart w:id="65" w:name="_Toc463805713"/>
      <w:bookmarkStart w:id="66" w:name="_Toc464487880"/>
      <w:r w:rsidRPr="00E352EF">
        <w:rPr>
          <w:lang w:val="en-GB"/>
        </w:rPr>
        <w:t>defineValueDomain</w:t>
      </w:r>
      <w:bookmarkEnd w:id="65"/>
      <w:bookmarkEnd w:id="66"/>
    </w:p>
    <w:p w14:paraId="182D26A5"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173045D6" w14:textId="77777777" w:rsidR="005A2227" w:rsidRPr="00E352EF" w:rsidRDefault="0097053A" w:rsidP="00663B4D">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w:t>
      </w:r>
      <w:r w:rsidRPr="00E352EF">
        <w:rPr>
          <w:rFonts w:ascii="Cambria" w:eastAsia="Calibri" w:hAnsi="Cambria" w:cs="Calibri"/>
        </w:rPr>
        <w:t xml:space="preserve"> defines a ValueDomain </w:t>
      </w:r>
      <w:r w:rsidR="001F77FC" w:rsidRPr="00E352EF">
        <w:rPr>
          <w:rFonts w:ascii="Cambria" w:eastAsia="Calibri" w:hAnsi="Cambria" w:cs="Calibri"/>
        </w:rPr>
        <w:t>in the</w:t>
      </w:r>
      <w:r w:rsidR="00390E6A" w:rsidRPr="00E352EF">
        <w:rPr>
          <w:rFonts w:ascii="Cambria" w:eastAsia="Calibri" w:hAnsi="Cambria" w:cs="Calibri"/>
        </w:rPr>
        <w:t xml:space="preserve"> </w:t>
      </w:r>
      <w:r w:rsidRPr="00E352EF">
        <w:rPr>
          <w:rFonts w:ascii="Cambria" w:eastAsia="Calibri" w:hAnsi="Cambria" w:cs="Calibri"/>
        </w:rPr>
        <w:t>VTL information model.</w:t>
      </w:r>
    </w:p>
    <w:p w14:paraId="31F3D791" w14:textId="77777777" w:rsidR="005D22B4" w:rsidRPr="00E352EF" w:rsidRDefault="005D22B4" w:rsidP="00663B4D">
      <w:pPr>
        <w:jc w:val="both"/>
        <w:rPr>
          <w:rFonts w:ascii="Cambria" w:hAnsi="Cambria"/>
        </w:rPr>
      </w:pPr>
    </w:p>
    <w:p w14:paraId="72A1B1AF"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02A88E0" w14:textId="1DCDF8BE" w:rsidR="005A2227" w:rsidRPr="00E352EF" w:rsidRDefault="0097053A" w:rsidP="002B7BEE">
      <w:pPr>
        <w:jc w:val="both"/>
        <w:rPr>
          <w:rFonts w:ascii="Cambria" w:eastAsia="Calibri" w:hAnsi="Cambria" w:cs="Calibri"/>
          <w:b/>
        </w:rPr>
      </w:pPr>
      <w:r w:rsidRPr="00E352EF">
        <w:rPr>
          <w:rFonts w:ascii="Cambria" w:eastAsia="Calibri" w:hAnsi="Cambria" w:cs="Calibri"/>
          <w:b/>
        </w:rPr>
        <w:t xml:space="preserve">defineValueDomain </w:t>
      </w:r>
      <w:r w:rsidRPr="00E352EF">
        <w:rPr>
          <w:rFonts w:ascii="Cambria" w:eastAsia="Calibri" w:hAnsi="Cambria" w:cs="Calibri"/>
        </w:rPr>
        <w:t>valueDomainId</w:t>
      </w:r>
      <w:r w:rsidRPr="00E352EF">
        <w:rPr>
          <w:rFonts w:ascii="Cambria" w:eastAsia="Calibri" w:hAnsi="Cambria" w:cs="Calibri"/>
          <w:b/>
        </w:rPr>
        <w:t xml:space="preserve"> ( </w:t>
      </w:r>
    </w:p>
    <w:p w14:paraId="3AD1CE6B" w14:textId="77777777" w:rsidR="005A2227" w:rsidRPr="00E352EF" w:rsidRDefault="0097053A" w:rsidP="00663B4D">
      <w:pPr>
        <w:jc w:val="both"/>
        <w:rPr>
          <w:rFonts w:ascii="Cambria" w:hAnsi="Cambria"/>
        </w:rPr>
      </w:pPr>
      <w:r w:rsidRPr="00E352EF">
        <w:rPr>
          <w:rFonts w:ascii="Cambria" w:hAnsi="Cambria"/>
        </w:rPr>
        <w:tab/>
      </w:r>
      <w:r w:rsidRPr="00E352EF">
        <w:rPr>
          <w:rFonts w:ascii="Cambria" w:eastAsia="Calibri" w:hAnsi="Cambria" w:cs="Calibri"/>
        </w:rPr>
        <w:t>{</w:t>
      </w:r>
      <w:r w:rsidRPr="00E352EF">
        <w:rPr>
          <w:rFonts w:ascii="Cambria" w:eastAsia="Calibri" w:hAnsi="Cambria" w:cs="Calibri"/>
          <w:i/>
        </w:rPr>
        <w:t>valueDomainDescription</w:t>
      </w:r>
      <w:r w:rsidRPr="00E352EF">
        <w:rPr>
          <w:rFonts w:ascii="Cambria" w:eastAsia="Calibri" w:hAnsi="Cambria" w:cs="Calibri"/>
          <w:b/>
        </w:rPr>
        <w:t>,</w:t>
      </w:r>
      <w:r w:rsidR="002D0D77" w:rsidRPr="00E352EF">
        <w:rPr>
          <w:rFonts w:ascii="Cambria" w:eastAsia="Calibri" w:hAnsi="Cambria" w:cs="Calibri"/>
          <w:b/>
        </w:rPr>
        <w:t xml:space="preserve"> </w:t>
      </w:r>
      <w:r w:rsidR="002D0D77" w:rsidRPr="00E352EF">
        <w:rPr>
          <w:rFonts w:ascii="Cambria" w:eastAsia="Calibri" w:hAnsi="Cambria" w:cs="Calibri"/>
          <w:i/>
        </w:rPr>
        <w:t>isEnumerated</w:t>
      </w:r>
      <w:r w:rsidRPr="00E352EF">
        <w:rPr>
          <w:rFonts w:ascii="Cambria" w:eastAsia="Calibri" w:hAnsi="Cambria" w:cs="Calibri"/>
        </w:rPr>
        <w:t xml:space="preserve">} </w:t>
      </w:r>
    </w:p>
    <w:p w14:paraId="1DE8BEEE" w14:textId="77777777" w:rsidR="005A2227" w:rsidRPr="00E352EF" w:rsidRDefault="0097053A" w:rsidP="00663B4D">
      <w:pPr>
        <w:rPr>
          <w:rFonts w:ascii="Cambria" w:hAnsi="Cambria"/>
        </w:rPr>
      </w:pPr>
      <w:r w:rsidRPr="00E352EF">
        <w:rPr>
          <w:rFonts w:ascii="Cambria" w:hAnsi="Cambria"/>
        </w:rPr>
        <w:tab/>
      </w:r>
      <w:r w:rsidRPr="00E352EF">
        <w:rPr>
          <w:rFonts w:ascii="Cambria" w:eastAsia="Calibri" w:hAnsi="Cambria" w:cs="Calibri"/>
          <w:i/>
        </w:rPr>
        <w:t>dimensionType</w:t>
      </w:r>
      <w:r w:rsidRPr="00E352EF">
        <w:rPr>
          <w:rFonts w:ascii="Cambria" w:eastAsia="Calibri" w:hAnsi="Cambria" w:cs="Calibri"/>
        </w:rPr>
        <w:t xml:space="preserve">  { [ </w:t>
      </w:r>
      <w:r w:rsidRPr="00E352EF">
        <w:rPr>
          <w:rFonts w:ascii="Cambria" w:eastAsia="Calibri" w:hAnsi="Cambria" w:cs="Calibri"/>
          <w:i/>
        </w:rPr>
        <w:t>inLineCodeList</w:t>
      </w:r>
      <w:r w:rsidRPr="00E352EF">
        <w:rPr>
          <w:rFonts w:ascii="Cambria" w:eastAsia="Calibri" w:hAnsi="Cambria" w:cs="Calibri"/>
        </w:rPr>
        <w:t xml:space="preserve">  | </w:t>
      </w:r>
      <w:r w:rsidRPr="00E352EF">
        <w:rPr>
          <w:rFonts w:ascii="Cambria" w:eastAsia="Calibri" w:hAnsi="Cambria" w:cs="Calibri"/>
          <w:i/>
        </w:rPr>
        <w:t>dataTypeRestriction</w:t>
      </w:r>
      <w:r w:rsidRPr="00E352EF">
        <w:rPr>
          <w:rFonts w:ascii="Cambria" w:eastAsia="Calibri" w:hAnsi="Cambria" w:cs="Calibri"/>
        </w:rPr>
        <w:t>] }</w:t>
      </w:r>
    </w:p>
    <w:p w14:paraId="04F1850F" w14:textId="77777777" w:rsidR="005A2227" w:rsidRPr="00E352EF" w:rsidRDefault="0097053A" w:rsidP="00663B4D">
      <w:pPr>
        <w:jc w:val="both"/>
        <w:rPr>
          <w:rFonts w:ascii="Cambria" w:eastAsia="Calibri" w:hAnsi="Cambria" w:cs="Calibri"/>
          <w:b/>
        </w:rPr>
      </w:pPr>
      <w:r w:rsidRPr="00E352EF">
        <w:rPr>
          <w:rFonts w:ascii="Cambria" w:hAnsi="Cambria"/>
        </w:rPr>
        <w:tab/>
      </w:r>
      <w:r w:rsidRPr="00E352EF">
        <w:rPr>
          <w:rFonts w:ascii="Cambria" w:eastAsia="Calibri" w:hAnsi="Cambria" w:cs="Calibri"/>
          <w:b/>
        </w:rPr>
        <w:t>)</w:t>
      </w:r>
    </w:p>
    <w:p w14:paraId="408A46B3" w14:textId="77777777" w:rsidR="005D22B4" w:rsidRPr="00E352EF" w:rsidRDefault="005D22B4" w:rsidP="00663B4D">
      <w:pPr>
        <w:jc w:val="both"/>
        <w:rPr>
          <w:rFonts w:ascii="Cambria" w:hAnsi="Cambria"/>
        </w:rPr>
      </w:pPr>
    </w:p>
    <w:p w14:paraId="13C707F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558A28E9" w14:textId="77777777" w:rsidR="005A2227" w:rsidRPr="00E352EF" w:rsidRDefault="0097053A" w:rsidP="00663B4D">
      <w:pPr>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0504EBC"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valueDomainDescription</w:t>
      </w:r>
      <w:r w:rsidRPr="00E352EF">
        <w:rPr>
          <w:rFonts w:ascii="Cambria" w:eastAsia="Calibri" w:hAnsi="Cambria" w:cs="Calibri"/>
        </w:rPr>
        <w:t xml:space="preserve"> </w:t>
      </w:r>
      <w:r w:rsidR="00E03AF1" w:rsidRPr="00E352EF">
        <w:rPr>
          <w:rFonts w:ascii="Cambria" w:eastAsia="Calibri" w:hAnsi="Cambria" w:cs="Calibri"/>
        </w:rPr>
        <w:t>:</w:t>
      </w:r>
      <w:r w:rsidR="00663B4D" w:rsidRPr="00E352EF">
        <w:rPr>
          <w:rFonts w:ascii="Cambria" w:eastAsia="Calibri" w:hAnsi="Cambria" w:cs="Calibri"/>
        </w:rPr>
        <w:t xml:space="preserve"> </w:t>
      </w:r>
      <w:r w:rsidRPr="00E352EF">
        <w:rPr>
          <w:rFonts w:ascii="Cambria" w:eastAsia="Calibri" w:hAnsi="Cambria" w:cs="Calibri"/>
        </w:rPr>
        <w:t>string</w:t>
      </w:r>
    </w:p>
    <w:p w14:paraId="13E93ED8" w14:textId="24947777" w:rsidR="002D0D77" w:rsidRPr="00E352EF" w:rsidRDefault="002D0D77" w:rsidP="00663B4D">
      <w:pPr>
        <w:jc w:val="both"/>
        <w:rPr>
          <w:rFonts w:ascii="Cambria" w:hAnsi="Cambria"/>
        </w:rPr>
      </w:pPr>
      <w:r w:rsidRPr="00E352EF">
        <w:rPr>
          <w:rFonts w:ascii="Cambria" w:eastAsia="Calibri" w:hAnsi="Cambria" w:cs="Calibri"/>
          <w:i/>
        </w:rPr>
        <w:t>isEnumera</w:t>
      </w:r>
      <w:ins w:id="67" w:author="Laura Viignola" w:date="2017-05-10T18:21:00Z">
        <w:r w:rsidR="00AC5A51">
          <w:rPr>
            <w:rFonts w:ascii="Cambria" w:eastAsia="Calibri" w:hAnsi="Cambria" w:cs="Calibri"/>
            <w:i/>
          </w:rPr>
          <w:t>t</w:t>
        </w:r>
      </w:ins>
      <w:r w:rsidRPr="00E352EF">
        <w:rPr>
          <w:rFonts w:ascii="Cambria" w:eastAsia="Calibri" w:hAnsi="Cambria" w:cs="Calibri"/>
          <w:i/>
        </w:rPr>
        <w:t>ed</w:t>
      </w:r>
      <w:r w:rsidRPr="00E352EF">
        <w:rPr>
          <w:rFonts w:ascii="Cambria" w:eastAsia="Calibri" w:hAnsi="Cambria" w:cs="Calibri"/>
        </w:rPr>
        <w:t xml:space="preserve"> : boolean</w:t>
      </w:r>
    </w:p>
    <w:p w14:paraId="761C8EF3" w14:textId="77777777" w:rsidR="005A2227" w:rsidRPr="00E352EF" w:rsidRDefault="0097053A" w:rsidP="00663B4D">
      <w:pPr>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40A5001B" w14:textId="77777777" w:rsidR="005A2227" w:rsidRPr="00E352EF" w:rsidRDefault="0097053A" w:rsidP="00663B4D">
      <w:pPr>
        <w:jc w:val="both"/>
        <w:rPr>
          <w:rFonts w:ascii="Cambria" w:hAnsi="Cambria"/>
        </w:rPr>
      </w:pPr>
      <w:r w:rsidRPr="00E352EF">
        <w:rPr>
          <w:rFonts w:ascii="Cambria" w:eastAsia="Calibri" w:hAnsi="Cambria" w:cs="Calibri"/>
          <w:i/>
        </w:rPr>
        <w:t>inLineCodeList</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b/>
        </w:rPr>
        <w:t xml:space="preserve">list( </w:t>
      </w:r>
      <w:r w:rsidRPr="00E352EF">
        <w:rPr>
          <w:rFonts w:ascii="Cambria" w:eastAsia="Calibri" w:hAnsi="Cambria" w:cs="Calibri"/>
        </w:rPr>
        <w:t xml:space="preserve">{ </w:t>
      </w:r>
      <w:r w:rsidRPr="00E352EF">
        <w:rPr>
          <w:rFonts w:ascii="Cambria" w:eastAsia="Calibri" w:hAnsi="Cambria" w:cs="Calibri"/>
          <w:b/>
        </w:rPr>
        <w:t>record({@</w:t>
      </w:r>
      <w:r w:rsidRPr="00E352EF">
        <w:rPr>
          <w:rFonts w:ascii="Cambria" w:eastAsia="Calibri" w:hAnsi="Cambria" w:cs="Calibri"/>
        </w:rPr>
        <w:t xml:space="preserve">codeItemId </w:t>
      </w:r>
      <w:r w:rsidRPr="00E352EF">
        <w:rPr>
          <w:rFonts w:ascii="Cambria" w:eastAsia="Calibri" w:hAnsi="Cambria" w:cs="Calibri"/>
          <w:b/>
        </w:rPr>
        <w:t>as</w:t>
      </w:r>
      <w:r w:rsidRPr="00E352EF">
        <w:rPr>
          <w:rFonts w:ascii="Cambria" w:eastAsia="Calibri" w:hAnsi="Cambria" w:cs="Calibri"/>
        </w:rPr>
        <w:t xml:space="preserve"> ident; { </w:t>
      </w:r>
      <w:r w:rsidRPr="00E352EF">
        <w:rPr>
          <w:rFonts w:ascii="Cambria" w:eastAsia="Calibri" w:hAnsi="Cambria" w:cs="Calibri"/>
          <w:b/>
        </w:rPr>
        <w:t>#</w:t>
      </w:r>
      <w:r w:rsidRPr="00E352EF">
        <w:rPr>
          <w:rFonts w:ascii="Cambria" w:eastAsia="Calibri" w:hAnsi="Cambria" w:cs="Calibri"/>
        </w:rPr>
        <w:t xml:space="preserve">codeDescr </w:t>
      </w:r>
      <w:r w:rsidRPr="00E352EF">
        <w:rPr>
          <w:rFonts w:ascii="Cambria" w:eastAsia="Calibri" w:hAnsi="Cambria" w:cs="Calibri"/>
          <w:b/>
        </w:rPr>
        <w:t>as</w:t>
      </w:r>
      <w:r w:rsidRPr="00E352EF">
        <w:rPr>
          <w:rFonts w:ascii="Cambria" w:eastAsia="Calibri" w:hAnsi="Cambria" w:cs="Calibri"/>
        </w:rPr>
        <w:t xml:space="preserve"> constant;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w:t>
      </w:r>
    </w:p>
    <w:p w14:paraId="1501E128" w14:textId="77777777" w:rsidR="005A2227" w:rsidRPr="00E352EF" w:rsidRDefault="0097053A" w:rsidP="00663B4D">
      <w:pPr>
        <w:jc w:val="both"/>
        <w:rPr>
          <w:rFonts w:ascii="Cambria" w:hAnsi="Cambria"/>
        </w:rPr>
      </w:pPr>
      <w:r w:rsidRPr="00E352EF">
        <w:rPr>
          <w:rFonts w:ascii="Cambria" w:eastAsia="Calibri" w:hAnsi="Cambria" w:cs="Calibri"/>
          <w:i/>
        </w:rPr>
        <w:t>codeItemId</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04276ABD" w14:textId="77777777" w:rsidR="005A2227" w:rsidRPr="00E352EF" w:rsidRDefault="0097053A" w:rsidP="00663B4D">
      <w:pPr>
        <w:jc w:val="both"/>
        <w:rPr>
          <w:rFonts w:ascii="Cambria" w:hAnsi="Cambria"/>
        </w:rPr>
      </w:pPr>
      <w:r w:rsidRPr="00E352EF">
        <w:rPr>
          <w:rFonts w:ascii="Cambria" w:eastAsia="Calibri" w:hAnsi="Cambria" w:cs="Calibri"/>
          <w:i/>
        </w:rPr>
        <w:t>codeDescr</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constant</w:t>
      </w:r>
    </w:p>
    <w:p w14:paraId="773698C4" w14:textId="77777777" w:rsidR="005A2227" w:rsidRPr="00E352EF" w:rsidRDefault="0097053A" w:rsidP="00663B4D">
      <w:pPr>
        <w:jc w:val="both"/>
        <w:rPr>
          <w:rFonts w:ascii="Cambria" w:hAnsi="Cambria"/>
          <w:i/>
        </w:rPr>
      </w:pPr>
      <w:r w:rsidRPr="00E352EF">
        <w:rPr>
          <w:rFonts w:ascii="Cambria" w:eastAsia="Calibri" w:hAnsi="Cambria" w:cs="Calibri"/>
          <w:i/>
        </w:rPr>
        <w:t>dataTypeRestriction</w:t>
      </w:r>
    </w:p>
    <w:p w14:paraId="048F9BAE" w14:textId="77777777" w:rsidR="005A2227" w:rsidRPr="00E352EF" w:rsidRDefault="00E03AF1" w:rsidP="00663B4D">
      <w:pPr>
        <w:ind w:left="706"/>
        <w:jc w:val="both"/>
        <w:rPr>
          <w:rFonts w:ascii="Cambria" w:hAnsi="Cambria"/>
        </w:rPr>
      </w:pPr>
      <w:r w:rsidRPr="00E352EF">
        <w:rPr>
          <w:rFonts w:ascii="Cambria" w:eastAsia="Calibri" w:hAnsi="Cambria" w:cs="Calibri"/>
        </w:rPr>
        <w:t>:</w:t>
      </w:r>
      <w:r w:rsidR="0097053A" w:rsidRPr="00E352EF">
        <w:rPr>
          <w:rFonts w:ascii="Cambria" w:eastAsia="Calibri" w:hAnsi="Cambria" w:cs="Calibri"/>
        </w:rPr>
        <w:t xml:space="preserve"> </w:t>
      </w:r>
      <w:r w:rsidR="0097053A" w:rsidRPr="00E352EF">
        <w:rPr>
          <w:rFonts w:ascii="Cambria" w:eastAsia="Calibri" w:hAnsi="Cambria" w:cs="Calibri"/>
          <w:b/>
        </w:rPr>
        <w:t xml:space="preserve">restrict </w:t>
      </w:r>
      <w:r w:rsidR="0097053A" w:rsidRPr="00E352EF">
        <w:rPr>
          <w:rFonts w:ascii="Cambria" w:eastAsia="Calibri" w:hAnsi="Cambria" w:cs="Calibri"/>
        </w:rPr>
        <w:t>[</w:t>
      </w:r>
      <w:r w:rsidR="0097053A" w:rsidRPr="00E352EF">
        <w:rPr>
          <w:rFonts w:ascii="Cambria" w:eastAsia="Calibri" w:hAnsi="Cambria" w:cs="Calibri"/>
          <w:b/>
        </w:rPr>
        <w:t>YYYY</w:t>
      </w:r>
      <w:r w:rsidR="0097053A" w:rsidRPr="00E352EF">
        <w:rPr>
          <w:rFonts w:ascii="Cambria" w:eastAsia="Calibri" w:hAnsi="Cambria" w:cs="Calibri"/>
        </w:rPr>
        <w:t xml:space="preserve"> | </w:t>
      </w:r>
      <w:r w:rsidR="0097053A" w:rsidRPr="00E352EF">
        <w:rPr>
          <w:rFonts w:ascii="Cambria" w:eastAsia="Calibri" w:hAnsi="Cambria" w:cs="Calibri"/>
          <w:b/>
        </w:rPr>
        <w:t>MM</w:t>
      </w:r>
      <w:r w:rsidR="0097053A" w:rsidRPr="00E352EF">
        <w:rPr>
          <w:rFonts w:ascii="Cambria" w:eastAsia="Calibri" w:hAnsi="Cambria" w:cs="Calibri"/>
        </w:rPr>
        <w:t xml:space="preserve"> | </w:t>
      </w:r>
      <w:r w:rsidR="0097053A" w:rsidRPr="00E352EF">
        <w:rPr>
          <w:rFonts w:ascii="Cambria" w:eastAsia="Calibri" w:hAnsi="Cambria" w:cs="Calibri"/>
          <w:b/>
        </w:rPr>
        <w:t>DD</w:t>
      </w:r>
      <w:r w:rsidR="0097053A" w:rsidRPr="00E352EF">
        <w:rPr>
          <w:rFonts w:ascii="Cambria" w:eastAsia="Calibri" w:hAnsi="Cambria" w:cs="Calibri"/>
        </w:rPr>
        <w:t xml:space="preserve"> | </w:t>
      </w:r>
      <w:r w:rsidR="0097053A" w:rsidRPr="00E352EF">
        <w:rPr>
          <w:rFonts w:ascii="Cambria" w:eastAsia="Calibri" w:hAnsi="Cambria" w:cs="Calibri"/>
          <w:b/>
        </w:rPr>
        <w:t>YYYY-MM</w:t>
      </w:r>
      <w:r w:rsidR="0097053A" w:rsidRPr="00E352EF">
        <w:rPr>
          <w:rFonts w:ascii="Cambria" w:eastAsia="Calibri" w:hAnsi="Cambria" w:cs="Calibri"/>
        </w:rPr>
        <w:t xml:space="preserve"> | </w:t>
      </w:r>
      <w:r w:rsidR="0097053A" w:rsidRPr="00E352EF">
        <w:rPr>
          <w:rFonts w:ascii="Cambria" w:eastAsia="Calibri" w:hAnsi="Cambria" w:cs="Calibri"/>
          <w:b/>
        </w:rPr>
        <w:t>maxLength</w:t>
      </w:r>
      <w:r w:rsidR="0097053A" w:rsidRPr="00E352EF">
        <w:rPr>
          <w:rFonts w:ascii="Cambria" w:eastAsia="Calibri" w:hAnsi="Cambria" w:cs="Calibri"/>
        </w:rPr>
        <w:t xml:space="preserve"> n | </w:t>
      </w:r>
      <w:r w:rsidR="0097053A" w:rsidRPr="00E352EF">
        <w:rPr>
          <w:rFonts w:ascii="Cambria" w:eastAsia="Calibri" w:hAnsi="Cambria" w:cs="Calibri"/>
          <w:b/>
        </w:rPr>
        <w:t>regexp</w:t>
      </w:r>
      <w:r w:rsidR="0097053A" w:rsidRPr="00E352EF">
        <w:rPr>
          <w:rFonts w:ascii="Cambria" w:eastAsia="Calibri" w:hAnsi="Cambria" w:cs="Calibri"/>
        </w:rPr>
        <w:t xml:space="preserve"> regexp | </w:t>
      </w:r>
      <w:r w:rsidR="0097053A" w:rsidRPr="00E352EF">
        <w:rPr>
          <w:rFonts w:ascii="Cambria" w:eastAsia="Calibri" w:hAnsi="Cambria" w:cs="Calibri"/>
          <w:b/>
        </w:rPr>
        <w:t xml:space="preserve">between </w:t>
      </w:r>
      <w:r w:rsidR="0097053A" w:rsidRPr="00E352EF">
        <w:rPr>
          <w:rFonts w:ascii="Cambria" w:eastAsia="Calibri" w:hAnsi="Cambria" w:cs="Calibri"/>
        </w:rPr>
        <w:t xml:space="preserve">a </w:t>
      </w:r>
      <w:r w:rsidR="0097053A" w:rsidRPr="00E352EF">
        <w:rPr>
          <w:rFonts w:ascii="Cambria" w:eastAsia="Calibri" w:hAnsi="Cambria" w:cs="Calibri"/>
          <w:b/>
        </w:rPr>
        <w:t>and</w:t>
      </w:r>
      <w:r w:rsidR="0097053A" w:rsidRPr="00E352EF">
        <w:rPr>
          <w:rFonts w:ascii="Cambria" w:eastAsia="Calibri" w:hAnsi="Cambria" w:cs="Calibri"/>
        </w:rPr>
        <w:t xml:space="preserve"> b | </w:t>
      </w:r>
      <w:r w:rsidR="0097053A" w:rsidRPr="00E352EF">
        <w:rPr>
          <w:rFonts w:ascii="Cambria" w:eastAsia="Calibri" w:hAnsi="Cambria" w:cs="Calibri"/>
          <w:b/>
        </w:rPr>
        <w:t>&gt;</w:t>
      </w:r>
      <w:r w:rsidR="0097053A" w:rsidRPr="00E352EF">
        <w:rPr>
          <w:rFonts w:ascii="Cambria" w:eastAsia="Calibri" w:hAnsi="Cambria" w:cs="Calibri"/>
        </w:rPr>
        <w:t xml:space="preserve"> b | </w:t>
      </w:r>
      <w:r w:rsidR="0097053A" w:rsidRPr="00E352EF">
        <w:rPr>
          <w:rFonts w:ascii="Cambria" w:eastAsia="Calibri" w:hAnsi="Cambria" w:cs="Calibri"/>
          <w:b/>
        </w:rPr>
        <w:t xml:space="preserve">&lt; </w:t>
      </w:r>
      <w:r w:rsidR="0097053A" w:rsidRPr="00E352EF">
        <w:rPr>
          <w:rFonts w:ascii="Cambria" w:eastAsia="Calibri" w:hAnsi="Cambria" w:cs="Calibri"/>
        </w:rPr>
        <w:t xml:space="preserve">n |   </w:t>
      </w:r>
      <w:r w:rsidR="0097053A" w:rsidRPr="00E352EF">
        <w:rPr>
          <w:rFonts w:ascii="Cambria" w:eastAsia="Calibri" w:hAnsi="Cambria" w:cs="Calibri"/>
          <w:b/>
        </w:rPr>
        <w:t>&lt;=</w:t>
      </w:r>
      <w:r w:rsidR="0097053A" w:rsidRPr="00E352EF">
        <w:rPr>
          <w:rFonts w:ascii="Cambria" w:eastAsia="Calibri" w:hAnsi="Cambria" w:cs="Calibri"/>
        </w:rPr>
        <w:t xml:space="preserve"> n | </w:t>
      </w:r>
      <w:r w:rsidR="0097053A" w:rsidRPr="00E352EF">
        <w:rPr>
          <w:rFonts w:ascii="Cambria" w:eastAsia="Calibri" w:hAnsi="Cambria" w:cs="Calibri"/>
          <w:b/>
        </w:rPr>
        <w:t>&gt;=</w:t>
      </w:r>
      <w:r w:rsidR="0097053A" w:rsidRPr="00E352EF">
        <w:rPr>
          <w:rFonts w:ascii="Cambria" w:eastAsia="Calibri" w:hAnsi="Cambria" w:cs="Calibri"/>
        </w:rPr>
        <w:t xml:space="preserve"> n]</w:t>
      </w:r>
    </w:p>
    <w:p w14:paraId="14541B16" w14:textId="77777777" w:rsidR="005A2227" w:rsidRPr="00E352EF" w:rsidRDefault="0097053A" w:rsidP="00663B4D">
      <w:pPr>
        <w:jc w:val="both"/>
        <w:rPr>
          <w:rFonts w:ascii="Cambria" w:hAnsi="Cambria"/>
        </w:rPr>
      </w:pPr>
      <w:r w:rsidRPr="00E352EF">
        <w:rPr>
          <w:rFonts w:ascii="Cambria" w:eastAsia="Calibri" w:hAnsi="Cambria" w:cs="Calibri"/>
          <w:i/>
        </w:rPr>
        <w:t>n, a, b</w:t>
      </w:r>
      <w:r w:rsidR="0024769F" w:rsidRPr="00E352EF">
        <w:rPr>
          <w:rFonts w:ascii="Cambria" w:eastAsia="Calibri" w:hAnsi="Cambria" w:cs="Calibri"/>
        </w:rPr>
        <w:t xml:space="preserve"> </w:t>
      </w:r>
      <w:r w:rsidR="00E03AF1" w:rsidRPr="00E352EF">
        <w:rPr>
          <w:rFonts w:ascii="Cambria" w:eastAsia="Calibri" w:hAnsi="Cambria" w:cs="Calibri"/>
          <w:b/>
        </w:rPr>
        <w:t>:</w:t>
      </w:r>
      <w:r w:rsidRPr="00E352EF">
        <w:rPr>
          <w:rFonts w:ascii="Cambria" w:eastAsia="Calibri" w:hAnsi="Cambria" w:cs="Calibri"/>
          <w:b/>
        </w:rPr>
        <w:t xml:space="preserve"> </w:t>
      </w:r>
      <w:r w:rsidRPr="00E352EF">
        <w:rPr>
          <w:rFonts w:ascii="Cambria" w:eastAsia="Calibri" w:hAnsi="Cambria" w:cs="Calibri"/>
        </w:rPr>
        <w:t>numeric</w:t>
      </w:r>
    </w:p>
    <w:p w14:paraId="799FC94B"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regexp</w:t>
      </w:r>
      <w:r w:rsidR="0024769F"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01FA4C31" w14:textId="77777777" w:rsidR="0024769F" w:rsidRPr="00E352EF" w:rsidRDefault="0024769F" w:rsidP="00663B4D">
      <w:pPr>
        <w:jc w:val="both"/>
        <w:rPr>
          <w:rFonts w:ascii="Cambria" w:hAnsi="Cambria"/>
        </w:rPr>
      </w:pPr>
    </w:p>
    <w:p w14:paraId="7A49B6B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w:t>
      </w:r>
    </w:p>
    <w:p w14:paraId="78F345D3"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w:t>
      </w:r>
    </w:p>
    <w:p w14:paraId="27CA9B2D" w14:textId="77777777" w:rsidR="002D0D77" w:rsidRPr="00E352EF" w:rsidRDefault="002D0D77" w:rsidP="008A7573">
      <w:pPr>
        <w:numPr>
          <w:ilvl w:val="0"/>
          <w:numId w:val="14"/>
        </w:numPr>
        <w:tabs>
          <w:tab w:val="left" w:pos="-360"/>
        </w:tabs>
        <w:ind w:left="360"/>
        <w:jc w:val="both"/>
        <w:rPr>
          <w:rFonts w:ascii="Cambria" w:hAnsi="Cambria"/>
        </w:rPr>
      </w:pPr>
      <w:r w:rsidRPr="00E352EF">
        <w:rPr>
          <w:rFonts w:ascii="Cambria" w:eastAsia="Calibri" w:hAnsi="Cambria" w:cs="Calibri"/>
          <w:i/>
        </w:rPr>
        <w:t>isEnumerated</w:t>
      </w:r>
      <w:r w:rsidRPr="00E352EF">
        <w:rPr>
          <w:rFonts w:ascii="Cambria" w:eastAsia="Calibri" w:hAnsi="Cambria" w:cs="Calibri"/>
        </w:rPr>
        <w:t xml:space="preserve"> – is a Boolean that denotes whether the new ValueDomain is enumerated.</w:t>
      </w:r>
    </w:p>
    <w:p w14:paraId="22AFDA00"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 is the data type of the </w:t>
      </w:r>
      <w:r w:rsidR="001C5F5C" w:rsidRPr="00E352EF">
        <w:rPr>
          <w:rFonts w:ascii="Cambria" w:eastAsia="Calibri" w:hAnsi="Cambria" w:cs="Calibri"/>
        </w:rPr>
        <w:t>Identifier Component</w:t>
      </w:r>
      <w:r w:rsidRPr="00E352EF">
        <w:rPr>
          <w:rFonts w:ascii="Cambria" w:eastAsia="Calibri" w:hAnsi="Cambria" w:cs="Calibri"/>
        </w:rPr>
        <w:t>.</w:t>
      </w:r>
    </w:p>
    <w:p w14:paraId="223798E9" w14:textId="3355E793" w:rsidR="00E0712A" w:rsidRPr="00E352EF" w:rsidRDefault="0097053A" w:rsidP="00E0712A">
      <w:pPr>
        <w:numPr>
          <w:ilvl w:val="0"/>
          <w:numId w:val="14"/>
        </w:numPr>
        <w:tabs>
          <w:tab w:val="left" w:pos="-360"/>
        </w:tabs>
        <w:ind w:left="360"/>
        <w:jc w:val="both"/>
        <w:rPr>
          <w:rFonts w:ascii="Cambria" w:hAnsi="Cambria"/>
        </w:rPr>
      </w:pPr>
      <w:r w:rsidRPr="00E352EF">
        <w:rPr>
          <w:rFonts w:ascii="Cambria" w:eastAsia="Calibri" w:hAnsi="Cambria" w:cs="Calibri"/>
          <w:i/>
        </w:rPr>
        <w:t>inLineCodeList</w:t>
      </w:r>
      <w:r w:rsidRPr="00E352EF">
        <w:rPr>
          <w:rFonts w:ascii="Cambria" w:eastAsia="Calibri" w:hAnsi="Cambria" w:cs="Calibri"/>
        </w:rPr>
        <w:t xml:space="preserve"> – is an in line specification of a CodeList. It is a list of records (pairs, in particular). The first element of the record is the </w:t>
      </w:r>
      <w:r w:rsidRPr="00E352EF">
        <w:rPr>
          <w:rFonts w:ascii="Cambria" w:eastAsia="Calibri" w:hAnsi="Cambria" w:cs="Calibri"/>
          <w:i/>
        </w:rPr>
        <w:t>codeItemId</w:t>
      </w:r>
      <w:r w:rsidRPr="00E352EF">
        <w:rPr>
          <w:rFonts w:ascii="Cambria" w:eastAsia="Calibri" w:hAnsi="Cambria" w:cs="Calibri"/>
        </w:rPr>
        <w:t xml:space="preserve"> (which identifies the code item, is the identifier of the record "@"), the second, optional, is the codeDescription, that is, the actual value for the code item. An </w:t>
      </w:r>
      <w:r w:rsidRPr="00E352EF">
        <w:rPr>
          <w:rFonts w:ascii="Cambria" w:eastAsia="Calibri" w:hAnsi="Cambria" w:cs="Calibri"/>
          <w:i/>
        </w:rPr>
        <w:t>in-</w:t>
      </w:r>
      <w:r w:rsidR="001F77FC" w:rsidRPr="00E352EF">
        <w:rPr>
          <w:rFonts w:ascii="Cambria" w:eastAsia="Calibri" w:hAnsi="Cambria" w:cs="Calibri"/>
          <w:i/>
        </w:rPr>
        <w:t>L</w:t>
      </w:r>
      <w:r w:rsidRPr="00E352EF">
        <w:rPr>
          <w:rFonts w:ascii="Cambria" w:eastAsia="Calibri" w:hAnsi="Cambria" w:cs="Calibri"/>
          <w:i/>
        </w:rPr>
        <w:t>ine CodeList</w:t>
      </w:r>
      <w:r w:rsidRPr="00E352EF">
        <w:rPr>
          <w:rFonts w:ascii="Cambria" w:eastAsia="Calibri" w:hAnsi="Cambria" w:cs="Calibri"/>
        </w:rPr>
        <w:t xml:space="preserve"> cannot be reused.</w:t>
      </w:r>
    </w:p>
    <w:p w14:paraId="0C06B4C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regular expression.</w:t>
      </w:r>
    </w:p>
    <w:p w14:paraId="78531BD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w:t>
      </w:r>
      <w:r w:rsidRPr="00E352EF">
        <w:rPr>
          <w:rFonts w:ascii="Cambria" w:eastAsia="Calibri" w:hAnsi="Cambria" w:cs="Calibri"/>
          <w:i/>
        </w:rPr>
        <w:t>dimensionType</w:t>
      </w:r>
      <w:r w:rsidR="002B7BEE" w:rsidRPr="00E352EF">
        <w:rPr>
          <w:rFonts w:ascii="Cambria" w:eastAsia="Calibri" w:hAnsi="Cambria" w:cs="Calibri"/>
        </w:rPr>
        <w:t>.</w:t>
      </w:r>
    </w:p>
    <w:p w14:paraId="27604BF2" w14:textId="77777777" w:rsidR="005D22B4" w:rsidRPr="00E352EF" w:rsidRDefault="005D22B4" w:rsidP="000A424B">
      <w:pPr>
        <w:tabs>
          <w:tab w:val="left" w:pos="-360"/>
        </w:tabs>
        <w:ind w:left="360"/>
        <w:jc w:val="both"/>
        <w:rPr>
          <w:rFonts w:ascii="Cambria" w:hAnsi="Cambria"/>
        </w:rPr>
      </w:pPr>
    </w:p>
    <w:p w14:paraId="344E3CFC"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Constraints</w:t>
      </w:r>
    </w:p>
    <w:p w14:paraId="3886609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The scalar-type of the constant codeDescr must be dimensionType.</w:t>
      </w:r>
    </w:p>
    <w:p w14:paraId="16357BC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38392BC8" w14:textId="04516510" w:rsidR="00E0712A" w:rsidRPr="00E352EF" w:rsidRDefault="00E0712A" w:rsidP="008A7573">
      <w:pPr>
        <w:numPr>
          <w:ilvl w:val="0"/>
          <w:numId w:val="14"/>
        </w:numPr>
        <w:tabs>
          <w:tab w:val="left" w:pos="-360"/>
        </w:tabs>
        <w:ind w:left="360"/>
        <w:jc w:val="both"/>
        <w:rPr>
          <w:rFonts w:ascii="Cambria" w:hAnsi="Cambria"/>
        </w:rPr>
      </w:pPr>
      <w:r w:rsidRPr="00E352EF">
        <w:rPr>
          <w:rFonts w:ascii="Cambria" w:eastAsia="Calibri" w:hAnsi="Cambria" w:cs="Calibri"/>
        </w:rPr>
        <w:t>If the ValueDomain is enumerated, an inLineCodeList must be specified.</w:t>
      </w:r>
    </w:p>
    <w:p w14:paraId="1CD9FD66"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In particular:</w:t>
      </w:r>
    </w:p>
    <w:p w14:paraId="71DAFACF"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date: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78D4BF59"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string: maxLength n, regexp regexp</w:t>
      </w:r>
    </w:p>
    <w:p w14:paraId="14BDA5C2"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number: [between a and b | &lt;a | &gt;a | …]</w:t>
      </w:r>
    </w:p>
    <w:p w14:paraId="01A1D370" w14:textId="77777777" w:rsidR="00E0712A" w:rsidRPr="00E352EF" w:rsidRDefault="00E0712A" w:rsidP="00E0712A">
      <w:pPr>
        <w:tabs>
          <w:tab w:val="left" w:pos="-360"/>
        </w:tabs>
        <w:jc w:val="both"/>
        <w:rPr>
          <w:rFonts w:ascii="Cambria" w:hAnsi="Cambria"/>
        </w:rPr>
      </w:pPr>
    </w:p>
    <w:p w14:paraId="4A8CB0A8" w14:textId="77777777" w:rsidR="005D22B4" w:rsidRPr="00E352EF" w:rsidRDefault="005D22B4" w:rsidP="005D22B4">
      <w:pPr>
        <w:tabs>
          <w:tab w:val="left" w:pos="-360"/>
        </w:tabs>
        <w:ind w:left="1080"/>
        <w:jc w:val="both"/>
        <w:rPr>
          <w:rFonts w:ascii="Cambria" w:hAnsi="Cambria"/>
        </w:rPr>
      </w:pPr>
    </w:p>
    <w:p w14:paraId="12620B2E"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Returns</w:t>
      </w:r>
    </w:p>
    <w:p w14:paraId="565397A3" w14:textId="77777777" w:rsidR="005A2227" w:rsidRPr="00E352EF" w:rsidRDefault="0097053A" w:rsidP="000A424B">
      <w:pPr>
        <w:jc w:val="both"/>
        <w:rPr>
          <w:rFonts w:ascii="Cambria" w:eastAsia="Calibri" w:hAnsi="Cambria" w:cs="Calibri"/>
        </w:rPr>
      </w:pPr>
      <w:r w:rsidRPr="00E352EF">
        <w:rPr>
          <w:rFonts w:ascii="Cambria" w:eastAsia="Calibri" w:hAnsi="Cambria" w:cs="Calibri"/>
        </w:rPr>
        <w:t xml:space="preserve">This operator defines persistent ValueDomain artefacts that can be referenced by a reference to </w:t>
      </w:r>
      <w:r w:rsidRPr="00E352EF">
        <w:rPr>
          <w:rFonts w:ascii="Cambria" w:eastAsia="Calibri" w:hAnsi="Cambria" w:cs="Calibri"/>
          <w:i/>
        </w:rPr>
        <w:t>valueDomainId</w:t>
      </w:r>
      <w:r w:rsidRPr="00E352EF">
        <w:rPr>
          <w:rFonts w:ascii="Cambria" w:eastAsia="Calibri" w:hAnsi="Cambria" w:cs="Calibri"/>
        </w:rPr>
        <w:t xml:space="preserve">. References valueDomainRef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5FED1D55" w14:textId="77777777" w:rsidR="005D22B4" w:rsidRPr="00E352EF" w:rsidRDefault="005D22B4" w:rsidP="000A424B">
      <w:pPr>
        <w:jc w:val="both"/>
        <w:rPr>
          <w:rFonts w:ascii="Cambria" w:hAnsi="Cambria"/>
        </w:rPr>
      </w:pPr>
    </w:p>
    <w:p w14:paraId="268B2CE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 specification</w:t>
      </w:r>
    </w:p>
    <w:p w14:paraId="444690C1" w14:textId="77777777" w:rsidR="005A2227" w:rsidRPr="00E352EF" w:rsidRDefault="0097053A" w:rsidP="000A424B">
      <w:pPr>
        <w:jc w:val="both"/>
        <w:rPr>
          <w:rFonts w:ascii="Cambria" w:hAnsi="Cambria"/>
        </w:rPr>
      </w:pPr>
      <w:r w:rsidRPr="00E352EF">
        <w:rPr>
          <w:rFonts w:ascii="Cambria" w:eastAsia="Calibri" w:hAnsi="Cambria" w:cs="Calibri"/>
        </w:rPr>
        <w:t xml:space="preserve">This operator takes as input an identifier for this ValueDomain and the specification for its dimension. The dimension is in turn a component ValueDomain. </w:t>
      </w:r>
    </w:p>
    <w:p w14:paraId="622C1919" w14:textId="77777777" w:rsidR="005A2227" w:rsidRPr="00E352EF" w:rsidRDefault="0097053A" w:rsidP="000A424B">
      <w:pPr>
        <w:jc w:val="both"/>
        <w:rPr>
          <w:rFonts w:ascii="Cambria" w:hAnsi="Cambria"/>
        </w:rPr>
      </w:pPr>
      <w:r w:rsidRPr="00E352EF">
        <w:rPr>
          <w:rFonts w:ascii="Cambria" w:eastAsia="Calibri" w:hAnsi="Cambria" w:cs="Calibri"/>
        </w:rPr>
        <w:t xml:space="preserve">Only mono-dimensional ValueDomains can be defined, the multi-dimensional ValueDomain are implicitly defined in the VTL information model as the Cartesian product of the mono-dimensional ones. The allowed </w:t>
      </w:r>
      <w:r w:rsidRPr="00E352EF">
        <w:rPr>
          <w:rFonts w:ascii="Cambria" w:eastAsia="Calibri" w:hAnsi="Cambria" w:cs="Calibri"/>
        </w:rPr>
        <w:lastRenderedPageBreak/>
        <w:t>values are directly those specified by the criteria. Otherwise, in case of n-dimensional ValueDomains, all the combinations of values of the mono-dimensional ValueDomains are possible, which means that the ValueDomain contains the Cartesian product of the values of the single mono-dimensional ValueDomain.</w:t>
      </w:r>
    </w:p>
    <w:p w14:paraId="50CBBDE1" w14:textId="77777777" w:rsidR="005A2227" w:rsidRPr="00E352EF" w:rsidRDefault="0097053A" w:rsidP="00D019C0">
      <w:pPr>
        <w:jc w:val="both"/>
        <w:rPr>
          <w:rFonts w:ascii="Cambria" w:hAnsi="Cambria"/>
        </w:rPr>
      </w:pPr>
      <w:r w:rsidRPr="00E352EF">
        <w:rPr>
          <w:rFonts w:ascii="Cambria" w:eastAsia="Calibri" w:hAnsi="Cambria" w:cs="Calibri"/>
        </w:rPr>
        <w:t>The definition of a ValueDomain comports also the implicitly definition of the respective full ValueDomainSubset, that is the subset of the ValueDomain that allows the same values of the ValueDomain, without further restrictions to its domain.</w:t>
      </w:r>
    </w:p>
    <w:p w14:paraId="33404CDC" w14:textId="77777777" w:rsidR="005A2227" w:rsidRPr="00E352EF" w:rsidRDefault="0097053A" w:rsidP="00D019C0">
      <w:pPr>
        <w:jc w:val="both"/>
        <w:rPr>
          <w:rFonts w:ascii="Cambria" w:hAnsi="Cambria"/>
        </w:rPr>
      </w:pPr>
      <w:r w:rsidRPr="00E352EF">
        <w:rPr>
          <w:rFonts w:ascii="Cambria" w:eastAsia="Calibri" w:hAnsi="Cambria" w:cs="Calibri"/>
        </w:rPr>
        <w:t xml:space="preserve">The dimension defines a set of allowed values by means of one among different criteria: 1) with an in-line definition of a codeList; 2) by restricting the </w:t>
      </w:r>
      <w:r w:rsidRPr="00E352EF">
        <w:rPr>
          <w:rFonts w:ascii="Cambria" w:eastAsia="Calibri" w:hAnsi="Cambria" w:cs="Calibri"/>
          <w:i/>
        </w:rPr>
        <w:t>dimensionType</w:t>
      </w:r>
      <w:r w:rsidRPr="00E352EF">
        <w:rPr>
          <w:rFonts w:ascii="Cambria" w:eastAsia="Calibri" w:hAnsi="Cambria" w:cs="Calibri"/>
        </w:rPr>
        <w:t xml:space="preserve"> to a subset of allowed values by means of a criterion out of a set of pre-defined ones; 3) by allowing all the values of the specified </w:t>
      </w:r>
      <w:r w:rsidRPr="00E352EF">
        <w:rPr>
          <w:rFonts w:ascii="Cambria" w:eastAsia="Calibri" w:hAnsi="Cambria" w:cs="Calibri"/>
          <w:i/>
        </w:rPr>
        <w:t>dimensionType</w:t>
      </w:r>
      <w:r w:rsidRPr="00E352EF">
        <w:rPr>
          <w:rFonts w:ascii="Cambria" w:eastAsia="Calibri" w:hAnsi="Cambria" w:cs="Calibri"/>
        </w:rPr>
        <w:t>.</w:t>
      </w:r>
    </w:p>
    <w:p w14:paraId="44D171E2" w14:textId="77777777" w:rsidR="005A2227" w:rsidRPr="00E352EF" w:rsidRDefault="0097053A" w:rsidP="00D019C0">
      <w:pPr>
        <w:jc w:val="both"/>
        <w:rPr>
          <w:rFonts w:ascii="Cambria" w:hAnsi="Cambria"/>
        </w:rPr>
      </w:pPr>
      <w:r w:rsidRPr="00E352EF">
        <w:rPr>
          <w:rFonts w:ascii="Cambria" w:eastAsia="Calibri" w:hAnsi="Cambria" w:cs="Calibri"/>
        </w:rPr>
        <w:t>Notice that a CodeList can only</w:t>
      </w:r>
      <w:r w:rsidR="001F77FC" w:rsidRPr="00E352EF">
        <w:rPr>
          <w:rFonts w:ascii="Cambria" w:eastAsia="Calibri" w:hAnsi="Cambria" w:cs="Calibri"/>
        </w:rPr>
        <w:t xml:space="preserve"> be</w:t>
      </w:r>
      <w:r w:rsidRPr="00E352EF">
        <w:rPr>
          <w:rFonts w:ascii="Cambria" w:eastAsia="Calibri" w:hAnsi="Cambria" w:cs="Calibri"/>
        </w:rPr>
        <w:t xml:space="preserve"> defined within a </w:t>
      </w:r>
      <w:r w:rsidRPr="00E352EF">
        <w:rPr>
          <w:rFonts w:ascii="Cambria" w:eastAsia="Calibri" w:hAnsi="Cambria" w:cs="Calibri"/>
          <w:i/>
        </w:rPr>
        <w:t>ValueDomain</w:t>
      </w:r>
      <w:r w:rsidRPr="00E352EF">
        <w:rPr>
          <w:rFonts w:ascii="Cambria" w:eastAsia="Calibri" w:hAnsi="Cambria" w:cs="Calibri"/>
        </w:rPr>
        <w:t xml:space="preserve"> or a </w:t>
      </w:r>
      <w:r w:rsidRPr="00E352EF">
        <w:rPr>
          <w:rFonts w:ascii="Cambria" w:eastAsia="Calibri" w:hAnsi="Cambria" w:cs="Calibri"/>
          <w:i/>
        </w:rPr>
        <w:t>ValueDomainSubset</w:t>
      </w:r>
      <w:r w:rsidRPr="00E352EF">
        <w:rPr>
          <w:rFonts w:ascii="Cambria" w:eastAsia="Calibri" w:hAnsi="Cambria" w:cs="Calibri"/>
        </w:rPr>
        <w:t>, using the in-line mode.</w:t>
      </w:r>
    </w:p>
    <w:p w14:paraId="320ABC66" w14:textId="77777777" w:rsidR="005A2227" w:rsidRPr="00E352EF" w:rsidRDefault="0097053A" w:rsidP="00D019C0">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60EA71F7" w14:textId="48C9DBD2" w:rsidR="005A2227" w:rsidRPr="00E352EF" w:rsidRDefault="0097053A" w:rsidP="00D019C0">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i/>
        </w:rPr>
        <w:t>ValueDomain</w:t>
      </w:r>
      <w:r w:rsidRPr="00E352EF">
        <w:rPr>
          <w:rFonts w:ascii="Cambria" w:eastAsia="Calibri" w:hAnsi="Cambria" w:cs="Calibri"/>
        </w:rPr>
        <w:t xml:space="preserve"> identified by </w:t>
      </w:r>
      <w:r w:rsidRPr="00E352EF">
        <w:rPr>
          <w:rFonts w:ascii="Cambria" w:eastAsia="Calibri" w:hAnsi="Cambria" w:cs="Calibri"/>
          <w:i/>
        </w:rPr>
        <w:t>valueDomainId</w:t>
      </w:r>
      <w:r w:rsidRPr="00E352EF">
        <w:rPr>
          <w:rFonts w:ascii="Cambria" w:eastAsia="Calibri" w:hAnsi="Cambria" w:cs="Calibri"/>
        </w:rPr>
        <w:t xml:space="preserve"> is created. Its description </w:t>
      </w:r>
      <w:r w:rsidRPr="00E352EF">
        <w:rPr>
          <w:rFonts w:ascii="Cambria" w:eastAsia="Calibri" w:hAnsi="Cambria" w:cs="Calibri"/>
          <w:i/>
        </w:rPr>
        <w:t>ValueDomainDescr</w:t>
      </w:r>
      <w:r w:rsidRPr="00E352EF">
        <w:rPr>
          <w:rFonts w:ascii="Cambria" w:eastAsia="Calibri" w:hAnsi="Cambria" w:cs="Calibri"/>
        </w:rPr>
        <w:t xml:space="preserve"> is set to the value of </w:t>
      </w:r>
      <w:r w:rsidRPr="00E352EF">
        <w:rPr>
          <w:rFonts w:ascii="Cambria" w:eastAsia="Calibri" w:hAnsi="Cambria" w:cs="Calibri"/>
          <w:i/>
        </w:rPr>
        <w:t>valueDomainDescription</w:t>
      </w:r>
      <w:r w:rsidRPr="00E352EF">
        <w:rPr>
          <w:rFonts w:ascii="Cambria" w:eastAsia="Calibri" w:hAnsi="Cambria" w:cs="Calibri"/>
        </w:rPr>
        <w:t>, when specified, NULL otherwise</w:t>
      </w:r>
      <w:r w:rsidR="00200779" w:rsidRPr="00E352EF">
        <w:rPr>
          <w:rFonts w:ascii="Cambria" w:eastAsia="Calibri" w:hAnsi="Cambria" w:cs="Calibri"/>
        </w:rPr>
        <w:t>.</w:t>
      </w:r>
      <w:r w:rsidRPr="00E352EF">
        <w:rPr>
          <w:rFonts w:ascii="Cambria" w:eastAsia="Calibri" w:hAnsi="Cambria" w:cs="Calibri"/>
        </w:rPr>
        <w:t xml:space="preserve"> </w:t>
      </w:r>
      <w:r w:rsidR="0038335D" w:rsidRPr="00E352EF">
        <w:rPr>
          <w:rFonts w:ascii="Cambria" w:eastAsia="Calibri" w:hAnsi="Cambria" w:cs="Calibri"/>
        </w:rPr>
        <w:t xml:space="preserve">Property isEnumerated is set according to parameter </w:t>
      </w:r>
      <w:r w:rsidR="0038335D" w:rsidRPr="00E352EF">
        <w:rPr>
          <w:rFonts w:ascii="Cambria" w:eastAsia="Calibri" w:hAnsi="Cambria" w:cs="Calibri"/>
          <w:i/>
        </w:rPr>
        <w:t>isEnumerated</w:t>
      </w:r>
      <w:r w:rsidR="0038335D" w:rsidRPr="00E352EF">
        <w:rPr>
          <w:rFonts w:ascii="Cambria" w:eastAsia="Calibri" w:hAnsi="Cambria" w:cs="Calibri"/>
        </w:rPr>
        <w:t xml:space="preserve">. </w:t>
      </w:r>
      <w:r w:rsidRPr="00E352EF">
        <w:rPr>
          <w:rFonts w:ascii="Cambria" w:eastAsia="Calibri" w:hAnsi="Cambria" w:cs="Calibri"/>
        </w:rPr>
        <w:t xml:space="preserve">Property DataType is set to </w:t>
      </w:r>
      <w:r w:rsidRPr="00E352EF">
        <w:rPr>
          <w:rFonts w:ascii="Cambria" w:eastAsia="Calibri" w:hAnsi="Cambria" w:cs="Calibri"/>
          <w:i/>
        </w:rPr>
        <w:t>dimensionType</w:t>
      </w:r>
      <w:r w:rsidRPr="00E352EF">
        <w:rPr>
          <w:rFonts w:ascii="Cambria" w:eastAsia="Calibri" w:hAnsi="Cambria" w:cs="Calibri"/>
        </w:rPr>
        <w:t>.</w:t>
      </w:r>
    </w:p>
    <w:p w14:paraId="1D22F390" w14:textId="4D9DFE44" w:rsidR="005A2227" w:rsidRPr="00E352EF" w:rsidRDefault="0097053A" w:rsidP="00D019C0">
      <w:pPr>
        <w:jc w:val="both"/>
        <w:rPr>
          <w:rFonts w:ascii="Cambria" w:hAnsi="Cambria"/>
        </w:rPr>
      </w:pPr>
      <w:r w:rsidRPr="00E352EF">
        <w:rPr>
          <w:rFonts w:ascii="Cambria" w:eastAsia="Calibri" w:hAnsi="Cambria" w:cs="Calibri"/>
        </w:rPr>
        <w:t>Anytime a ValueDomain is specified, are implicitly specified with him all the possible combination between the new ValueDomain and the others. Therefore, the definition of a ValueDomain defined also multi-dimensional ValueDomain. In addition</w:t>
      </w:r>
      <w:r w:rsidR="00C96FF1" w:rsidRPr="00E352EF">
        <w:rPr>
          <w:rFonts w:ascii="Cambria" w:eastAsia="Calibri" w:hAnsi="Cambria" w:cs="Calibri"/>
        </w:rPr>
        <w:t>,</w:t>
      </w:r>
      <w:r w:rsidRPr="00E352EF">
        <w:rPr>
          <w:rFonts w:ascii="Cambria" w:eastAsia="Calibri" w:hAnsi="Cambria" w:cs="Calibri"/>
        </w:rPr>
        <w:t xml:space="preserve"> a ValueDomainSubset full is defined and its ValueDomainRef is set to </w:t>
      </w:r>
      <w:r w:rsidRPr="00E352EF">
        <w:rPr>
          <w:rFonts w:ascii="Cambria" w:eastAsia="Calibri" w:hAnsi="Cambria" w:cs="Calibri"/>
          <w:i/>
        </w:rPr>
        <w:t>valueDomainId</w:t>
      </w:r>
      <w:r w:rsidRPr="00E352EF">
        <w:rPr>
          <w:rFonts w:ascii="Cambria" w:eastAsia="Calibri" w:hAnsi="Cambria" w:cs="Calibri"/>
        </w:rPr>
        <w:t>.</w:t>
      </w:r>
    </w:p>
    <w:p w14:paraId="60E6A531" w14:textId="33BBC441" w:rsidR="005A2227" w:rsidRPr="00E352EF" w:rsidRDefault="0097053A" w:rsidP="00D019C0">
      <w:pPr>
        <w:jc w:val="both"/>
        <w:rPr>
          <w:rFonts w:ascii="Cambria" w:eastAsia="Calibri" w:hAnsi="Cambria" w:cs="Calibri"/>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 identified by the respective </w:t>
      </w:r>
      <w:r w:rsidRPr="00E352EF">
        <w:rPr>
          <w:rFonts w:ascii="Cambria" w:eastAsia="Calibri" w:hAnsi="Cambria" w:cs="Calibri"/>
          <w:i/>
        </w:rPr>
        <w:t>compValueDomainId</w:t>
      </w:r>
      <w:r w:rsidRPr="00E352EF">
        <w:rPr>
          <w:rFonts w:ascii="Cambria" w:eastAsia="Calibri" w:hAnsi="Cambria" w:cs="Calibri"/>
        </w:rPr>
        <w:t xml:space="preserve"> is created in the information model and its properties are set as follows. The property valueDomainDescription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w:t>
      </w:r>
      <w:r w:rsidRPr="00E352EF">
        <w:rPr>
          <w:rFonts w:ascii="Cambria" w:eastAsia="Calibri" w:hAnsi="Cambria" w:cs="Calibri"/>
          <w:i/>
        </w:rPr>
        <w:t>valueDomainId</w:t>
      </w:r>
      <w:r w:rsidRPr="00E352EF">
        <w:rPr>
          <w:rFonts w:ascii="Cambria" w:eastAsia="Calibri" w:hAnsi="Cambria" w:cs="Calibri"/>
        </w:rPr>
        <w:t xml:space="preserve">. </w:t>
      </w:r>
      <w:r w:rsidR="008F17C8" w:rsidRPr="00E352EF">
        <w:rPr>
          <w:rFonts w:ascii="Cambria" w:eastAsia="Calibri" w:hAnsi="Cambria" w:cs="Calibri"/>
        </w:rPr>
        <w:t>P</w:t>
      </w:r>
      <w:r w:rsidRPr="00E352EF">
        <w:rPr>
          <w:rFonts w:ascii="Cambria" w:eastAsia="Calibri" w:hAnsi="Cambria" w:cs="Calibri"/>
        </w:rPr>
        <w:t xml:space="preserve">roperty DataType is set to </w:t>
      </w:r>
      <w:r w:rsidRPr="00E352EF">
        <w:rPr>
          <w:rFonts w:ascii="Cambria" w:eastAsia="Calibri" w:hAnsi="Cambria" w:cs="Calibri"/>
          <w:i/>
        </w:rPr>
        <w:t>dimensionType</w:t>
      </w:r>
      <w:r w:rsidRPr="00E352EF">
        <w:rPr>
          <w:rFonts w:ascii="Cambria" w:eastAsia="Calibri" w:hAnsi="Cambria" w:cs="Calibri"/>
        </w:rPr>
        <w:t>.</w:t>
      </w:r>
    </w:p>
    <w:p w14:paraId="0B5C2664" w14:textId="77777777" w:rsidR="005D22B4" w:rsidRPr="00E352EF" w:rsidRDefault="005D22B4" w:rsidP="00663B4D">
      <w:pPr>
        <w:rPr>
          <w:rFonts w:ascii="Cambria" w:hAnsi="Cambria"/>
        </w:rPr>
      </w:pPr>
    </w:p>
    <w:p w14:paraId="693978C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Examples</w:t>
      </w:r>
    </w:p>
    <w:p w14:paraId="5CDB822C" w14:textId="77777777" w:rsidR="005A2227" w:rsidRPr="00E352EF" w:rsidRDefault="0097053A" w:rsidP="00663B4D">
      <w:pPr>
        <w:rPr>
          <w:rFonts w:ascii="Cambria" w:hAnsi="Cambria"/>
        </w:rPr>
      </w:pPr>
      <w:r w:rsidRPr="00E352EF">
        <w:rPr>
          <w:rFonts w:ascii="Cambria" w:eastAsia="Calibri" w:hAnsi="Cambria" w:cs="Calibri"/>
        </w:rPr>
        <w:t>1) This example defines the ValueDomain TimeYears as a restriction of the date type where only the digits representing the years are considered.</w:t>
      </w:r>
    </w:p>
    <w:p w14:paraId="6C1DB2F0" w14:textId="4564BCC4" w:rsidR="005A2227" w:rsidRPr="00E352EF" w:rsidRDefault="0097053A" w:rsidP="00663B4D">
      <w:pPr>
        <w:rPr>
          <w:rFonts w:ascii="Cambria" w:eastAsia="Calibri" w:hAnsi="Cambria" w:cs="Calibri"/>
          <w:b/>
        </w:rPr>
      </w:pPr>
      <w:r w:rsidRPr="00E352EF">
        <w:rPr>
          <w:rFonts w:ascii="Cambria" w:eastAsia="Calibri" w:hAnsi="Cambria" w:cs="Calibri"/>
          <w:b/>
        </w:rPr>
        <w:t>define</w:t>
      </w:r>
      <w:r w:rsidRPr="00E352EF">
        <w:rPr>
          <w:rFonts w:ascii="Cambria" w:eastAsia="Calibri" w:hAnsi="Cambria" w:cs="Calibri"/>
        </w:rPr>
        <w:t xml:space="preserve"> ValueDomain TimeYears </w:t>
      </w:r>
      <w:r w:rsidRPr="00E352EF">
        <w:rPr>
          <w:rFonts w:ascii="Cambria" w:eastAsia="Calibri" w:hAnsi="Cambria" w:cs="Calibri"/>
          <w:b/>
        </w:rPr>
        <w:t>(</w:t>
      </w:r>
      <w:r w:rsidRPr="00E352EF">
        <w:rPr>
          <w:rFonts w:ascii="Cambria" w:eastAsia="Calibri" w:hAnsi="Cambria" w:cs="Calibri"/>
        </w:rPr>
        <w:t xml:space="preserve">“Time values”, date </w:t>
      </w:r>
      <w:r w:rsidRPr="00E352EF">
        <w:rPr>
          <w:rFonts w:ascii="Cambria" w:eastAsia="Calibri" w:hAnsi="Cambria" w:cs="Calibri"/>
          <w:b/>
        </w:rPr>
        <w:t>restrict</w:t>
      </w:r>
      <w:r w:rsidRPr="00E352EF">
        <w:rPr>
          <w:rFonts w:ascii="Cambria" w:eastAsia="Calibri" w:hAnsi="Cambria" w:cs="Calibri"/>
        </w:rPr>
        <w:t xml:space="preserve"> </w:t>
      </w:r>
      <w:r w:rsidRPr="00E352EF">
        <w:rPr>
          <w:rFonts w:ascii="Cambria" w:eastAsia="Calibri" w:hAnsi="Cambria" w:cs="Calibri"/>
          <w:b/>
        </w:rPr>
        <w:t>YYYY)</w:t>
      </w:r>
    </w:p>
    <w:p w14:paraId="4A66A30A" w14:textId="77777777" w:rsidR="00EA6708" w:rsidRPr="00E352EF" w:rsidRDefault="00EA6708" w:rsidP="00663B4D">
      <w:pPr>
        <w:rPr>
          <w:rFonts w:ascii="Cambria" w:hAnsi="Cambria"/>
        </w:rPr>
      </w:pPr>
    </w:p>
    <w:p w14:paraId="5E89883A" w14:textId="77777777" w:rsidR="005A2227" w:rsidRPr="00E352EF" w:rsidRDefault="0097053A" w:rsidP="00663B4D">
      <w:pPr>
        <w:rPr>
          <w:rFonts w:ascii="Cambria" w:hAnsi="Cambria"/>
        </w:rPr>
      </w:pPr>
      <w:r w:rsidRPr="00E352EF">
        <w:rPr>
          <w:rFonts w:ascii="Cambria" w:eastAsia="Calibri" w:hAnsi="Cambria" w:cs="Calibri"/>
        </w:rPr>
        <w:t>2) This example defines the ValueDomain GeoAreas with an in-line CodeList, that is the enumeration of all the allowed values.</w:t>
      </w:r>
    </w:p>
    <w:p w14:paraId="5D3C11DA" w14:textId="77777777" w:rsidR="005A2227" w:rsidRPr="00E352EF" w:rsidRDefault="0097053A" w:rsidP="00663B4D">
      <w:pPr>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GeoAreas</w:t>
      </w:r>
      <w:r w:rsidRPr="00E352EF">
        <w:rPr>
          <w:rFonts w:ascii="Cambria" w:eastAsia="Calibri" w:hAnsi="Cambria" w:cs="Calibri"/>
          <w:b/>
        </w:rPr>
        <w:t>(</w:t>
      </w:r>
      <w:r w:rsidRPr="00E352EF">
        <w:rPr>
          <w:rFonts w:ascii="Cambria" w:eastAsia="Calibri" w:hAnsi="Cambria" w:cs="Calibri"/>
        </w:rPr>
        <w:t>“Geographic areas”, string list(record(@IT, "Italy"), record(@LU, "Luxembourg"),““</w:t>
      </w:r>
      <w:r w:rsidRPr="00E352EF">
        <w:rPr>
          <w:rFonts w:ascii="Cambria" w:eastAsia="Calibri" w:hAnsi="Cambria" w:cs="Calibri"/>
          <w:b/>
        </w:rPr>
        <w:t>,…))</w:t>
      </w:r>
    </w:p>
    <w:p w14:paraId="6485D0E7" w14:textId="77777777" w:rsidR="005A2227" w:rsidRPr="00E352EF" w:rsidRDefault="005A2227"/>
    <w:p w14:paraId="7CAC1FA8" w14:textId="77777777" w:rsidR="005A2227" w:rsidRPr="00E352EF" w:rsidRDefault="0097053A" w:rsidP="00EB1629">
      <w:pPr>
        <w:pStyle w:val="Stile3"/>
        <w:rPr>
          <w:lang w:val="en-GB"/>
        </w:rPr>
      </w:pPr>
      <w:bookmarkStart w:id="68" w:name="_Toc463805714"/>
      <w:bookmarkStart w:id="69" w:name="_Toc464487881"/>
      <w:r w:rsidRPr="00E352EF">
        <w:rPr>
          <w:lang w:val="en-GB"/>
        </w:rPr>
        <w:t>defineValueDomainSubset</w:t>
      </w:r>
      <w:bookmarkEnd w:id="68"/>
      <w:bookmarkEnd w:id="69"/>
    </w:p>
    <w:p w14:paraId="724765E4"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381CD164" w14:textId="77777777" w:rsidR="005A2227" w:rsidRPr="00E352EF" w:rsidRDefault="0097053A" w:rsidP="00516C14">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defineValueDomainSubset</w:t>
      </w:r>
      <w:r w:rsidRPr="00E352EF">
        <w:rPr>
          <w:rFonts w:ascii="Cambria" w:eastAsia="Calibri" w:hAnsi="Cambria" w:cs="Calibri"/>
        </w:rPr>
        <w:t xml:space="preserve"> defines a ValueDomainSubset in</w:t>
      </w:r>
      <w:r w:rsidR="0031623C" w:rsidRPr="00E352EF">
        <w:rPr>
          <w:rFonts w:ascii="Cambria" w:eastAsia="Calibri" w:hAnsi="Cambria" w:cs="Calibri"/>
        </w:rPr>
        <w:t xml:space="preserve"> the</w:t>
      </w:r>
      <w:r w:rsidRPr="00E352EF">
        <w:rPr>
          <w:rFonts w:ascii="Cambria" w:eastAsia="Calibri" w:hAnsi="Cambria" w:cs="Calibri"/>
        </w:rPr>
        <w:t xml:space="preserve"> VTL information model.</w:t>
      </w:r>
    </w:p>
    <w:p w14:paraId="4499C304" w14:textId="77777777" w:rsidR="005D22B4" w:rsidRPr="00E352EF" w:rsidRDefault="005D22B4" w:rsidP="005D22B4"/>
    <w:p w14:paraId="59DB5A8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F2DB4DB" w14:textId="44AA8C29" w:rsidR="005A2227" w:rsidRPr="00E352EF" w:rsidRDefault="0097053A" w:rsidP="00516C14">
      <w:pPr>
        <w:rPr>
          <w:b/>
        </w:rPr>
      </w:pPr>
      <w:r w:rsidRPr="00E352EF">
        <w:rPr>
          <w:rFonts w:eastAsia="Calibri"/>
          <w:b/>
        </w:rPr>
        <w:t>defineValueDomainSubset</w:t>
      </w:r>
      <w:r w:rsidRPr="00E352EF">
        <w:rPr>
          <w:rFonts w:eastAsia="Calibri"/>
        </w:rPr>
        <w:t xml:space="preserve"> </w:t>
      </w:r>
      <w:r w:rsidRPr="00E352EF">
        <w:rPr>
          <w:rFonts w:eastAsia="Calibri"/>
          <w:i/>
        </w:rPr>
        <w:t>valueDomainSubsetId</w:t>
      </w:r>
      <w:r w:rsidRPr="00E352EF">
        <w:rPr>
          <w:rFonts w:eastAsia="Calibri"/>
        </w:rPr>
        <w:t xml:space="preserve"> </w:t>
      </w:r>
      <w:r w:rsidRPr="00E352EF">
        <w:rPr>
          <w:rFonts w:eastAsia="Calibri"/>
          <w:b/>
        </w:rPr>
        <w:t>(</w:t>
      </w:r>
    </w:p>
    <w:p w14:paraId="27800309" w14:textId="4F43D344" w:rsidR="005A2227" w:rsidRPr="00E352EF" w:rsidRDefault="0097053A" w:rsidP="005D22B4">
      <w:pPr>
        <w:jc w:val="both"/>
      </w:pPr>
      <w:r w:rsidRPr="00E352EF">
        <w:tab/>
      </w:r>
      <w:r w:rsidRPr="00E352EF">
        <w:tab/>
      </w:r>
      <w:r w:rsidRPr="00E352EF">
        <w:rPr>
          <w:rFonts w:ascii="Calibri" w:eastAsia="Calibri" w:hAnsi="Calibri" w:cs="Calibri"/>
        </w:rPr>
        <w:t>{</w:t>
      </w:r>
      <w:r w:rsidRPr="00E352EF">
        <w:rPr>
          <w:rFonts w:ascii="Calibri" w:eastAsia="Calibri" w:hAnsi="Calibri" w:cs="Calibri"/>
          <w:i/>
        </w:rPr>
        <w:t>valueDomainSubsetDescription</w:t>
      </w:r>
      <w:r w:rsidRPr="00E352EF">
        <w:rPr>
          <w:rFonts w:ascii="Calibri" w:eastAsia="Calibri" w:hAnsi="Calibri" w:cs="Calibri"/>
        </w:rPr>
        <w:t>,</w:t>
      </w:r>
      <w:r w:rsidR="00E0712A" w:rsidRPr="00E352EF">
        <w:rPr>
          <w:rFonts w:ascii="Calibri" w:eastAsia="Calibri" w:hAnsi="Calibri" w:cs="Calibri"/>
        </w:rPr>
        <w:t xml:space="preserve"> </w:t>
      </w:r>
      <w:r w:rsidR="00E0712A" w:rsidRPr="00E352EF">
        <w:rPr>
          <w:rFonts w:ascii="Calibri" w:eastAsia="Calibri" w:hAnsi="Calibri" w:cs="Calibri"/>
          <w:i/>
        </w:rPr>
        <w:t>isEnumerated</w:t>
      </w:r>
      <w:r w:rsidRPr="00E352EF">
        <w:rPr>
          <w:rFonts w:ascii="Calibri" w:eastAsia="Calibri" w:hAnsi="Calibri" w:cs="Calibri"/>
        </w:rPr>
        <w:t xml:space="preserve">} </w:t>
      </w:r>
    </w:p>
    <w:p w14:paraId="75014310" w14:textId="77777777" w:rsidR="005A2227" w:rsidRPr="00E352EF" w:rsidRDefault="0097053A" w:rsidP="005D22B4">
      <w:pPr>
        <w:ind w:left="706" w:firstLine="706"/>
        <w:jc w:val="both"/>
      </w:pPr>
      <w:r w:rsidRPr="00E352EF">
        <w:rPr>
          <w:rFonts w:ascii="Calibri" w:eastAsia="Calibri" w:hAnsi="Calibri" w:cs="Calibri"/>
          <w:i/>
        </w:rPr>
        <w:t>valueDomainRef</w:t>
      </w:r>
      <w:r w:rsidRPr="00E352EF">
        <w:rPr>
          <w:rFonts w:ascii="Calibri" w:eastAsia="Calibri" w:hAnsi="Calibri" w:cs="Calibri"/>
        </w:rPr>
        <w:t xml:space="preserve"> { [</w:t>
      </w:r>
      <w:r w:rsidRPr="00E352EF">
        <w:rPr>
          <w:rFonts w:ascii="Calibri" w:eastAsia="Calibri" w:hAnsi="Calibri" w:cs="Calibri"/>
          <w:i/>
        </w:rPr>
        <w:t xml:space="preserve"> inLineSubCodeList</w:t>
      </w:r>
      <w:r w:rsidRPr="00E352EF">
        <w:rPr>
          <w:rFonts w:ascii="Calibri" w:eastAsia="Calibri" w:hAnsi="Calibri" w:cs="Calibri"/>
        </w:rPr>
        <w:t xml:space="preserve"> | </w:t>
      </w:r>
      <w:r w:rsidRPr="00E352EF">
        <w:rPr>
          <w:rFonts w:ascii="Calibri" w:eastAsia="Calibri" w:hAnsi="Calibri" w:cs="Calibri"/>
          <w:i/>
        </w:rPr>
        <w:t>dataTypeRestriction</w:t>
      </w:r>
      <w:r w:rsidRPr="00E352EF">
        <w:rPr>
          <w:rFonts w:ascii="Calibri" w:eastAsia="Calibri" w:hAnsi="Calibri" w:cs="Calibri"/>
        </w:rPr>
        <w:t>] }</w:t>
      </w:r>
    </w:p>
    <w:p w14:paraId="4C76B200" w14:textId="77777777" w:rsidR="005A2227" w:rsidRPr="00E352EF" w:rsidRDefault="0097053A" w:rsidP="00200779">
      <w:pPr>
        <w:ind w:left="706" w:firstLine="706"/>
        <w:jc w:val="both"/>
      </w:pPr>
      <w:r w:rsidRPr="00E352EF">
        <w:rPr>
          <w:rFonts w:ascii="Calibri" w:eastAsia="Calibri" w:hAnsi="Calibri" w:cs="Calibri"/>
          <w:b/>
        </w:rPr>
        <w:t>)</w:t>
      </w:r>
    </w:p>
    <w:p w14:paraId="00978724" w14:textId="77777777" w:rsidR="005D22B4" w:rsidRPr="00E352EF" w:rsidRDefault="005D22B4" w:rsidP="005D22B4">
      <w:pPr>
        <w:rPr>
          <w:rFonts w:ascii="Calibri" w:eastAsia="Calibri" w:hAnsi="Calibri" w:cs="Calibri"/>
          <w:i/>
          <w:color w:val="5B9BD5"/>
          <w:sz w:val="22"/>
        </w:rPr>
      </w:pPr>
    </w:p>
    <w:p w14:paraId="50281B16"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2DA3FEE0" w14:textId="77777777" w:rsidR="005A2227" w:rsidRPr="00E352EF" w:rsidRDefault="0097053A" w:rsidP="005D22B4">
      <w:pPr>
        <w:jc w:val="both"/>
      </w:pPr>
      <w:r w:rsidRPr="00E352EF">
        <w:rPr>
          <w:rFonts w:ascii="Calibri" w:eastAsia="Calibri" w:hAnsi="Calibri" w:cs="Calibri"/>
          <w:i/>
        </w:rPr>
        <w:t>valueDomainSubsetId</w:t>
      </w:r>
      <w:r w:rsidR="00DC675D" w:rsidRPr="00E352EF">
        <w:rPr>
          <w:rFonts w:ascii="Calibri" w:eastAsia="Calibri" w:hAnsi="Calibri" w:cs="Calibri"/>
          <w: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07759B30"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valueDomainSubsetDescription</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80CA8D9" w14:textId="53CF5BC2" w:rsidR="00E0712A" w:rsidRPr="00E352EF" w:rsidRDefault="00E0712A" w:rsidP="005D22B4">
      <w:pPr>
        <w:jc w:val="both"/>
        <w:rPr>
          <w:i/>
        </w:rPr>
      </w:pPr>
      <w:r w:rsidRPr="00E352EF">
        <w:rPr>
          <w:rFonts w:ascii="Calibri" w:eastAsia="Calibri" w:hAnsi="Calibri" w:cs="Calibri"/>
          <w:i/>
        </w:rPr>
        <w:t>isEnum</w:t>
      </w:r>
      <w:del w:id="70" w:author="Utente" w:date="2017-05-08T19:02:00Z">
        <w:r w:rsidRPr="00E352EF" w:rsidDel="00CF791E">
          <w:rPr>
            <w:rFonts w:ascii="Calibri" w:eastAsia="Calibri" w:hAnsi="Calibri" w:cs="Calibri"/>
            <w:i/>
          </w:rPr>
          <w:delText>b</w:delText>
        </w:r>
      </w:del>
      <w:r w:rsidRPr="00E352EF">
        <w:rPr>
          <w:rFonts w:ascii="Calibri" w:eastAsia="Calibri" w:hAnsi="Calibri" w:cs="Calibri"/>
          <w:i/>
        </w:rPr>
        <w:t>erated : Boolean</w:t>
      </w:r>
    </w:p>
    <w:p w14:paraId="45CF42AD" w14:textId="77777777" w:rsidR="005A2227" w:rsidRPr="00E352EF" w:rsidRDefault="0097053A" w:rsidP="005D22B4">
      <w:pPr>
        <w:jc w:val="both"/>
      </w:pPr>
      <w:r w:rsidRPr="00E352EF">
        <w:rPr>
          <w:rFonts w:ascii="Calibri" w:eastAsia="Calibri" w:hAnsi="Calibri" w:cs="Calibri"/>
          <w:i/>
        </w:rPr>
        <w:t>valueDomainRef</w:t>
      </w:r>
      <w:r w:rsidRPr="00E352EF">
        <w:tab/>
      </w:r>
      <w:r w:rsidR="00E03AF1" w:rsidRPr="00E352EF">
        <w:rPr>
          <w:rFonts w:ascii="Calibri" w:eastAsia="Calibri" w:hAnsi="Calibri" w:cs="Calibri"/>
        </w:rPr>
        <w:t>:</w:t>
      </w:r>
      <w:r w:rsidRPr="00E352EF">
        <w:rPr>
          <w:rFonts w:ascii="Calibri" w:eastAsia="Calibri" w:hAnsi="Calibri" w:cs="Calibri"/>
        </w:rPr>
        <w:t xml:space="preserve"> valueDomain-ref</w:t>
      </w:r>
    </w:p>
    <w:p w14:paraId="3B3DB034" w14:textId="77777777" w:rsidR="005A2227" w:rsidRPr="00E352EF" w:rsidRDefault="0097053A" w:rsidP="005D22B4">
      <w:pPr>
        <w:jc w:val="both"/>
      </w:pPr>
      <w:r w:rsidRPr="00E352EF">
        <w:rPr>
          <w:rFonts w:ascii="Calibri" w:eastAsia="Calibri" w:hAnsi="Calibri" w:cs="Calibri"/>
          <w:i/>
        </w:rPr>
        <w:t>inLineSubCodeList</w:t>
      </w:r>
      <w:r w:rsidR="00E03AF1" w:rsidRPr="00E352EF">
        <w:rPr>
          <w:rFonts w:ascii="Calibri" w:eastAsia="Calibri" w:hAnsi="Calibri" w:cs="Calibri"/>
        </w:rPr>
        <w:t>:</w:t>
      </w:r>
      <w:r w:rsidRPr="00E352EF">
        <w:rPr>
          <w:rFonts w:ascii="Calibri" w:eastAsia="Calibri" w:hAnsi="Calibri" w:cs="Calibri"/>
        </w:rPr>
        <w:t xml:space="preserve"> </w:t>
      </w:r>
      <w:r w:rsidRPr="00E352EF">
        <w:rPr>
          <w:rFonts w:ascii="Calibri" w:eastAsia="Calibri" w:hAnsi="Calibri" w:cs="Calibri"/>
          <w:b/>
        </w:rPr>
        <w:t xml:space="preserve">list( </w:t>
      </w:r>
      <w:r w:rsidRPr="00E352EF">
        <w:rPr>
          <w:rFonts w:ascii="Calibri" w:eastAsia="Calibri" w:hAnsi="Calibri" w:cs="Calibri"/>
        </w:rPr>
        <w:t xml:space="preserve">{ </w:t>
      </w:r>
      <w:r w:rsidRPr="00E352EF">
        <w:rPr>
          <w:rFonts w:ascii="Calibri" w:eastAsia="Calibri" w:hAnsi="Calibri" w:cs="Calibri"/>
          <w:b/>
        </w:rPr>
        <w:t>record({@</w:t>
      </w:r>
      <w:r w:rsidRPr="00E352EF">
        <w:rPr>
          <w:rFonts w:ascii="Calibri" w:eastAsia="Calibri" w:hAnsi="Calibri" w:cs="Calibri"/>
        </w:rPr>
        <w:t xml:space="preserve">codeItemId </w:t>
      </w:r>
      <w:r w:rsidRPr="00E352EF">
        <w:rPr>
          <w:rFonts w:ascii="Calibri" w:eastAsia="Calibri" w:hAnsi="Calibri" w:cs="Calibri"/>
          <w:b/>
        </w:rPr>
        <w:t>as</w:t>
      </w:r>
      <w:r w:rsidRPr="00E352EF">
        <w:rPr>
          <w:rFonts w:ascii="Calibri" w:eastAsia="Calibri" w:hAnsi="Calibri" w:cs="Calibri"/>
        </w:rPr>
        <w:t xml:space="preserve"> ident; { </w:t>
      </w:r>
      <w:r w:rsidRPr="00E352EF">
        <w:rPr>
          <w:rFonts w:ascii="Calibri" w:eastAsia="Calibri" w:hAnsi="Calibri" w:cs="Calibri"/>
          <w:b/>
        </w:rPr>
        <w:t>#</w:t>
      </w:r>
      <w:r w:rsidRPr="00E352EF">
        <w:rPr>
          <w:rFonts w:ascii="Calibri" w:eastAsia="Calibri" w:hAnsi="Calibri" w:cs="Calibri"/>
        </w:rPr>
        <w:t xml:space="preserve">codeDescr </w:t>
      </w:r>
      <w:r w:rsidRPr="00E352EF">
        <w:rPr>
          <w:rFonts w:ascii="Calibri" w:eastAsia="Calibri" w:hAnsi="Calibri" w:cs="Calibri"/>
          <w:b/>
        </w:rPr>
        <w:t>as</w:t>
      </w:r>
      <w:r w:rsidRPr="00E352EF">
        <w:rPr>
          <w:rFonts w:ascii="Calibri" w:eastAsia="Calibri" w:hAnsi="Calibri" w:cs="Calibri"/>
        </w:rPr>
        <w:t xml:space="preserve"> constant; }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w:t>
      </w:r>
    </w:p>
    <w:p w14:paraId="489D8E10" w14:textId="77777777" w:rsidR="005A2227" w:rsidRPr="00E352EF" w:rsidRDefault="0097053A" w:rsidP="005D22B4">
      <w:pPr>
        <w:jc w:val="both"/>
      </w:pPr>
      <w:r w:rsidRPr="00E352EF">
        <w:rPr>
          <w:rFonts w:ascii="Calibri" w:eastAsia="Calibri" w:hAnsi="Calibri" w:cs="Calibri"/>
          <w:i/>
        </w:rPr>
        <w:t>dataTypeRestriction</w:t>
      </w:r>
    </w:p>
    <w:p w14:paraId="5F5FC71D" w14:textId="77777777" w:rsidR="005A2227" w:rsidRPr="00E352EF" w:rsidRDefault="00E03AF1" w:rsidP="005D22B4">
      <w:pPr>
        <w:ind w:left="706"/>
        <w:jc w:val="both"/>
      </w:pPr>
      <w:r w:rsidRPr="00E352EF">
        <w:rPr>
          <w:rFonts w:ascii="Calibri" w:eastAsia="Calibri" w:hAnsi="Calibri" w:cs="Calibri"/>
        </w:rPr>
        <w:t>:</w:t>
      </w:r>
      <w:r w:rsidR="0097053A" w:rsidRPr="00E352EF">
        <w:rPr>
          <w:rFonts w:ascii="Calibri" w:eastAsia="Calibri" w:hAnsi="Calibri" w:cs="Calibri"/>
        </w:rPr>
        <w:t xml:space="preserve"> </w:t>
      </w:r>
      <w:r w:rsidR="0097053A" w:rsidRPr="00E352EF">
        <w:rPr>
          <w:rFonts w:ascii="Calibri" w:eastAsia="Calibri" w:hAnsi="Calibri" w:cs="Calibri"/>
          <w:b/>
        </w:rPr>
        <w:t xml:space="preserve">restrict </w:t>
      </w:r>
      <w:r w:rsidR="0097053A" w:rsidRPr="00E352EF">
        <w:rPr>
          <w:rFonts w:ascii="Calibri" w:eastAsia="Calibri" w:hAnsi="Calibri" w:cs="Calibri"/>
        </w:rPr>
        <w:t>[</w:t>
      </w:r>
      <w:r w:rsidR="0097053A" w:rsidRPr="00E352EF">
        <w:rPr>
          <w:rFonts w:ascii="Calibri" w:eastAsia="Calibri" w:hAnsi="Calibri" w:cs="Calibri"/>
          <w:b/>
        </w:rPr>
        <w:t>YYYY</w:t>
      </w:r>
      <w:r w:rsidR="0097053A" w:rsidRPr="00E352EF">
        <w:rPr>
          <w:rFonts w:ascii="Calibri" w:eastAsia="Calibri" w:hAnsi="Calibri" w:cs="Calibri"/>
        </w:rPr>
        <w:t xml:space="preserve"> | </w:t>
      </w:r>
      <w:r w:rsidR="0097053A" w:rsidRPr="00E352EF">
        <w:rPr>
          <w:rFonts w:ascii="Calibri" w:eastAsia="Calibri" w:hAnsi="Calibri" w:cs="Calibri"/>
          <w:b/>
        </w:rPr>
        <w:t>MM</w:t>
      </w:r>
      <w:r w:rsidR="0097053A" w:rsidRPr="00E352EF">
        <w:rPr>
          <w:rFonts w:ascii="Calibri" w:eastAsia="Calibri" w:hAnsi="Calibri" w:cs="Calibri"/>
        </w:rPr>
        <w:t xml:space="preserve"> | </w:t>
      </w:r>
      <w:r w:rsidR="0097053A" w:rsidRPr="00E352EF">
        <w:rPr>
          <w:rFonts w:ascii="Calibri" w:eastAsia="Calibri" w:hAnsi="Calibri" w:cs="Calibri"/>
          <w:b/>
        </w:rPr>
        <w:t>DD</w:t>
      </w:r>
      <w:r w:rsidR="0097053A" w:rsidRPr="00E352EF">
        <w:rPr>
          <w:rFonts w:ascii="Calibri" w:eastAsia="Calibri" w:hAnsi="Calibri" w:cs="Calibri"/>
        </w:rPr>
        <w:t xml:space="preserve"> | </w:t>
      </w:r>
      <w:r w:rsidR="0097053A" w:rsidRPr="00E352EF">
        <w:rPr>
          <w:rFonts w:ascii="Calibri" w:eastAsia="Calibri" w:hAnsi="Calibri" w:cs="Calibri"/>
          <w:b/>
        </w:rPr>
        <w:t>YYYY-MM</w:t>
      </w:r>
      <w:r w:rsidR="0097053A" w:rsidRPr="00E352EF">
        <w:rPr>
          <w:rFonts w:ascii="Calibri" w:eastAsia="Calibri" w:hAnsi="Calibri" w:cs="Calibri"/>
        </w:rPr>
        <w:t xml:space="preserve"> | </w:t>
      </w:r>
      <w:r w:rsidR="0097053A" w:rsidRPr="00E352EF">
        <w:rPr>
          <w:rFonts w:ascii="Calibri" w:eastAsia="Calibri" w:hAnsi="Calibri" w:cs="Calibri"/>
          <w:b/>
        </w:rPr>
        <w:t>maxLength</w:t>
      </w:r>
      <w:r w:rsidR="0097053A" w:rsidRPr="00E352EF">
        <w:rPr>
          <w:rFonts w:ascii="Calibri" w:eastAsia="Calibri" w:hAnsi="Calibri" w:cs="Calibri"/>
        </w:rPr>
        <w:t xml:space="preserve"> n | </w:t>
      </w:r>
      <w:r w:rsidR="0097053A" w:rsidRPr="00E352EF">
        <w:rPr>
          <w:rFonts w:ascii="Calibri" w:eastAsia="Calibri" w:hAnsi="Calibri" w:cs="Calibri"/>
          <w:b/>
        </w:rPr>
        <w:t>regexp</w:t>
      </w:r>
      <w:r w:rsidR="0097053A" w:rsidRPr="00E352EF">
        <w:rPr>
          <w:rFonts w:ascii="Calibri" w:eastAsia="Calibri" w:hAnsi="Calibri" w:cs="Calibri"/>
        </w:rPr>
        <w:t xml:space="preserve"> regexp | </w:t>
      </w:r>
      <w:r w:rsidR="0097053A" w:rsidRPr="00E352EF">
        <w:rPr>
          <w:rFonts w:ascii="Calibri" w:eastAsia="Calibri" w:hAnsi="Calibri" w:cs="Calibri"/>
          <w:b/>
        </w:rPr>
        <w:t xml:space="preserve">between </w:t>
      </w:r>
      <w:r w:rsidR="0097053A" w:rsidRPr="00E352EF">
        <w:rPr>
          <w:rFonts w:ascii="Calibri" w:eastAsia="Calibri" w:hAnsi="Calibri" w:cs="Calibri"/>
        </w:rPr>
        <w:t xml:space="preserve">a </w:t>
      </w:r>
      <w:r w:rsidR="0097053A" w:rsidRPr="00E352EF">
        <w:rPr>
          <w:rFonts w:ascii="Calibri" w:eastAsia="Calibri" w:hAnsi="Calibri" w:cs="Calibri"/>
          <w:b/>
        </w:rPr>
        <w:t>and</w:t>
      </w:r>
      <w:r w:rsidR="0097053A" w:rsidRPr="00E352EF">
        <w:rPr>
          <w:rFonts w:ascii="Calibri" w:eastAsia="Calibri" w:hAnsi="Calibri" w:cs="Calibri"/>
        </w:rPr>
        <w:t xml:space="preserve"> b | </w:t>
      </w:r>
      <w:r w:rsidR="0097053A" w:rsidRPr="00E352EF">
        <w:rPr>
          <w:rFonts w:ascii="Calibri" w:eastAsia="Calibri" w:hAnsi="Calibri" w:cs="Calibri"/>
          <w:b/>
        </w:rPr>
        <w:t>&gt;</w:t>
      </w:r>
      <w:r w:rsidR="0097053A" w:rsidRPr="00E352EF">
        <w:rPr>
          <w:rFonts w:ascii="Calibri" w:eastAsia="Calibri" w:hAnsi="Calibri" w:cs="Calibri"/>
        </w:rPr>
        <w:t xml:space="preserve"> b | </w:t>
      </w:r>
      <w:r w:rsidR="0097053A" w:rsidRPr="00E352EF">
        <w:rPr>
          <w:rFonts w:ascii="Calibri" w:eastAsia="Calibri" w:hAnsi="Calibri" w:cs="Calibri"/>
          <w:b/>
        </w:rPr>
        <w:t xml:space="preserve">&lt; </w:t>
      </w:r>
      <w:r w:rsidR="0097053A" w:rsidRPr="00E352EF">
        <w:rPr>
          <w:rFonts w:ascii="Calibri" w:eastAsia="Calibri" w:hAnsi="Calibri" w:cs="Calibri"/>
        </w:rPr>
        <w:t xml:space="preserve">n | </w:t>
      </w:r>
      <w:r w:rsidR="0097053A" w:rsidRPr="00E352EF">
        <w:rPr>
          <w:rFonts w:ascii="Calibri" w:eastAsia="Calibri" w:hAnsi="Calibri" w:cs="Calibri"/>
          <w:b/>
        </w:rPr>
        <w:t>&lt;=</w:t>
      </w:r>
      <w:r w:rsidR="0097053A" w:rsidRPr="00E352EF">
        <w:rPr>
          <w:rFonts w:ascii="Calibri" w:eastAsia="Calibri" w:hAnsi="Calibri" w:cs="Calibri"/>
        </w:rPr>
        <w:t xml:space="preserve"> n | </w:t>
      </w:r>
      <w:r w:rsidR="0097053A" w:rsidRPr="00E352EF">
        <w:rPr>
          <w:rFonts w:ascii="Calibri" w:eastAsia="Calibri" w:hAnsi="Calibri" w:cs="Calibri"/>
          <w:b/>
        </w:rPr>
        <w:t>&gt;=</w:t>
      </w:r>
      <w:r w:rsidR="0097053A" w:rsidRPr="00E352EF">
        <w:rPr>
          <w:rFonts w:ascii="Calibri" w:eastAsia="Calibri" w:hAnsi="Calibri" w:cs="Calibri"/>
        </w:rPr>
        <w:t xml:space="preserve"> n]</w:t>
      </w:r>
    </w:p>
    <w:p w14:paraId="7866926D" w14:textId="77777777" w:rsidR="00E03AF1" w:rsidRPr="00E352EF" w:rsidRDefault="0097053A" w:rsidP="005D22B4">
      <w:pPr>
        <w:jc w:val="both"/>
        <w:rPr>
          <w:rFonts w:ascii="Calibri" w:eastAsia="Calibri" w:hAnsi="Calibri" w:cs="Calibri"/>
        </w:rPr>
      </w:pPr>
      <w:r w:rsidRPr="00E352EF">
        <w:rPr>
          <w:rFonts w:ascii="Calibri" w:eastAsia="Calibri" w:hAnsi="Calibri" w:cs="Calibri"/>
          <w:i/>
        </w:rPr>
        <w:t>n, a, b</w:t>
      </w:r>
      <w:r w:rsidR="00DC675D" w:rsidRPr="00E352EF">
        <w:rPr>
          <w:rFonts w:ascii="Calibri" w:eastAsia="Calibri" w:hAnsi="Calibri" w:cs="Calibri"/>
        </w:rPr>
        <w:t xml:space="preserve"> </w:t>
      </w:r>
      <w:r w:rsidR="00E03AF1" w:rsidRPr="00E352EF">
        <w:rPr>
          <w:rFonts w:ascii="Calibri" w:eastAsia="Calibri" w:hAnsi="Calibri" w:cs="Calibri"/>
          <w:b/>
        </w:rPr>
        <w:t>:</w:t>
      </w:r>
      <w:r w:rsidRPr="00E352EF">
        <w:rPr>
          <w:rFonts w:ascii="Calibri" w:eastAsia="Calibri" w:hAnsi="Calibri" w:cs="Calibri"/>
          <w:b/>
        </w:rPr>
        <w:t xml:space="preserve"> </w:t>
      </w:r>
      <w:r w:rsidRPr="00E352EF">
        <w:rPr>
          <w:rFonts w:ascii="Calibri" w:eastAsia="Calibri" w:hAnsi="Calibri" w:cs="Calibri"/>
        </w:rPr>
        <w:t>numeric</w:t>
      </w:r>
    </w:p>
    <w:p w14:paraId="120C5936"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regexp</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EC71899" w14:textId="77777777" w:rsidR="00DC675D" w:rsidRPr="00E352EF" w:rsidRDefault="00DC675D" w:rsidP="005D22B4">
      <w:pPr>
        <w:jc w:val="both"/>
      </w:pPr>
    </w:p>
    <w:p w14:paraId="37079753"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ValueDomainSubset.</w:t>
      </w:r>
    </w:p>
    <w:p w14:paraId="39451AC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ValueDomainSubset.</w:t>
      </w:r>
    </w:p>
    <w:p w14:paraId="4858DACF" w14:textId="1D6F7C27" w:rsidR="00E0712A" w:rsidRPr="00E352EF" w:rsidRDefault="00E0712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isEnumerated</w:t>
      </w:r>
      <w:r w:rsidR="006C7A4F" w:rsidRPr="00E352EF">
        <w:rPr>
          <w:rFonts w:ascii="Cambria" w:eastAsia="Calibri" w:hAnsi="Cambria" w:cs="Calibri"/>
          <w:i/>
        </w:rPr>
        <w:t xml:space="preserve"> – </w:t>
      </w:r>
      <w:r w:rsidR="006C7A4F" w:rsidRPr="00E352EF">
        <w:rPr>
          <w:rFonts w:ascii="Cambria" w:eastAsia="Calibri" w:hAnsi="Cambria" w:cs="Calibri"/>
        </w:rPr>
        <w:t>specifies whether the ValueDomainSubset is enumerated.</w:t>
      </w:r>
    </w:p>
    <w:p w14:paraId="2B220789"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valueDomainRef</w:t>
      </w:r>
      <w:r w:rsidRPr="00E352EF">
        <w:rPr>
          <w:rFonts w:ascii="Cambria" w:eastAsia="Calibri" w:hAnsi="Cambria" w:cs="Calibri"/>
        </w:rPr>
        <w:t xml:space="preserve"> – is the reference to an existing ValueDomain.</w:t>
      </w:r>
    </w:p>
    <w:p w14:paraId="5387DD2C"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inLineCodeList – is an in line specification of a CodeList. It is a list of records (pairs, in particular). The first </w:t>
      </w:r>
      <w:r w:rsidRPr="00E352EF">
        <w:rPr>
          <w:rFonts w:ascii="Cambria" w:eastAsia="Calibri" w:hAnsi="Cambria" w:cs="Calibri"/>
          <w:i/>
        </w:rPr>
        <w:t>element</w:t>
      </w:r>
      <w:r w:rsidRPr="00E352EF">
        <w:rPr>
          <w:rFonts w:ascii="Cambria" w:eastAsia="Calibri" w:hAnsi="Cambria" w:cs="Calibri"/>
        </w:rPr>
        <w:t xml:space="preserve"> of the record is the codeItemId (which identifies the code item, is the identifier of the record "@"), the second, optional, is the codeDescription, that is, the actual value for the code item. An in-line CodeList cannot be reused.</w:t>
      </w:r>
    </w:p>
    <w:p w14:paraId="1E3CC8F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31623C" w:rsidRPr="00E352EF">
        <w:rPr>
          <w:rFonts w:ascii="Cambria" w:eastAsia="Calibri" w:hAnsi="Cambria" w:cs="Calibri"/>
          <w:i/>
        </w:rPr>
        <w:t>–</w:t>
      </w:r>
      <w:r w:rsidRPr="00E352EF">
        <w:rPr>
          <w:rFonts w:ascii="Cambria" w:eastAsia="Calibri" w:hAnsi="Cambria" w:cs="Calibri"/>
        </w:rPr>
        <w:t>is a POSIX regular expression.</w:t>
      </w:r>
    </w:p>
    <w:p w14:paraId="1CF749E2"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dimensionType of the referred ValueDomain.</w:t>
      </w:r>
    </w:p>
    <w:p w14:paraId="55DA30E0" w14:textId="77777777" w:rsidR="005D22B4" w:rsidRPr="00E352EF" w:rsidRDefault="005D22B4" w:rsidP="005D22B4">
      <w:pPr>
        <w:tabs>
          <w:tab w:val="left" w:pos="706"/>
          <w:tab w:val="left" w:pos="1138"/>
          <w:tab w:val="left" w:pos="1699"/>
          <w:tab w:val="left" w:pos="2275"/>
        </w:tabs>
        <w:ind w:left="360" w:right="-58"/>
        <w:jc w:val="both"/>
        <w:rPr>
          <w:rFonts w:ascii="Cambria" w:hAnsi="Cambria"/>
        </w:rPr>
      </w:pPr>
    </w:p>
    <w:p w14:paraId="2E91F00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FB2BAB3"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76B143A9"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possible restrictions on the values of the dimension must be coherent with the type of the dimension in the </w:t>
      </w:r>
      <w:r w:rsidRPr="00E352EF">
        <w:rPr>
          <w:rFonts w:ascii="Cambria" w:eastAsia="Calibri" w:hAnsi="Cambria" w:cs="Calibri"/>
          <w:i/>
        </w:rPr>
        <w:t>ValueDomain</w:t>
      </w:r>
      <w:r w:rsidRPr="00E352EF">
        <w:rPr>
          <w:rFonts w:ascii="Cambria" w:eastAsia="Calibri" w:hAnsi="Cambria" w:cs="Calibri"/>
        </w:rPr>
        <w:t xml:space="preserve"> referred to by </w:t>
      </w:r>
      <w:r w:rsidRPr="00E352EF">
        <w:rPr>
          <w:rFonts w:ascii="Cambria" w:eastAsia="Calibri" w:hAnsi="Cambria" w:cs="Calibri"/>
          <w:i/>
        </w:rPr>
        <w:t>valueDomainRef</w:t>
      </w:r>
      <w:r w:rsidRPr="00E352EF">
        <w:rPr>
          <w:rFonts w:ascii="Cambria" w:eastAsia="Calibri" w:hAnsi="Cambria" w:cs="Calibri"/>
        </w:rPr>
        <w:t xml:space="preserve">. </w:t>
      </w:r>
    </w:p>
    <w:p w14:paraId="097D940C"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criteria according to which the values of the dimension is defined must be the same as in the referred </w:t>
      </w:r>
      <w:r w:rsidRPr="00E352EF">
        <w:rPr>
          <w:rFonts w:ascii="Cambria" w:eastAsia="Calibri" w:hAnsi="Cambria" w:cs="Calibri"/>
          <w:i/>
        </w:rPr>
        <w:t>ValueDomain</w:t>
      </w:r>
      <w:r w:rsidRPr="00E352EF">
        <w:rPr>
          <w:rFonts w:ascii="Cambria" w:eastAsia="Calibri" w:hAnsi="Cambria" w:cs="Calibri"/>
        </w:rPr>
        <w:t xml:space="preserve">, that is: 1) if an </w:t>
      </w:r>
      <w:r w:rsidRPr="00E352EF">
        <w:rPr>
          <w:rFonts w:ascii="Cambria" w:eastAsia="Calibri" w:hAnsi="Cambria" w:cs="Calibri"/>
          <w:i/>
        </w:rPr>
        <w:t>in-</w:t>
      </w:r>
      <w:r w:rsidR="0031623C" w:rsidRPr="00E352EF">
        <w:rPr>
          <w:rFonts w:ascii="Cambria" w:eastAsia="Calibri" w:hAnsi="Cambria" w:cs="Calibri"/>
          <w:i/>
        </w:rPr>
        <w:t>L</w:t>
      </w:r>
      <w:r w:rsidRPr="00E352EF">
        <w:rPr>
          <w:rFonts w:ascii="Cambria" w:eastAsia="Calibri" w:hAnsi="Cambria" w:cs="Calibri"/>
          <w:i/>
        </w:rPr>
        <w:t>ine</w:t>
      </w:r>
      <w:r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is used in the </w:t>
      </w:r>
      <w:r w:rsidRPr="00E352EF">
        <w:rPr>
          <w:rFonts w:ascii="Cambria" w:eastAsia="Calibri" w:hAnsi="Cambria" w:cs="Calibri"/>
          <w:i/>
        </w:rPr>
        <w:t>ValueDomain</w:t>
      </w:r>
      <w:r w:rsidRPr="00E352EF">
        <w:rPr>
          <w:rFonts w:ascii="Cambria" w:eastAsia="Calibri" w:hAnsi="Cambria" w:cs="Calibri"/>
        </w:rPr>
        <w:t xml:space="preserve">, then in the </w:t>
      </w:r>
      <w:r w:rsidRPr="00E352EF">
        <w:rPr>
          <w:rFonts w:ascii="Cambria" w:eastAsia="Calibri" w:hAnsi="Cambria" w:cs="Calibri"/>
          <w:i/>
        </w:rPr>
        <w:t>ValueDomainSubset</w:t>
      </w:r>
      <w:r w:rsidRPr="00E352EF">
        <w:rPr>
          <w:rFonts w:ascii="Cambria" w:eastAsia="Calibri" w:hAnsi="Cambria" w:cs="Calibri"/>
        </w:rPr>
        <w:t xml:space="preserve"> an </w:t>
      </w:r>
      <w:r w:rsidRPr="00E352EF">
        <w:rPr>
          <w:rFonts w:ascii="Cambria" w:eastAsia="Calibri" w:hAnsi="Cambria" w:cs="Calibri"/>
          <w:i/>
        </w:rPr>
        <w:t>in-</w:t>
      </w:r>
      <w:r w:rsidR="0031623C" w:rsidRPr="00E352EF">
        <w:rPr>
          <w:rFonts w:ascii="Cambria" w:eastAsia="Calibri" w:hAnsi="Cambria" w:cs="Calibri"/>
          <w:i/>
        </w:rPr>
        <w:t>Line</w:t>
      </w:r>
      <w:r w:rsidR="0031623C"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containing a subset of the values must be used; 2) if a </w:t>
      </w:r>
      <w:r w:rsidRPr="00E352EF">
        <w:rPr>
          <w:rFonts w:ascii="Cambria" w:eastAsia="Calibri" w:hAnsi="Cambria" w:cs="Calibri"/>
          <w:i/>
        </w:rPr>
        <w:t>dataTypeRestriction</w:t>
      </w:r>
      <w:r w:rsidRPr="00E352EF">
        <w:rPr>
          <w:rFonts w:ascii="Cambria" w:eastAsia="Calibri" w:hAnsi="Cambria" w:cs="Calibri"/>
        </w:rPr>
        <w:t xml:space="preserve"> has been used in the </w:t>
      </w:r>
      <w:r w:rsidRPr="00E352EF">
        <w:rPr>
          <w:rFonts w:ascii="Cambria" w:eastAsia="Calibri" w:hAnsi="Cambria" w:cs="Calibri"/>
          <w:i/>
        </w:rPr>
        <w:t>ValueDomain</w:t>
      </w:r>
      <w:r w:rsidRPr="00E352EF">
        <w:rPr>
          <w:rFonts w:ascii="Cambria" w:eastAsia="Calibri" w:hAnsi="Cambria" w:cs="Calibri"/>
        </w:rPr>
        <w:t xml:space="preserve">, then a </w:t>
      </w:r>
      <w:r w:rsidRPr="00E352EF">
        <w:rPr>
          <w:rFonts w:ascii="Cambria" w:eastAsia="Calibri" w:hAnsi="Cambria" w:cs="Calibri"/>
          <w:i/>
        </w:rPr>
        <w:t>dataTypeRestriction</w:t>
      </w:r>
      <w:r w:rsidRPr="00E352EF">
        <w:rPr>
          <w:rFonts w:ascii="Cambria" w:eastAsia="Calibri" w:hAnsi="Cambria" w:cs="Calibri"/>
        </w:rPr>
        <w:t xml:space="preserve"> must be used in the </w:t>
      </w:r>
      <w:r w:rsidRPr="00E352EF">
        <w:rPr>
          <w:rFonts w:ascii="Cambria" w:eastAsia="Calibri" w:hAnsi="Cambria" w:cs="Calibri"/>
          <w:i/>
        </w:rPr>
        <w:t>ValueDomainSubset</w:t>
      </w:r>
      <w:r w:rsidRPr="00E352EF">
        <w:rPr>
          <w:rFonts w:ascii="Cambria" w:eastAsia="Calibri" w:hAnsi="Cambria" w:cs="Calibri"/>
        </w:rPr>
        <w:t xml:space="preserve">. </w:t>
      </w:r>
    </w:p>
    <w:p w14:paraId="58FA9E63" w14:textId="2B5CBD24" w:rsidR="006C7A4F" w:rsidRPr="00E352EF" w:rsidRDefault="006C7A4F"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hAnsi="Cambria"/>
        </w:rPr>
        <w:t>If the ValueDomainSubset is enumerated, an inLineSubCodeList must be specified.</w:t>
      </w:r>
    </w:p>
    <w:p w14:paraId="31A54855" w14:textId="5DCFDC61"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Independently of the way in which the values of the dimension </w:t>
      </w:r>
      <w:r w:rsidR="006C7A4F" w:rsidRPr="00E352EF">
        <w:rPr>
          <w:rFonts w:ascii="Cambria" w:eastAsia="Calibri" w:hAnsi="Cambria" w:cs="Calibri"/>
        </w:rPr>
        <w:t xml:space="preserve">are </w:t>
      </w:r>
      <w:r w:rsidRPr="00E352EF">
        <w:rPr>
          <w:rFonts w:ascii="Cambria" w:eastAsia="Calibri" w:hAnsi="Cambria" w:cs="Calibri"/>
        </w:rPr>
        <w:t xml:space="preserve">defined, the allowed values for the dimension of the </w:t>
      </w:r>
      <w:r w:rsidRPr="00E352EF">
        <w:rPr>
          <w:rFonts w:ascii="Cambria" w:eastAsia="Calibri" w:hAnsi="Cambria" w:cs="Calibri"/>
          <w:i/>
        </w:rPr>
        <w:t>ValueDomainSubset</w:t>
      </w:r>
      <w:r w:rsidRPr="00E352EF">
        <w:rPr>
          <w:rFonts w:ascii="Cambria" w:eastAsia="Calibri" w:hAnsi="Cambria" w:cs="Calibri"/>
        </w:rPr>
        <w:t xml:space="preserve"> must be a subset of the allowed values in the referred </w:t>
      </w:r>
      <w:r w:rsidRPr="00E352EF">
        <w:rPr>
          <w:rFonts w:ascii="Cambria" w:eastAsia="Calibri" w:hAnsi="Cambria" w:cs="Calibri"/>
          <w:i/>
        </w:rPr>
        <w:t>ValueDomain</w:t>
      </w:r>
      <w:r w:rsidRPr="00E352EF">
        <w:rPr>
          <w:rFonts w:ascii="Cambria" w:eastAsia="Calibri" w:hAnsi="Cambria" w:cs="Calibri"/>
        </w:rPr>
        <w:t xml:space="preserve"> for the respective dimension.</w:t>
      </w:r>
    </w:p>
    <w:p w14:paraId="2CD4B2A8"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xml:space="preserve"> of the referred </w:t>
      </w:r>
      <w:r w:rsidRPr="00E352EF">
        <w:rPr>
          <w:rFonts w:ascii="Cambria" w:eastAsia="Calibri" w:hAnsi="Cambria" w:cs="Calibri"/>
          <w:i/>
        </w:rPr>
        <w:t>ValueDomain</w:t>
      </w:r>
      <w:r w:rsidRPr="00E352EF">
        <w:rPr>
          <w:rFonts w:ascii="Cambria" w:eastAsia="Calibri" w:hAnsi="Cambria" w:cs="Calibri"/>
        </w:rPr>
        <w:t>. In particular:</w:t>
      </w:r>
    </w:p>
    <w:p w14:paraId="76D69F56"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date :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22AB8AF3"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string: maxLength n, regexp</w:t>
      </w:r>
    </w:p>
    <w:p w14:paraId="29FE448D"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number: [</w:t>
      </w:r>
      <w:r w:rsidRPr="00E352EF">
        <w:rPr>
          <w:rFonts w:ascii="Cambria" w:eastAsia="Calibri" w:hAnsi="Cambria" w:cs="Calibri"/>
          <w:b/>
        </w:rPr>
        <w:t>between</w:t>
      </w:r>
      <w:r w:rsidRPr="00E352EF">
        <w:rPr>
          <w:rFonts w:ascii="Cambria" w:eastAsia="Calibri" w:hAnsi="Cambria" w:cs="Calibri"/>
        </w:rPr>
        <w:t xml:space="preserve"> a </w:t>
      </w:r>
      <w:r w:rsidRPr="00E352EF">
        <w:rPr>
          <w:rFonts w:ascii="Cambria" w:eastAsia="Calibri" w:hAnsi="Cambria" w:cs="Calibri"/>
          <w:b/>
        </w:rPr>
        <w:t>and</w:t>
      </w:r>
      <w:r w:rsidRPr="00E352EF">
        <w:rPr>
          <w:rFonts w:ascii="Cambria" w:eastAsia="Calibri" w:hAnsi="Cambria" w:cs="Calibri"/>
        </w:rPr>
        <w:t xml:space="preserve"> b | &lt;a | &gt;a | …]</w:t>
      </w:r>
    </w:p>
    <w:p w14:paraId="1A989883" w14:textId="77777777" w:rsidR="005D22B4" w:rsidRPr="00E352EF" w:rsidRDefault="005D22B4" w:rsidP="00200779">
      <w:pPr>
        <w:tabs>
          <w:tab w:val="left" w:pos="706"/>
          <w:tab w:val="left" w:pos="1138"/>
          <w:tab w:val="left" w:pos="1440"/>
          <w:tab w:val="left" w:pos="1699"/>
          <w:tab w:val="left" w:pos="2275"/>
        </w:tabs>
        <w:ind w:left="1080" w:right="-58"/>
        <w:jc w:val="both"/>
        <w:rPr>
          <w:rFonts w:ascii="Cambria" w:hAnsi="Cambria"/>
        </w:rPr>
      </w:pPr>
    </w:p>
    <w:p w14:paraId="6B1F9169"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1A4F59" w14:textId="77777777" w:rsidR="005A2227" w:rsidRPr="00E352EF" w:rsidRDefault="0097053A" w:rsidP="005D22B4">
      <w:pPr>
        <w:jc w:val="both"/>
        <w:rPr>
          <w:rFonts w:ascii="Cambria" w:eastAsia="Calibri" w:hAnsi="Cambria" w:cs="Calibri"/>
        </w:rPr>
      </w:pPr>
      <w:r w:rsidRPr="00E352EF">
        <w:rPr>
          <w:rFonts w:ascii="Cambria" w:eastAsia="Calibri" w:hAnsi="Cambria" w:cs="Calibri"/>
        </w:rPr>
        <w:t xml:space="preserve">This operator defines persistent </w:t>
      </w:r>
      <w:r w:rsidRPr="00E352EF">
        <w:rPr>
          <w:rFonts w:ascii="Cambria" w:eastAsia="Calibri" w:hAnsi="Cambria" w:cs="Calibri"/>
          <w:i/>
        </w:rPr>
        <w:t>ValueDomainSubset</w:t>
      </w:r>
      <w:r w:rsidRPr="00E352EF">
        <w:rPr>
          <w:rFonts w:ascii="Cambria" w:eastAsia="Calibri" w:hAnsi="Cambria" w:cs="Calibri"/>
        </w:rPr>
        <w:t xml:space="preserve"> artefacts that can be referenced by a reference to </w:t>
      </w:r>
      <w:r w:rsidRPr="00E352EF">
        <w:rPr>
          <w:rFonts w:ascii="Cambria" w:eastAsia="Calibri" w:hAnsi="Cambria" w:cs="Calibri"/>
          <w:i/>
        </w:rPr>
        <w:t>valueDomainSubsetId</w:t>
      </w:r>
      <w:r w:rsidRPr="00E352EF">
        <w:rPr>
          <w:rFonts w:ascii="Cambria" w:eastAsia="Calibri" w:hAnsi="Cambria" w:cs="Calibri"/>
        </w:rPr>
        <w:t xml:space="preserve">. References </w:t>
      </w:r>
      <w:r w:rsidRPr="00E352EF">
        <w:rPr>
          <w:rFonts w:ascii="Cambria" w:eastAsia="Calibri" w:hAnsi="Cambria" w:cs="Calibri"/>
          <w:i/>
        </w:rPr>
        <w:t>valueDomainRef</w:t>
      </w:r>
      <w:r w:rsidRPr="00E352EF">
        <w:rPr>
          <w:rFonts w:ascii="Cambria" w:eastAsia="Calibri" w:hAnsi="Cambria" w:cs="Calibri"/>
        </w:rPr>
        <w:t xml:space="preserve">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4D62D9E1" w14:textId="77777777" w:rsidR="005D22B4" w:rsidRPr="00E352EF" w:rsidRDefault="005D22B4" w:rsidP="005D22B4">
      <w:pPr>
        <w:jc w:val="both"/>
        <w:rPr>
          <w:rFonts w:ascii="Cambria" w:hAnsi="Cambria"/>
        </w:rPr>
      </w:pPr>
    </w:p>
    <w:p w14:paraId="644D70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9E91BFB" w14:textId="77777777" w:rsidR="005A2227" w:rsidRPr="00E352EF" w:rsidRDefault="0097053A" w:rsidP="002702B8">
      <w:pPr>
        <w:jc w:val="both"/>
        <w:rPr>
          <w:rFonts w:ascii="Cambria" w:hAnsi="Cambria"/>
        </w:rPr>
      </w:pPr>
      <w:r w:rsidRPr="00E352EF">
        <w:rPr>
          <w:rFonts w:ascii="Cambria" w:eastAsia="Calibri" w:hAnsi="Cambria" w:cs="Calibri"/>
        </w:rPr>
        <w:t>This operator takes as input an identifier for this ValueDomainSubset, a reference to an existing ValueDomain and the specification for its dimension in terms of subsets of the dimension of the referred ValueDomain.</w:t>
      </w:r>
    </w:p>
    <w:p w14:paraId="4EE33251" w14:textId="77777777" w:rsidR="005A2227" w:rsidRPr="00E352EF" w:rsidRDefault="0097053A" w:rsidP="002702B8">
      <w:pPr>
        <w:jc w:val="both"/>
        <w:rPr>
          <w:rFonts w:ascii="Cambria" w:hAnsi="Cambria"/>
        </w:rPr>
      </w:pPr>
      <w:r w:rsidRPr="00E352EF">
        <w:rPr>
          <w:rFonts w:ascii="Cambria" w:eastAsia="Calibri" w:hAnsi="Cambria" w:cs="Calibri"/>
        </w:rPr>
        <w:t xml:space="preserve">If no further constraints are posed, all the values that are allowed in the dimension of the ValueDomain are allowed in the ValueDomainSubset as well; alternatively, restrictions on the dimension can be specified according to a set of criteria. </w:t>
      </w:r>
    </w:p>
    <w:p w14:paraId="7D0E27DC" w14:textId="77777777" w:rsidR="005A2227" w:rsidRPr="00E352EF" w:rsidRDefault="0097053A" w:rsidP="002702B8">
      <w:pPr>
        <w:jc w:val="both"/>
        <w:rPr>
          <w:rFonts w:ascii="Cambria" w:hAnsi="Cambria"/>
        </w:rPr>
      </w:pPr>
      <w:r w:rsidRPr="00E352EF">
        <w:rPr>
          <w:rFonts w:ascii="Cambria" w:eastAsia="Calibri" w:hAnsi="Cambria" w:cs="Calibri"/>
        </w:rPr>
        <w:t>Only mono-dimensional ValueDomainSubsets can be defined, the multi-dimensional ValueDomainSubset are implicitly defined in the VTL information model as the Cartesian product of the mono-dimensional ones. The allowed values are directly those specified by the criteria. Otherwise, in case of n-dimensional ValueDomainSubsets, all the combinations of values of the mono-dimensional ValueDomainSubsets are possible, which means that the ValueDomainSubset contains the Cartesian product of the values of the single mono-dimensional ValueDomainSubset.</w:t>
      </w:r>
    </w:p>
    <w:p w14:paraId="231C2C58" w14:textId="77777777" w:rsidR="005A2227" w:rsidRPr="00E352EF" w:rsidRDefault="0097053A" w:rsidP="002702B8">
      <w:pPr>
        <w:jc w:val="both"/>
        <w:rPr>
          <w:rFonts w:ascii="Cambria" w:hAnsi="Cambria"/>
        </w:rPr>
      </w:pPr>
      <w:r w:rsidRPr="00E352EF">
        <w:rPr>
          <w:rFonts w:ascii="Cambria" w:eastAsia="Calibri" w:hAnsi="Cambria" w:cs="Calibri"/>
        </w:rPr>
        <w:t>The general rule is that the restrictions for the dimension must produce a subset of the values that are present in the ValueDomain for that dimension.</w:t>
      </w:r>
    </w:p>
    <w:p w14:paraId="0ADDE48B" w14:textId="77777777" w:rsidR="005A2227" w:rsidRPr="00E352EF" w:rsidRDefault="0097053A" w:rsidP="002702B8">
      <w:pPr>
        <w:jc w:val="both"/>
        <w:rPr>
          <w:rFonts w:ascii="Cambria" w:hAnsi="Cambria"/>
        </w:rPr>
      </w:pPr>
      <w:r w:rsidRPr="00E352EF">
        <w:rPr>
          <w:rFonts w:ascii="Cambria" w:eastAsia="Calibri" w:hAnsi="Cambria" w:cs="Calibri"/>
        </w:rPr>
        <w:t>The allowed criteria are the following: 1) with an in-line definition of a sub CodeList; 2) by restricting the dimensionType to a subset of allowed values by means of a criterion out of a set of pre-defined ones; 3) by allowing all the values that are allowed in the referred ValueDomain.</w:t>
      </w:r>
    </w:p>
    <w:p w14:paraId="7D95614A" w14:textId="77777777" w:rsidR="005A2227" w:rsidRPr="00E352EF" w:rsidRDefault="0097053A" w:rsidP="002702B8">
      <w:pPr>
        <w:jc w:val="both"/>
        <w:rPr>
          <w:rFonts w:ascii="Cambria" w:hAnsi="Cambria"/>
        </w:rPr>
      </w:pPr>
      <w:r w:rsidRPr="00E352EF">
        <w:rPr>
          <w:rFonts w:ascii="Cambria" w:eastAsia="Calibri" w:hAnsi="Cambria" w:cs="Calibri"/>
        </w:rPr>
        <w:t xml:space="preserve">If in the ValueDomain no restriction is applied, in the ValueDomainSubset any restriction that is coherent with the type of the respective dimension can be applied (hence no restriction, CodeList specification, data type restriction). If in the ValueDomain a CodeList (defining it in an in-line fashion) is specified, the ValueDomainSubset can either inherit all the values (no restriction) or restrict such CodeList specifying an in-line subset CodeList. If in the ValueDomain a </w:t>
      </w:r>
      <w:r w:rsidRPr="00E352EF">
        <w:rPr>
          <w:rFonts w:ascii="Cambria" w:eastAsia="Calibri" w:hAnsi="Cambria" w:cs="Calibri"/>
          <w:i/>
        </w:rPr>
        <w:t>dataTypeRestriction</w:t>
      </w:r>
      <w:r w:rsidRPr="00E352EF">
        <w:rPr>
          <w:rFonts w:ascii="Cambria" w:eastAsia="Calibri" w:hAnsi="Cambria" w:cs="Calibri"/>
        </w:rPr>
        <w:t xml:space="preserve"> is adopted, the ValueDomainSubset can either inherit all the values (no restriction) or use another </w:t>
      </w:r>
      <w:r w:rsidRPr="00E352EF">
        <w:rPr>
          <w:rFonts w:ascii="Cambria" w:eastAsia="Calibri" w:hAnsi="Cambria" w:cs="Calibri"/>
          <w:i/>
        </w:rPr>
        <w:t>dataTypeRestriction</w:t>
      </w:r>
      <w:r w:rsidRPr="00E352EF">
        <w:rPr>
          <w:rFonts w:ascii="Cambria" w:eastAsia="Calibri" w:hAnsi="Cambria" w:cs="Calibri"/>
        </w:rPr>
        <w:t xml:space="preserve"> that produces a subset of the parent one when applied to the original </w:t>
      </w:r>
      <w:r w:rsidRPr="00E352EF">
        <w:rPr>
          <w:rFonts w:ascii="Cambria" w:eastAsia="Calibri" w:hAnsi="Cambria" w:cs="Calibri"/>
          <w:i/>
        </w:rPr>
        <w:t>dimensionType</w:t>
      </w:r>
      <w:r w:rsidRPr="00E352EF">
        <w:rPr>
          <w:rFonts w:ascii="Cambria" w:eastAsia="Calibri" w:hAnsi="Cambria" w:cs="Calibri"/>
        </w:rPr>
        <w:t>.</w:t>
      </w:r>
    </w:p>
    <w:p w14:paraId="66C247F2" w14:textId="77777777" w:rsidR="005A2227" w:rsidRPr="00E352EF" w:rsidRDefault="0097053A" w:rsidP="002702B8">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64EF6B1" w14:textId="4AD53014" w:rsidR="005A2227" w:rsidRPr="00E352EF" w:rsidRDefault="0097053A" w:rsidP="002702B8">
      <w:pPr>
        <w:jc w:val="both"/>
        <w:rPr>
          <w:rFonts w:ascii="Cambria" w:hAnsi="Cambria"/>
        </w:rPr>
      </w:pPr>
      <w:r w:rsidRPr="00E352EF">
        <w:rPr>
          <w:rFonts w:ascii="Cambria" w:eastAsia="Calibri" w:hAnsi="Cambria" w:cs="Calibri"/>
        </w:rPr>
        <w:t xml:space="preserve">A ValueDomainSubset, identified by ValueDomainSubsetId, is created (the value of the property SetId is set to ValueDomainSubsetId). Its description SetDescr is set to the value of </w:t>
      </w:r>
      <w:r w:rsidRPr="00E352EF">
        <w:rPr>
          <w:rFonts w:ascii="Cambria" w:eastAsia="Calibri" w:hAnsi="Cambria" w:cs="Calibri"/>
          <w:i/>
        </w:rPr>
        <w:t>valueDomainSubsetDescription</w:t>
      </w:r>
      <w:r w:rsidRPr="00E352EF">
        <w:rPr>
          <w:rFonts w:ascii="Cambria" w:eastAsia="Calibri" w:hAnsi="Cambria" w:cs="Calibri"/>
        </w:rPr>
        <w:t xml:space="preserve">, if present, </w:t>
      </w:r>
      <w:r w:rsidRPr="00E352EF">
        <w:rPr>
          <w:rFonts w:ascii="Cambria" w:eastAsia="Calibri" w:hAnsi="Cambria" w:cs="Calibri"/>
        </w:rPr>
        <w:lastRenderedPageBreak/>
        <w:t xml:space="preserve">NULL otherwise. </w:t>
      </w:r>
      <w:r w:rsidR="00C50D79" w:rsidRPr="00E352EF">
        <w:rPr>
          <w:rFonts w:ascii="Cambria" w:eastAsia="Calibri" w:hAnsi="Cambria" w:cs="Calibri"/>
        </w:rPr>
        <w:t xml:space="preserve">Property isEnumerated is set according to parameter </w:t>
      </w:r>
      <w:r w:rsidR="00C50D79" w:rsidRPr="00E352EF">
        <w:rPr>
          <w:rFonts w:ascii="Cambria" w:eastAsia="Calibri" w:hAnsi="Cambria" w:cs="Calibri"/>
          <w:i/>
        </w:rPr>
        <w:t>isEnumerated</w:t>
      </w:r>
      <w:r w:rsidR="00C50D79" w:rsidRPr="00E352EF">
        <w:rPr>
          <w:rFonts w:ascii="Cambria" w:eastAsia="Calibri" w:hAnsi="Cambria" w:cs="Calibri"/>
        </w:rPr>
        <w:t xml:space="preserve"> and coherently with the Propery </w:t>
      </w:r>
      <w:r w:rsidR="00CD6F5B" w:rsidRPr="00E352EF">
        <w:rPr>
          <w:rFonts w:ascii="Cambria" w:eastAsia="Calibri" w:hAnsi="Cambria" w:cs="Calibri"/>
        </w:rPr>
        <w:t>Set</w:t>
      </w:r>
      <w:r w:rsidR="00C50D79" w:rsidRPr="00E352EF">
        <w:rPr>
          <w:rFonts w:ascii="Cambria" w:eastAsia="Calibri" w:hAnsi="Cambria" w:cs="Calibri"/>
        </w:rPr>
        <w:t>Criterion</w:t>
      </w:r>
      <w:r w:rsidRPr="00E352EF">
        <w:rPr>
          <w:rFonts w:ascii="Cambria" w:eastAsia="Calibri" w:hAnsi="Cambria" w:cs="Calibri"/>
        </w:rPr>
        <w:t>. Property Criterion is set to “IN_LINE_CODELIST” (in-line CodeList), “RESTRICTION” (type restriction), “FULL” (all the values of the referenced dimension) depending on how the allowed values have been specified.</w:t>
      </w:r>
    </w:p>
    <w:p w14:paraId="5E5AADBB" w14:textId="77777777" w:rsidR="005A2227" w:rsidRPr="00E352EF" w:rsidRDefault="0097053A" w:rsidP="002702B8">
      <w:pPr>
        <w:jc w:val="both"/>
        <w:rPr>
          <w:rFonts w:ascii="Cambria" w:hAnsi="Cambria"/>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ValueDomainSubset is created and its properties are set as follows. </w:t>
      </w:r>
    </w:p>
    <w:p w14:paraId="57C7B912" w14:textId="6FA245BB" w:rsidR="005A2227" w:rsidRPr="00E352EF" w:rsidRDefault="0097053A" w:rsidP="002702B8">
      <w:pPr>
        <w:jc w:val="both"/>
        <w:rPr>
          <w:rFonts w:ascii="Cambria" w:hAnsi="Cambria"/>
        </w:rPr>
      </w:pPr>
      <w:r w:rsidRPr="00E352EF">
        <w:rPr>
          <w:rFonts w:ascii="Cambria" w:eastAsia="Calibri" w:hAnsi="Cambria" w:cs="Calibri"/>
        </w:rPr>
        <w:t xml:space="preserve">The identifier SetId is set to ValueDomainSubsetId concatenated to the string “_REF_” concatenated to the compValueDomainId of the referred component ValueDomain. The property SetDescr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compValueDomainId of the referred component ValueDomain. Property </w:t>
      </w:r>
      <w:r w:rsidR="00057496" w:rsidRPr="00E352EF">
        <w:rPr>
          <w:rFonts w:ascii="Cambria" w:eastAsia="Calibri" w:hAnsi="Cambria" w:cs="Calibri"/>
        </w:rPr>
        <w:t>Set</w:t>
      </w:r>
      <w:r w:rsidRPr="00E352EF">
        <w:rPr>
          <w:rFonts w:ascii="Cambria" w:eastAsia="Calibri" w:hAnsi="Cambria" w:cs="Calibri"/>
        </w:rPr>
        <w:t>Criterion is set to “IN_LINE_CODELIST” (in-line CodeList), “RESTRICTION” (type restriction), “FULL” (all the values of the referenced dimension) depending on how the allowed values have been specified.</w:t>
      </w:r>
    </w:p>
    <w:p w14:paraId="2413D516" w14:textId="77777777" w:rsidR="005A2227" w:rsidRPr="00E352EF" w:rsidRDefault="0097053A" w:rsidP="002702B8">
      <w:pPr>
        <w:jc w:val="both"/>
        <w:rPr>
          <w:rFonts w:ascii="Cambria" w:hAnsi="Cambria"/>
        </w:rPr>
      </w:pPr>
      <w:r w:rsidRPr="00E352EF">
        <w:rPr>
          <w:rFonts w:ascii="Cambria" w:eastAsia="Calibri" w:hAnsi="Cambria" w:cs="Calibri"/>
        </w:rPr>
        <w:t>Note that unlike in the ValueDomains, the identifiers for the component ValueDomainSubsets are statically specified and cannot be overridden. They are unique for a given ValueDomain and ValueDomainSubsets, so that a ValueDomain can be restricted in different ways. Moreover, note that there is no need for an artefact memorizing the relationship between the component ValueDomainSubsets and the compound ones, since it can be directly inferred from the identifiers conventions.</w:t>
      </w:r>
    </w:p>
    <w:p w14:paraId="27E275E6" w14:textId="77777777" w:rsidR="005A2227" w:rsidRPr="00E352EF" w:rsidRDefault="0097053A" w:rsidP="002702B8">
      <w:pPr>
        <w:jc w:val="both"/>
        <w:rPr>
          <w:rFonts w:ascii="Cambria" w:eastAsia="Calibri" w:hAnsi="Cambria" w:cs="Calibri"/>
        </w:rPr>
      </w:pPr>
      <w:r w:rsidRPr="00E352EF">
        <w:rPr>
          <w:rFonts w:ascii="Cambria" w:eastAsia="Calibri" w:hAnsi="Cambria" w:cs="Calibri"/>
        </w:rPr>
        <w:t>This operator also allows to alter existing ValueDomainSubset in a basic way. If a ValueDomainSubset with the same valueDomainSubsetId already exists in the information model, it is replaced by the newly defined one. The same holds for the respective component.</w:t>
      </w:r>
    </w:p>
    <w:p w14:paraId="35D1C848" w14:textId="77777777" w:rsidR="005D22B4" w:rsidRPr="00E352EF" w:rsidRDefault="005D22B4" w:rsidP="005D22B4">
      <w:pPr>
        <w:rPr>
          <w:rFonts w:ascii="Cambria" w:hAnsi="Cambria"/>
        </w:rPr>
      </w:pPr>
    </w:p>
    <w:p w14:paraId="4BFD2FD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B2077EF" w14:textId="77777777" w:rsidR="005A2227" w:rsidRPr="00E352EF" w:rsidRDefault="0097053A" w:rsidP="005D22B4">
      <w:pPr>
        <w:jc w:val="both"/>
        <w:rPr>
          <w:rFonts w:ascii="Cambria" w:hAnsi="Cambria"/>
        </w:rPr>
      </w:pPr>
      <w:r w:rsidRPr="00E352EF">
        <w:rPr>
          <w:rFonts w:ascii="Cambria" w:eastAsia="Calibri" w:hAnsi="Cambria" w:cs="Calibri"/>
        </w:rPr>
        <w:t>1) This example defines a ValueDomainSubset of positive numbers as a restriction of a ValueDomain allowing any integer number.</w:t>
      </w:r>
    </w:p>
    <w:p w14:paraId="37A5F433"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Numbers(“Integer Numbers”, integer);</w:t>
      </w:r>
    </w:p>
    <w:p w14:paraId="74962356"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ValueDomainSubset PositiveNumbers (“Number greater than 0”, Numbers, </w:t>
      </w:r>
      <w:r w:rsidRPr="00E352EF">
        <w:rPr>
          <w:rFonts w:ascii="Cambria" w:eastAsia="Calibri" w:hAnsi="Cambria" w:cs="Calibri"/>
          <w:b/>
        </w:rPr>
        <w:t>restrict</w:t>
      </w:r>
      <w:r w:rsidRPr="00E352EF">
        <w:rPr>
          <w:rFonts w:ascii="Cambria" w:eastAsia="Calibri" w:hAnsi="Cambria" w:cs="Calibri"/>
        </w:rPr>
        <w:t xml:space="preserve"> &gt; 0)</w:t>
      </w:r>
    </w:p>
    <w:p w14:paraId="3ED6A024" w14:textId="77777777" w:rsidR="005A2227" w:rsidRPr="00E352EF" w:rsidRDefault="005A2227" w:rsidP="005D22B4">
      <w:pPr>
        <w:jc w:val="both"/>
        <w:rPr>
          <w:rFonts w:ascii="Cambria" w:hAnsi="Cambria"/>
        </w:rPr>
      </w:pPr>
    </w:p>
    <w:p w14:paraId="4ACA4F55" w14:textId="77777777" w:rsidR="005A2227" w:rsidRPr="00E352EF" w:rsidRDefault="0097053A" w:rsidP="005D22B4">
      <w:pPr>
        <w:jc w:val="both"/>
        <w:rPr>
          <w:rFonts w:ascii="Cambria" w:hAnsi="Cambria"/>
        </w:rPr>
      </w:pPr>
      <w:r w:rsidRPr="00E352EF">
        <w:rPr>
          <w:rFonts w:ascii="Cambria" w:eastAsia="Calibri" w:hAnsi="Cambria" w:cs="Calibri"/>
        </w:rPr>
        <w:t>2) This example defines a ValueDomainSubset for email addresses, as a restriction of a ValueDomain allowing any string.</w:t>
      </w:r>
    </w:p>
    <w:p w14:paraId="4E5249F1"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EmailAddresses(“E-mail addresses”, string-literal);</w:t>
      </w:r>
    </w:p>
    <w:p w14:paraId="45EB8921" w14:textId="77777777" w:rsidR="005A2227" w:rsidRPr="00E352EF" w:rsidRDefault="0097053A" w:rsidP="005D22B4">
      <w:pPr>
        <w:jc w:val="both"/>
        <w:rPr>
          <w:rFonts w:ascii="Cambria" w:hAnsi="Cambria"/>
        </w:rPr>
      </w:pPr>
      <w:r w:rsidRPr="00E352EF">
        <w:rPr>
          <w:rFonts w:ascii="Cambria" w:eastAsia="Calibri" w:hAnsi="Cambria" w:cs="Calibri"/>
        </w:rPr>
        <w:t>define ValueDomainSubset validEmailAddress(“Valid e-mail addresses”, EmailAddresses, restrict “[a-z]+@[a-z].[a-z]+”</w:t>
      </w:r>
    </w:p>
    <w:p w14:paraId="77F88403" w14:textId="77777777" w:rsidR="005A2227" w:rsidRPr="00E352EF" w:rsidRDefault="005A2227" w:rsidP="005D22B4"/>
    <w:p w14:paraId="13ED5CCE" w14:textId="77777777" w:rsidR="005A2227" w:rsidRPr="00E352EF" w:rsidRDefault="0097053A" w:rsidP="00EB1629">
      <w:pPr>
        <w:pStyle w:val="Stile3"/>
        <w:rPr>
          <w:lang w:val="en-GB"/>
        </w:rPr>
      </w:pPr>
      <w:bookmarkStart w:id="71" w:name="_Toc463805715"/>
      <w:bookmarkStart w:id="72" w:name="_Toc464487882"/>
      <w:r w:rsidRPr="00E352EF">
        <w:rPr>
          <w:lang w:val="en-GB"/>
        </w:rPr>
        <w:t>defineVariable</w:t>
      </w:r>
      <w:bookmarkEnd w:id="71"/>
      <w:bookmarkEnd w:id="72"/>
    </w:p>
    <w:p w14:paraId="140E0C1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79F2FCEF" w14:textId="77777777" w:rsidR="005A2227" w:rsidRPr="00E352EF" w:rsidRDefault="0097053A" w:rsidP="009F126A">
      <w:pPr>
        <w:rPr>
          <w:rFonts w:ascii="Cambria" w:hAnsi="Cambria"/>
        </w:rPr>
      </w:pPr>
      <w:r w:rsidRPr="00E352EF">
        <w:rPr>
          <w:rFonts w:ascii="Cambria" w:hAnsi="Cambria"/>
        </w:rPr>
        <w:t xml:space="preserve">The operator </w:t>
      </w:r>
      <w:r w:rsidRPr="00E352EF">
        <w:rPr>
          <w:rFonts w:ascii="Cambria" w:hAnsi="Cambria"/>
          <w:b/>
        </w:rPr>
        <w:t>defineVariable</w:t>
      </w:r>
      <w:r w:rsidRPr="00E352EF">
        <w:rPr>
          <w:rFonts w:ascii="Cambria" w:hAnsi="Cambria"/>
        </w:rPr>
        <w:t xml:space="preserve"> defines a persistent Variable in the </w:t>
      </w:r>
      <w:r w:rsidR="00DD0A7F" w:rsidRPr="00E352EF">
        <w:rPr>
          <w:rFonts w:ascii="Cambria" w:hAnsi="Cambria"/>
        </w:rPr>
        <w:t xml:space="preserve">VTL </w:t>
      </w:r>
      <w:r w:rsidRPr="00E352EF">
        <w:rPr>
          <w:rFonts w:ascii="Cambria" w:hAnsi="Cambria"/>
        </w:rPr>
        <w:t>information model</w:t>
      </w:r>
      <w:r w:rsidR="00DD0A7F" w:rsidRPr="00E352EF">
        <w:rPr>
          <w:rFonts w:ascii="Cambria" w:hAnsi="Cambria"/>
        </w:rPr>
        <w:t>.</w:t>
      </w:r>
    </w:p>
    <w:p w14:paraId="79DE6591" w14:textId="77777777" w:rsidR="00DD0A7F" w:rsidRPr="00E352EF" w:rsidRDefault="00DD0A7F" w:rsidP="009F126A"/>
    <w:p w14:paraId="63EB588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B0C9DA" w14:textId="3F5A084D" w:rsidR="005A2227" w:rsidRPr="00E352EF" w:rsidRDefault="0097053A" w:rsidP="009F126A">
      <w:pPr>
        <w:rPr>
          <w:rFonts w:asciiTheme="majorHAnsi" w:hAnsiTheme="majorHAnsi"/>
        </w:rPr>
      </w:pPr>
      <w:r w:rsidRPr="00E352EF">
        <w:rPr>
          <w:rFonts w:asciiTheme="majorHAnsi" w:eastAsia="Calibri" w:hAnsiTheme="majorHAnsi"/>
          <w:b/>
        </w:rPr>
        <w:t xml:space="preserve">defineVariable </w:t>
      </w:r>
      <w:r w:rsidRPr="00E352EF">
        <w:rPr>
          <w:rFonts w:asciiTheme="majorHAnsi" w:eastAsia="Calibri" w:hAnsiTheme="majorHAnsi"/>
          <w:i/>
        </w:rPr>
        <w:t>variableId</w:t>
      </w:r>
    </w:p>
    <w:p w14:paraId="573C859D" w14:textId="77777777" w:rsidR="005A2227" w:rsidRPr="00E352EF" w:rsidRDefault="0097053A" w:rsidP="00DD0A7F">
      <w:r w:rsidRPr="00E352EF">
        <w:rPr>
          <w:rFonts w:ascii="Calibri" w:eastAsia="Calibri" w:hAnsi="Calibri" w:cs="Calibri"/>
        </w:rPr>
        <w:t xml:space="preserve">   </w:t>
      </w:r>
      <w:r w:rsidRPr="00E352EF">
        <w:tab/>
      </w:r>
    </w:p>
    <w:p w14:paraId="47DEB49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5C22B64" w14:textId="77777777" w:rsidR="005A2227" w:rsidRPr="00E352EF" w:rsidRDefault="0097053A">
      <w:pPr>
        <w:jc w:val="both"/>
      </w:pPr>
      <w:r w:rsidRPr="00E352EF">
        <w:rPr>
          <w:rFonts w:ascii="Calibri" w:eastAsia="Calibri" w:hAnsi="Calibri" w:cs="Calibri"/>
          <w:i/>
        </w:rPr>
        <w:t>variableId</w:t>
      </w:r>
      <w:r w:rsidR="00DC675D" w:rsidRPr="00E352EF">
        <w:rPr>
          <w:rFonts w:ascii="Calibri" w:eastAsia="Calibri" w:hAnsi="Calibri" w:cs="Calibr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450779D0" w14:textId="77777777" w:rsidR="005A2227" w:rsidRPr="00E352EF" w:rsidRDefault="0097053A" w:rsidP="00EB1629">
      <w:pPr>
        <w:pStyle w:val="Stile3"/>
        <w:rPr>
          <w:lang w:val="en-GB"/>
        </w:rPr>
      </w:pPr>
      <w:bookmarkStart w:id="73" w:name="_Toc463805716"/>
      <w:bookmarkStart w:id="74" w:name="_Toc464487883"/>
      <w:r w:rsidRPr="00E352EF">
        <w:rPr>
          <w:lang w:val="en-GB"/>
        </w:rPr>
        <w:t>defineDataStructure</w:t>
      </w:r>
      <w:bookmarkEnd w:id="73"/>
      <w:bookmarkEnd w:id="74"/>
    </w:p>
    <w:p w14:paraId="4AD8FC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152EFDC" w14:textId="77777777" w:rsidR="005A2227" w:rsidRPr="00E352EF" w:rsidRDefault="0097053A" w:rsidP="005D22B4">
      <w:r w:rsidRPr="00E352EF">
        <w:t xml:space="preserve">The operator </w:t>
      </w:r>
      <w:r w:rsidRPr="00E352EF">
        <w:rPr>
          <w:b/>
        </w:rPr>
        <w:t>defineDataStructure</w:t>
      </w:r>
      <w:r w:rsidRPr="00E352EF">
        <w:t xml:space="preserve"> defines a persistent DataStructure in the </w:t>
      </w:r>
      <w:r w:rsidR="001F77FC" w:rsidRPr="00E352EF">
        <w:t xml:space="preserve">VTL </w:t>
      </w:r>
      <w:r w:rsidRPr="00E352EF">
        <w:t>information model</w:t>
      </w:r>
    </w:p>
    <w:p w14:paraId="65C88A02" w14:textId="77777777" w:rsidR="005D22B4" w:rsidRPr="00E352EF" w:rsidRDefault="005D22B4" w:rsidP="005D22B4"/>
    <w:p w14:paraId="59636CA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4D417A" w14:textId="7BFD4511" w:rsidR="005A2227" w:rsidRPr="00E352EF" w:rsidRDefault="0097053A" w:rsidP="00597269">
      <w:pPr>
        <w:rPr>
          <w:rFonts w:ascii="Cambria" w:hAnsi="Cambria"/>
        </w:rPr>
      </w:pPr>
      <w:r w:rsidRPr="00E352EF">
        <w:rPr>
          <w:rFonts w:ascii="Cambria" w:eastAsia="Calibri" w:hAnsi="Cambria"/>
          <w:b/>
        </w:rPr>
        <w:t xml:space="preserve">defineDataStructure </w:t>
      </w:r>
      <w:r w:rsidRPr="00E352EF">
        <w:rPr>
          <w:rFonts w:ascii="Cambria" w:eastAsia="Calibri" w:hAnsi="Cambria"/>
          <w:i/>
        </w:rPr>
        <w:t xml:space="preserve">dataStructureId </w:t>
      </w:r>
      <w:r w:rsidRPr="00E352EF">
        <w:rPr>
          <w:rFonts w:ascii="Cambria" w:eastAsia="Calibri" w:hAnsi="Cambria"/>
          <w:b/>
        </w:rPr>
        <w:t>(</w:t>
      </w:r>
    </w:p>
    <w:p w14:paraId="6CD5BF3B" w14:textId="77777777" w:rsidR="005A2227" w:rsidRPr="00E352EF" w:rsidRDefault="0097053A" w:rsidP="005D22B4">
      <w:r w:rsidRPr="00E352EF">
        <w:rPr>
          <w:rFonts w:ascii="Calibri" w:eastAsia="Calibri" w:hAnsi="Calibri" w:cs="Calibri"/>
        </w:rPr>
        <w:t xml:space="preserve">   </w:t>
      </w:r>
      <w:r w:rsidRPr="00E352EF">
        <w:tab/>
      </w:r>
      <w:r w:rsidRPr="00E352EF">
        <w:rPr>
          <w:rFonts w:ascii="Calibri" w:eastAsia="Calibri" w:hAnsi="Calibri" w:cs="Calibri"/>
        </w:rPr>
        <w:t>{</w:t>
      </w:r>
      <w:r w:rsidRPr="00E352EF">
        <w:rPr>
          <w:rFonts w:ascii="Calibri" w:eastAsia="Calibri" w:hAnsi="Calibri" w:cs="Calibri"/>
          <w:i/>
        </w:rPr>
        <w:t>dataStructureDescr</w:t>
      </w:r>
      <w:r w:rsidRPr="00E352EF">
        <w:rPr>
          <w:rFonts w:ascii="Calibri" w:eastAsia="Calibri" w:hAnsi="Calibri" w:cs="Calibri"/>
        </w:rPr>
        <w:t xml:space="preserve">} </w:t>
      </w:r>
    </w:p>
    <w:p w14:paraId="5F16396F" w14:textId="77777777" w:rsidR="005A2227" w:rsidRPr="00E352EF" w:rsidRDefault="0097053A" w:rsidP="00597269">
      <w:pPr>
        <w:rPr>
          <w:rFonts w:ascii="Cambria" w:hAnsi="Cambria"/>
        </w:rPr>
      </w:pPr>
      <w:r w:rsidRPr="00E352EF">
        <w:rPr>
          <w:rFonts w:ascii="Cambria" w:hAnsi="Cambria"/>
        </w:rPr>
        <w:tab/>
      </w:r>
      <w:r w:rsidRPr="00E352EF">
        <w:rPr>
          <w:rFonts w:ascii="Cambria" w:eastAsia="Calibri" w:hAnsi="Cambria"/>
        </w:rPr>
        <w:t xml:space="preserve">{ [ </w:t>
      </w:r>
      <w:r w:rsidRPr="00E352EF">
        <w:rPr>
          <w:rFonts w:ascii="Cambria" w:eastAsia="Calibri" w:hAnsi="Cambria"/>
          <w:i/>
        </w:rPr>
        <w:t>componentType</w:t>
      </w:r>
      <w:r w:rsidRPr="00E352EF">
        <w:rPr>
          <w:rFonts w:ascii="Cambria" w:eastAsia="Calibri" w:hAnsi="Cambria"/>
        </w:rPr>
        <w:t xml:space="preserve"> </w:t>
      </w:r>
      <w:r w:rsidRPr="00E352EF">
        <w:rPr>
          <w:rFonts w:ascii="Cambria" w:eastAsia="Calibri" w:hAnsi="Cambria"/>
          <w:b/>
        </w:rPr>
        <w:t>(</w:t>
      </w:r>
      <w:r w:rsidRPr="00E352EF">
        <w:rPr>
          <w:rFonts w:ascii="Cambria" w:eastAsia="Calibri" w:hAnsi="Cambria"/>
        </w:rPr>
        <w:t xml:space="preserve"> </w:t>
      </w:r>
      <w:r w:rsidRPr="00E352EF">
        <w:rPr>
          <w:rFonts w:ascii="Cambria" w:eastAsia="Calibri" w:hAnsi="Cambria"/>
          <w:i/>
        </w:rPr>
        <w:t>componentName</w:t>
      </w:r>
      <w:r w:rsidRPr="00E352EF">
        <w:rPr>
          <w:rFonts w:ascii="Cambria" w:eastAsia="Calibri" w:hAnsi="Cambria"/>
        </w:rPr>
        <w:t xml:space="preserve"> [</w:t>
      </w:r>
      <w:r w:rsidRPr="00E352EF">
        <w:rPr>
          <w:rFonts w:ascii="Cambria" w:eastAsia="Calibri" w:hAnsi="Cambria"/>
          <w:b/>
        </w:rPr>
        <w:t>Identifier</w:t>
      </w:r>
      <w:r w:rsidRPr="00E352EF">
        <w:rPr>
          <w:rFonts w:ascii="Cambria" w:eastAsia="Calibri" w:hAnsi="Cambria"/>
        </w:rPr>
        <w:t xml:space="preserve"> |</w:t>
      </w:r>
      <w:r w:rsidRPr="00E352EF">
        <w:rPr>
          <w:rFonts w:ascii="Cambria" w:eastAsia="Calibri" w:hAnsi="Cambria"/>
          <w:b/>
        </w:rPr>
        <w:t xml:space="preserve"> Measure</w:t>
      </w:r>
      <w:r w:rsidRPr="00E352EF">
        <w:rPr>
          <w:rFonts w:ascii="Cambria" w:eastAsia="Calibri" w:hAnsi="Cambria"/>
        </w:rPr>
        <w:t xml:space="preserve"> | </w:t>
      </w:r>
      <w:r w:rsidRPr="00E352EF">
        <w:rPr>
          <w:rFonts w:ascii="Cambria" w:eastAsia="Calibri" w:hAnsi="Cambria"/>
          <w:b/>
        </w:rPr>
        <w:t>Attribute</w:t>
      </w:r>
      <w:r w:rsidRPr="00E352EF">
        <w:rPr>
          <w:rFonts w:ascii="Cambria" w:eastAsia="Calibri" w:hAnsi="Cambria"/>
        </w:rPr>
        <w:t xml:space="preserve">] </w:t>
      </w:r>
      <w:r w:rsidRPr="00E352EF">
        <w:rPr>
          <w:rFonts w:ascii="Cambria" w:eastAsia="Calibri" w:hAnsi="Cambria"/>
          <w:b/>
        </w:rPr>
        <w:t xml:space="preserve">) </w:t>
      </w:r>
      <w:r w:rsidRPr="00E352EF">
        <w:rPr>
          <w:rFonts w:ascii="Cambria" w:eastAsia="Calibri" w:hAnsi="Cambria"/>
        </w:rPr>
        <w:t xml:space="preserve"> |</w:t>
      </w:r>
    </w:p>
    <w:p w14:paraId="72A6530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71CC2F79"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 xml:space="preserve">   )</w:t>
      </w:r>
    </w:p>
    <w:p w14:paraId="41461F95" w14:textId="77777777" w:rsidR="005D22B4" w:rsidRPr="00E352EF" w:rsidRDefault="005D22B4" w:rsidP="005D22B4">
      <w:pPr>
        <w:jc w:val="both"/>
      </w:pPr>
    </w:p>
    <w:p w14:paraId="653E3E6F" w14:textId="77777777" w:rsidR="00667F59" w:rsidRPr="00E352EF" w:rsidRDefault="00667F59" w:rsidP="005D22B4">
      <w:pPr>
        <w:jc w:val="both"/>
      </w:pPr>
    </w:p>
    <w:p w14:paraId="3A365CE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52964E6D" w14:textId="77777777" w:rsidR="005A2227" w:rsidRPr="00E352EF" w:rsidRDefault="0097053A" w:rsidP="005D22B4">
      <w:pPr>
        <w:jc w:val="both"/>
        <w:rPr>
          <w:rFonts w:ascii="Cambria" w:hAnsi="Cambria"/>
        </w:rPr>
      </w:pPr>
      <w:r w:rsidRPr="00E352EF">
        <w:rPr>
          <w:rFonts w:ascii="Cambria" w:eastAsia="Calibri" w:hAnsi="Cambria" w:cs="Calibri"/>
          <w:i/>
        </w:rPr>
        <w:t>dataStructureId</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B4B7CE4" w14:textId="77777777" w:rsidR="005A2227" w:rsidRPr="00E352EF" w:rsidRDefault="0097053A" w:rsidP="005D22B4">
      <w:pPr>
        <w:jc w:val="both"/>
        <w:rPr>
          <w:rFonts w:ascii="Cambria" w:hAnsi="Cambria"/>
        </w:rPr>
      </w:pPr>
      <w:r w:rsidRPr="00E352EF">
        <w:rPr>
          <w:rFonts w:ascii="Cambria" w:eastAsia="Calibri" w:hAnsi="Cambria" w:cs="Calibri"/>
          <w:i/>
        </w:rPr>
        <w:t>dataStructureDescr</w:t>
      </w:r>
      <w:r w:rsidR="00DC675D"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4A033A1A"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78D8DA46"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23A9FAC"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E0C6739" w14:textId="77777777" w:rsidR="00663B4D" w:rsidRPr="00E352EF" w:rsidRDefault="00663B4D" w:rsidP="005D22B4">
      <w:pPr>
        <w:jc w:val="both"/>
        <w:rPr>
          <w:rFonts w:ascii="Cambria" w:hAnsi="Cambria"/>
        </w:rPr>
      </w:pPr>
    </w:p>
    <w:p w14:paraId="0CE0B21A"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dataStructureId – </w:t>
      </w:r>
      <w:r w:rsidRPr="00E352EF">
        <w:rPr>
          <w:rFonts w:ascii="Cambria" w:eastAsia="Calibri" w:hAnsi="Cambria" w:cs="Calibri"/>
        </w:rPr>
        <w:t xml:space="preserve">is the identifier of the new </w:t>
      </w:r>
      <w:r w:rsidRPr="00E352EF">
        <w:rPr>
          <w:rFonts w:ascii="Cambria" w:eastAsia="Calibri" w:hAnsi="Cambria" w:cs="Calibri"/>
          <w:i/>
        </w:rPr>
        <w:t>DataStructure</w:t>
      </w:r>
      <w:r w:rsidRPr="00E352EF">
        <w:rPr>
          <w:rFonts w:ascii="Cambria" w:eastAsia="Calibri" w:hAnsi="Cambria" w:cs="Calibri"/>
        </w:rPr>
        <w:t>.</w:t>
      </w:r>
    </w:p>
    <w:p w14:paraId="231D525C"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dataStructureDescr </w:t>
      </w:r>
      <w:r w:rsidRPr="00E352EF">
        <w:rPr>
          <w:rFonts w:ascii="Cambria" w:eastAsia="Calibri" w:hAnsi="Cambria" w:cs="Calibri"/>
        </w:rPr>
        <w:t xml:space="preserve">– is a string that describe the new </w:t>
      </w:r>
      <w:r w:rsidRPr="00E352EF">
        <w:rPr>
          <w:rFonts w:ascii="Cambria" w:eastAsia="Calibri" w:hAnsi="Cambria" w:cs="Calibri"/>
          <w:i/>
        </w:rPr>
        <w:t>DataStructure</w:t>
      </w:r>
      <w:r w:rsidRPr="00E352EF">
        <w:rPr>
          <w:rFonts w:ascii="Cambria" w:eastAsia="Calibri" w:hAnsi="Cambria" w:cs="Calibri"/>
        </w:rPr>
        <w:t>.</w:t>
      </w:r>
    </w:p>
    <w:p w14:paraId="36ED4EC4"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componentType </w:t>
      </w:r>
      <w:r w:rsidRPr="00E352EF">
        <w:rPr>
          <w:rFonts w:ascii="Cambria" w:eastAsia="Calibri" w:hAnsi="Cambria" w:cs="Calibri"/>
        </w:rPr>
        <w:t xml:space="preserve">– is the type of a Component in the new </w:t>
      </w:r>
      <w:r w:rsidRPr="00E352EF">
        <w:rPr>
          <w:rFonts w:ascii="Cambria" w:eastAsia="Calibri" w:hAnsi="Cambria" w:cs="Calibri"/>
          <w:i/>
        </w:rPr>
        <w:t>DataStructure</w:t>
      </w:r>
      <w:r w:rsidRPr="00E352EF">
        <w:rPr>
          <w:rFonts w:ascii="Cambria" w:eastAsia="Calibri" w:hAnsi="Cambria" w:cs="Calibri"/>
        </w:rPr>
        <w:t>.</w:t>
      </w:r>
    </w:p>
    <w:p w14:paraId="48F389A6"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componentName – </w:t>
      </w:r>
      <w:r w:rsidRPr="00E352EF">
        <w:rPr>
          <w:rFonts w:ascii="Cambria" w:eastAsia="Calibri" w:hAnsi="Cambria" w:cs="Calibri"/>
        </w:rPr>
        <w:t xml:space="preserve">is a string that represents the name of the Component in the new </w:t>
      </w:r>
      <w:r w:rsidRPr="00E352EF">
        <w:rPr>
          <w:rFonts w:ascii="Cambria" w:eastAsia="Calibri" w:hAnsi="Cambria" w:cs="Calibri"/>
          <w:i/>
        </w:rPr>
        <w:t>DataStructure</w:t>
      </w:r>
      <w:r w:rsidRPr="00E352EF">
        <w:rPr>
          <w:rFonts w:ascii="Cambria" w:eastAsia="Calibri" w:hAnsi="Cambria" w:cs="Calibri"/>
        </w:rPr>
        <w:t>.</w:t>
      </w:r>
    </w:p>
    <w:p w14:paraId="41F473FB" w14:textId="77777777" w:rsidR="005A2227" w:rsidRPr="00E352EF" w:rsidRDefault="0097053A" w:rsidP="008A7573">
      <w:pPr>
        <w:numPr>
          <w:ilvl w:val="0"/>
          <w:numId w:val="42"/>
        </w:numPr>
        <w:tabs>
          <w:tab w:val="left" w:pos="0"/>
        </w:tabs>
        <w:ind w:left="360"/>
        <w:jc w:val="both"/>
        <w:rPr>
          <w:rFonts w:ascii="Cambria" w:hAnsi="Cambria"/>
        </w:rPr>
      </w:pPr>
      <w:r w:rsidRPr="00E352EF">
        <w:rPr>
          <w:rFonts w:ascii="Cambria" w:eastAsia="Calibri" w:hAnsi="Cambria" w:cs="Calibri"/>
          <w:i/>
        </w:rPr>
        <w:t xml:space="preserve">valueDomainSubsetRef – </w:t>
      </w:r>
      <w:r w:rsidRPr="00E352EF">
        <w:rPr>
          <w:rFonts w:ascii="Cambria" w:eastAsia="Calibri" w:hAnsi="Cambria" w:cs="Calibri"/>
        </w:rPr>
        <w:t xml:space="preserve">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5A123362" w14:textId="77777777" w:rsidR="005D22B4" w:rsidRPr="00E352EF" w:rsidRDefault="005D22B4" w:rsidP="005D22B4">
      <w:pPr>
        <w:rPr>
          <w:rFonts w:ascii="Cambria" w:eastAsia="Calibri" w:hAnsi="Cambria" w:cs="Calibri"/>
          <w:i/>
          <w:color w:val="5B9BD5"/>
          <w:sz w:val="22"/>
        </w:rPr>
      </w:pPr>
    </w:p>
    <w:p w14:paraId="074A103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F5CF11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IdentifierComponent must be defined.</w:t>
      </w:r>
    </w:p>
    <w:p w14:paraId="6B9AA4E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MeasureComponent must be defined.</w:t>
      </w:r>
    </w:p>
    <w:p w14:paraId="26B5E533"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2B26ABEC" w14:textId="77777777" w:rsidR="005D22B4" w:rsidRPr="00E352EF" w:rsidRDefault="005D22B4" w:rsidP="005D22B4">
      <w:pPr>
        <w:rPr>
          <w:rFonts w:ascii="Cambria" w:eastAsia="Calibri" w:hAnsi="Cambria" w:cs="Calibri"/>
          <w:i/>
          <w:color w:val="5B9BD5"/>
          <w:sz w:val="22"/>
        </w:rPr>
      </w:pPr>
    </w:p>
    <w:p w14:paraId="059E40C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23279CB6"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DataStructure artefact that can be referenced by a reference to </w:t>
      </w:r>
      <w:r w:rsidRPr="00E352EF">
        <w:rPr>
          <w:rFonts w:ascii="Cambria" w:eastAsia="Calibri" w:hAnsi="Cambria" w:cs="Calibri"/>
          <w:i/>
        </w:rPr>
        <w:t>dataStructureId</w:t>
      </w:r>
      <w:r w:rsidRPr="00E352EF">
        <w:rPr>
          <w:rFonts w:ascii="Cambria" w:eastAsia="Calibri" w:hAnsi="Cambria" w:cs="Calibri"/>
        </w:rPr>
        <w:t>, in the VTL information model.</w:t>
      </w:r>
    </w:p>
    <w:p w14:paraId="41B3AF1C" w14:textId="77777777" w:rsidR="005D22B4" w:rsidRPr="00E352EF" w:rsidRDefault="005D22B4" w:rsidP="005D22B4">
      <w:pPr>
        <w:rPr>
          <w:rFonts w:ascii="Cambria" w:eastAsia="Calibri" w:hAnsi="Cambria" w:cs="Calibri"/>
          <w:i/>
          <w:color w:val="5B9BD5"/>
          <w:sz w:val="22"/>
        </w:rPr>
      </w:pPr>
    </w:p>
    <w:p w14:paraId="255199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6795155" w14:textId="77777777" w:rsidR="005A2227" w:rsidRPr="00E352EF" w:rsidRDefault="0097053A" w:rsidP="003C21AD">
      <w:pPr>
        <w:jc w:val="both"/>
        <w:rPr>
          <w:rFonts w:ascii="Cambria" w:hAnsi="Cambria"/>
        </w:rPr>
      </w:pPr>
      <w:r w:rsidRPr="00E352EF">
        <w:rPr>
          <w:rFonts w:ascii="Cambria" w:eastAsia="Calibri" w:hAnsi="Cambria" w:cs="Calibri"/>
        </w:rPr>
        <w:t xml:space="preserve">This operator defines a persistent DataStructure in the information model, allowing to specify its name and the description, along with the characteristics of its Components. It takes as input the identifier for this DataStructure, according to the conventions for it, optionally a description, and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(mono-dimensional) is specified to restrict the allowed values. </w:t>
      </w:r>
    </w:p>
    <w:p w14:paraId="37320152" w14:textId="77777777" w:rsidR="005A2227" w:rsidRPr="00E352EF" w:rsidRDefault="0097053A" w:rsidP="003C21AD">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The ValueDomainSubset is mono-dimensional, it restricts the allowed values for a single Component; </w:t>
      </w:r>
    </w:p>
    <w:p w14:paraId="14697FA8" w14:textId="77777777" w:rsidR="005A2227" w:rsidRPr="00E352EF" w:rsidRDefault="0097053A" w:rsidP="003C21AD">
      <w:pPr>
        <w:jc w:val="both"/>
        <w:rPr>
          <w:rFonts w:ascii="Cambria" w:hAnsi="Cambria"/>
        </w:rPr>
      </w:pPr>
      <w:r w:rsidRPr="00E352EF">
        <w:rPr>
          <w:rFonts w:ascii="Cambria" w:eastAsia="Calibri" w:hAnsi="Cambria" w:cs="Calibri"/>
        </w:rPr>
        <w:t xml:space="preserve">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2E5313D8" w14:textId="77777777" w:rsidR="005A2227" w:rsidRPr="00E352EF" w:rsidRDefault="0097053A" w:rsidP="003C21AD">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42D07B5" w14:textId="77777777" w:rsidR="005A2227" w:rsidRPr="00E352EF" w:rsidRDefault="0097053A" w:rsidP="005D22B4">
      <w:pPr>
        <w:jc w:val="both"/>
        <w:rPr>
          <w:rFonts w:ascii="Cambria" w:hAnsi="Cambria"/>
        </w:rPr>
      </w:pPr>
      <w:r w:rsidRPr="00E352EF">
        <w:rPr>
          <w:rFonts w:ascii="Cambria" w:eastAsia="Calibri" w:hAnsi="Cambria" w:cs="Calibri"/>
        </w:rPr>
        <w:t xml:space="preserve">A DataStructure identified by </w:t>
      </w:r>
      <w:r w:rsidRPr="00E352EF">
        <w:rPr>
          <w:rFonts w:ascii="Cambria" w:eastAsia="Calibri" w:hAnsi="Cambria" w:cs="Calibri"/>
          <w:i/>
        </w:rPr>
        <w:t>dataStructureId</w:t>
      </w:r>
      <w:r w:rsidRPr="00E352EF">
        <w:rPr>
          <w:rFonts w:ascii="Cambria" w:eastAsia="Calibri" w:hAnsi="Cambria" w:cs="Calibri"/>
        </w:rPr>
        <w:t xml:space="preserve"> is created. Its description DataStructureDescr is set to the value of </w:t>
      </w:r>
      <w:r w:rsidRPr="00E352EF">
        <w:rPr>
          <w:rFonts w:ascii="Cambria" w:eastAsia="Calibri" w:hAnsi="Cambria" w:cs="Calibri"/>
          <w:i/>
        </w:rPr>
        <w:t>dataStructureDescr</w:t>
      </w:r>
      <w:r w:rsidRPr="00E352EF">
        <w:rPr>
          <w:rFonts w:ascii="Cambria" w:eastAsia="Calibri" w:hAnsi="Cambria" w:cs="Calibri"/>
        </w:rPr>
        <w:t xml:space="preserve">, when specified, NULL otherwise. </w:t>
      </w:r>
    </w:p>
    <w:p w14:paraId="0E8D741D" w14:textId="024FF1A4" w:rsidR="005A2227" w:rsidRPr="00E352EF" w:rsidRDefault="0097053A" w:rsidP="005D22B4">
      <w:pPr>
        <w:jc w:val="both"/>
        <w:rPr>
          <w:rFonts w:ascii="Cambria" w:hAnsi="Cambria"/>
        </w:rPr>
      </w:pPr>
      <w:r w:rsidRPr="00E352EF">
        <w:rPr>
          <w:rFonts w:ascii="Cambria" w:eastAsia="Calibri" w:hAnsi="Cambria" w:cs="Calibri"/>
        </w:rPr>
        <w:t>For each Component, a Data</w:t>
      </w:r>
      <w:ins w:id="7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6"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created. Its identifier, componentId, takes its value from the parameter </w:t>
      </w:r>
      <w:r w:rsidRPr="00E352EF">
        <w:rPr>
          <w:rFonts w:ascii="Cambria" w:eastAsia="Calibri" w:hAnsi="Cambria" w:cs="Calibri"/>
          <w:i/>
        </w:rPr>
        <w:t>componentName</w:t>
      </w:r>
      <w:r w:rsidRPr="00E352EF">
        <w:rPr>
          <w:rFonts w:ascii="Cambria" w:eastAsia="Calibri" w:hAnsi="Cambria" w:cs="Calibri"/>
        </w:rPr>
        <w:t>, which is unique within a single DataStructure. The Data</w:t>
      </w:r>
      <w:ins w:id="77"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8" w:author="Utente" w:date="2017-05-08T19:04: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63AC2957" w14:textId="63C6E1AA"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79"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0" w:author="Utente" w:date="2017-05-08T19:04: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EBAE045" w14:textId="5AC4D4ED" w:rsidR="005A2227" w:rsidRPr="00E352EF" w:rsidRDefault="0097053A" w:rsidP="005D22B4">
      <w:pPr>
        <w:jc w:val="both"/>
        <w:rPr>
          <w:rFonts w:ascii="Cambria" w:hAnsi="Cambria"/>
        </w:rPr>
      </w:pPr>
      <w:r w:rsidRPr="00E352EF">
        <w:rPr>
          <w:rFonts w:ascii="Cambria" w:eastAsia="Calibri" w:hAnsi="Cambria" w:cs="Calibri"/>
        </w:rPr>
        <w:t>If the Data</w:t>
      </w:r>
      <w:ins w:id="81"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2"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specified in the fully-fledged form (with its ValueDomainSubset), the single ValueDomainSubset is referred to by the property SetId. </w:t>
      </w:r>
    </w:p>
    <w:p w14:paraId="423AA5F6" w14:textId="77777777" w:rsidR="005A2227" w:rsidRPr="00E352EF" w:rsidRDefault="0097053A" w:rsidP="005D22B4">
      <w:pPr>
        <w:jc w:val="both"/>
        <w:rPr>
          <w:rFonts w:ascii="Cambria" w:hAnsi="Cambria"/>
        </w:rPr>
      </w:pPr>
      <w:r w:rsidRPr="00E352EF">
        <w:rPr>
          <w:rFonts w:ascii="Cambria" w:eastAsia="Calibri" w:hAnsi="Cambria" w:cs="Calibri"/>
        </w:rPr>
        <w:t>In all the cases the property VariableRole is set to “Identifier”, “Measure” and “Attribute” depending on the used keyword.</w:t>
      </w:r>
    </w:p>
    <w:p w14:paraId="5EFDA19C" w14:textId="71AC94B9" w:rsidR="005A2227" w:rsidRPr="00E352EF" w:rsidRDefault="0097053A" w:rsidP="005D22B4">
      <w:pPr>
        <w:jc w:val="both"/>
        <w:rPr>
          <w:rFonts w:ascii="Cambria" w:eastAsia="Calibri" w:hAnsi="Cambria" w:cs="Calibri"/>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83"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4" w:author="Utente" w:date="2017-05-08T19:04: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&lt;componentId&gt;”. The RepresentedVariable is linked to the ValueDomain it takes its values from (being restricted by a specific ValueDomainSubset when assigned to a Data</w:t>
      </w:r>
      <w:ins w:id="8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6" w:author="Utente" w:date="2017-05-08T19:04:00Z">
        <w:r w:rsidR="00CF791E">
          <w:rPr>
            <w:rFonts w:ascii="Cambria" w:eastAsia="Calibri" w:hAnsi="Cambria" w:cs="Calibri"/>
          </w:rPr>
          <w:t xml:space="preserve"> </w:t>
        </w:r>
      </w:ins>
      <w:r w:rsidRPr="00E352EF">
        <w:rPr>
          <w:rFonts w:ascii="Cambria" w:eastAsia="Calibri" w:hAnsi="Cambria" w:cs="Calibri"/>
        </w:rPr>
        <w:t>Component).</w:t>
      </w:r>
    </w:p>
    <w:p w14:paraId="432DD64E" w14:textId="77777777" w:rsidR="003C21AD" w:rsidRPr="00E352EF" w:rsidRDefault="003C21AD" w:rsidP="005D22B4">
      <w:pPr>
        <w:jc w:val="both"/>
      </w:pPr>
    </w:p>
    <w:p w14:paraId="508359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Examples</w:t>
      </w:r>
    </w:p>
    <w:p w14:paraId="59FE5ACA" w14:textId="77777777" w:rsidR="005A2227" w:rsidRPr="00E352EF" w:rsidRDefault="0097053A" w:rsidP="005D22B4">
      <w:pPr>
        <w:jc w:val="both"/>
      </w:pPr>
      <w:r w:rsidRPr="00E352EF">
        <w:rPr>
          <w:rFonts w:ascii="Calibri" w:eastAsia="Calibri" w:hAnsi="Calibri" w:cs="Calibri"/>
        </w:rPr>
        <w:t>1) Definition of a DataStructure where scalar types are used.</w:t>
      </w:r>
    </w:p>
    <w:p w14:paraId="0DEDEC80"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DataStructure</w:t>
      </w:r>
      <w:r w:rsidRPr="00E352EF">
        <w:rPr>
          <w:rFonts w:ascii="Calibri" w:eastAsia="Calibri" w:hAnsi="Calibri" w:cs="Calibri"/>
        </w:rPr>
        <w:t xml:space="preserve"> dstr_1(</w:t>
      </w:r>
    </w:p>
    <w:p w14:paraId="7B969A4D"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5BAA77D4" w14:textId="77777777" w:rsidR="005A2227" w:rsidRPr="00E352EF" w:rsidRDefault="0097053A" w:rsidP="005D22B4">
      <w:pPr>
        <w:jc w:val="both"/>
      </w:pPr>
      <w:r w:rsidRPr="00E352EF">
        <w:lastRenderedPageBreak/>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35C3E399"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36FF276B" w14:textId="77777777" w:rsidR="005A2227" w:rsidRPr="00E352EF" w:rsidRDefault="0097053A" w:rsidP="005D22B4">
      <w:pPr>
        <w:jc w:val="both"/>
      </w:pPr>
      <w:r w:rsidRPr="00E352EF">
        <w:rPr>
          <w:rFonts w:ascii="Calibri" w:eastAsia="Calibri" w:hAnsi="Calibri" w:cs="Calibri"/>
        </w:rPr>
        <w:t>)</w:t>
      </w:r>
    </w:p>
    <w:p w14:paraId="75980E9B" w14:textId="77777777" w:rsidR="005A2227" w:rsidRPr="00E352EF" w:rsidRDefault="0097053A" w:rsidP="005D22B4">
      <w:pPr>
        <w:jc w:val="both"/>
      </w:pPr>
      <w:r w:rsidRPr="00E352EF">
        <w:rPr>
          <w:rFonts w:ascii="Calibri" w:eastAsia="Calibri" w:hAnsi="Calibri" w:cs="Calibri"/>
        </w:rPr>
        <w:t xml:space="preserve">2) </w:t>
      </w:r>
      <w:r w:rsidR="00EA6708" w:rsidRPr="00E352EF">
        <w:rPr>
          <w:rFonts w:ascii="Calibri" w:eastAsia="Calibri" w:hAnsi="Calibri" w:cs="Calibri"/>
        </w:rPr>
        <w:t>The example below allows to define a data structure using a ValueDomainSubset:</w:t>
      </w:r>
    </w:p>
    <w:p w14:paraId="65754F3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 Numbers(“Integer Numbers”, integer);</w:t>
      </w:r>
    </w:p>
    <w:p w14:paraId="606DA59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ValueDomainSubset PositiveNumbers (“Number greater than 0”, Numbers, </w:t>
      </w:r>
      <w:r w:rsidRPr="00E352EF">
        <w:rPr>
          <w:rFonts w:ascii="Calibri" w:eastAsia="Calibri" w:hAnsi="Calibri" w:cs="Calibri"/>
          <w:b/>
        </w:rPr>
        <w:t>restrict</w:t>
      </w:r>
      <w:r w:rsidRPr="00E352EF">
        <w:rPr>
          <w:rFonts w:ascii="Calibri" w:eastAsia="Calibri" w:hAnsi="Calibri" w:cs="Calibri"/>
        </w:rPr>
        <w:t xml:space="preserve"> &gt; 0)</w:t>
      </w:r>
    </w:p>
    <w:p w14:paraId="69773254" w14:textId="77777777" w:rsidR="005A2227" w:rsidRPr="00E352EF" w:rsidRDefault="005A2227" w:rsidP="005D22B4">
      <w:pPr>
        <w:jc w:val="both"/>
      </w:pPr>
    </w:p>
    <w:p w14:paraId="1CD2A67F" w14:textId="77777777" w:rsidR="005A2227" w:rsidRPr="00E352EF" w:rsidRDefault="0097053A" w:rsidP="005D22B4">
      <w:pPr>
        <w:jc w:val="both"/>
      </w:pPr>
      <w:r w:rsidRPr="00E352EF">
        <w:rPr>
          <w:rFonts w:ascii="Calibri" w:eastAsia="Calibri" w:hAnsi="Calibri" w:cs="Calibri"/>
          <w:b/>
        </w:rPr>
        <w:t xml:space="preserve">define DataStructure </w:t>
      </w:r>
      <w:r w:rsidRPr="00E352EF">
        <w:rPr>
          <w:rFonts w:ascii="Calibri" w:eastAsia="Calibri" w:hAnsi="Calibri" w:cs="Calibri"/>
        </w:rPr>
        <w:t>dstr_1(</w:t>
      </w:r>
    </w:p>
    <w:p w14:paraId="584A11C7"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2C98EF9D"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Measure</w:t>
      </w:r>
      <w:r w:rsidRPr="00E352EF">
        <w:rPr>
          <w:rFonts w:ascii="Calibri" w:eastAsia="Calibri" w:hAnsi="Calibri" w:cs="Calibri"/>
        </w:rPr>
        <w:t xml:space="preserve">; </w:t>
      </w:r>
    </w:p>
    <w:p w14:paraId="022D183B" w14:textId="77777777" w:rsidR="005A2227" w:rsidRPr="00E352EF" w:rsidRDefault="0097053A" w:rsidP="005D22B4">
      <w:pPr>
        <w:jc w:val="both"/>
      </w:pPr>
      <w:r w:rsidRPr="00E352EF">
        <w:tab/>
      </w:r>
      <w:r w:rsidRPr="00E352EF">
        <w:rPr>
          <w:rFonts w:ascii="Calibri" w:eastAsia="Calibri" w:hAnsi="Calibri" w:cs="Calibri"/>
        </w:rPr>
        <w:t xml:space="preserve">PositiveNumbers AGE </w:t>
      </w:r>
      <w:r w:rsidRPr="00E352EF">
        <w:rPr>
          <w:rFonts w:ascii="Calibri" w:eastAsia="Calibri" w:hAnsi="Calibri" w:cs="Calibri"/>
          <w:b/>
        </w:rPr>
        <w:t>Measure</w:t>
      </w:r>
      <w:r w:rsidRPr="00E352EF">
        <w:rPr>
          <w:rFonts w:ascii="Calibri" w:eastAsia="Calibri" w:hAnsi="Calibri" w:cs="Calibri"/>
        </w:rPr>
        <w:t>;</w:t>
      </w:r>
    </w:p>
    <w:p w14:paraId="170739C5" w14:textId="77777777" w:rsidR="005A2227" w:rsidRPr="00E352EF" w:rsidRDefault="0097053A" w:rsidP="005D22B4">
      <w:pPr>
        <w:jc w:val="both"/>
      </w:pPr>
      <w:r w:rsidRPr="00E352EF">
        <w:rPr>
          <w:rFonts w:ascii="Calibri" w:eastAsia="Calibri" w:hAnsi="Calibri" w:cs="Calibri"/>
        </w:rPr>
        <w:t>)</w:t>
      </w:r>
    </w:p>
    <w:p w14:paraId="0B40061A" w14:textId="77777777" w:rsidR="005A2227" w:rsidRPr="00E352EF" w:rsidRDefault="005A2227" w:rsidP="005D22B4"/>
    <w:p w14:paraId="3236BB29" w14:textId="77777777" w:rsidR="005A2227" w:rsidRPr="00E352EF" w:rsidRDefault="0097053A" w:rsidP="00EB1629">
      <w:pPr>
        <w:pStyle w:val="Stile3"/>
        <w:rPr>
          <w:lang w:val="en-GB"/>
        </w:rPr>
      </w:pPr>
      <w:bookmarkStart w:id="87" w:name="_Toc463805717"/>
      <w:bookmarkStart w:id="88" w:name="_Toc464487884"/>
      <w:r w:rsidRPr="00E352EF">
        <w:rPr>
          <w:lang w:val="en-GB"/>
        </w:rPr>
        <w:t>defineDataset</w:t>
      </w:r>
      <w:bookmarkEnd w:id="87"/>
      <w:bookmarkEnd w:id="88"/>
    </w:p>
    <w:p w14:paraId="78B6D1B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8980757" w14:textId="77777777" w:rsidR="005A2227" w:rsidRPr="00E352EF" w:rsidRDefault="0097053A" w:rsidP="005D22B4">
      <w:pPr>
        <w:jc w:val="both"/>
        <w:rPr>
          <w:rFonts w:ascii="Calibri" w:eastAsia="Calibri" w:hAnsi="Calibri" w:cs="Calibri"/>
        </w:rPr>
      </w:pPr>
      <w:r w:rsidRPr="00E352EF">
        <w:rPr>
          <w:rFonts w:ascii="Calibri" w:eastAsia="Calibri" w:hAnsi="Calibri" w:cs="Calibri"/>
        </w:rPr>
        <w:t xml:space="preserve">The operator </w:t>
      </w:r>
      <w:r w:rsidRPr="00E352EF">
        <w:rPr>
          <w:rFonts w:ascii="Calibri" w:eastAsia="Calibri" w:hAnsi="Calibri" w:cs="Calibri"/>
          <w:b/>
        </w:rPr>
        <w:t>defineDataset</w:t>
      </w:r>
      <w:r w:rsidRPr="00E352EF">
        <w:rPr>
          <w:rFonts w:ascii="Calibri" w:eastAsia="Calibri" w:hAnsi="Calibri" w:cs="Calibri"/>
        </w:rPr>
        <w:t xml:space="preserve"> defines a persistent Dataset in the</w:t>
      </w:r>
      <w:r w:rsidR="00824EE1" w:rsidRPr="00E352EF">
        <w:rPr>
          <w:rFonts w:ascii="Calibri" w:eastAsia="Calibri" w:hAnsi="Calibri" w:cs="Calibri"/>
        </w:rPr>
        <w:t xml:space="preserve"> VTL</w:t>
      </w:r>
      <w:r w:rsidRPr="00E352EF">
        <w:rPr>
          <w:rFonts w:ascii="Calibri" w:eastAsia="Calibri" w:hAnsi="Calibri" w:cs="Calibri"/>
        </w:rPr>
        <w:t xml:space="preserve"> information model.</w:t>
      </w:r>
    </w:p>
    <w:p w14:paraId="1B5E4E61" w14:textId="77777777" w:rsidR="005D22B4" w:rsidRPr="00E352EF" w:rsidRDefault="005D22B4" w:rsidP="005D22B4">
      <w:pPr>
        <w:jc w:val="both"/>
      </w:pPr>
    </w:p>
    <w:p w14:paraId="0BF19471" w14:textId="77777777" w:rsidR="005A2227" w:rsidRPr="009830C1" w:rsidRDefault="0097053A" w:rsidP="009F126A">
      <w:pPr>
        <w:rPr>
          <w:rFonts w:ascii="Cambria" w:eastAsia="Calibri" w:hAnsi="Cambria" w:cs="Calibri"/>
          <w:i/>
          <w:color w:val="5B9BD5"/>
          <w:lang w:val="it-IT"/>
        </w:rPr>
      </w:pPr>
      <w:r w:rsidRPr="009830C1">
        <w:rPr>
          <w:rFonts w:ascii="Cambria" w:eastAsia="Calibri" w:hAnsi="Cambria" w:cs="Calibri"/>
          <w:i/>
          <w:color w:val="5B9BD5"/>
          <w:lang w:val="it-IT"/>
        </w:rPr>
        <w:t>Syntax</w:t>
      </w:r>
    </w:p>
    <w:p w14:paraId="4DD8652D" w14:textId="3E4F87E0" w:rsidR="005A2227" w:rsidRPr="009830C1" w:rsidRDefault="0097053A" w:rsidP="005D22B4">
      <w:pPr>
        <w:jc w:val="both"/>
        <w:rPr>
          <w:lang w:val="it-IT"/>
        </w:rPr>
      </w:pPr>
      <w:r w:rsidRPr="009830C1">
        <w:rPr>
          <w:rFonts w:ascii="Calibri" w:eastAsia="Calibri" w:hAnsi="Calibri" w:cs="Calibri"/>
          <w:b/>
          <w:lang w:val="it-IT"/>
        </w:rPr>
        <w:t>defineDataset</w:t>
      </w:r>
      <w:r w:rsidRPr="009830C1">
        <w:rPr>
          <w:rFonts w:ascii="Calibri" w:eastAsia="Calibri" w:hAnsi="Calibri" w:cs="Calibri"/>
          <w:lang w:val="it-IT"/>
        </w:rPr>
        <w:t xml:space="preserve"> </w:t>
      </w:r>
      <w:r w:rsidRPr="009830C1">
        <w:rPr>
          <w:rFonts w:ascii="Calibri" w:eastAsia="Calibri" w:hAnsi="Calibri" w:cs="Calibri"/>
          <w:i/>
          <w:lang w:val="it-IT"/>
        </w:rPr>
        <w:t>datasetId</w:t>
      </w:r>
      <w:r w:rsidRPr="009830C1">
        <w:rPr>
          <w:rFonts w:ascii="Calibri" w:eastAsia="Calibri" w:hAnsi="Calibri" w:cs="Calibri"/>
          <w:b/>
          <w:lang w:val="it-IT"/>
        </w:rPr>
        <w:t xml:space="preserve"> (</w:t>
      </w:r>
    </w:p>
    <w:p w14:paraId="01AE5D0C" w14:textId="77777777" w:rsidR="005A2227" w:rsidRPr="009830C1" w:rsidRDefault="0097053A" w:rsidP="005D22B4">
      <w:pPr>
        <w:jc w:val="both"/>
        <w:rPr>
          <w:lang w:val="it-IT"/>
        </w:rPr>
      </w:pPr>
      <w:r w:rsidRPr="009830C1">
        <w:rPr>
          <w:rFonts w:ascii="Calibri" w:eastAsia="Calibri" w:hAnsi="Calibri" w:cs="Calibri"/>
          <w:lang w:val="it-IT"/>
        </w:rPr>
        <w:t xml:space="preserve">      {</w:t>
      </w:r>
      <w:r w:rsidRPr="009830C1">
        <w:rPr>
          <w:rFonts w:ascii="Calibri" w:eastAsia="Calibri" w:hAnsi="Calibri" w:cs="Calibri"/>
          <w:i/>
          <w:lang w:val="it-IT"/>
        </w:rPr>
        <w:t>datasetDescr</w:t>
      </w:r>
      <w:r w:rsidRPr="009830C1">
        <w:rPr>
          <w:rFonts w:ascii="Calibri" w:eastAsia="Calibri" w:hAnsi="Calibri" w:cs="Calibri"/>
          <w:lang w:val="it-IT"/>
        </w:rPr>
        <w:t>,} {</w:t>
      </w:r>
      <w:r w:rsidRPr="009830C1">
        <w:rPr>
          <w:rFonts w:ascii="Calibri" w:eastAsia="Calibri" w:hAnsi="Calibri" w:cs="Calibri"/>
          <w:b/>
          <w:lang w:val="it-IT"/>
        </w:rPr>
        <w:t>IsCollected</w:t>
      </w:r>
      <w:r w:rsidRPr="009830C1">
        <w:rPr>
          <w:rFonts w:ascii="Calibri" w:eastAsia="Calibri" w:hAnsi="Calibri" w:cs="Calibri"/>
          <w:lang w:val="it-IT"/>
        </w:rPr>
        <w:t xml:space="preserve">}, </w:t>
      </w:r>
    </w:p>
    <w:p w14:paraId="193445D7" w14:textId="77777777" w:rsidR="005A2227" w:rsidRPr="00E352EF" w:rsidRDefault="0097053A" w:rsidP="005D22B4">
      <w:pPr>
        <w:jc w:val="both"/>
      </w:pPr>
      <w:r w:rsidRPr="009830C1">
        <w:rPr>
          <w:rFonts w:ascii="Calibri" w:eastAsia="Calibri" w:hAnsi="Calibri" w:cs="Calibri"/>
          <w:lang w:val="it-IT"/>
        </w:rPr>
        <w:t xml:space="preserve">      </w:t>
      </w:r>
      <w:r w:rsidRPr="00E352EF">
        <w:rPr>
          <w:rFonts w:ascii="Calibri" w:eastAsia="Calibri" w:hAnsi="Calibri" w:cs="Calibri"/>
        </w:rPr>
        <w:t xml:space="preserve">[ </w:t>
      </w:r>
      <w:r w:rsidRPr="00E352EF">
        <w:rPr>
          <w:rFonts w:ascii="Calibri" w:eastAsia="Calibri" w:hAnsi="Calibri" w:cs="Calibri"/>
          <w:i/>
        </w:rPr>
        <w:t>dataStructureRef</w:t>
      </w:r>
      <w:r w:rsidRPr="00E352EF">
        <w:rPr>
          <w:rFonts w:ascii="Calibri" w:eastAsia="Calibri" w:hAnsi="Calibri" w:cs="Calibri"/>
        </w:rPr>
        <w:t xml:space="preserve"> |  </w:t>
      </w:r>
    </w:p>
    <w:p w14:paraId="05681098" w14:textId="77777777" w:rsidR="005A2227" w:rsidRPr="00E352EF" w:rsidRDefault="0097053A" w:rsidP="005D22B4">
      <w:pPr>
        <w:jc w:val="both"/>
      </w:pPr>
      <w:r w:rsidRPr="00E352EF">
        <w:rPr>
          <w:rFonts w:ascii="Calibri" w:eastAsia="Calibri" w:hAnsi="Calibri" w:cs="Calibri"/>
        </w:rPr>
        <w:t xml:space="preserve">      </w:t>
      </w:r>
      <w:r w:rsidRPr="00E352EF">
        <w:tab/>
      </w:r>
      <w:r w:rsidRPr="00E352EF">
        <w:rPr>
          <w:rFonts w:ascii="Calibri" w:eastAsia="Calibri" w:hAnsi="Calibri" w:cs="Calibri"/>
        </w:rPr>
        <w:t xml:space="preserve">{ [ </w:t>
      </w:r>
      <w:r w:rsidRPr="00E352EF">
        <w:rPr>
          <w:rFonts w:ascii="Calibri" w:eastAsia="Calibri" w:hAnsi="Calibri" w:cs="Calibri"/>
          <w:i/>
        </w:rPr>
        <w:t>componentType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rPr>
        <w:t xml:space="preserve"> |</w:t>
      </w:r>
    </w:p>
    <w:p w14:paraId="0451464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3D01C7F7" w14:textId="77777777" w:rsidR="005A2227" w:rsidRPr="00E352EF" w:rsidRDefault="0097053A" w:rsidP="005D22B4">
      <w:pPr>
        <w:jc w:val="both"/>
      </w:pPr>
      <w:r w:rsidRPr="00E352EF">
        <w:rPr>
          <w:rFonts w:ascii="Calibri" w:eastAsia="Calibri" w:hAnsi="Calibri" w:cs="Calibri"/>
        </w:rPr>
        <w:t xml:space="preserve">      ]</w:t>
      </w:r>
    </w:p>
    <w:p w14:paraId="08613516"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w:t>
      </w:r>
    </w:p>
    <w:p w14:paraId="143E451E" w14:textId="77777777" w:rsidR="005D22B4" w:rsidRPr="00E352EF" w:rsidRDefault="005D22B4" w:rsidP="005D22B4">
      <w:pPr>
        <w:jc w:val="both"/>
      </w:pPr>
    </w:p>
    <w:p w14:paraId="33EE454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56E36850" w14:textId="77777777" w:rsidR="005A2227" w:rsidRPr="00E352EF" w:rsidRDefault="0097053A" w:rsidP="005D22B4">
      <w:pPr>
        <w:jc w:val="both"/>
        <w:rPr>
          <w:rFonts w:ascii="Cambria" w:hAnsi="Cambria"/>
        </w:rPr>
      </w:pPr>
      <w:r w:rsidRPr="00E352EF">
        <w:rPr>
          <w:rFonts w:ascii="Cambria" w:eastAsia="Calibri" w:hAnsi="Cambria" w:cs="Calibri"/>
          <w:i/>
        </w:rPr>
        <w:t>datasetId</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D25AA83" w14:textId="77777777" w:rsidR="005A2227" w:rsidRPr="00E352EF" w:rsidRDefault="0097053A" w:rsidP="005D22B4">
      <w:pPr>
        <w:jc w:val="both"/>
        <w:rPr>
          <w:rFonts w:ascii="Cambria" w:hAnsi="Cambria"/>
        </w:rPr>
      </w:pPr>
      <w:r w:rsidRPr="00E352EF">
        <w:rPr>
          <w:rFonts w:ascii="Cambria" w:eastAsia="Calibri" w:hAnsi="Cambria" w:cs="Calibri"/>
          <w:i/>
        </w:rPr>
        <w:t>datasetDescr</w:t>
      </w:r>
      <w:r w:rsidR="00DC675D" w:rsidRPr="00E352EF">
        <w:rPr>
          <w:rFonts w:ascii="Cambria" w:eastAsia="Calibri" w:hAnsi="Cambria" w:cs="Calibri"/>
          <w: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590B618B" w14:textId="77777777" w:rsidR="005A2227" w:rsidRPr="00E352EF" w:rsidRDefault="0097053A" w:rsidP="005D22B4">
      <w:pPr>
        <w:jc w:val="both"/>
        <w:rPr>
          <w:rFonts w:ascii="Cambria" w:hAnsi="Cambria"/>
        </w:rPr>
      </w:pPr>
      <w:r w:rsidRPr="00E352EF">
        <w:rPr>
          <w:rFonts w:ascii="Cambria" w:eastAsia="Calibri" w:hAnsi="Cambria" w:cs="Calibri"/>
          <w:i/>
        </w:rPr>
        <w:t>dataStructureRef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dataStructure-ref</w:t>
      </w:r>
    </w:p>
    <w:p w14:paraId="24A9F860"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scalar-type</w:t>
      </w:r>
    </w:p>
    <w:p w14:paraId="27AA3D6A"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Pr="00E352EF">
        <w:rPr>
          <w:rFonts w:ascii="Cambria" w:hAnsi="Cambria"/>
        </w:rPr>
        <w:tab/>
      </w:r>
      <w:r w:rsidR="00E03AF1" w:rsidRPr="00E352EF">
        <w:rPr>
          <w:rFonts w:ascii="Cambria" w:eastAsia="Calibri" w:hAnsi="Cambria" w:cs="Calibri"/>
        </w:rPr>
        <w:t xml:space="preserve">: </w:t>
      </w:r>
      <w:r w:rsidRPr="00E352EF">
        <w:rPr>
          <w:rFonts w:ascii="Cambria" w:eastAsia="Calibri" w:hAnsi="Cambria" w:cs="Calibri"/>
        </w:rPr>
        <w:t>string</w:t>
      </w:r>
    </w:p>
    <w:p w14:paraId="4902CA5F"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B1A8791" w14:textId="77777777" w:rsidR="00DC675D" w:rsidRPr="00E352EF" w:rsidRDefault="00DC675D" w:rsidP="005D22B4">
      <w:pPr>
        <w:jc w:val="both"/>
        <w:rPr>
          <w:rFonts w:ascii="Cambria" w:hAnsi="Cambria"/>
        </w:rPr>
      </w:pPr>
    </w:p>
    <w:p w14:paraId="13CF6C1E"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datasetId</w:t>
      </w:r>
      <w:r w:rsidRPr="00E352EF">
        <w:rPr>
          <w:rFonts w:ascii="Cambria" w:eastAsia="Calibri" w:hAnsi="Cambria" w:cs="Calibri"/>
        </w:rPr>
        <w:t xml:space="preserve"> - is the identifier of the new Dataset.</w:t>
      </w:r>
    </w:p>
    <w:p w14:paraId="17737558"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datasetDescr</w:t>
      </w:r>
      <w:r w:rsidRPr="00E352EF">
        <w:rPr>
          <w:rFonts w:ascii="Cambria" w:eastAsia="Calibri" w:hAnsi="Cambria" w:cs="Calibri"/>
        </w:rPr>
        <w:t xml:space="preserve"> – is a string that describes the new Dataset.</w:t>
      </w:r>
    </w:p>
    <w:p w14:paraId="43697E8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isCollected</w:t>
      </w:r>
      <w:r w:rsidRPr="00E352EF">
        <w:rPr>
          <w:rFonts w:ascii="Cambria" w:eastAsia="Calibri" w:hAnsi="Cambria" w:cs="Calibri"/>
        </w:rPr>
        <w:t xml:space="preserve"> – if present this Dataset is an elementary one, otherwise it is meant to be the result of a calculation.</w:t>
      </w:r>
    </w:p>
    <w:p w14:paraId="41278E1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dataStructureRef</w:t>
      </w:r>
      <w:r w:rsidRPr="00E352EF">
        <w:rPr>
          <w:rFonts w:ascii="Cambria" w:eastAsia="Calibri" w:hAnsi="Cambria" w:cs="Calibri"/>
        </w:rPr>
        <w:t xml:space="preserve"> – is a reference to an existing DataStructure, used to assign a specific structure to the new Dataset. Optionally the DataStructure for the new Dataset can be defined in-line.</w:t>
      </w:r>
    </w:p>
    <w:p w14:paraId="25828656"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componentType</w:t>
      </w:r>
      <w:r w:rsidRPr="00E352EF">
        <w:rPr>
          <w:rFonts w:ascii="Cambria" w:eastAsia="Calibri" w:hAnsi="Cambria" w:cs="Calibri"/>
        </w:rPr>
        <w:t xml:space="preserve"> – is the type of a Component in the new Dataset.</w:t>
      </w:r>
    </w:p>
    <w:p w14:paraId="1B684864"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componentName</w:t>
      </w:r>
      <w:r w:rsidRPr="00E352EF">
        <w:rPr>
          <w:rFonts w:ascii="Cambria" w:eastAsia="Calibri" w:hAnsi="Cambria" w:cs="Calibri"/>
        </w:rPr>
        <w:t xml:space="preserve"> – is a string that represents the name of the Component in the new Dataset.</w:t>
      </w:r>
    </w:p>
    <w:p w14:paraId="0AADF22F"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valueDomainSubsetRef</w:t>
      </w:r>
      <w:r w:rsidRPr="00E352EF">
        <w:rPr>
          <w:rFonts w:ascii="Cambria" w:eastAsia="Calibri" w:hAnsi="Cambria" w:cs="Calibri"/>
        </w:rPr>
        <w:t xml:space="preserve"> – 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4E309DFC" w14:textId="77777777" w:rsidR="005D22B4" w:rsidRPr="00E352EF" w:rsidRDefault="005D22B4" w:rsidP="005D22B4">
      <w:pPr>
        <w:rPr>
          <w:rFonts w:ascii="Cambria" w:eastAsia="Calibri" w:hAnsi="Cambria" w:cs="Calibri"/>
          <w:i/>
          <w:color w:val="5B9BD5"/>
        </w:rPr>
      </w:pPr>
    </w:p>
    <w:p w14:paraId="3A29AD2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BE3A9FF"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Identifier Component must be defined.</w:t>
      </w:r>
    </w:p>
    <w:p w14:paraId="17FD81C4"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Measure Component must be defined.</w:t>
      </w:r>
    </w:p>
    <w:p w14:paraId="736805DB"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78B59199" w14:textId="77777777" w:rsidR="005D22B4" w:rsidRPr="00E352EF" w:rsidRDefault="005D22B4" w:rsidP="005D22B4">
      <w:pPr>
        <w:rPr>
          <w:rFonts w:ascii="Cambria" w:eastAsia="Calibri" w:hAnsi="Cambria" w:cs="Calibri"/>
          <w:i/>
          <w:color w:val="5B9BD5"/>
        </w:rPr>
      </w:pPr>
    </w:p>
    <w:p w14:paraId="689FA2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F2155D5"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Dataset artefact that can be referenced by a reference to </w:t>
      </w:r>
      <w:r w:rsidRPr="00E352EF">
        <w:rPr>
          <w:rFonts w:ascii="Cambria" w:eastAsia="Calibri" w:hAnsi="Cambria" w:cs="Calibri"/>
          <w:i/>
        </w:rPr>
        <w:t>datasetId</w:t>
      </w:r>
      <w:r w:rsidRPr="00E352EF">
        <w:rPr>
          <w:rFonts w:ascii="Cambria" w:eastAsia="Calibri" w:hAnsi="Cambria" w:cs="Calibri"/>
        </w:rPr>
        <w:t>, in the VTL information model.</w:t>
      </w:r>
    </w:p>
    <w:p w14:paraId="4CE6B6A0" w14:textId="77777777" w:rsidR="005D22B4" w:rsidRPr="00E352EF" w:rsidRDefault="005D22B4" w:rsidP="005D22B4">
      <w:pPr>
        <w:rPr>
          <w:rFonts w:ascii="Cambria" w:eastAsia="Calibri" w:hAnsi="Cambria" w:cs="Calibri"/>
          <w:i/>
          <w:color w:val="5B9BD5"/>
        </w:rPr>
      </w:pPr>
    </w:p>
    <w:p w14:paraId="49F907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1A8FCE5" w14:textId="77777777" w:rsidR="005A2227" w:rsidRPr="00E352EF" w:rsidRDefault="0097053A" w:rsidP="005D22B4">
      <w:pPr>
        <w:jc w:val="both"/>
        <w:rPr>
          <w:rFonts w:ascii="Cambria" w:hAnsi="Cambria"/>
        </w:rPr>
      </w:pPr>
      <w:r w:rsidRPr="00E352EF">
        <w:rPr>
          <w:rFonts w:ascii="Cambria" w:eastAsia="Calibri" w:hAnsi="Cambria" w:cs="Calibri"/>
        </w:rPr>
        <w:lastRenderedPageBreak/>
        <w:t xml:space="preserve">This operator defines a persistent Dataset in the information model, allowing to specify its name and the description, along with the characteristics of its Components (either specifying an existing DataStructure or defining the Components in an in-line fashion mode). </w:t>
      </w:r>
    </w:p>
    <w:p w14:paraId="7AFAD719" w14:textId="77777777" w:rsidR="005A2227" w:rsidRPr="00E352EF" w:rsidRDefault="0097053A" w:rsidP="005D22B4">
      <w:pPr>
        <w:jc w:val="both"/>
        <w:rPr>
          <w:rFonts w:ascii="Cambria" w:hAnsi="Cambria"/>
        </w:rPr>
      </w:pPr>
      <w:r w:rsidRPr="00E352EF">
        <w:rPr>
          <w:rFonts w:ascii="Cambria" w:eastAsia="Calibri" w:hAnsi="Cambria" w:cs="Calibri"/>
        </w:rPr>
        <w:t xml:space="preserve">It takes as input the identifier for this Dataset, according to the conventions for it, optionally a description, and the reference to an existent DataStructure or alternatively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is specified to restrict the allowed values. </w:t>
      </w:r>
    </w:p>
    <w:p w14:paraId="041AC84E" w14:textId="77777777" w:rsidR="005A2227" w:rsidRPr="00E352EF" w:rsidRDefault="0097053A" w:rsidP="005D22B4">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w:t>
      </w:r>
    </w:p>
    <w:p w14:paraId="1283134F" w14:textId="77777777" w:rsidR="005A2227" w:rsidRPr="00E352EF" w:rsidRDefault="0097053A" w:rsidP="005D22B4">
      <w:pPr>
        <w:jc w:val="both"/>
        <w:rPr>
          <w:rFonts w:ascii="Cambria" w:hAnsi="Cambria"/>
        </w:rPr>
      </w:pPr>
      <w:r w:rsidRPr="00E352EF">
        <w:rPr>
          <w:rFonts w:ascii="Cambria" w:eastAsia="Calibri" w:hAnsi="Cambria" w:cs="Calibri"/>
        </w:rPr>
        <w:t xml:space="preserve">In case of in-line definition of the Components: 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49886F4D" w14:textId="77777777" w:rsidR="005A2227" w:rsidRPr="00E352EF" w:rsidRDefault="0097053A" w:rsidP="005D22B4">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1222C041" w14:textId="77777777" w:rsidR="005A2227" w:rsidRPr="00E352EF" w:rsidRDefault="0097053A" w:rsidP="005D22B4">
      <w:pPr>
        <w:jc w:val="both"/>
        <w:rPr>
          <w:rFonts w:ascii="Cambria" w:hAnsi="Cambria"/>
        </w:rPr>
      </w:pPr>
      <w:r w:rsidRPr="00E352EF">
        <w:rPr>
          <w:rFonts w:ascii="Cambria" w:eastAsia="Calibri" w:hAnsi="Cambria" w:cs="Calibri"/>
        </w:rPr>
        <w:t>In case of reference to an existing DataStructure.</w:t>
      </w:r>
    </w:p>
    <w:p w14:paraId="5A364AF0"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xml:space="preserve">, when specified, NULL otherwise. The Dataset is linked to the DataStructure referred using </w:t>
      </w:r>
      <w:r w:rsidRPr="00E352EF">
        <w:rPr>
          <w:rFonts w:ascii="Cambria" w:eastAsia="Calibri" w:hAnsi="Cambria" w:cs="Calibri"/>
          <w:i/>
        </w:rPr>
        <w:t>dataStructureRef</w:t>
      </w:r>
      <w:r w:rsidRPr="00E352EF">
        <w:rPr>
          <w:rFonts w:ascii="Cambria" w:eastAsia="Calibri" w:hAnsi="Cambria" w:cs="Calibri"/>
        </w:rPr>
        <w:t xml:space="preserve"> by assigning the DataStructureId property of the DataStructure identifier to the DataStructureId property of the new Dataset. </w:t>
      </w:r>
    </w:p>
    <w:p w14:paraId="6FE5C468" w14:textId="77777777" w:rsidR="005A2227" w:rsidRPr="00E352EF" w:rsidRDefault="0097053A" w:rsidP="005D22B4">
      <w:pPr>
        <w:jc w:val="both"/>
        <w:rPr>
          <w:rFonts w:ascii="Cambria" w:hAnsi="Cambria"/>
        </w:rPr>
      </w:pPr>
      <w:r w:rsidRPr="00E352EF">
        <w:rPr>
          <w:rFonts w:ascii="Cambria" w:eastAsia="Calibri" w:hAnsi="Cambria" w:cs="Calibri"/>
        </w:rPr>
        <w:t>In case of definition of a new DataStructure (not reusable).</w:t>
      </w:r>
    </w:p>
    <w:p w14:paraId="5CACC736"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when specified, NULL otherwise. A DataStructure identified by an auto-generated DataStructureId is created for the new Dataset) and linked to it by assigning the generated identifier to the DataStructureId property of the Dataset. The description of the DataStructure is also generated automatically and set to “dataStructure_of_datasetId_description” (if the DataStructure is reused, this convention for the description will be violated).</w:t>
      </w:r>
    </w:p>
    <w:p w14:paraId="6B633F27" w14:textId="0441F977" w:rsidR="005A2227" w:rsidRPr="00E352EF" w:rsidRDefault="0097053A" w:rsidP="005D22B4">
      <w:pPr>
        <w:jc w:val="both"/>
        <w:rPr>
          <w:rFonts w:ascii="Cambria" w:hAnsi="Cambria"/>
        </w:rPr>
      </w:pPr>
      <w:r w:rsidRPr="00E352EF">
        <w:rPr>
          <w:rFonts w:ascii="Cambria" w:eastAsia="Calibri" w:hAnsi="Cambria" w:cs="Calibri"/>
        </w:rPr>
        <w:t>For each Component, a Data</w:t>
      </w:r>
      <w:ins w:id="89"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0" w:author="Utente" w:date="2017-05-08T19:05:00Z">
        <w:r w:rsidR="00CF791E">
          <w:rPr>
            <w:rFonts w:ascii="Cambria" w:eastAsia="Calibri" w:hAnsi="Cambria" w:cs="Calibri"/>
          </w:rPr>
          <w:t xml:space="preserve"> </w:t>
        </w:r>
      </w:ins>
      <w:r w:rsidRPr="00E352EF">
        <w:rPr>
          <w:rFonts w:ascii="Cambria" w:eastAsia="Calibri" w:hAnsi="Cambria" w:cs="Calibri"/>
        </w:rPr>
        <w:t xml:space="preserve">Component is created (or the ones in the existing DataStructure are reused). Its identifier, </w:t>
      </w:r>
      <w:r w:rsidRPr="00E352EF">
        <w:rPr>
          <w:rFonts w:ascii="Cambria" w:eastAsia="Calibri" w:hAnsi="Cambria" w:cs="Calibri"/>
          <w:i/>
        </w:rPr>
        <w:t>componentId</w:t>
      </w:r>
      <w:r w:rsidRPr="00E352EF">
        <w:rPr>
          <w:rFonts w:ascii="Cambria" w:eastAsia="Calibri" w:hAnsi="Cambria" w:cs="Calibri"/>
        </w:rPr>
        <w:t xml:space="preserve">, takes its value from the parameter </w:t>
      </w:r>
      <w:r w:rsidRPr="00E352EF">
        <w:rPr>
          <w:rFonts w:ascii="Cambria" w:eastAsia="Calibri" w:hAnsi="Cambria" w:cs="Calibri"/>
          <w:i/>
        </w:rPr>
        <w:t>componentName</w:t>
      </w:r>
      <w:r w:rsidRPr="00E352EF">
        <w:rPr>
          <w:rFonts w:ascii="Cambria" w:eastAsia="Calibri" w:hAnsi="Cambria" w:cs="Calibri"/>
        </w:rPr>
        <w:t xml:space="preserve"> (notice that for a DataStructure to be reused, these identifiers must be coherent), which is unique within a single DataStructure. The Data</w:t>
      </w:r>
      <w:ins w:id="91"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2" w:author="Utente" w:date="2017-05-08T19:05: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597AA185" w14:textId="516FFB63"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93"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4" w:author="Utente" w:date="2017-05-08T19:05: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09349F3" w14:textId="77777777" w:rsidR="005A2227" w:rsidRPr="00E352EF" w:rsidRDefault="0097053A" w:rsidP="005D22B4">
      <w:pPr>
        <w:jc w:val="both"/>
        <w:rPr>
          <w:rFonts w:ascii="Cambria" w:hAnsi="Cambria"/>
        </w:rPr>
      </w:pPr>
      <w:r w:rsidRPr="00E352EF">
        <w:rPr>
          <w:rFonts w:ascii="Cambria" w:eastAsia="Calibri" w:hAnsi="Cambria" w:cs="Calibri"/>
        </w:rPr>
        <w:t>If the StructureComponent is specified in the fully-fledged form (with its ValueDomainSubset, the single ValueDomainSubset is referred to by the property SetId. The property VariableRole is set to “Identifier”, “Measure” and “Attribute” depending on the used keyword.</w:t>
      </w:r>
    </w:p>
    <w:p w14:paraId="3D88D8ED" w14:textId="0BBFA42F" w:rsidR="005A2227" w:rsidRPr="00E352EF" w:rsidRDefault="0097053A" w:rsidP="005D22B4">
      <w:pPr>
        <w:jc w:val="both"/>
        <w:rPr>
          <w:rFonts w:ascii="Cambria" w:hAnsi="Cambria"/>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95"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6" w:author="Utente" w:date="2017-05-08T19:05: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&lt;componenId&gt;”. The RepresentedVariable is linked to the ValueDomain it takes its values from (being restricted by a specific ValueDomainSubset when assigned to a StructureComponent).</w:t>
      </w:r>
    </w:p>
    <w:p w14:paraId="45F6DA48" w14:textId="77777777" w:rsidR="005D22B4" w:rsidRPr="00E352EF" w:rsidRDefault="005D22B4" w:rsidP="005D22B4">
      <w:pPr>
        <w:rPr>
          <w:rFonts w:ascii="Calibri" w:eastAsia="Calibri" w:hAnsi="Calibri" w:cs="Calibri"/>
          <w:i/>
          <w:color w:val="5B9BD5"/>
          <w:sz w:val="22"/>
        </w:rPr>
      </w:pPr>
    </w:p>
    <w:p w14:paraId="2A20E25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A98B3F8" w14:textId="77777777" w:rsidR="005A2227" w:rsidRPr="00E352EF" w:rsidRDefault="0097053A" w:rsidP="005D22B4">
      <w:pPr>
        <w:jc w:val="both"/>
      </w:pPr>
      <w:r w:rsidRPr="00E352EF">
        <w:rPr>
          <w:rFonts w:ascii="Calibri" w:eastAsia="Calibri" w:hAnsi="Calibri" w:cs="Calibri"/>
        </w:rPr>
        <w:t>1) Definition of a Dataset, using an existing DataStructure.</w:t>
      </w:r>
    </w:p>
    <w:p w14:paraId="5F3D150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 “Dataset with the same structure of dstr_1”, dstr_1)</w:t>
      </w:r>
    </w:p>
    <w:p w14:paraId="455D5309" w14:textId="77777777" w:rsidR="005A2227" w:rsidRPr="00E352EF" w:rsidRDefault="0097053A" w:rsidP="005D22B4">
      <w:pPr>
        <w:jc w:val="both"/>
      </w:pPr>
      <w:r w:rsidRPr="00E352EF">
        <w:rPr>
          <w:rFonts w:ascii="Calibri" w:eastAsia="Calibri" w:hAnsi="Calibri" w:cs="Calibri"/>
        </w:rPr>
        <w:t>dstr_1 is a DataStructure previously defined.</w:t>
      </w:r>
    </w:p>
    <w:p w14:paraId="28476CC4" w14:textId="77777777" w:rsidR="00EA6708" w:rsidRPr="00E352EF" w:rsidRDefault="00EA6708" w:rsidP="005D22B4">
      <w:pPr>
        <w:jc w:val="both"/>
        <w:rPr>
          <w:rFonts w:ascii="Calibri" w:eastAsia="Calibri" w:hAnsi="Calibri" w:cs="Calibri"/>
        </w:rPr>
      </w:pPr>
    </w:p>
    <w:p w14:paraId="572475A4" w14:textId="77777777" w:rsidR="005A2227" w:rsidRPr="00E352EF" w:rsidRDefault="0097053A" w:rsidP="005D22B4">
      <w:pPr>
        <w:jc w:val="both"/>
      </w:pPr>
      <w:r w:rsidRPr="00E352EF">
        <w:rPr>
          <w:rFonts w:ascii="Calibri" w:eastAsia="Calibri" w:hAnsi="Calibri" w:cs="Calibri"/>
        </w:rPr>
        <w:t>2) Definition of a Dataset with an in-line DataStructure definition where scalar types are used.</w:t>
      </w:r>
    </w:p>
    <w:p w14:paraId="2CC1F7A3"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w:t>
      </w:r>
    </w:p>
    <w:p w14:paraId="2845E0A3"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1BC79E71"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541604A1"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6BBC7B70" w14:textId="77777777" w:rsidR="005A2227" w:rsidRPr="00E352EF" w:rsidRDefault="0097053A" w:rsidP="005D22B4">
      <w:pPr>
        <w:jc w:val="both"/>
      </w:pPr>
      <w:r w:rsidRPr="00E352EF">
        <w:rPr>
          <w:rFonts w:ascii="Calibri" w:eastAsia="Calibri" w:hAnsi="Calibri" w:cs="Calibri"/>
        </w:rPr>
        <w:t>)</w:t>
      </w:r>
    </w:p>
    <w:p w14:paraId="4776B698" w14:textId="77777777" w:rsidR="005A2227" w:rsidRPr="00E352EF" w:rsidRDefault="005A2227"/>
    <w:p w14:paraId="3047D0BE" w14:textId="77777777" w:rsidR="005A2227" w:rsidRPr="00E352EF" w:rsidRDefault="0097053A" w:rsidP="00B3632D">
      <w:pPr>
        <w:pStyle w:val="Stile1"/>
        <w:rPr>
          <w:lang w:val="en-GB"/>
        </w:rPr>
      </w:pPr>
      <w:bookmarkStart w:id="97" w:name="_Toc463805718"/>
      <w:bookmarkStart w:id="98" w:name="_Toc464487885"/>
      <w:r w:rsidRPr="00E352EF">
        <w:rPr>
          <w:lang w:val="en-GB"/>
        </w:rPr>
        <w:lastRenderedPageBreak/>
        <w:t>VTL</w:t>
      </w:r>
      <w:r w:rsidR="00EB2324" w:rsidRPr="00E352EF">
        <w:rPr>
          <w:lang w:val="en-GB"/>
        </w:rPr>
        <w:t>-</w:t>
      </w:r>
      <w:r w:rsidRPr="00E352EF">
        <w:rPr>
          <w:lang w:val="en-GB"/>
        </w:rPr>
        <w:t>DL - Rulesets</w:t>
      </w:r>
      <w:bookmarkEnd w:id="97"/>
      <w:bookmarkEnd w:id="98"/>
      <w:r w:rsidRPr="00E352EF">
        <w:rPr>
          <w:lang w:val="en-GB"/>
        </w:rPr>
        <w:tab/>
      </w:r>
    </w:p>
    <w:p w14:paraId="4E1FD59A" w14:textId="3F477CF4" w:rsidR="005A2227" w:rsidRPr="00E352EF" w:rsidRDefault="005A2227">
      <w:pPr>
        <w:rPr>
          <w:rFonts w:ascii="Cambria" w:hAnsi="Cambria"/>
        </w:rPr>
      </w:pPr>
    </w:p>
    <w:p w14:paraId="365240D9" w14:textId="77777777" w:rsidR="001B6402" w:rsidRPr="00E352EF" w:rsidRDefault="001B6402" w:rsidP="001B6402">
      <w:pPr>
        <w:pStyle w:val="Stile3"/>
        <w:rPr>
          <w:lang w:val="en-GB"/>
        </w:rPr>
      </w:pPr>
      <w:bookmarkStart w:id="99" w:name="_Toc464119464"/>
      <w:bookmarkStart w:id="100" w:name="_Toc464487886"/>
      <w:bookmarkStart w:id="101" w:name="_Toc463805719"/>
      <w:r w:rsidRPr="00E352EF">
        <w:rPr>
          <w:lang w:val="en-GB"/>
        </w:rPr>
        <w:t>define datapoint ruleset</w:t>
      </w:r>
      <w:bookmarkEnd w:id="99"/>
      <w:bookmarkEnd w:id="100"/>
      <w:r w:rsidRPr="00E352EF">
        <w:rPr>
          <w:lang w:val="en-GB"/>
        </w:rPr>
        <w:t xml:space="preserve"> </w:t>
      </w:r>
    </w:p>
    <w:p w14:paraId="0C8E9EC0"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66CDE07" w14:textId="24D5F5E8" w:rsidR="001B6402" w:rsidRPr="00E352EF" w:rsidRDefault="001B6402" w:rsidP="001B6402">
      <w:pPr>
        <w:jc w:val="both"/>
        <w:rPr>
          <w:rFonts w:ascii="Cambria" w:hAnsi="Cambria"/>
        </w:rPr>
      </w:pPr>
      <w:r w:rsidRPr="00E352EF">
        <w:rPr>
          <w:rFonts w:ascii="Cambria" w:eastAsia="Calibri" w:hAnsi="Cambria" w:cs="Calibri"/>
          <w:b/>
        </w:rPr>
        <w:t>define datapoint ruleset</w:t>
      </w:r>
      <w:r w:rsidRPr="00E352EF">
        <w:rPr>
          <w:rFonts w:ascii="Cambria" w:eastAsia="Calibri" w:hAnsi="Cambria" w:cs="Calibri"/>
        </w:rPr>
        <w:t xml:space="preserve"> defines a persistent object that contains Rules to be applied to each individual Data Point of a given Dataset</w:t>
      </w:r>
      <w:r w:rsidR="00946CD3" w:rsidRPr="00E352EF">
        <w:rPr>
          <w:rFonts w:ascii="Cambria" w:eastAsia="Calibri" w:hAnsi="Cambria" w:cs="Calibri"/>
        </w:rPr>
        <w:t xml:space="preserve">.  </w:t>
      </w:r>
      <w:r w:rsidRPr="00E352EF">
        <w:rPr>
          <w:rFonts w:ascii="Cambria" w:eastAsia="Calibri" w:hAnsi="Cambria" w:cs="Calibri"/>
        </w:rPr>
        <w:t xml:space="preserve">These rulesets are also called “horizontal” taking into account the tabular representation of a Dataset (considered as a mathematical function), in which each (vertical) column represents a Variable and each (horizontal) row represents a Data Point: these rulesets are applied on individual Data Points (rows), i.e. horizontally on the tabular representation.  </w:t>
      </w:r>
    </w:p>
    <w:p w14:paraId="298E87D0" w14:textId="77777777" w:rsidR="001B6402" w:rsidRPr="00E352EF" w:rsidRDefault="001B6402" w:rsidP="001B6402">
      <w:pPr>
        <w:rPr>
          <w:rFonts w:ascii="Cambria" w:eastAsia="Calibri" w:hAnsi="Cambria" w:cs="Calibri"/>
          <w:color w:val="0000FF"/>
          <w:u w:val="single" w:color="0000FF"/>
        </w:rPr>
      </w:pPr>
    </w:p>
    <w:p w14:paraId="5BFD0529" w14:textId="77777777" w:rsidR="001B6402" w:rsidRPr="00E352EF" w:rsidRDefault="001B6402" w:rsidP="001B6402">
      <w:pPr>
        <w:rPr>
          <w:rFonts w:ascii="Cambria" w:hAnsi="Cambria"/>
        </w:rPr>
      </w:pPr>
    </w:p>
    <w:p w14:paraId="14BBE47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Syntax</w:t>
      </w:r>
    </w:p>
    <w:p w14:paraId="07396D26" w14:textId="77777777" w:rsidR="001B6402" w:rsidRPr="00E352EF" w:rsidRDefault="001B6402" w:rsidP="001B6402">
      <w:pPr>
        <w:rPr>
          <w:rFonts w:ascii="Cambria" w:hAnsi="Cambria"/>
        </w:rPr>
      </w:pPr>
      <w:r w:rsidRPr="00E352EF">
        <w:rPr>
          <w:rFonts w:ascii="Cambria" w:eastAsia="Calibri" w:hAnsi="Cambria" w:cs="Calibri"/>
          <w:b/>
        </w:rPr>
        <w:t xml:space="preserve">define datapoint ruleset </w:t>
      </w:r>
      <w:r w:rsidRPr="00E352EF">
        <w:rPr>
          <w:rFonts w:ascii="Cambria" w:eastAsia="Calibri" w:hAnsi="Cambria" w:cs="Calibri"/>
          <w:i/>
        </w:rPr>
        <w:t>rulesetId</w:t>
      </w:r>
      <w:r w:rsidRPr="00E352EF">
        <w:rPr>
          <w:rFonts w:ascii="Cambria" w:eastAsia="Calibri" w:hAnsi="Cambria" w:cs="Calibri"/>
          <w:b/>
        </w:rPr>
        <w:t xml:space="preserve">  ( </w:t>
      </w:r>
      <w:r w:rsidRPr="00E352EF">
        <w:rPr>
          <w:rFonts w:ascii="Cambria" w:eastAsia="Calibri" w:hAnsi="Cambria" w:cs="Calibri"/>
          <w:i/>
        </w:rPr>
        <w:t xml:space="preserve">RulesetSignature </w:t>
      </w:r>
      <w:r w:rsidRPr="00E352EF">
        <w:rPr>
          <w:rFonts w:ascii="Cambria" w:eastAsia="Calibri" w:hAnsi="Cambria" w:cs="Calibri"/>
          <w:b/>
        </w:rPr>
        <w:t>) is</w:t>
      </w:r>
    </w:p>
    <w:p w14:paraId="411D0732" w14:textId="75C096DF" w:rsidR="001B6402" w:rsidRPr="00E352EF" w:rsidRDefault="001B6402" w:rsidP="001B6402">
      <w:pPr>
        <w:ind w:firstLine="706"/>
      </w:pPr>
      <w:del w:id="102" w:author="Laura Viignola" w:date="2017-05-10T18:18:00Z">
        <w:r w:rsidRPr="00E352EF" w:rsidDel="00AC5A51">
          <w:rPr>
            <w:rFonts w:eastAsia="Calibri"/>
          </w:rPr>
          <w:delText xml:space="preserve">{ </w:delText>
        </w:r>
      </w:del>
      <w:r w:rsidRPr="00E352EF">
        <w:rPr>
          <w:rFonts w:eastAsia="Calibri"/>
          <w:i/>
        </w:rPr>
        <w:t>Rule</w:t>
      </w:r>
      <w:r w:rsidRPr="00E352EF">
        <w:rPr>
          <w:rFonts w:eastAsia="Calibri"/>
        </w:rPr>
        <w:t xml:space="preserve"> </w:t>
      </w:r>
      <w:del w:id="103" w:author="Laura Viignola" w:date="2017-05-10T18:18:00Z">
        <w:r w:rsidRPr="00E352EF" w:rsidDel="00AC5A51">
          <w:rPr>
            <w:rFonts w:eastAsia="Calibri"/>
          </w:rPr>
          <w:delText>}</w:delText>
        </w:r>
      </w:del>
      <w:r w:rsidRPr="00E352EF">
        <w:rPr>
          <w:rFonts w:eastAsia="Calibri"/>
        </w:rPr>
        <w:t xml:space="preserve"> { ; </w:t>
      </w:r>
      <w:r w:rsidRPr="00E352EF">
        <w:rPr>
          <w:rFonts w:eastAsia="Calibri"/>
          <w:i/>
        </w:rPr>
        <w:t>Rule</w:t>
      </w:r>
      <w:r w:rsidRPr="00E352EF">
        <w:rPr>
          <w:rFonts w:eastAsia="Calibri"/>
        </w:rPr>
        <w:t>}*</w:t>
      </w:r>
    </w:p>
    <w:p w14:paraId="11A9F271" w14:textId="77777777" w:rsidR="001B6402" w:rsidRPr="00E352EF" w:rsidRDefault="001B6402" w:rsidP="00532B1C">
      <w:pPr>
        <w:jc w:val="both"/>
        <w:rPr>
          <w:rFonts w:ascii="Cambria" w:hAnsi="Cambria"/>
        </w:rPr>
      </w:pPr>
      <w:r w:rsidRPr="00E352EF">
        <w:rPr>
          <w:rFonts w:ascii="Cambria" w:eastAsia="Calibri" w:hAnsi="Cambria" w:cs="Calibri"/>
          <w:b/>
        </w:rPr>
        <w:t>end</w:t>
      </w:r>
      <w:r w:rsidRPr="00E352EF">
        <w:rPr>
          <w:rFonts w:ascii="Cambria" w:eastAsia="Calibri" w:hAnsi="Cambria" w:cs="Calibri"/>
        </w:rPr>
        <w:t xml:space="preserve"> </w:t>
      </w:r>
      <w:r w:rsidRPr="00E352EF">
        <w:rPr>
          <w:rFonts w:ascii="Cambria" w:eastAsia="Calibri" w:hAnsi="Cambria" w:cs="Calibri"/>
          <w:b/>
        </w:rPr>
        <w:t>datapoint ruleset</w:t>
      </w:r>
      <w:r w:rsidRPr="00E352EF">
        <w:rPr>
          <w:rFonts w:ascii="Cambria" w:eastAsia="Calibri" w:hAnsi="Cambria" w:cs="Calibri"/>
        </w:rPr>
        <w:t xml:space="preserve"> </w:t>
      </w:r>
    </w:p>
    <w:p w14:paraId="3FC69465" w14:textId="77777777" w:rsidR="001B6402" w:rsidRPr="00E352EF" w:rsidRDefault="001B6402" w:rsidP="001B6402">
      <w:pPr>
        <w:rPr>
          <w:rFonts w:asciiTheme="majorHAnsi" w:hAnsiTheme="majorHAnsi"/>
          <w:i/>
        </w:rPr>
      </w:pPr>
      <w:r w:rsidRPr="00E352EF">
        <w:rPr>
          <w:rFonts w:asciiTheme="majorHAnsi" w:eastAsia="Calibri" w:hAnsiTheme="majorHAnsi"/>
          <w:i/>
        </w:rPr>
        <w:t>Rule</w:t>
      </w:r>
    </w:p>
    <w:p w14:paraId="4037BB23" w14:textId="77777777" w:rsidR="001B6402" w:rsidRPr="00E352EF" w:rsidRDefault="001B6402" w:rsidP="001B6402">
      <w:pPr>
        <w:ind w:firstLine="706"/>
        <w:rPr>
          <w:rFonts w:ascii="Cambria" w:hAnsi="Cambria"/>
        </w:rPr>
      </w:pP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i/>
        </w:rPr>
        <w:t>ruleId</w:t>
      </w: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 </w:t>
      </w:r>
      <w:r w:rsidRPr="00E352EF">
        <w:rPr>
          <w:rFonts w:ascii="Cambria" w:eastAsia="Calibri" w:hAnsi="Cambria" w:cs="Calibri"/>
          <w:b/>
        </w:rPr>
        <w:t xml:space="preserve">when </w:t>
      </w:r>
      <w:r w:rsidRPr="00E352EF">
        <w:rPr>
          <w:rFonts w:ascii="Cambria" w:eastAsia="Calibri" w:hAnsi="Cambria" w:cs="Calibri"/>
          <w:i/>
        </w:rPr>
        <w:t xml:space="preserve">antecedentCondition </w:t>
      </w:r>
      <w:r w:rsidRPr="00E352EF">
        <w:rPr>
          <w:rFonts w:ascii="Cambria" w:eastAsia="Calibri" w:hAnsi="Cambria" w:cs="Calibri"/>
          <w:b/>
        </w:rPr>
        <w:t xml:space="preserve">then </w:t>
      </w:r>
      <w:r w:rsidRPr="00E352EF">
        <w:rPr>
          <w:rFonts w:ascii="Cambria" w:eastAsia="Calibri" w:hAnsi="Cambria" w:cs="Calibri"/>
        </w:rPr>
        <w:t xml:space="preserve">} </w:t>
      </w:r>
      <w:r w:rsidRPr="00E352EF">
        <w:rPr>
          <w:rFonts w:ascii="Cambria" w:eastAsia="Calibri" w:hAnsi="Cambria" w:cs="Calibri"/>
          <w:i/>
        </w:rPr>
        <w:t>consequentCondition</w:t>
      </w:r>
    </w:p>
    <w:p w14:paraId="3512FC64" w14:textId="77777777" w:rsidR="001B6402" w:rsidRPr="00E352EF" w:rsidRDefault="001B6402" w:rsidP="001B6402">
      <w:pPr>
        <w:ind w:firstLine="706"/>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errorcode ( </w:t>
      </w:r>
      <w:r w:rsidRPr="00E352EF">
        <w:rPr>
          <w:rFonts w:ascii="Cambria" w:eastAsia="Calibri" w:hAnsi="Cambria" w:cs="Calibri"/>
          <w:i/>
        </w:rPr>
        <w:t xml:space="preserve">errorCode </w:t>
      </w:r>
      <w:r w:rsidRPr="00E352EF">
        <w:rPr>
          <w:rFonts w:ascii="Cambria" w:eastAsia="Calibri" w:hAnsi="Cambria" w:cs="Calibri"/>
          <w:b/>
        </w:rPr>
        <w:t xml:space="preserve">) </w:t>
      </w:r>
      <w:r w:rsidRPr="00E352EF">
        <w:rPr>
          <w:rFonts w:ascii="Cambria" w:eastAsia="Calibri" w:hAnsi="Cambria" w:cs="Calibri"/>
        </w:rPr>
        <w:t>}</w:t>
      </w:r>
    </w:p>
    <w:p w14:paraId="34695787" w14:textId="77777777" w:rsidR="001B6402" w:rsidRPr="00E352EF" w:rsidRDefault="001B6402" w:rsidP="001B6402">
      <w:pPr>
        <w:ind w:firstLine="706"/>
        <w:rPr>
          <w:rFonts w:ascii="Cambria" w:eastAsia="Calibri" w:hAnsi="Cambria" w:cs="Calibri"/>
        </w:rPr>
      </w:pPr>
      <w:r w:rsidRPr="00E352EF">
        <w:rPr>
          <w:rFonts w:ascii="Cambria" w:eastAsia="Calibri" w:hAnsi="Cambria" w:cs="Calibri"/>
        </w:rPr>
        <w:t>{</w:t>
      </w:r>
      <w:r w:rsidRPr="00E352EF">
        <w:rPr>
          <w:rFonts w:ascii="Cambria" w:eastAsia="Calibri" w:hAnsi="Cambria" w:cs="Calibri"/>
          <w:b/>
        </w:rPr>
        <w:t xml:space="preserve"> errorlevel  ( </w:t>
      </w:r>
      <w:r w:rsidRPr="00E352EF">
        <w:rPr>
          <w:rFonts w:ascii="Cambria" w:eastAsia="Calibri" w:hAnsi="Cambria" w:cs="Calibri"/>
          <w:i/>
        </w:rPr>
        <w:t xml:space="preserve">errorLevel </w:t>
      </w:r>
      <w:r w:rsidRPr="00E352EF">
        <w:rPr>
          <w:rFonts w:ascii="Cambria" w:eastAsia="Calibri" w:hAnsi="Cambria" w:cs="Calibri"/>
          <w:b/>
        </w:rPr>
        <w:t xml:space="preserve">) </w:t>
      </w:r>
      <w:r w:rsidRPr="00E352EF">
        <w:rPr>
          <w:rFonts w:ascii="Cambria" w:eastAsia="Calibri" w:hAnsi="Cambria" w:cs="Calibri"/>
        </w:rPr>
        <w:t>}</w:t>
      </w:r>
    </w:p>
    <w:p w14:paraId="484FAFA8" w14:textId="77777777" w:rsidR="001B6402" w:rsidRPr="00E352EF" w:rsidRDefault="001B6402" w:rsidP="001B6402">
      <w:pPr>
        <w:rPr>
          <w:rFonts w:ascii="Cambria" w:eastAsia="Calibri" w:hAnsi="Cambria" w:cs="Calibri"/>
          <w:i/>
        </w:rPr>
      </w:pPr>
      <w:r w:rsidRPr="00E352EF">
        <w:rPr>
          <w:rFonts w:ascii="Cambria" w:eastAsia="Calibri" w:hAnsi="Cambria" w:cs="Calibri"/>
          <w:i/>
        </w:rPr>
        <w:t>RulesetSignature</w:t>
      </w:r>
    </w:p>
    <w:p w14:paraId="3412A32A" w14:textId="77777777" w:rsidR="001B6402" w:rsidRPr="00E352EF" w:rsidRDefault="001B6402" w:rsidP="001B6402">
      <w:pPr>
        <w:rPr>
          <w:rFonts w:ascii="Cambria" w:eastAsia="Calibri" w:hAnsi="Cambria" w:cs="Calibri"/>
        </w:rPr>
      </w:pPr>
      <w:r w:rsidRPr="00E352EF">
        <w:rPr>
          <w:rFonts w:ascii="Cambria" w:eastAsia="Calibri" w:hAnsi="Cambria" w:cs="Calibri"/>
        </w:rPr>
        <w:tab/>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4A0A41A6"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variable-signature</w:t>
      </w:r>
      <w:r w:rsidRPr="00E352EF">
        <w:rPr>
          <w:rFonts w:ascii="Cambria" w:eastAsia="Calibri" w:hAnsi="Cambria" w:cs="Calibri"/>
        </w:rPr>
        <w:t xml:space="preserve"> </w:t>
      </w:r>
    </w:p>
    <w:p w14:paraId="06854A69" w14:textId="77777777" w:rsidR="001B6402" w:rsidRPr="00E352EF" w:rsidRDefault="001B6402" w:rsidP="001B6402">
      <w:pPr>
        <w:ind w:firstLine="706"/>
        <w:jc w:val="both"/>
        <w:rPr>
          <w:rFonts w:ascii="Cambria" w:hAnsi="Cambria"/>
        </w:rPr>
      </w:pPr>
      <w:r w:rsidRPr="00E352EF">
        <w:rPr>
          <w:rFonts w:ascii="Cambria" w:eastAsia="Calibri" w:hAnsi="Cambria" w:cs="Calibri"/>
        </w:rPr>
        <w:t xml:space="preserve">::= </w:t>
      </w:r>
      <w:r w:rsidRPr="00E352EF">
        <w:rPr>
          <w:rFonts w:ascii="Cambria" w:eastAsia="Calibri" w:hAnsi="Cambria" w:cs="Calibri"/>
          <w:i/>
        </w:rPr>
        <w:t>variable-ref</w:t>
      </w:r>
      <w:r w:rsidRPr="00E352EF">
        <w:rPr>
          <w:rFonts w:ascii="Cambria" w:eastAsia="Calibri" w:hAnsi="Cambria" w:cs="Calibri"/>
        </w:rPr>
        <w:t xml:space="preserve"> {</w:t>
      </w:r>
      <w:r w:rsidRPr="00E352EF">
        <w:rPr>
          <w:rFonts w:ascii="Cambria" w:eastAsia="Calibri" w:hAnsi="Cambria" w:cs="Calibri"/>
          <w:b/>
        </w:rPr>
        <w:t>as</w:t>
      </w:r>
      <w:r w:rsidRPr="00E352EF">
        <w:rPr>
          <w:rFonts w:ascii="Cambria" w:eastAsia="Calibri" w:hAnsi="Cambria" w:cs="Calibri"/>
        </w:rPr>
        <w:t xml:space="preserve"> </w:t>
      </w:r>
      <w:r w:rsidRPr="00E352EF">
        <w:rPr>
          <w:rFonts w:ascii="Cambria" w:eastAsia="Calibri" w:hAnsi="Cambria" w:cs="Calibri"/>
          <w:i/>
        </w:rPr>
        <w:t>constant-string</w:t>
      </w:r>
      <w:r w:rsidRPr="00E352EF">
        <w:rPr>
          <w:rFonts w:ascii="Cambria" w:eastAsia="Calibri" w:hAnsi="Cambria" w:cs="Calibri"/>
        </w:rPr>
        <w:t>}?</w:t>
      </w:r>
    </w:p>
    <w:p w14:paraId="42844E19" w14:textId="77777777" w:rsidR="001B6402" w:rsidRPr="00E352EF" w:rsidRDefault="001B6402" w:rsidP="001B6402">
      <w:pPr>
        <w:rPr>
          <w:rFonts w:ascii="Cambria" w:eastAsia="Calibri" w:hAnsi="Cambria" w:cs="Calibri"/>
        </w:rPr>
      </w:pPr>
    </w:p>
    <w:p w14:paraId="68B4F8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Parameters</w:t>
      </w:r>
    </w:p>
    <w:p w14:paraId="01AE94DB" w14:textId="77777777" w:rsidR="001B6402" w:rsidRPr="00E352EF" w:rsidRDefault="001B6402" w:rsidP="001B6402">
      <w:pPr>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identifier</w:t>
      </w:r>
    </w:p>
    <w:p w14:paraId="2191522E" w14:textId="77777777" w:rsidR="001B6402" w:rsidRPr="00E352EF" w:rsidRDefault="001B6402" w:rsidP="001B6402">
      <w:pPr>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identifier</w:t>
      </w:r>
    </w:p>
    <w:p w14:paraId="5F0A602A" w14:textId="77777777" w:rsidR="001B6402" w:rsidRPr="00E352EF" w:rsidRDefault="001B6402" w:rsidP="001B6402">
      <w:pPr>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Boolean-scalar-expression</w:t>
      </w:r>
    </w:p>
    <w:p w14:paraId="2C18179B" w14:textId="77777777" w:rsidR="001B6402" w:rsidRPr="00E352EF" w:rsidRDefault="001B6402" w:rsidP="001B6402">
      <w:pPr>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Boolean-scalar-expression</w:t>
      </w:r>
    </w:p>
    <w:p w14:paraId="334E61D0" w14:textId="77777777" w:rsidR="001B6402" w:rsidRPr="00E352EF" w:rsidRDefault="001B6402" w:rsidP="001B6402">
      <w:pPr>
        <w:jc w:val="both"/>
        <w:rPr>
          <w:rFonts w:ascii="Cambria" w:hAnsi="Cambria"/>
        </w:rPr>
      </w:pPr>
      <w:r w:rsidRPr="00E352EF">
        <w:rPr>
          <w:rFonts w:ascii="Cambria" w:eastAsia="Calibri" w:hAnsi="Cambria" w:cs="Calibri"/>
          <w:i/>
        </w:rPr>
        <w:t xml:space="preserve">errorCode </w:t>
      </w:r>
      <w:r w:rsidRPr="00E352EF">
        <w:rPr>
          <w:rFonts w:ascii="Cambria" w:eastAsia="Calibri" w:hAnsi="Cambria" w:cs="Calibri"/>
        </w:rPr>
        <w:t>: string</w:t>
      </w:r>
    </w:p>
    <w:p w14:paraId="610B2D7F"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errorLevel</w:t>
      </w:r>
      <w:r w:rsidRPr="00E352EF">
        <w:rPr>
          <w:rFonts w:ascii="Cambria" w:eastAsia="Calibri" w:hAnsi="Cambria" w:cs="Calibri"/>
        </w:rPr>
        <w:t>: integer-literal</w:t>
      </w:r>
    </w:p>
    <w:p w14:paraId="04DD3F2D" w14:textId="77777777" w:rsidR="001B6402" w:rsidRPr="00E352EF" w:rsidRDefault="001B6402" w:rsidP="001B6402">
      <w:pPr>
        <w:jc w:val="both"/>
        <w:rPr>
          <w:rFonts w:ascii="Cambria" w:hAnsi="Cambria"/>
        </w:rPr>
      </w:pPr>
      <w:r w:rsidRPr="00E352EF">
        <w:rPr>
          <w:rFonts w:ascii="Cambria" w:eastAsia="Calibri" w:hAnsi="Cambria" w:cs="Calibri"/>
          <w:i/>
        </w:rPr>
        <w:t>constant-string</w:t>
      </w:r>
      <w:r w:rsidRPr="00E352EF">
        <w:rPr>
          <w:rFonts w:ascii="Cambria" w:eastAsia="Calibri" w:hAnsi="Cambria" w:cs="Calibri"/>
        </w:rPr>
        <w:t>: string</w:t>
      </w:r>
    </w:p>
    <w:p w14:paraId="36CD5340" w14:textId="77777777" w:rsidR="001B6402" w:rsidRPr="00E352EF" w:rsidRDefault="001B6402" w:rsidP="001B6402">
      <w:pPr>
        <w:jc w:val="both"/>
        <w:rPr>
          <w:rFonts w:ascii="Cambria" w:hAnsi="Cambria"/>
        </w:rPr>
      </w:pPr>
    </w:p>
    <w:p w14:paraId="7DFF970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w:t>
      </w:r>
      <w:r w:rsidR="00CA4D5A" w:rsidRPr="00E352EF">
        <w:rPr>
          <w:rFonts w:ascii="Cambria" w:eastAsia="Calibri" w:hAnsi="Cambria" w:cs="Calibri"/>
        </w:rPr>
        <w:t xml:space="preserve">the </w:t>
      </w:r>
      <w:r w:rsidRPr="00E352EF">
        <w:rPr>
          <w:rFonts w:ascii="Cambria" w:eastAsia="Calibri" w:hAnsi="Cambria" w:cs="Calibri"/>
        </w:rPr>
        <w:t>datapoint ruleset to be defined.</w:t>
      </w:r>
    </w:p>
    <w:p w14:paraId="51523DD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Represented Variables (see the information model) on which the Ruleset is defined. </w:t>
      </w:r>
    </w:p>
    <w:p w14:paraId="5B1B2776" w14:textId="72ECE1A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w:t>
      </w:r>
      <w:r w:rsidR="00CA4D5A" w:rsidRPr="00E352EF">
        <w:t>i</w:t>
      </w:r>
      <w:r w:rsidRPr="00E352EF">
        <w:t xml:space="preserve">t specifies a single Represented Variable on which the Ruleset is defined </w:t>
      </w:r>
    </w:p>
    <w:p w14:paraId="3BC5C93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variable-ref</w:t>
      </w:r>
      <w:r w:rsidRPr="00E352EF">
        <w:rPr>
          <w:rFonts w:ascii="Cambria" w:eastAsia="Calibri" w:hAnsi="Cambria" w:cs="Calibri"/>
        </w:rPr>
        <w:t xml:space="preserve"> - the reference to a Variable on which the Ruleset is defined. The Variable name can be aliased for the sake of compactness in writing the Rules. If the alias is not specified, the complete name of the Variable must be used in the body of the rules.</w:t>
      </w:r>
    </w:p>
    <w:p w14:paraId="2DC4F35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77B6FD9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w:t>
      </w:r>
      <w:r w:rsidRPr="00E352EF">
        <w:rPr>
          <w:rFonts w:ascii="Cambria" w:eastAsia="Calibri" w:hAnsi="Cambria" w:cs="Calibri"/>
          <w:i/>
        </w:rPr>
        <w:t>ruleId</w:t>
      </w:r>
      <w:r w:rsidRPr="00E352EF">
        <w:rPr>
          <w:rFonts w:ascii="Cambria" w:eastAsia="Calibri" w:hAnsi="Cambria" w:cs="Calibri"/>
        </w:rPr>
        <w:t xml:space="preserve">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22C105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It can contain references to the Variables declared for this Ruleset and Constants. All the Component level operators are allowed. </w:t>
      </w:r>
    </w:p>
    <w:p w14:paraId="2F7B4B7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a Boolean scalar expression. It is evaluated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can contain references to the Variables declared for this Ruleset and Constants. All the Component level operators are allowed.</w:t>
      </w:r>
    </w:p>
    <w:p w14:paraId="280A219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27B77B2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44FBF363" w14:textId="0499CA65"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lastRenderedPageBreak/>
        <w:t>constant</w:t>
      </w:r>
      <w:r w:rsidRPr="00E352EF">
        <w:rPr>
          <w:rFonts w:ascii="Cambria" w:hAnsi="Cambria"/>
          <w:i/>
        </w:rPr>
        <w:t>-string</w:t>
      </w:r>
      <w:r w:rsidRPr="00E352EF">
        <w:rPr>
          <w:rFonts w:ascii="Cambria" w:hAnsi="Cambria"/>
        </w:rPr>
        <w:t>: the name assigned to the Vari</w:t>
      </w:r>
      <w:r w:rsidR="00531A31" w:rsidRPr="00E352EF">
        <w:rPr>
          <w:rFonts w:ascii="Cambria" w:hAnsi="Cambria"/>
        </w:rPr>
        <w:t>a</w:t>
      </w:r>
      <w:r w:rsidRPr="00E352EF">
        <w:rPr>
          <w:rFonts w:ascii="Cambria" w:hAnsi="Cambria"/>
        </w:rPr>
        <w:t xml:space="preserve">ble within the ruleset </w:t>
      </w:r>
    </w:p>
    <w:p w14:paraId="10B4F89B" w14:textId="77777777" w:rsidR="001B6402" w:rsidRPr="00E352EF" w:rsidRDefault="001B6402" w:rsidP="001B6402">
      <w:pPr>
        <w:ind w:left="360"/>
        <w:jc w:val="both"/>
        <w:rPr>
          <w:rFonts w:ascii="Cambria" w:hAnsi="Cambria"/>
        </w:rPr>
      </w:pPr>
    </w:p>
    <w:p w14:paraId="09B20B68"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0E6C57F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 xml:space="preserve">antecedentCondition </w:t>
      </w:r>
      <w:r w:rsidRPr="00E352EF">
        <w:rPr>
          <w:rFonts w:ascii="Cambria" w:eastAsia="Calibri" w:hAnsi="Cambria" w:cs="Calibri"/>
        </w:rPr>
        <w:t>and</w:t>
      </w:r>
      <w:r w:rsidRPr="00E352EF">
        <w:rPr>
          <w:rFonts w:ascii="Cambria" w:eastAsia="Calibri" w:hAnsi="Cambria" w:cs="Calibri"/>
          <w:i/>
        </w:rPr>
        <w:t xml:space="preserve"> consequentCondition </w:t>
      </w:r>
      <w:r w:rsidRPr="00E352EF">
        <w:rPr>
          <w:rFonts w:ascii="Cambria" w:eastAsia="Calibri" w:hAnsi="Cambria" w:cs="Calibri"/>
        </w:rPr>
        <w:t xml:space="preserve">cannot use Variables that are not defined in the </w:t>
      </w:r>
      <w:r w:rsidRPr="00E352EF">
        <w:rPr>
          <w:rFonts w:ascii="Cambria" w:eastAsia="Calibri" w:hAnsi="Cambria" w:cs="Calibri"/>
          <w:i/>
        </w:rPr>
        <w:t>RulesetSignature</w:t>
      </w:r>
    </w:p>
    <w:p w14:paraId="6D78827D"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A</w:t>
      </w:r>
      <w:r w:rsidRPr="00E352EF">
        <w:rPr>
          <w:rFonts w:ascii="Cambria" w:eastAsia="Calibri" w:hAnsi="Cambria" w:cs="Calibri"/>
          <w:i/>
        </w:rPr>
        <w:t xml:space="preserve"> Variable </w:t>
      </w:r>
      <w:r w:rsidRPr="00E352EF">
        <w:rPr>
          <w:rFonts w:ascii="Cambria" w:eastAsia="Calibri" w:hAnsi="Cambria" w:cs="Calibri"/>
        </w:rPr>
        <w:t>can appear only once in the</w:t>
      </w:r>
      <w:r w:rsidRPr="00E352EF">
        <w:rPr>
          <w:rFonts w:ascii="Cambria" w:eastAsia="Calibri" w:hAnsi="Cambria" w:cs="Calibri"/>
          <w:i/>
        </w:rPr>
        <w:t xml:space="preserve"> RulesetSignature</w:t>
      </w:r>
    </w:p>
    <w:p w14:paraId="4332DFB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 xml:space="preserve">Either the </w:t>
      </w:r>
      <w:r w:rsidRPr="00E352EF">
        <w:rPr>
          <w:rFonts w:ascii="Cambria" w:eastAsia="Calibri" w:hAnsi="Cambria" w:cs="Calibri"/>
          <w:i/>
        </w:rPr>
        <w:t>ruleId</w:t>
      </w:r>
      <w:r w:rsidRPr="00E352EF">
        <w:rPr>
          <w:rFonts w:ascii="Cambria" w:eastAsia="Calibri" w:hAnsi="Cambria" w:cs="Calibri"/>
        </w:rPr>
        <w:t xml:space="preserve"> is specified for all the rules of the Ruleset or for none.</w:t>
      </w:r>
    </w:p>
    <w:p w14:paraId="11BDFF8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If specified, the</w:t>
      </w:r>
      <w:r w:rsidRPr="00E352EF">
        <w:rPr>
          <w:rFonts w:ascii="Cambria" w:eastAsia="Calibri" w:hAnsi="Cambria" w:cs="Calibri"/>
          <w:i/>
        </w:rPr>
        <w:t xml:space="preserve"> ruleId </w:t>
      </w:r>
      <w:r w:rsidRPr="00E352EF">
        <w:rPr>
          <w:rFonts w:ascii="Cambria" w:eastAsia="Calibri" w:hAnsi="Cambria" w:cs="Calibri"/>
        </w:rPr>
        <w:t>must be unique within the Ruleset</w:t>
      </w:r>
      <w:r w:rsidRPr="00E352EF">
        <w:rPr>
          <w:rFonts w:ascii="Cambria" w:eastAsia="Calibri" w:hAnsi="Cambria" w:cs="Calibri"/>
          <w:i/>
        </w:rPr>
        <w:t>.</w:t>
      </w:r>
    </w:p>
    <w:p w14:paraId="410165F1" w14:textId="77777777" w:rsidR="001B6402" w:rsidRPr="00E352EF" w:rsidRDefault="001B6402" w:rsidP="001B6402">
      <w:pPr>
        <w:ind w:left="360"/>
        <w:jc w:val="both"/>
        <w:rPr>
          <w:rFonts w:ascii="Cambria" w:hAnsi="Cambria"/>
        </w:rPr>
      </w:pPr>
    </w:p>
    <w:p w14:paraId="6DB09E59"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2BB7A755" w14:textId="77777777" w:rsidR="001B6402" w:rsidRPr="00E352EF" w:rsidRDefault="001B6402" w:rsidP="001B6402">
      <w:pPr>
        <w:rPr>
          <w:rFonts w:ascii="Cambria" w:eastAsia="Calibri" w:hAnsi="Cambria" w:cs="Calibri"/>
        </w:rPr>
      </w:pPr>
      <w:r w:rsidRPr="00E352EF">
        <w:rPr>
          <w:rFonts w:ascii="Cambria" w:eastAsia="Calibri" w:hAnsi="Cambria" w:cs="Calibri"/>
        </w:rPr>
        <w:t xml:space="preserve">A persistent DataPoint Ruleset identified by </w:t>
      </w:r>
      <w:r w:rsidRPr="00E352EF">
        <w:rPr>
          <w:rFonts w:ascii="Cambria" w:eastAsia="Calibri" w:hAnsi="Cambria" w:cs="Calibri"/>
          <w:i/>
        </w:rPr>
        <w:t>rulesetId</w:t>
      </w:r>
      <w:r w:rsidRPr="00E352EF">
        <w:rPr>
          <w:rFonts w:ascii="Cambria" w:eastAsia="Calibri" w:hAnsi="Cambria" w:cs="Calibri"/>
        </w:rPr>
        <w:t xml:space="preserve">, which can be referenced and used both for validation and data filtering (within a filter clause) purposes. </w:t>
      </w:r>
    </w:p>
    <w:p w14:paraId="3F9B2A0A" w14:textId="77777777" w:rsidR="001B6402" w:rsidRPr="00E352EF" w:rsidRDefault="001B6402" w:rsidP="001B6402">
      <w:pPr>
        <w:rPr>
          <w:rFonts w:ascii="Cambria" w:hAnsi="Cambria"/>
        </w:rPr>
      </w:pPr>
    </w:p>
    <w:p w14:paraId="3EA8AA6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679D48E4" w14:textId="1AF6286F" w:rsidR="001B6402" w:rsidRPr="00E352EF" w:rsidRDefault="001B6402" w:rsidP="001B6402">
      <w:pPr>
        <w:jc w:val="both"/>
        <w:rPr>
          <w:rFonts w:ascii="Cambria" w:hAnsi="Cambria"/>
        </w:rPr>
      </w:pPr>
      <w:r w:rsidRPr="00E352EF">
        <w:rPr>
          <w:rFonts w:ascii="Cambria" w:eastAsia="Calibri" w:hAnsi="Cambria" w:cs="Calibri"/>
        </w:rPr>
        <w:t>A DataPoint Ruleset (also “horizontal ruleset”) is a persistent object that contains Rules to be applied to the Data Points of a given Dataset</w:t>
      </w:r>
      <w:r w:rsidRPr="00E352EF">
        <w:rPr>
          <w:rStyle w:val="Rimandonotaapidipagina"/>
          <w:rFonts w:ascii="Cambria" w:hAnsi="Cambria"/>
        </w:rPr>
        <w:footnoteReference w:id="1"/>
      </w:r>
      <w:r w:rsidRPr="00E352EF">
        <w:rPr>
          <w:rFonts w:ascii="Cambria" w:eastAsia="Calibri" w:hAnsi="Cambria" w:cs="Calibri"/>
        </w:rPr>
        <w:t xml:space="preserve">. When used for validation, the Rules are aimed at checking the combinations of values of the Data Point Variables, assessing if these values fulfill the conditions expressed by the Rules themselves. The Rules are evaluated independently for each data point, returning a Boolean scalar value (see the </w:t>
      </w:r>
      <w:r w:rsidRPr="00E352EF">
        <w:rPr>
          <w:rFonts w:ascii="Cambria" w:eastAsia="Calibri" w:hAnsi="Cambria" w:cs="Calibri"/>
          <w:b/>
        </w:rPr>
        <w:t xml:space="preserve">check </w:t>
      </w:r>
      <w:r w:rsidRPr="00E352EF">
        <w:rPr>
          <w:rFonts w:ascii="Cambria" w:eastAsia="Calibri" w:hAnsi="Cambria" w:cs="Calibri"/>
        </w:rPr>
        <w:t xml:space="preserve">operator and the relevant options). When used for data filtering, the Rules are aimed at filtering the Data Points, maintaining only the ones that fulfill (or, as an option, that do not fulfill) the Rules themselves (see the </w:t>
      </w:r>
      <w:r w:rsidRPr="00E352EF">
        <w:rPr>
          <w:rFonts w:ascii="Cambria" w:eastAsia="Calibri" w:hAnsi="Cambria" w:cs="Calibri"/>
          <w:b/>
        </w:rPr>
        <w:t>filter</w:t>
      </w:r>
      <w:r w:rsidRPr="00E352EF">
        <w:rPr>
          <w:rFonts w:ascii="Cambria" w:eastAsia="Calibri" w:hAnsi="Cambria" w:cs="Calibri"/>
        </w:rPr>
        <w:t xml:space="preserve"> operator and the relevant options). </w:t>
      </w:r>
    </w:p>
    <w:p w14:paraId="1802441F" w14:textId="77777777" w:rsidR="001B6402" w:rsidRPr="00E352EF" w:rsidRDefault="001B6402" w:rsidP="001B6402">
      <w:pPr>
        <w:jc w:val="both"/>
        <w:rPr>
          <w:rFonts w:ascii="Cambria" w:eastAsia="Calibri" w:hAnsi="Cambria" w:cs="Calibri"/>
        </w:rPr>
      </w:pPr>
      <w:r w:rsidRPr="00E352EF">
        <w:rPr>
          <w:rFonts w:ascii="Cambria" w:eastAsia="Calibri" w:hAnsi="Cambria" w:cs="Calibri"/>
        </w:rPr>
        <w:t xml:space="preserve">Each rule contains an </w:t>
      </w:r>
      <w:r w:rsidRPr="00E352EF">
        <w:rPr>
          <w:rFonts w:ascii="Cambria" w:eastAsia="Calibri" w:hAnsi="Cambria" w:cs="Calibri"/>
          <w:i/>
        </w:rPr>
        <w:t>antecedentCondition</w:t>
      </w:r>
      <w:r w:rsidRPr="00E352EF">
        <w:rPr>
          <w:rFonts w:ascii="Cambria" w:eastAsia="Calibri" w:hAnsi="Cambria" w:cs="Calibri"/>
        </w:rPr>
        <w:t xml:space="preserve"> Boolean expression followed by a </w:t>
      </w:r>
      <w:r w:rsidRPr="00E352EF">
        <w:rPr>
          <w:rFonts w:ascii="Cambria" w:eastAsia="Calibri" w:hAnsi="Cambria" w:cs="Calibri"/>
          <w:i/>
        </w:rPr>
        <w:t xml:space="preserve">consequentCondition </w:t>
      </w:r>
      <w:r w:rsidRPr="00E352EF">
        <w:rPr>
          <w:rFonts w:ascii="Cambria" w:eastAsia="Calibri" w:hAnsi="Cambria" w:cs="Calibri"/>
        </w:rPr>
        <w:t xml:space="preserve">Boolean expression and expresses a logical implication. Each condition states that when the </w:t>
      </w:r>
      <w:r w:rsidRPr="00E352EF">
        <w:rPr>
          <w:rFonts w:ascii="Cambria" w:eastAsia="Calibri" w:hAnsi="Cambria" w:cs="Calibri"/>
          <w:i/>
        </w:rPr>
        <w:t>antecedentCondition</w:t>
      </w:r>
      <w:r w:rsidRPr="00E352EF">
        <w:rPr>
          <w:rFonts w:ascii="Cambria" w:eastAsia="Calibri" w:hAnsi="Cambria" w:cs="Calibri"/>
        </w:rPr>
        <w:t xml:space="preserve"> evaluates to </w:t>
      </w:r>
      <w:r w:rsidRPr="00E352EF">
        <w:rPr>
          <w:rFonts w:ascii="Cambria" w:eastAsia="Calibri" w:hAnsi="Cambria" w:cs="Calibri"/>
          <w:b/>
        </w:rPr>
        <w:t>true</w:t>
      </w:r>
      <w:r w:rsidRPr="00E352EF">
        <w:rPr>
          <w:rFonts w:ascii="Cambria" w:eastAsia="Calibri" w:hAnsi="Cambria" w:cs="Calibri"/>
        </w:rPr>
        <w:t xml:space="preserve">, for a given Data Point, then the </w:t>
      </w:r>
      <w:r w:rsidRPr="00E352EF">
        <w:rPr>
          <w:rFonts w:ascii="Cambria" w:eastAsia="Calibri" w:hAnsi="Cambria" w:cs="Calibri"/>
          <w:i/>
        </w:rPr>
        <w:t>consequentCondition</w:t>
      </w:r>
      <w:r w:rsidRPr="00E352EF">
        <w:rPr>
          <w:rFonts w:ascii="Cambria" w:eastAsia="Calibri" w:hAnsi="Cambria" w:cs="Calibri"/>
        </w:rPr>
        <w:t xml:space="preserve"> must evaluate to </w:t>
      </w:r>
      <w:r w:rsidRPr="00E352EF">
        <w:rPr>
          <w:rFonts w:ascii="Cambria" w:eastAsia="Calibri" w:hAnsi="Cambria" w:cs="Calibri"/>
          <w:b/>
        </w:rPr>
        <w:t xml:space="preserve">true </w:t>
      </w:r>
      <w:r w:rsidRPr="00E352EF">
        <w:rPr>
          <w:rFonts w:ascii="Cambria" w:eastAsia="Calibri" w:hAnsi="Cambria" w:cs="Calibri"/>
        </w:rPr>
        <w:t xml:space="preserve">as well. In case the </w:t>
      </w:r>
      <w:r w:rsidRPr="00E352EF">
        <w:rPr>
          <w:rFonts w:ascii="Cambria" w:eastAsia="Calibri" w:hAnsi="Cambria" w:cs="Calibri"/>
          <w:i/>
        </w:rPr>
        <w:t xml:space="preserve">antecedentCondition </w:t>
      </w:r>
      <w:r w:rsidRPr="00E352EF">
        <w:rPr>
          <w:rFonts w:ascii="Cambria" w:eastAsia="Calibri" w:hAnsi="Cambria" w:cs="Calibri"/>
        </w:rPr>
        <w:t xml:space="preserve">is absent then it is assumed to be always true, therefore the </w:t>
      </w:r>
      <w:r w:rsidRPr="00E352EF">
        <w:rPr>
          <w:rFonts w:ascii="Cambria" w:eastAsia="Calibri" w:hAnsi="Cambria" w:cs="Calibri"/>
          <w:i/>
        </w:rPr>
        <w:t>consequentCondition</w:t>
      </w:r>
      <w:r w:rsidRPr="00E352EF">
        <w:rPr>
          <w:rFonts w:ascii="Cambria" w:eastAsia="Calibri" w:hAnsi="Cambria" w:cs="Calibri"/>
        </w:rPr>
        <w:t xml:space="preserve"> must evaluate to true for all the Data Points. See the example below:</w:t>
      </w:r>
    </w:p>
    <w:p w14:paraId="29FC2551" w14:textId="77777777" w:rsidR="001B6402" w:rsidRPr="00E352EF" w:rsidRDefault="001B6402" w:rsidP="001B6402">
      <w:pPr>
        <w:jc w:val="both"/>
        <w:rPr>
          <w:rFonts w:ascii="Cambria" w:hAnsi="Cambria"/>
        </w:rPr>
      </w:pPr>
    </w:p>
    <w:tbl>
      <w:tblPr>
        <w:tblW w:w="7070" w:type="dxa"/>
        <w:jc w:val="center"/>
        <w:tblBorders>
          <w:top w:val="single" w:sz="6" w:space="0" w:color="000000"/>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3427"/>
        <w:gridCol w:w="3643"/>
      </w:tblGrid>
      <w:tr w:rsidR="001B6402" w:rsidRPr="00E352EF" w14:paraId="279AE5CD"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493055EA" w14:textId="77777777" w:rsidR="001B6402" w:rsidRPr="00E352EF" w:rsidRDefault="001B6402" w:rsidP="00363968">
            <w:pPr>
              <w:spacing w:after="200" w:line="288" w:lineRule="auto"/>
              <w:jc w:val="both"/>
            </w:pPr>
            <w:r w:rsidRPr="00E352EF">
              <w:rPr>
                <w:rFonts w:ascii="Calibri" w:eastAsia="Calibri" w:hAnsi="Calibri" w:cs="Calibri"/>
                <w:i/>
              </w:rPr>
              <w:t>Rule</w:t>
            </w:r>
          </w:p>
        </w:tc>
        <w:tc>
          <w:tcPr>
            <w:tcW w:w="3643"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5E5CC268" w14:textId="77777777" w:rsidR="001B6402" w:rsidRPr="00E352EF" w:rsidRDefault="001B6402" w:rsidP="00363968">
            <w:pPr>
              <w:spacing w:after="200" w:line="288" w:lineRule="auto"/>
              <w:jc w:val="both"/>
            </w:pPr>
            <w:r w:rsidRPr="00E352EF">
              <w:rPr>
                <w:rFonts w:ascii="Calibri" w:eastAsia="Calibri" w:hAnsi="Calibri" w:cs="Calibri"/>
                <w:i/>
              </w:rPr>
              <w:t>Meaning</w:t>
            </w:r>
          </w:p>
        </w:tc>
      </w:tr>
      <w:tr w:rsidR="001B6402" w:rsidRPr="00E352EF" w14:paraId="7C910983"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EB107"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"CREDIT" or "DEBIT"   </w:t>
            </w:r>
            <w:r w:rsidRPr="00E352EF">
              <w:rPr>
                <w:rFonts w:ascii="Calibri" w:eastAsia="Calibri" w:hAnsi="Calibri" w:cs="Calibri"/>
                <w:b/>
              </w:rPr>
              <w:t>then</w:t>
            </w:r>
            <w:r w:rsidRPr="00E352EF">
              <w:rPr>
                <w:rFonts w:ascii="Calibri" w:eastAsia="Calibri" w:hAnsi="Calibri" w:cs="Calibri"/>
              </w:rPr>
              <w:t xml:space="preserve"> obs_value &gt;= 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A454A" w14:textId="77777777" w:rsidR="001B6402" w:rsidRPr="00E352EF" w:rsidRDefault="001B6402" w:rsidP="00363968">
            <w:pPr>
              <w:spacing w:after="200" w:line="288" w:lineRule="auto"/>
              <w:jc w:val="both"/>
            </w:pPr>
            <w:r w:rsidRPr="00E352EF">
              <w:rPr>
                <w:rFonts w:ascii="Calibri" w:eastAsia="Calibri" w:hAnsi="Calibri" w:cs="Calibri"/>
              </w:rPr>
              <w:t xml:space="preserve">When the Variable named “flow” takes the value “CREDIT” or the value “DEBIT”, then the Variable  named “obs_value” has a zero or positive value. </w:t>
            </w:r>
          </w:p>
        </w:tc>
      </w:tr>
      <w:tr w:rsidR="001B6402" w:rsidRPr="00E352EF" w14:paraId="7CDC210A"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6DA6D"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"BALANCE"           </w:t>
            </w:r>
            <w:r w:rsidRPr="00E352EF">
              <w:rPr>
                <w:rFonts w:ascii="Calibri" w:eastAsia="Calibri" w:hAnsi="Calibri" w:cs="Calibri"/>
                <w:b/>
              </w:rPr>
              <w:t xml:space="preserve">then  </w:t>
            </w:r>
            <w:r w:rsidRPr="00E352EF">
              <w:rPr>
                <w:rFonts w:ascii="Calibri" w:eastAsia="Calibri" w:hAnsi="Calibri" w:cs="Calibri"/>
              </w:rPr>
              <w:t>obs_value between -1.000.000 and +1.000.000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680E8" w14:textId="77777777" w:rsidR="001B6402" w:rsidRPr="00E352EF" w:rsidRDefault="001B6402" w:rsidP="00363968">
            <w:pPr>
              <w:spacing w:after="200" w:line="288" w:lineRule="auto"/>
              <w:jc w:val="both"/>
            </w:pPr>
            <w:r w:rsidRPr="00E352EF">
              <w:rPr>
                <w:rFonts w:ascii="Calibri" w:eastAsia="Calibri" w:hAnsi="Calibri" w:cs="Calibri"/>
              </w:rPr>
              <w:t>When the Variable  named “flow” takes the value “BALANCE, then the Variable named “obs_value” has  a value between -1.000.000 and +1.000.000</w:t>
            </w:r>
          </w:p>
        </w:tc>
      </w:tr>
    </w:tbl>
    <w:p w14:paraId="23EC77E4" w14:textId="292DB0A2" w:rsidR="001B6402" w:rsidRPr="00E352EF" w:rsidRDefault="001B6402" w:rsidP="001B6402">
      <w:pPr>
        <w:spacing w:after="200" w:line="288" w:lineRule="auto"/>
        <w:jc w:val="both"/>
      </w:pPr>
    </w:p>
    <w:p w14:paraId="41C03806" w14:textId="77777777" w:rsidR="001B6402" w:rsidRPr="00E352EF" w:rsidRDefault="001B6402" w:rsidP="001B6402">
      <w:pPr>
        <w:jc w:val="both"/>
        <w:rPr>
          <w:rFonts w:ascii="Cambria" w:hAnsi="Cambria"/>
        </w:rPr>
      </w:pPr>
      <w:r w:rsidRPr="00E352EF">
        <w:rPr>
          <w:rFonts w:ascii="Cambria" w:eastAsia="Calibri" w:hAnsi="Cambria" w:cs="Calibri"/>
        </w:rPr>
        <w:t xml:space="preserve">The definition of a Ruleset comprises a </w:t>
      </w:r>
      <w:r w:rsidRPr="00E352EF">
        <w:rPr>
          <w:rFonts w:ascii="Cambria" w:eastAsia="Calibri" w:hAnsi="Cambria" w:cs="Calibri"/>
          <w:b/>
        </w:rPr>
        <w:t>signature</w:t>
      </w:r>
      <w:r w:rsidRPr="00E352EF">
        <w:rPr>
          <w:rFonts w:ascii="Cambria" w:eastAsia="Calibri" w:hAnsi="Cambria" w:cs="Calibri"/>
        </w:rPr>
        <w:t xml:space="preserve"> (</w:t>
      </w:r>
      <w:r w:rsidRPr="00E352EF">
        <w:rPr>
          <w:rFonts w:ascii="Cambria" w:eastAsia="Calibri" w:hAnsi="Cambria" w:cs="Calibri"/>
          <w:i/>
        </w:rPr>
        <w:t>RulesetSignature</w:t>
      </w:r>
      <w:r w:rsidRPr="00E352EF">
        <w:rPr>
          <w:rFonts w:ascii="Cambria" w:eastAsia="Calibri" w:hAnsi="Cambria" w:cs="Calibri"/>
        </w:rPr>
        <w:t xml:space="preserve">), which specifies the Represented Variables on which the Ruleset is defined and a number of </w:t>
      </w:r>
      <w:r w:rsidRPr="00E352EF">
        <w:rPr>
          <w:rFonts w:ascii="Cambria" w:eastAsia="Calibri" w:hAnsi="Cambria" w:cs="Calibri"/>
          <w:b/>
        </w:rPr>
        <w:t>rules</w:t>
      </w:r>
      <w:r w:rsidRPr="00E352EF">
        <w:rPr>
          <w:rFonts w:ascii="Cambria" w:eastAsia="Calibri" w:hAnsi="Cambria" w:cs="Calibri"/>
        </w:rPr>
        <w:t xml:space="preserve">, that are the Boolean expressions to be applied for each Data Point. The Rules can refer only to the Variables of the Ruleset signature, and must refer to all of them (in either the </w:t>
      </w:r>
      <w:r w:rsidRPr="00E352EF">
        <w:rPr>
          <w:rFonts w:ascii="Cambria" w:eastAsia="Calibri" w:hAnsi="Cambria" w:cs="Calibri"/>
          <w:i/>
        </w:rPr>
        <w:t>antecedentCondition</w:t>
      </w:r>
      <w:r w:rsidRPr="00E352EF">
        <w:rPr>
          <w:rFonts w:ascii="Cambria" w:eastAsia="Calibri" w:hAnsi="Cambria" w:cs="Calibri"/>
        </w:rPr>
        <w:t xml:space="preserve"> or the </w:t>
      </w:r>
      <w:r w:rsidRPr="00E352EF">
        <w:rPr>
          <w:rFonts w:ascii="Cambria" w:eastAsia="Calibri" w:hAnsi="Cambria" w:cs="Calibri"/>
          <w:i/>
        </w:rPr>
        <w:t>consequentCondition</w:t>
      </w:r>
      <w:r w:rsidRPr="00E352EF">
        <w:rPr>
          <w:rFonts w:ascii="Cambria" w:eastAsia="Calibri" w:hAnsi="Cambria" w:cs="Calibri"/>
        </w:rPr>
        <w:t xml:space="preserve">, or both). </w:t>
      </w:r>
    </w:p>
    <w:p w14:paraId="063221FD" w14:textId="77777777" w:rsidR="001B6402" w:rsidRPr="00E352EF" w:rsidRDefault="001B6402" w:rsidP="001B6402">
      <w:pPr>
        <w:jc w:val="both"/>
        <w:rPr>
          <w:rFonts w:ascii="Cambria" w:hAnsi="Cambria"/>
        </w:rPr>
      </w:pPr>
      <w:r w:rsidRPr="00E352EF">
        <w:rPr>
          <w:rFonts w:ascii="Cambria" w:eastAsia="Calibri" w:hAnsi="Cambria" w:cs="Calibri"/>
        </w:rPr>
        <w:t>In regard to the Information Model, the Variables of the Ruleset signature identify a multi-dimensional space (i.e. a multi-dimensional Represented Variable), while each Rule provides for a criterion that demarcates a Set of values belonging to this space (i.e. a Set of combinations of values of these Variables).</w:t>
      </w:r>
    </w:p>
    <w:p w14:paraId="4C4E984A" w14:textId="77777777" w:rsidR="001B6402" w:rsidRPr="00E352EF" w:rsidRDefault="001B6402" w:rsidP="001B6402">
      <w:pPr>
        <w:jc w:val="both"/>
        <w:rPr>
          <w:rFonts w:ascii="Cambria" w:hAnsi="Cambria"/>
        </w:rPr>
      </w:pPr>
      <w:r w:rsidRPr="00E352EF">
        <w:rPr>
          <w:rFonts w:ascii="Cambria" w:eastAsia="Calibri" w:hAnsi="Cambria" w:cs="Calibri"/>
        </w:rPr>
        <w:t xml:space="preserve">A Ruleset can be applied on any Dataset which includes, among its Structure Components, the Variables of the Ruleset signature. More Rulesets having different signatures may be applied on the same Dataset, provided that the previous condition is satisfied. </w:t>
      </w:r>
    </w:p>
    <w:p w14:paraId="7E351D41" w14:textId="77777777" w:rsidR="001B6402" w:rsidRPr="00E352EF" w:rsidRDefault="001B6402" w:rsidP="001B6402">
      <w:pPr>
        <w:jc w:val="both"/>
        <w:rPr>
          <w:rFonts w:ascii="Cambria" w:hAnsi="Cambria"/>
        </w:rPr>
      </w:pPr>
      <w:r w:rsidRPr="00E352EF">
        <w:rPr>
          <w:rFonts w:ascii="Cambria" w:eastAsia="Calibri" w:hAnsi="Cambria" w:cs="Calibri"/>
        </w:rPr>
        <w:lastRenderedPageBreak/>
        <w:t xml:space="preserve">Rules are uniquely identified by a </w:t>
      </w:r>
      <w:r w:rsidRPr="00E352EF">
        <w:rPr>
          <w:rFonts w:ascii="Cambria" w:eastAsia="Calibri" w:hAnsi="Cambria" w:cs="Calibri"/>
          <w:i/>
        </w:rPr>
        <w:t>ruleId</w:t>
      </w:r>
      <w:r w:rsidRPr="00E352EF">
        <w:rPr>
          <w:rFonts w:ascii="Cambria" w:eastAsia="Calibri" w:hAnsi="Cambria" w:cs="Calibri"/>
        </w:rPr>
        <w:t xml:space="preserve">.  When the Ruleset is used for validation, two new Variables (the RULESET and the RULE Variables) are added in the Dataset that contains the validation result and filled with </w:t>
      </w:r>
      <w:r w:rsidRPr="00E352EF">
        <w:rPr>
          <w:rFonts w:ascii="Cambria" w:eastAsia="Calibri" w:hAnsi="Cambria" w:cs="Calibri"/>
          <w:i/>
        </w:rPr>
        <w:t xml:space="preserve">rulesetId </w:t>
      </w:r>
      <w:r w:rsidRPr="00E352EF">
        <w:rPr>
          <w:rFonts w:ascii="Cambria" w:eastAsia="Calibri" w:hAnsi="Cambria" w:cs="Calibri"/>
        </w:rPr>
        <w:t xml:space="preserve">and </w:t>
      </w:r>
      <w:r w:rsidRPr="00E352EF">
        <w:rPr>
          <w:rFonts w:ascii="Cambria" w:eastAsia="Calibri" w:hAnsi="Cambria" w:cs="Calibri"/>
          <w:i/>
        </w:rPr>
        <w:t>ruleId</w:t>
      </w:r>
      <w:r w:rsidRPr="00E352EF">
        <w:rPr>
          <w:rFonts w:ascii="Cambria" w:eastAsia="Calibri" w:hAnsi="Cambria" w:cs="Calibri"/>
        </w:rPr>
        <w:t xml:space="preserve"> respectively, in order to document to which rules the results are referred. If not explicitly declared, the </w:t>
      </w:r>
      <w:r w:rsidRPr="00E352EF">
        <w:rPr>
          <w:rFonts w:ascii="Cambria" w:eastAsia="Calibri" w:hAnsi="Cambria" w:cs="Calibri"/>
          <w:i/>
        </w:rPr>
        <w:t>ruleId</w:t>
      </w:r>
      <w:r w:rsidRPr="00E352EF">
        <w:rPr>
          <w:rFonts w:ascii="Cambria" w:eastAsia="Calibri" w:hAnsi="Cambria" w:cs="Calibri"/>
        </w:rPr>
        <w:t xml:space="preserve"> is assumed by default to be the progressive order number of the Rule in the Ruleset (please note that using the default mechanism the Rules identifiers can change if the Ruleset is maintained, e.g. if new Rules are added or existing Rules are deleted, and therefore the users that interpret the validation results must be aware of these changes).</w:t>
      </w:r>
    </w:p>
    <w:p w14:paraId="56B046AA" w14:textId="77777777" w:rsidR="001B6402" w:rsidRPr="00E352EF" w:rsidRDefault="001B6402" w:rsidP="001B6402">
      <w:pPr>
        <w:jc w:val="both"/>
        <w:rPr>
          <w:rFonts w:ascii="Cambria" w:hAnsi="Cambria"/>
        </w:rPr>
      </w:pPr>
      <w:r w:rsidRPr="00E352EF">
        <w:rPr>
          <w:rFonts w:ascii="Cambria" w:eastAsia="Calibri" w:hAnsi="Cambria" w:cs="Calibri"/>
        </w:rPr>
        <w:t xml:space="preserve">As said, every </w:t>
      </w:r>
      <w:r w:rsidRPr="00E352EF">
        <w:rPr>
          <w:rFonts w:ascii="Cambria" w:eastAsia="Calibri" w:hAnsi="Cambria" w:cs="Calibri"/>
          <w:b/>
        </w:rPr>
        <w:t>rule</w:t>
      </w:r>
      <w:r w:rsidRPr="00E352EF">
        <w:rPr>
          <w:rFonts w:ascii="Cambria" w:eastAsia="Calibri" w:hAnsi="Cambria" w:cs="Calibri"/>
        </w:rPr>
        <w:t xml:space="preserve"> is applied in a row-wise fashion to each individual Data Point of a Dataset. The references to the Variables defined in the </w:t>
      </w:r>
      <w:r w:rsidRPr="00E352EF">
        <w:rPr>
          <w:rFonts w:ascii="Cambria" w:eastAsia="Calibri" w:hAnsi="Cambria" w:cs="Calibri"/>
          <w:i/>
        </w:rPr>
        <w:t xml:space="preserve">antecedentCondition </w:t>
      </w:r>
      <w:r w:rsidRPr="00E352EF">
        <w:rPr>
          <w:rFonts w:ascii="Cambria" w:eastAsia="Calibri" w:hAnsi="Cambria" w:cs="Calibri"/>
        </w:rPr>
        <w:t xml:space="preserve">and </w:t>
      </w:r>
      <w:r w:rsidRPr="00E352EF">
        <w:rPr>
          <w:rFonts w:ascii="Cambria" w:eastAsia="Calibri" w:hAnsi="Cambria" w:cs="Calibri"/>
          <w:i/>
        </w:rPr>
        <w:t>consequentCondition</w:t>
      </w:r>
      <w:r w:rsidRPr="00E352EF">
        <w:rPr>
          <w:rFonts w:ascii="Cambria" w:eastAsia="Calibri" w:hAnsi="Cambria" w:cs="Calibri"/>
        </w:rPr>
        <w:t xml:space="preserve"> are replaced with the values of the respective Variables of the Data Point under evaluation. </w:t>
      </w:r>
    </w:p>
    <w:p w14:paraId="4393D1EE" w14:textId="77777777" w:rsidR="001B6402" w:rsidRPr="00E352EF" w:rsidRDefault="001B6402" w:rsidP="001B6402">
      <w:pPr>
        <w:jc w:val="both"/>
        <w:rPr>
          <w:rFonts w:ascii="Cambria" w:hAnsi="Cambria"/>
        </w:rPr>
      </w:pPr>
      <w:r w:rsidRPr="00E352EF">
        <w:rPr>
          <w:rFonts w:ascii="Cambria" w:eastAsia="Calibri" w:hAnsi="Cambria" w:cs="Calibri"/>
        </w:rPr>
        <w:t>The semantics of each rule is the typical logical implication:</w:t>
      </w:r>
    </w:p>
    <w:p w14:paraId="18E98010" w14:textId="77777777" w:rsidR="001B6402" w:rsidRPr="00E352EF" w:rsidRDefault="001B6402" w:rsidP="001B6402">
      <w:pPr>
        <w:jc w:val="both"/>
        <w:rPr>
          <w:rFonts w:ascii="Cambria" w:hAnsi="Cambria"/>
        </w:rPr>
      </w:pPr>
      <w:r w:rsidRPr="00E352EF">
        <w:rPr>
          <w:rFonts w:ascii="Cambria" w:eastAsia="Calibri" w:hAnsi="Cambria" w:cs="Calibri"/>
          <w:i/>
        </w:rPr>
        <w:t>antecedentCondition and consequentCondition</w:t>
      </w:r>
    </w:p>
    <w:p w14:paraId="50E2AF2B" w14:textId="77777777" w:rsidR="001B6402" w:rsidRPr="00E352EF" w:rsidRDefault="001B6402" w:rsidP="001B6402">
      <w:pPr>
        <w:jc w:val="both"/>
        <w:rPr>
          <w:rFonts w:ascii="Cambria" w:hAnsi="Cambria"/>
        </w:rPr>
      </w:pPr>
      <w:r w:rsidRPr="00E352EF">
        <w:rPr>
          <w:rFonts w:ascii="Cambria" w:eastAsia="Calibri" w:hAnsi="Cambria" w:cs="Calibri"/>
        </w:rPr>
        <w:t xml:space="preserve">The rule evaluates to true if: </w:t>
      </w:r>
      <w:r w:rsidRPr="00E352EF">
        <w:rPr>
          <w:rFonts w:ascii="Cambria" w:eastAsia="Calibri" w:hAnsi="Cambria" w:cs="Calibri"/>
          <w:i/>
        </w:rPr>
        <w:t>antecedentCondition</w:t>
      </w:r>
      <w:r w:rsidRPr="00E352EF">
        <w:rPr>
          <w:rFonts w:ascii="Cambria" w:eastAsia="Calibri" w:hAnsi="Cambria" w:cs="Calibri"/>
        </w:rPr>
        <w:t xml:space="preserve"> evaluates to FALSE or </w:t>
      </w:r>
      <w:r w:rsidRPr="00E352EF">
        <w:rPr>
          <w:rFonts w:ascii="Cambria" w:eastAsia="Calibri" w:hAnsi="Cambria" w:cs="Calibri"/>
          <w:i/>
        </w:rPr>
        <w:t>consequentCondition</w:t>
      </w:r>
      <w:r w:rsidRPr="00E352EF">
        <w:rPr>
          <w:rFonts w:ascii="Cambria" w:eastAsia="Calibri" w:hAnsi="Cambria" w:cs="Calibri"/>
        </w:rPr>
        <w:t xml:space="preserve"> evaluates to TRUE. In practice, the </w:t>
      </w:r>
      <w:r w:rsidRPr="00E352EF">
        <w:rPr>
          <w:rFonts w:ascii="Cambria" w:eastAsia="Calibri" w:hAnsi="Cambria" w:cs="Calibri"/>
          <w:i/>
        </w:rPr>
        <w:t>consequentCondition</w:t>
      </w:r>
      <w:r w:rsidRPr="00E352EF">
        <w:rPr>
          <w:rFonts w:ascii="Cambria" w:eastAsia="Calibri" w:hAnsi="Cambria" w:cs="Calibri"/>
        </w:rPr>
        <w:t xml:space="preserve"> must  be evaluated only if the  </w:t>
      </w:r>
      <w:r w:rsidRPr="00E352EF">
        <w:rPr>
          <w:rFonts w:ascii="Cambria" w:eastAsia="Calibri" w:hAnsi="Cambria" w:cs="Calibri"/>
          <w:i/>
        </w:rPr>
        <w:t>antecedentCondition</w:t>
      </w:r>
      <w:r w:rsidRPr="00E352EF">
        <w:rPr>
          <w:rFonts w:ascii="Cambria" w:eastAsia="Calibri" w:hAnsi="Cambria" w:cs="Calibri"/>
        </w:rPr>
        <w:t xml:space="preserve"> succeeds and therefore the former can be also interpreted as the precondition to apply the latter.</w:t>
      </w:r>
    </w:p>
    <w:p w14:paraId="2366D7CB" w14:textId="77777777" w:rsidR="001B6402" w:rsidRPr="00E352EF" w:rsidRDefault="001B6402" w:rsidP="001B6402">
      <w:pPr>
        <w:jc w:val="both"/>
        <w:rPr>
          <w:rFonts w:ascii="Cambria" w:hAnsi="Cambria"/>
        </w:rPr>
      </w:pPr>
      <w:r w:rsidRPr="00E352EF">
        <w:rPr>
          <w:rFonts w:ascii="Cambria" w:eastAsia="Calibri" w:hAnsi="Cambria" w:cs="Calibri"/>
        </w:rPr>
        <w:t>In the case of validation, the outcome is a Dataset (the validation output) having a Boolean measure  (TRUE or FALSE) and broken down at least by the Variables RULESET and RULE containing respectively the</w:t>
      </w:r>
      <w:r w:rsidRPr="00E352EF">
        <w:rPr>
          <w:rFonts w:ascii="Cambria" w:eastAsia="Calibri" w:hAnsi="Cambria" w:cs="Calibri"/>
          <w:i/>
        </w:rPr>
        <w:t xml:space="preserve"> rulesetId </w:t>
      </w:r>
      <w:r w:rsidRPr="00E352EF">
        <w:rPr>
          <w:rFonts w:ascii="Cambria" w:eastAsia="Calibri" w:hAnsi="Cambria" w:cs="Calibri"/>
        </w:rPr>
        <w:t xml:space="preserve">and the </w:t>
      </w:r>
      <w:r w:rsidRPr="00E352EF">
        <w:rPr>
          <w:rFonts w:ascii="Cambria" w:eastAsia="Calibri" w:hAnsi="Cambria" w:cs="Calibri"/>
          <w:i/>
        </w:rPr>
        <w:t>ruleId</w:t>
      </w:r>
      <w:r w:rsidRPr="00E352EF">
        <w:rPr>
          <w:rFonts w:ascii="Cambria" w:eastAsia="Calibri" w:hAnsi="Cambria" w:cs="Calibri"/>
        </w:rPr>
        <w:t xml:space="preserve"> of the applied rule (for more details see the </w:t>
      </w:r>
      <w:r w:rsidRPr="00E352EF">
        <w:rPr>
          <w:rFonts w:ascii="Cambria" w:eastAsia="Calibri" w:hAnsi="Cambria" w:cs="Calibri"/>
          <w:b/>
        </w:rPr>
        <w:t>check</w:t>
      </w:r>
      <w:r w:rsidRPr="00E352EF">
        <w:rPr>
          <w:rFonts w:ascii="Cambria" w:eastAsia="Calibri" w:hAnsi="Cambria" w:cs="Calibri"/>
        </w:rPr>
        <w:t xml:space="preserve"> operator). The variables ERRORCODE and ERRORLEVEL are also added in the output Dataset and valued with the parameters </w:t>
      </w:r>
      <w:r w:rsidRPr="00E352EF">
        <w:rPr>
          <w:rFonts w:ascii="Cambria" w:eastAsia="Calibri" w:hAnsi="Cambria" w:cs="Calibri"/>
          <w:i/>
        </w:rPr>
        <w:t>errorCode</w:t>
      </w:r>
      <w:r w:rsidRPr="00E352EF">
        <w:rPr>
          <w:rFonts w:ascii="Cambria" w:eastAsia="Calibri" w:hAnsi="Cambria" w:cs="Calibri"/>
        </w:rPr>
        <w:t xml:space="preserve"> and </w:t>
      </w:r>
      <w:r w:rsidRPr="00E352EF">
        <w:rPr>
          <w:rFonts w:ascii="Cambria" w:eastAsia="Calibri" w:hAnsi="Cambria" w:cs="Calibri"/>
          <w:i/>
        </w:rPr>
        <w:t>errorLevel</w:t>
      </w:r>
      <w:r w:rsidRPr="00E352EF">
        <w:rPr>
          <w:rFonts w:ascii="Cambria" w:eastAsia="Calibri" w:hAnsi="Cambria" w:cs="Calibri"/>
        </w:rPr>
        <w:t xml:space="preserve"> of the applied Rule in case of validation failure (i.e. FALSE value as outcome of the Rule). </w:t>
      </w:r>
    </w:p>
    <w:p w14:paraId="3B71520D" w14:textId="77777777" w:rsidR="001B6402" w:rsidRPr="00E352EF" w:rsidRDefault="001B6402" w:rsidP="001B6402">
      <w:pPr>
        <w:jc w:val="both"/>
      </w:pPr>
      <w:r w:rsidRPr="00E352EF">
        <w:rPr>
          <w:rFonts w:ascii="Cambria" w:eastAsia="Calibri" w:hAnsi="Cambria" w:cs="Calibri"/>
        </w:rPr>
        <w:t xml:space="preserve">These Rulesets can be also used  to filter Datasets. In particular, the </w:t>
      </w:r>
      <w:r w:rsidRPr="00E352EF">
        <w:rPr>
          <w:rFonts w:ascii="Cambria" w:eastAsia="Calibri" w:hAnsi="Cambria" w:cs="Calibri"/>
          <w:b/>
        </w:rPr>
        <w:t>filter</w:t>
      </w:r>
      <w:r w:rsidRPr="00E352EF">
        <w:rPr>
          <w:rFonts w:ascii="Cambria" w:eastAsia="Calibri" w:hAnsi="Cambria" w:cs="Calibri"/>
        </w:rPr>
        <w:t xml:space="preserve"> operator can apply a Horizontal|DataPoint Ruleset  to all the Data Points of the Dataset to be filtered. The result will be a new Dataset, having the same data structure as the input Dataset and containing only the Data Points for which the Rules of the Ruleset evaluates to TRUE or optionally to FALSE (for more details see the filter operator).</w:t>
      </w:r>
      <w:r w:rsidRPr="00E352EF">
        <w:rPr>
          <w:rFonts w:ascii="Calibri" w:eastAsia="Calibri" w:hAnsi="Calibri" w:cs="Calibri"/>
        </w:rPr>
        <w:t xml:space="preserve"> </w:t>
      </w:r>
    </w:p>
    <w:p w14:paraId="05658542" w14:textId="77777777" w:rsidR="001B6402" w:rsidRPr="00E352EF" w:rsidRDefault="001B6402" w:rsidP="001B6402">
      <w:pPr>
        <w:jc w:val="both"/>
        <w:rPr>
          <w:rFonts w:ascii="Calibri" w:eastAsia="Calibri" w:hAnsi="Calibri" w:cs="Calibri"/>
        </w:rPr>
      </w:pPr>
    </w:p>
    <w:p w14:paraId="22B5E1DC"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 Examples</w:t>
      </w:r>
    </w:p>
    <w:p w14:paraId="36A68732" w14:textId="77777777" w:rsidR="001B6402" w:rsidRPr="00E352EF" w:rsidRDefault="001B6402" w:rsidP="001B6402">
      <w:r w:rsidRPr="00E352EF">
        <w:rPr>
          <w:rFonts w:ascii="Calibri" w:eastAsia="Calibri" w:hAnsi="Calibri" w:cs="Calibri"/>
        </w:rPr>
        <w:t>1) Input Dataset:</w:t>
      </w:r>
    </w:p>
    <w:tbl>
      <w:tblPr>
        <w:tblW w:w="7200"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98"/>
      </w:tblGrid>
      <w:tr w:rsidR="001B6402" w:rsidRPr="00E352EF" w14:paraId="06B5D407" w14:textId="77777777" w:rsidTr="00363968">
        <w:tc>
          <w:tcPr>
            <w:tcW w:w="677" w:type="dxa"/>
            <w:gridSpan w:val="6"/>
            <w:tcBorders>
              <w:top w:val="single" w:sz="6" w:space="0" w:color="000000"/>
              <w:left w:val="single" w:sz="6" w:space="0" w:color="808080"/>
              <w:bottom w:val="single" w:sz="6" w:space="0" w:color="000000"/>
              <w:right w:val="single" w:sz="6" w:space="0" w:color="000000"/>
            </w:tcBorders>
            <w:tcMar>
              <w:top w:w="43" w:type="dxa"/>
              <w:left w:w="86" w:type="dxa"/>
              <w:bottom w:w="86" w:type="dxa"/>
              <w:right w:w="43" w:type="dxa"/>
            </w:tcMar>
          </w:tcPr>
          <w:p w14:paraId="2D9D4D93" w14:textId="77777777" w:rsidR="001B6402" w:rsidRPr="00E352EF" w:rsidRDefault="001B6402" w:rsidP="00363968">
            <w:pPr>
              <w:jc w:val="center"/>
            </w:pPr>
            <w:r w:rsidRPr="00E352EF">
              <w:rPr>
                <w:rFonts w:ascii="Calibri" w:eastAsia="Calibri" w:hAnsi="Calibri" w:cs="Calibri"/>
              </w:rPr>
              <w:t>ds_bop</w:t>
            </w:r>
          </w:p>
        </w:tc>
      </w:tr>
      <w:tr w:rsidR="001B6402" w:rsidRPr="00E352EF" w14:paraId="3C1F25E0"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0893B8EF"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62A58A1"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196EDFB"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563499B0"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3AF8D72B" w14:textId="77777777" w:rsidR="001B6402" w:rsidRPr="00E352EF" w:rsidRDefault="001B6402" w:rsidP="00363968">
            <w:r w:rsidRPr="00E352EF">
              <w:rPr>
                <w:rFonts w:ascii="Calibri" w:eastAsia="Calibri" w:hAnsi="Calibri" w:cs="Calibri"/>
              </w:rPr>
              <w:t xml:space="preserve">OBS_VALUE </w:t>
            </w:r>
          </w:p>
        </w:tc>
        <w:tc>
          <w:tcPr>
            <w:tcW w:w="1598"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7636B7A" w14:textId="77777777" w:rsidR="001B6402" w:rsidRPr="00E352EF" w:rsidRDefault="001B6402" w:rsidP="00363968">
            <w:r w:rsidRPr="00E352EF">
              <w:rPr>
                <w:rFonts w:ascii="Calibri" w:eastAsia="Calibri" w:hAnsi="Calibri" w:cs="Calibri"/>
              </w:rPr>
              <w:t>OBS_STATUS</w:t>
            </w:r>
          </w:p>
        </w:tc>
      </w:tr>
      <w:tr w:rsidR="001B6402" w:rsidRPr="00E352EF" w14:paraId="266F891E"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CD44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8495D"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36A5"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44B2E"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50B7D" w14:textId="77777777" w:rsidR="001B6402" w:rsidRPr="00E352EF" w:rsidRDefault="001B6402" w:rsidP="00363968">
            <w:r w:rsidRPr="00E352EF">
              <w:rPr>
                <w:rFonts w:ascii="Calibri" w:eastAsia="Calibri" w:hAnsi="Calibri" w:cs="Calibri"/>
              </w:rPr>
              <w:t xml:space="preserve">20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683EA" w14:textId="77777777" w:rsidR="001B6402" w:rsidRPr="00E352EF" w:rsidRDefault="001B6402" w:rsidP="00363968">
            <w:r w:rsidRPr="00E352EF">
              <w:rPr>
                <w:rFonts w:ascii="Calibri" w:eastAsia="Calibri" w:hAnsi="Calibri" w:cs="Calibri"/>
              </w:rPr>
              <w:t xml:space="preserve"> </w:t>
            </w:r>
          </w:p>
        </w:tc>
      </w:tr>
      <w:tr w:rsidR="001B6402" w:rsidRPr="00E352EF" w14:paraId="089850C0"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C06F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D3D4A6"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1B082"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D3AA6"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FE0D4" w14:textId="77777777" w:rsidR="001B6402" w:rsidRPr="00E352EF" w:rsidRDefault="001B6402" w:rsidP="00363968">
            <w:r w:rsidRPr="00E352EF">
              <w:rPr>
                <w:rFonts w:ascii="Calibri" w:eastAsia="Calibri" w:hAnsi="Calibri" w:cs="Calibri"/>
              </w:rPr>
              <w:t>1</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0D56C" w14:textId="77777777" w:rsidR="001B6402" w:rsidRPr="00E352EF" w:rsidRDefault="001B6402" w:rsidP="00363968">
            <w:r w:rsidRPr="00E352EF">
              <w:rPr>
                <w:rFonts w:ascii="Calibri" w:eastAsia="Calibri" w:hAnsi="Calibri" w:cs="Calibri"/>
              </w:rPr>
              <w:t xml:space="preserve"> </w:t>
            </w:r>
          </w:p>
        </w:tc>
      </w:tr>
      <w:tr w:rsidR="001B6402" w:rsidRPr="00E352EF" w14:paraId="10FA6DF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984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50DC0"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D4171"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327D"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1C638" w14:textId="77777777" w:rsidR="001B6402" w:rsidRPr="00E352EF" w:rsidRDefault="001B6402" w:rsidP="00363968">
            <w:r w:rsidRPr="00E352EF">
              <w:rPr>
                <w:rFonts w:ascii="Calibri" w:eastAsia="Calibri" w:hAnsi="Calibri" w:cs="Calibri"/>
              </w:rPr>
              <w:t xml:space="preserve">1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E1FE6" w14:textId="77777777" w:rsidR="001B6402" w:rsidRPr="00E352EF" w:rsidRDefault="001B6402" w:rsidP="00363968">
            <w:r w:rsidRPr="00E352EF">
              <w:rPr>
                <w:rFonts w:ascii="Calibri" w:eastAsia="Calibri" w:hAnsi="Calibri" w:cs="Calibri"/>
              </w:rPr>
              <w:t>M</w:t>
            </w:r>
          </w:p>
        </w:tc>
      </w:tr>
      <w:tr w:rsidR="001B6402" w:rsidRPr="00E352EF" w14:paraId="075FFF2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91AB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26F43" w14:textId="77777777" w:rsidR="001B6402" w:rsidRPr="00E352EF" w:rsidRDefault="001B6402" w:rsidP="00363968">
            <w:r w:rsidRPr="00E352EF">
              <w:rPr>
                <w:rFonts w:ascii="Calibri" w:eastAsia="Calibri" w:hAnsi="Calibri" w:cs="Calibri"/>
              </w:rPr>
              <w:t>EU27</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3518D"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83DC" w14:textId="77777777" w:rsidR="001B6402" w:rsidRPr="00E352EF" w:rsidRDefault="001B6402" w:rsidP="00363968">
            <w:r w:rsidRPr="00E352EF">
              <w:rPr>
                <w:rFonts w:ascii="Calibri" w:eastAsia="Calibri" w:hAnsi="Calibri" w:cs="Calibri"/>
              </w:rPr>
              <w:t>CREDIT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0B6F82" w14:textId="77777777" w:rsidR="001B6402" w:rsidRPr="00E352EF" w:rsidRDefault="001B6402" w:rsidP="00363968">
            <w:r w:rsidRPr="00E352EF">
              <w:rPr>
                <w:rFonts w:ascii="Calibri" w:eastAsia="Calibri" w:hAnsi="Calibri" w:cs="Calibri"/>
              </w:rPr>
              <w:t xml:space="preserve">12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186DF" w14:textId="77777777" w:rsidR="001B6402" w:rsidRPr="00E352EF" w:rsidRDefault="001B6402" w:rsidP="00363968">
            <w:r w:rsidRPr="00E352EF">
              <w:rPr>
                <w:rFonts w:ascii="Calibri" w:eastAsia="Calibri" w:hAnsi="Calibri" w:cs="Calibri"/>
              </w:rPr>
              <w:t>C</w:t>
            </w:r>
          </w:p>
        </w:tc>
      </w:tr>
    </w:tbl>
    <w:p w14:paraId="08CBD1A9" w14:textId="77777777" w:rsidR="001B6402" w:rsidRPr="00E352EF" w:rsidRDefault="001B6402" w:rsidP="001B6402">
      <w:r w:rsidRPr="00E352EF">
        <w:rPr>
          <w:rFonts w:ascii="Calibri" w:eastAsia="Calibri" w:hAnsi="Calibri" w:cs="Calibri"/>
        </w:rPr>
        <w:t xml:space="preserve">                </w:t>
      </w:r>
    </w:p>
    <w:p w14:paraId="0E37021C" w14:textId="7432B391" w:rsidR="001B6402" w:rsidRPr="00E352EF" w:rsidRDefault="001B6402" w:rsidP="001B6402">
      <w:r w:rsidRPr="00E352EF">
        <w:rPr>
          <w:rFonts w:ascii="Calibri" w:eastAsia="Calibri" w:hAnsi="Calibri" w:cs="Calibri"/>
          <w:b/>
        </w:rPr>
        <w:t>define datapoint ruleset</w:t>
      </w:r>
      <w:r w:rsidRPr="00E352EF">
        <w:rPr>
          <w:rFonts w:ascii="Calibri" w:eastAsia="Calibri" w:hAnsi="Calibri" w:cs="Calibri"/>
        </w:rPr>
        <w:t xml:space="preserve"> ruleset_1 (FLOW </w:t>
      </w:r>
      <w:r w:rsidRPr="00E352EF">
        <w:rPr>
          <w:rFonts w:ascii="Calibri" w:eastAsia="Calibri" w:hAnsi="Calibri" w:cs="Calibri"/>
          <w:b/>
        </w:rPr>
        <w:t xml:space="preserve">as </w:t>
      </w:r>
      <w:r w:rsidRPr="00E352EF">
        <w:rPr>
          <w:rFonts w:ascii="Calibri" w:eastAsia="Calibri" w:hAnsi="Calibri" w:cs="Calibri"/>
        </w:rPr>
        <w:t xml:space="preserve">x, OBS_STATUS </w:t>
      </w:r>
      <w:r w:rsidRPr="00E352EF">
        <w:rPr>
          <w:rFonts w:ascii="Calibri" w:eastAsia="Calibri" w:hAnsi="Calibri" w:cs="Calibri"/>
          <w:b/>
        </w:rPr>
        <w:t xml:space="preserve">as </w:t>
      </w:r>
      <w:r w:rsidRPr="00E352EF">
        <w:rPr>
          <w:rFonts w:ascii="Calibri" w:eastAsia="Calibri" w:hAnsi="Calibri" w:cs="Calibri"/>
        </w:rPr>
        <w:t xml:space="preserve">y) </w:t>
      </w:r>
      <w:del w:id="104" w:author="Laura Viignola" w:date="2017-05-10T18:28:00Z">
        <w:r w:rsidRPr="00E352EF" w:rsidDel="00AF35F1">
          <w:rPr>
            <w:rFonts w:ascii="Calibri" w:eastAsia="Calibri" w:hAnsi="Calibri" w:cs="Calibri"/>
            <w:b/>
          </w:rPr>
          <w:delText>(</w:delText>
        </w:r>
      </w:del>
      <w:ins w:id="105" w:author="Laura Viignola" w:date="2017-05-10T18:28:00Z">
        <w:r w:rsidR="00AF35F1">
          <w:rPr>
            <w:rFonts w:ascii="Calibri" w:eastAsia="Calibri" w:hAnsi="Calibri" w:cs="Calibri"/>
            <w:b/>
          </w:rPr>
          <w:t>-</w:t>
        </w:r>
      </w:ins>
    </w:p>
    <w:p w14:paraId="6F58AB1C" w14:textId="77777777" w:rsidR="001B6402" w:rsidRPr="00E352EF" w:rsidRDefault="001B6402" w:rsidP="001B6402">
      <w:pPr>
        <w:ind w:firstLine="706"/>
      </w:pPr>
      <w:r w:rsidRPr="00E352EF">
        <w:rPr>
          <w:rFonts w:ascii="Calibri" w:eastAsia="Calibri" w:hAnsi="Calibri" w:cs="Calibri"/>
        </w:rPr>
        <w:t xml:space="preserve"> flow_dr : </w:t>
      </w:r>
      <w:r w:rsidRPr="00E352EF">
        <w:rPr>
          <w:rFonts w:ascii="Calibri" w:eastAsia="Calibri" w:hAnsi="Calibri" w:cs="Calibri"/>
          <w:b/>
        </w:rPr>
        <w:t>when</w:t>
      </w:r>
      <w:r w:rsidRPr="00E352EF">
        <w:rPr>
          <w:rFonts w:ascii="Calibri" w:eastAsia="Calibri" w:hAnsi="Calibri" w:cs="Calibri"/>
        </w:rPr>
        <w:t xml:space="preserve"> x = “CREDIT” </w:t>
      </w:r>
      <w:r w:rsidRPr="00E352EF">
        <w:rPr>
          <w:rFonts w:ascii="Calibri" w:eastAsia="Calibri" w:hAnsi="Calibri" w:cs="Calibri"/>
          <w:b/>
        </w:rPr>
        <w:t>or</w:t>
      </w:r>
      <w:r w:rsidRPr="00E352EF">
        <w:rPr>
          <w:rFonts w:ascii="Calibri" w:eastAsia="Calibri" w:hAnsi="Calibri" w:cs="Calibri"/>
        </w:rPr>
        <w:t xml:space="preserve"> x = “AVERAGE” </w:t>
      </w:r>
      <w:r w:rsidRPr="00E352EF">
        <w:rPr>
          <w:rFonts w:ascii="Calibri" w:eastAsia="Calibri" w:hAnsi="Calibri" w:cs="Calibri"/>
          <w:b/>
        </w:rPr>
        <w:t>then</w:t>
      </w:r>
      <w:r w:rsidRPr="00E352EF">
        <w:rPr>
          <w:rFonts w:ascii="Calibri" w:eastAsia="Calibri" w:hAnsi="Calibri" w:cs="Calibri"/>
        </w:rPr>
        <w:t xml:space="preserve"> y &lt;&gt; “C” </w:t>
      </w:r>
      <w:r w:rsidRPr="00E352EF">
        <w:rPr>
          <w:rFonts w:ascii="Calibri" w:eastAsia="Calibri" w:hAnsi="Calibri" w:cs="Calibri"/>
          <w:b/>
        </w:rPr>
        <w:t>errorcode</w:t>
      </w:r>
      <w:r w:rsidRPr="00E352EF">
        <w:rPr>
          <w:rFonts w:ascii="Calibri" w:eastAsia="Calibri" w:hAnsi="Calibri" w:cs="Calibri"/>
        </w:rPr>
        <w:t xml:space="preserve"> ( -XXXXX )</w:t>
      </w:r>
    </w:p>
    <w:p w14:paraId="37A94131" w14:textId="03A5EA74" w:rsidR="001B6402" w:rsidRPr="00E352EF" w:rsidRDefault="001B6402" w:rsidP="001B6402">
      <w:del w:id="106" w:author="Laura Viignola" w:date="2017-05-10T18:28:00Z">
        <w:r w:rsidRPr="00E352EF" w:rsidDel="00AF35F1">
          <w:rPr>
            <w:rFonts w:ascii="Calibri" w:eastAsia="Calibri" w:hAnsi="Calibri" w:cs="Calibri"/>
            <w:b/>
          </w:rPr>
          <w:delText>)</w:delText>
        </w:r>
      </w:del>
      <w:ins w:id="107" w:author="Laura Viignola" w:date="2017-05-10T18:28:00Z">
        <w:r w:rsidR="00AF35F1">
          <w:rPr>
            <w:rFonts w:ascii="Calibri" w:eastAsia="Calibri" w:hAnsi="Calibri" w:cs="Calibri"/>
            <w:b/>
          </w:rPr>
          <w:t>-end datapoint ruleset</w:t>
        </w:r>
      </w:ins>
    </w:p>
    <w:p w14:paraId="7336BD8E" w14:textId="77777777" w:rsidR="001B6402" w:rsidRPr="00E352EF" w:rsidRDefault="001B6402" w:rsidP="001B6402">
      <w:r w:rsidRPr="00E352EF">
        <w:rPr>
          <w:rFonts w:ascii="Calibri" w:eastAsia="Calibri" w:hAnsi="Calibri" w:cs="Calibri"/>
        </w:rPr>
        <w:t xml:space="preserve">Meaning: </w:t>
      </w:r>
    </w:p>
    <w:p w14:paraId="1612D8BD" w14:textId="77777777" w:rsidR="001B6402" w:rsidRPr="00E352EF" w:rsidRDefault="001B6402" w:rsidP="001B6402">
      <w:r w:rsidRPr="00E352EF">
        <w:rPr>
          <w:rFonts w:ascii="Calibri" w:eastAsia="Calibri" w:hAnsi="Calibri" w:cs="Calibri"/>
        </w:rPr>
        <w:t xml:space="preserve">Once ruleset_1 is defined, it is usable to perform validations or apply filters. </w:t>
      </w:r>
    </w:p>
    <w:p w14:paraId="6C1190B7" w14:textId="77777777" w:rsidR="001B6402" w:rsidRPr="00E352EF" w:rsidRDefault="001B6402" w:rsidP="001B6402">
      <w:r w:rsidRPr="00E352EF">
        <w:rPr>
          <w:rFonts w:ascii="Calibri" w:eastAsia="Calibri" w:hAnsi="Calibri" w:cs="Calibri"/>
        </w:rPr>
        <w:t xml:space="preserve"> 2) </w:t>
      </w:r>
    </w:p>
    <w:p w14:paraId="78E9B650" w14:textId="77777777" w:rsidR="001B6402" w:rsidRPr="00E352EF" w:rsidRDefault="001B6402" w:rsidP="001B6402">
      <w:r w:rsidRPr="00E352EF">
        <w:rPr>
          <w:rFonts w:ascii="Calibri" w:eastAsia="Calibri" w:hAnsi="Calibri" w:cs="Calibri"/>
        </w:rPr>
        <w:t xml:space="preserve">ds := </w:t>
      </w:r>
      <w:r w:rsidRPr="00E352EF">
        <w:rPr>
          <w:rFonts w:ascii="Calibri" w:eastAsia="Calibri" w:hAnsi="Calibri" w:cs="Calibri"/>
          <w:b/>
        </w:rPr>
        <w:t>check(</w:t>
      </w:r>
      <w:r w:rsidRPr="00E352EF">
        <w:rPr>
          <w:rFonts w:ascii="Calibri" w:eastAsia="Calibri" w:hAnsi="Calibri" w:cs="Calibri"/>
        </w:rPr>
        <w:t xml:space="preserve">ds_bop, ruleset_1, </w:t>
      </w:r>
      <w:r w:rsidRPr="00E352EF">
        <w:rPr>
          <w:rFonts w:ascii="Calibri" w:eastAsia="Calibri" w:hAnsi="Calibri" w:cs="Calibri"/>
          <w:b/>
        </w:rPr>
        <w:t>with measures</w:t>
      </w:r>
      <w:r w:rsidRPr="00E352EF">
        <w:rPr>
          <w:rFonts w:ascii="Calibri" w:eastAsia="Calibri" w:hAnsi="Calibri" w:cs="Calibri"/>
        </w:rPr>
        <w:t xml:space="preserve"> , </w:t>
      </w:r>
      <w:r w:rsidRPr="00E352EF">
        <w:rPr>
          <w:rFonts w:ascii="Calibri" w:eastAsia="Calibri" w:hAnsi="Calibri" w:cs="Calibri"/>
          <w:b/>
        </w:rPr>
        <w:t>only failures)</w:t>
      </w:r>
    </w:p>
    <w:p w14:paraId="39040264" w14:textId="77777777" w:rsidR="001B6402" w:rsidRPr="00E352EF" w:rsidRDefault="001B6402" w:rsidP="001B6402"/>
    <w:tbl>
      <w:tblPr>
        <w:tblW w:w="9101"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35"/>
        <w:gridCol w:w="1094"/>
        <w:gridCol w:w="1008"/>
        <w:gridCol w:w="806"/>
        <w:gridCol w:w="1699"/>
        <w:gridCol w:w="1238"/>
        <w:gridCol w:w="1339"/>
        <w:gridCol w:w="1282"/>
      </w:tblGrid>
      <w:tr w:rsidR="001B6402" w:rsidRPr="00E352EF" w14:paraId="4F8BBCD7" w14:textId="77777777" w:rsidTr="00363968">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9DC7C62" w14:textId="77777777" w:rsidR="001B6402" w:rsidRPr="00E352EF" w:rsidRDefault="001B6402" w:rsidP="00363968">
            <w:r w:rsidRPr="00E352EF">
              <w:rPr>
                <w:rFonts w:ascii="Calibri" w:eastAsia="Calibri" w:hAnsi="Calibri" w:cs="Calibri"/>
              </w:rPr>
              <w:t xml:space="preserve">TIME </w:t>
            </w:r>
          </w:p>
        </w:tc>
        <w:tc>
          <w:tcPr>
            <w:tcW w:w="10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A9CB56F" w14:textId="77777777" w:rsidR="001B6402" w:rsidRPr="00E352EF" w:rsidRDefault="001B6402" w:rsidP="00363968">
            <w:r w:rsidRPr="00E352EF">
              <w:rPr>
                <w:rFonts w:ascii="Calibri" w:eastAsia="Calibri" w:hAnsi="Calibri" w:cs="Calibri"/>
              </w:rPr>
              <w:t xml:space="preserve">REF_AREA </w:t>
            </w:r>
          </w:p>
        </w:tc>
        <w:tc>
          <w:tcPr>
            <w:tcW w:w="100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78E94A7F" w14:textId="77777777" w:rsidR="001B6402" w:rsidRPr="00E352EF" w:rsidRDefault="001B6402" w:rsidP="00363968">
            <w:r w:rsidRPr="00E352EF">
              <w:rPr>
                <w:rFonts w:ascii="Calibri" w:eastAsia="Calibri" w:hAnsi="Calibri" w:cs="Calibri"/>
              </w:rPr>
              <w:t xml:space="preserve">PARTNER </w:t>
            </w:r>
          </w:p>
        </w:tc>
        <w:tc>
          <w:tcPr>
            <w:tcW w:w="80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8DBEEE9" w14:textId="77777777" w:rsidR="001B6402" w:rsidRPr="00E352EF" w:rsidRDefault="001B6402" w:rsidP="00363968">
            <w:r w:rsidRPr="00E352EF">
              <w:rPr>
                <w:rFonts w:ascii="Calibri" w:eastAsia="Calibri" w:hAnsi="Calibri" w:cs="Calibri"/>
              </w:rPr>
              <w:t>FLOW</w:t>
            </w:r>
          </w:p>
        </w:tc>
        <w:tc>
          <w:tcPr>
            <w:tcW w:w="169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8693564" w14:textId="77777777" w:rsidR="001B6402" w:rsidRPr="00E352EF" w:rsidRDefault="001B6402" w:rsidP="00363968">
            <w:r w:rsidRPr="00E352EF">
              <w:rPr>
                <w:rFonts w:ascii="Calibri" w:eastAsia="Calibri" w:hAnsi="Calibri" w:cs="Calibri"/>
              </w:rPr>
              <w:t>RULE_ID</w:t>
            </w:r>
          </w:p>
        </w:tc>
        <w:tc>
          <w:tcPr>
            <w:tcW w:w="1238"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17320184" w14:textId="77777777" w:rsidR="001B6402" w:rsidRPr="00E352EF" w:rsidRDefault="001B6402" w:rsidP="00363968">
            <w:r w:rsidRPr="00E352EF">
              <w:rPr>
                <w:rFonts w:ascii="Calibri" w:eastAsia="Calibri" w:hAnsi="Calibri" w:cs="Calibri"/>
              </w:rPr>
              <w:t xml:space="preserve">OBS_VALUE </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470E3AA" w14:textId="77777777" w:rsidR="001B6402" w:rsidRPr="00E352EF" w:rsidRDefault="001B6402" w:rsidP="00363968">
            <w:r w:rsidRPr="00E352EF">
              <w:rPr>
                <w:rFonts w:ascii="Calibri" w:eastAsia="Calibri" w:hAnsi="Calibri" w:cs="Calibri"/>
              </w:rPr>
              <w:t>OBS_STATUS</w:t>
            </w:r>
          </w:p>
        </w:tc>
        <w:tc>
          <w:tcPr>
            <w:tcW w:w="12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9DAF23C" w14:textId="77777777" w:rsidR="001B6402" w:rsidRPr="00E352EF" w:rsidRDefault="001B6402" w:rsidP="00363968">
            <w:r w:rsidRPr="00E352EF">
              <w:rPr>
                <w:rFonts w:ascii="Calibri" w:eastAsia="Calibri" w:hAnsi="Calibri" w:cs="Calibri"/>
              </w:rPr>
              <w:t>ERRORCODE</w:t>
            </w:r>
          </w:p>
        </w:tc>
      </w:tr>
      <w:tr w:rsidR="001B6402" w:rsidRPr="00E352EF" w14:paraId="6A8FB269" w14:textId="77777777" w:rsidTr="00363968">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642A" w14:textId="77777777" w:rsidR="001B6402" w:rsidRPr="00E352EF" w:rsidRDefault="001B6402" w:rsidP="00363968">
            <w:r w:rsidRPr="00E352EF">
              <w:rPr>
                <w:rFonts w:ascii="Calibri" w:eastAsia="Calibri" w:hAnsi="Calibri" w:cs="Calibri"/>
              </w:rPr>
              <w:t>2010</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773DB" w14:textId="77777777" w:rsidR="001B6402" w:rsidRPr="00E352EF" w:rsidRDefault="001B6402" w:rsidP="00363968">
            <w:r w:rsidRPr="00E352EF">
              <w:rPr>
                <w:rFonts w:ascii="Calibri" w:eastAsia="Calibri" w:hAnsi="Calibri" w:cs="Calibri"/>
              </w:rPr>
              <w:t>EU27</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44ECE" w14:textId="77777777" w:rsidR="001B6402" w:rsidRPr="00E352EF" w:rsidRDefault="001B6402" w:rsidP="00363968">
            <w:r w:rsidRPr="00E352EF">
              <w:rPr>
                <w:rFonts w:ascii="Calibri" w:eastAsia="Calibri" w:hAnsi="Calibri" w:cs="Calibri"/>
              </w:rPr>
              <w:t>CA</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02227" w14:textId="77777777" w:rsidR="001B6402" w:rsidRPr="00E352EF" w:rsidRDefault="001B6402" w:rsidP="00363968">
            <w:r w:rsidRPr="00E352EF">
              <w:rPr>
                <w:rFonts w:ascii="Calibri" w:eastAsia="Calibri" w:hAnsi="Calibri" w:cs="Calibri"/>
              </w:rPr>
              <w:t>CREDIT</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B32F9" w14:textId="77777777" w:rsidR="001B6402" w:rsidRPr="00E352EF" w:rsidRDefault="001B6402" w:rsidP="00363968">
            <w:r w:rsidRPr="00E352EF">
              <w:rPr>
                <w:rFonts w:ascii="Calibri" w:eastAsia="Calibri" w:hAnsi="Calibri" w:cs="Calibri"/>
              </w:rPr>
              <w:t>ruleset1_flow_dr</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F373A" w14:textId="77777777" w:rsidR="001B6402" w:rsidRPr="00E352EF" w:rsidRDefault="001B6402" w:rsidP="00363968">
            <w:r w:rsidRPr="00E352EF">
              <w:rPr>
                <w:rFonts w:ascii="Calibri" w:eastAsia="Calibri" w:hAnsi="Calibri" w:cs="Calibri"/>
              </w:rPr>
              <w:t xml:space="preserve">12 </w:t>
            </w: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66B76" w14:textId="77777777" w:rsidR="001B6402" w:rsidRPr="00E352EF" w:rsidRDefault="001B6402" w:rsidP="00363968">
            <w:r w:rsidRPr="00E352EF">
              <w:rPr>
                <w:rFonts w:ascii="Calibri" w:eastAsia="Calibri" w:hAnsi="Calibri" w:cs="Calibri"/>
              </w:rPr>
              <w:t>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55AF8" w14:textId="77777777" w:rsidR="001B6402" w:rsidRPr="00E352EF" w:rsidRDefault="001B6402" w:rsidP="00363968">
            <w:r w:rsidRPr="00E352EF">
              <w:rPr>
                <w:rFonts w:ascii="Calibri" w:eastAsia="Calibri" w:hAnsi="Calibri" w:cs="Calibri"/>
              </w:rPr>
              <w:t>-XXXXX</w:t>
            </w:r>
          </w:p>
        </w:tc>
      </w:tr>
    </w:tbl>
    <w:p w14:paraId="25BC4994" w14:textId="0358048E" w:rsidR="001B6402" w:rsidRPr="00E352EF" w:rsidRDefault="001B6402" w:rsidP="001B6402">
      <w:pPr>
        <w:jc w:val="both"/>
      </w:pPr>
    </w:p>
    <w:p w14:paraId="435F67AA" w14:textId="77777777" w:rsidR="001B6402" w:rsidRPr="00E352EF" w:rsidRDefault="001B6402" w:rsidP="001B6402">
      <w:r w:rsidRPr="00E352EF">
        <w:rPr>
          <w:rFonts w:ascii="Calibri" w:eastAsia="Calibri" w:hAnsi="Calibri" w:cs="Calibri"/>
        </w:rPr>
        <w:t xml:space="preserve">3) </w:t>
      </w:r>
    </w:p>
    <w:p w14:paraId="3E18C7BD" w14:textId="77777777" w:rsidR="001B6402" w:rsidRPr="00E352EF" w:rsidRDefault="001B6402" w:rsidP="001B6402">
      <w:r w:rsidRPr="00E352EF">
        <w:rPr>
          <w:rFonts w:ascii="Calibri" w:eastAsia="Calibri" w:hAnsi="Calibri" w:cs="Calibri"/>
        </w:rPr>
        <w:t>ds := ds_bop[</w:t>
      </w:r>
      <w:r w:rsidRPr="00E352EF">
        <w:rPr>
          <w:rFonts w:ascii="Calibri" w:eastAsia="Calibri" w:hAnsi="Calibri" w:cs="Calibri"/>
          <w:b/>
        </w:rPr>
        <w:t xml:space="preserve">filter </w:t>
      </w:r>
      <w:r w:rsidRPr="00E352EF">
        <w:rPr>
          <w:rFonts w:ascii="Calibri" w:eastAsia="Calibri" w:hAnsi="Calibri" w:cs="Calibri"/>
        </w:rPr>
        <w:t>ruleset_1]</w:t>
      </w:r>
    </w:p>
    <w:p w14:paraId="57B3757A" w14:textId="77777777" w:rsidR="001B6402" w:rsidRPr="00E352EF" w:rsidRDefault="001B6402" w:rsidP="001B6402"/>
    <w:tbl>
      <w:tblPr>
        <w:tblW w:w="7128"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26"/>
      </w:tblGrid>
      <w:tr w:rsidR="001B6402" w:rsidRPr="00E352EF" w14:paraId="42E51DEE"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AAE9EAB"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3809B554"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77E1BA0"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BF6A73C"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707A8807" w14:textId="77777777" w:rsidR="001B6402" w:rsidRPr="00E352EF" w:rsidRDefault="001B6402" w:rsidP="00363968">
            <w:r w:rsidRPr="00E352EF">
              <w:rPr>
                <w:rFonts w:ascii="Calibri" w:eastAsia="Calibri" w:hAnsi="Calibri" w:cs="Calibri"/>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7C16FA7" w14:textId="77777777" w:rsidR="001B6402" w:rsidRPr="00E352EF" w:rsidRDefault="001B6402" w:rsidP="00363968">
            <w:r w:rsidRPr="00E352EF">
              <w:rPr>
                <w:rFonts w:ascii="Calibri" w:eastAsia="Calibri" w:hAnsi="Calibri" w:cs="Calibri"/>
              </w:rPr>
              <w:t>OBS_STATUS</w:t>
            </w:r>
          </w:p>
        </w:tc>
      </w:tr>
      <w:tr w:rsidR="001B6402" w:rsidRPr="00E352EF" w14:paraId="32FFFB38"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9F92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D76E"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092BF"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A5F8F"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0D74D" w14:textId="77777777" w:rsidR="001B6402" w:rsidRPr="00E352EF" w:rsidRDefault="001B6402" w:rsidP="00363968">
            <w:r w:rsidRPr="00E352EF">
              <w:rPr>
                <w:rFonts w:ascii="Calibri" w:eastAsia="Calibri" w:hAnsi="Calibri" w:cs="Calibri"/>
              </w:rPr>
              <w:t xml:space="preserve">20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408375" w14:textId="77777777" w:rsidR="001B6402" w:rsidRPr="00E352EF" w:rsidRDefault="001B6402" w:rsidP="00363968">
            <w:r w:rsidRPr="00E352EF">
              <w:rPr>
                <w:rFonts w:ascii="Calibri" w:eastAsia="Calibri" w:hAnsi="Calibri" w:cs="Calibri"/>
              </w:rPr>
              <w:t xml:space="preserve"> </w:t>
            </w:r>
          </w:p>
        </w:tc>
      </w:tr>
      <w:tr w:rsidR="001B6402" w:rsidRPr="00E352EF" w14:paraId="1F6C8CA6"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5536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DA23C"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5AF63"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64FC3"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EF422" w14:textId="77777777" w:rsidR="001B6402" w:rsidRPr="00E352EF" w:rsidRDefault="001B6402" w:rsidP="00363968">
            <w:r w:rsidRPr="00E352EF">
              <w:rPr>
                <w:rFonts w:ascii="Calibri" w:eastAsia="Calibri" w:hAnsi="Calibri" w:cs="Calibri"/>
              </w:rPr>
              <w:t>1</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A5C6" w14:textId="77777777" w:rsidR="001B6402" w:rsidRPr="00E352EF" w:rsidRDefault="001B6402" w:rsidP="00363968">
            <w:r w:rsidRPr="00E352EF">
              <w:rPr>
                <w:rFonts w:ascii="Calibri" w:eastAsia="Calibri" w:hAnsi="Calibri" w:cs="Calibri"/>
              </w:rPr>
              <w:t xml:space="preserve"> </w:t>
            </w:r>
          </w:p>
        </w:tc>
      </w:tr>
      <w:tr w:rsidR="001B6402" w:rsidRPr="00E352EF" w14:paraId="73DDF42F"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C8F7A"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9069F"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FF0A9"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03047"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8E610" w14:textId="77777777" w:rsidR="001B6402" w:rsidRPr="00E352EF" w:rsidRDefault="001B6402" w:rsidP="00363968">
            <w:r w:rsidRPr="00E352EF">
              <w:rPr>
                <w:rFonts w:ascii="Calibri" w:eastAsia="Calibri" w:hAnsi="Calibri" w:cs="Calibri"/>
              </w:rPr>
              <w:t xml:space="preserve">1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EDE95" w14:textId="77777777" w:rsidR="001B6402" w:rsidRPr="00E352EF" w:rsidRDefault="001B6402" w:rsidP="00363968">
            <w:r w:rsidRPr="00E352EF">
              <w:rPr>
                <w:rFonts w:ascii="Calibri" w:eastAsia="Calibri" w:hAnsi="Calibri" w:cs="Calibri"/>
              </w:rPr>
              <w:t>M</w:t>
            </w:r>
          </w:p>
        </w:tc>
      </w:tr>
      <w:bookmarkEnd w:id="101"/>
    </w:tbl>
    <w:p w14:paraId="30C85E6B" w14:textId="77777777" w:rsidR="00667F59" w:rsidRPr="00E352EF" w:rsidRDefault="00667F59">
      <w:pPr>
        <w:jc w:val="both"/>
      </w:pPr>
    </w:p>
    <w:p w14:paraId="7877F322" w14:textId="77777777" w:rsidR="001B6402" w:rsidRPr="00E352EF" w:rsidRDefault="001B6402" w:rsidP="001B6402">
      <w:pPr>
        <w:pStyle w:val="Stile3"/>
        <w:rPr>
          <w:lang w:val="en-GB"/>
        </w:rPr>
      </w:pPr>
      <w:bookmarkStart w:id="108" w:name="_Toc464119465"/>
      <w:bookmarkStart w:id="109" w:name="_Toc464487887"/>
      <w:bookmarkStart w:id="110" w:name="_Toc463805720"/>
      <w:r w:rsidRPr="00E352EF">
        <w:rPr>
          <w:lang w:val="en-GB"/>
        </w:rPr>
        <w:lastRenderedPageBreak/>
        <w:t>define hierarchical ruleset</w:t>
      </w:r>
      <w:bookmarkEnd w:id="108"/>
      <w:bookmarkEnd w:id="109"/>
    </w:p>
    <w:p w14:paraId="2CB74EB2" w14:textId="77777777" w:rsidR="001B6402" w:rsidRPr="00E352EF" w:rsidRDefault="001B6402" w:rsidP="001B6402">
      <w:pPr>
        <w:jc w:val="both"/>
        <w:rPr>
          <w:rFonts w:ascii="Cambria" w:hAnsi="Cambria"/>
        </w:rPr>
      </w:pPr>
    </w:p>
    <w:p w14:paraId="0F52D9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8ED5F88" w14:textId="5C2BC2A3" w:rsidR="001B6402" w:rsidRPr="00E352EF" w:rsidRDefault="001B6402" w:rsidP="001B6402">
      <w:pPr>
        <w:jc w:val="both"/>
        <w:rPr>
          <w:rFonts w:ascii="Cambria" w:eastAsia="Calibri" w:hAnsi="Cambria" w:cs="Calibri"/>
        </w:rPr>
      </w:pPr>
      <w:r w:rsidRPr="00E352EF">
        <w:rPr>
          <w:rFonts w:ascii="Cambria" w:eastAsia="Calibri" w:hAnsi="Cambria" w:cs="Calibri"/>
          <w:b/>
        </w:rPr>
        <w:t>define hierarchical ruleset</w:t>
      </w:r>
      <w:r w:rsidRPr="00E352EF">
        <w:rPr>
          <w:rFonts w:ascii="Cambria" w:eastAsia="Calibri" w:hAnsi="Cambria" w:cs="Calibri"/>
        </w:rPr>
        <w:t xml:space="preserve"> defines a persistent object that contains Rules to be applied to individual Components of a given Dataset in order to make validations or calculations according to hierarchical relationships between the relevant Code Items</w:t>
      </w:r>
      <w:r w:rsidR="00667F59" w:rsidRPr="00E352EF">
        <w:rPr>
          <w:rFonts w:ascii="Cambria" w:eastAsia="Calibri" w:hAnsi="Cambria" w:cs="Calibri"/>
        </w:rPr>
        <w:t xml:space="preserve">.  </w:t>
      </w:r>
      <w:r w:rsidRPr="00E352EF">
        <w:rPr>
          <w:rFonts w:ascii="Cambria" w:eastAsia="Calibri" w:hAnsi="Cambria" w:cs="Calibri"/>
        </w:rPr>
        <w:t xml:space="preserve">These rulesets are also called “vertical” taking into account  </w:t>
      </w:r>
      <w:r w:rsidRPr="00E352EF">
        <w:rPr>
          <w:rFonts w:ascii="Cambria" w:eastAsia="Calibri Light" w:hAnsi="Cambria" w:cs="Calibri Light"/>
        </w:rPr>
        <w:t>the tabular representation of a Data Set (considered as a mathematical function), in which each (vertical) column represents a Variable and each (horizontal) row represents a Data Point: these Rulesets are applied on Variables (columns), i.e. vertically on the tabular representation of a Data Set.</w:t>
      </w:r>
    </w:p>
    <w:p w14:paraId="2576CA16" w14:textId="3C672345" w:rsidR="001B6402" w:rsidRPr="00E352EF" w:rsidRDefault="001B6402" w:rsidP="001B6402">
      <w:pPr>
        <w:jc w:val="both"/>
        <w:rPr>
          <w:rFonts w:ascii="Cambria" w:hAnsi="Cambria"/>
        </w:rPr>
      </w:pPr>
      <w:r w:rsidRPr="00E352EF">
        <w:rPr>
          <w:rFonts w:ascii="Cambria" w:eastAsia="Calibri Light" w:hAnsi="Cambria" w:cs="Calibri Light"/>
        </w:rPr>
        <w:t>A first purpose of these Rules is to express some more aggregated Code Items (e.g. the continents) in terms of less aggregated ones (e.g.</w:t>
      </w:r>
      <w:r w:rsidR="00667F59" w:rsidRPr="00E352EF">
        <w:rPr>
          <w:rFonts w:ascii="Cambria" w:eastAsia="Calibri Light" w:hAnsi="Cambria" w:cs="Calibri Light"/>
        </w:rPr>
        <w:t>,</w:t>
      </w:r>
      <w:r w:rsidRPr="00E352EF">
        <w:rPr>
          <w:rFonts w:ascii="Cambria" w:eastAsia="Calibri Light" w:hAnsi="Cambria" w:cs="Calibri Light"/>
        </w:rPr>
        <w:t xml:space="preserve"> their countries).  This kind of relations can be applied to aggregate data, for example to calculate an additive measure  (e.g.</w:t>
      </w:r>
      <w:r w:rsidR="00667F59" w:rsidRPr="00E352EF">
        <w:rPr>
          <w:rFonts w:ascii="Cambria" w:eastAsia="Calibri Light" w:hAnsi="Cambria" w:cs="Calibri Light"/>
        </w:rPr>
        <w:t>,</w:t>
      </w:r>
      <w:r w:rsidRPr="00E352EF">
        <w:rPr>
          <w:rFonts w:ascii="Cambria" w:eastAsia="Calibri Light" w:hAnsi="Cambria" w:cs="Calibri Light"/>
        </w:rPr>
        <w:t xml:space="preserve"> the population) for the aggregated Code Items (e.g. the continents) as the sum of the corresponding measures of the less aggregated ones (e.g. their countries). If a certain information is available for both</w:t>
      </w:r>
      <w:r w:rsidR="00CD43DD" w:rsidRPr="00E352EF">
        <w:rPr>
          <w:rFonts w:ascii="Cambria" w:eastAsia="Calibri Light" w:hAnsi="Cambria" w:cs="Calibri Light"/>
        </w:rPr>
        <w:t>,</w:t>
      </w:r>
      <w:r w:rsidRPr="00E352EF">
        <w:rPr>
          <w:rFonts w:ascii="Cambria" w:eastAsia="Calibri Light" w:hAnsi="Cambria" w:cs="Calibri Light"/>
        </w:rPr>
        <w:t xml:space="preserve"> the more and the less aggregated Code Items, these rules can be used for validating their mutual coherence, for example to check if the additive measures relevant to the aggregated Code Items (e.g. the continents)  match the sum of the corresponding measures of their component Code Items (e.g. their countries). </w:t>
      </w:r>
    </w:p>
    <w:p w14:paraId="59337420" w14:textId="0B5096E2" w:rsidR="001B6402" w:rsidRPr="00E352EF" w:rsidRDefault="001B6402" w:rsidP="001B6402">
      <w:pPr>
        <w:jc w:val="both"/>
        <w:rPr>
          <w:rFonts w:ascii="Cambria" w:hAnsi="Cambria"/>
        </w:rPr>
      </w:pPr>
      <w:r w:rsidRPr="00E352EF">
        <w:rPr>
          <w:rFonts w:ascii="Cambria" w:eastAsia="Calibri Light" w:hAnsi="Cambria" w:cs="Calibri Light"/>
        </w:rPr>
        <w:t>Another purpose of these Rules is to express the relationships in which a Code Item represents some part of another one, (e.g.</w:t>
      </w:r>
      <w:r w:rsidR="00667F59" w:rsidRPr="00E352EF">
        <w:rPr>
          <w:rFonts w:ascii="Cambria" w:eastAsia="Calibri Light" w:hAnsi="Cambria" w:cs="Calibri Light"/>
        </w:rPr>
        <w:t>,</w:t>
      </w:r>
      <w:r w:rsidRPr="00E352EF">
        <w:rPr>
          <w:rFonts w:ascii="Cambria" w:eastAsia="Calibri Light" w:hAnsi="Cambria" w:cs="Calibri Light"/>
        </w:rPr>
        <w:t xml:space="preserve"> “Africa” and “Five largest countries of Africa”, being the latter a detail of the former). This kind of relationships can be used only for validation, for example to check if a positive and additive measure (e.g. the population) relevant to the more aggregated Code Item (e.g.</w:t>
      </w:r>
      <w:r w:rsidR="00667F59" w:rsidRPr="00E352EF">
        <w:rPr>
          <w:rFonts w:ascii="Cambria" w:eastAsia="Calibri Light" w:hAnsi="Cambria" w:cs="Calibri Light"/>
        </w:rPr>
        <w:t>,</w:t>
      </w:r>
      <w:r w:rsidRPr="00E352EF">
        <w:rPr>
          <w:rFonts w:ascii="Cambria" w:eastAsia="Calibri Light" w:hAnsi="Cambria" w:cs="Calibri Light"/>
        </w:rPr>
        <w:t xml:space="preserve"> Africa)  is greater than the corresponding measure of the other one more detailed (e.g. “5 largest countries of Africa”). </w:t>
      </w:r>
    </w:p>
    <w:p w14:paraId="25FACA11" w14:textId="77777777" w:rsidR="001B6402" w:rsidRPr="00E352EF" w:rsidRDefault="001B6402" w:rsidP="001B6402">
      <w:pPr>
        <w:jc w:val="both"/>
        <w:rPr>
          <w:rFonts w:ascii="Cambria" w:hAnsi="Cambria"/>
        </w:rPr>
      </w:pPr>
      <w:r w:rsidRPr="00E352EF">
        <w:rPr>
          <w:rFonts w:ascii="Cambria" w:eastAsia="Calibri Light" w:hAnsi="Cambria" w:cs="Calibri Light"/>
        </w:rPr>
        <w:t xml:space="preserve">The name “hierarchical” comes from the fact that this kind of Ruleset is able to express the hierarchical relationships between Code Items at different levels of detail, in which each (aggregated) Code Item is expressed as a partition of (disaggregated) ones. </w:t>
      </w:r>
    </w:p>
    <w:p w14:paraId="2126AADF" w14:textId="4087C518" w:rsidR="001B6402" w:rsidRPr="00E352EF" w:rsidRDefault="001B6402" w:rsidP="001B6402">
      <w:pPr>
        <w:jc w:val="both"/>
        <w:rPr>
          <w:rFonts w:ascii="Cambria" w:hAnsi="Cambria"/>
        </w:rPr>
      </w:pPr>
      <w:r w:rsidRPr="00E352EF">
        <w:rPr>
          <w:rFonts w:ascii="Cambria" w:hAnsi="Cambria"/>
        </w:rPr>
        <w:t>As a first simple example, the following Hierarchical Ruleset named “BeneluxCountries” contains a single rule that  asserts that, in the Value Domain “Geo_Area”, the Code Item  BENELUX is the aggregation of the Code Items BELGIUM, LUXEMBOURG  and NETHERLANDS:</w:t>
      </w:r>
    </w:p>
    <w:p w14:paraId="6375E56E" w14:textId="77777777" w:rsidR="001B6402" w:rsidRPr="00E352EF" w:rsidRDefault="001B6402" w:rsidP="001B6402">
      <w:pPr>
        <w:spacing w:before="120"/>
        <w:ind w:left="709"/>
        <w:rPr>
          <w:rFonts w:ascii="Cambria" w:hAnsi="Cambria"/>
        </w:rPr>
      </w:pPr>
      <w:r w:rsidRPr="00E352EF">
        <w:rPr>
          <w:rFonts w:ascii="Cambria" w:hAnsi="Cambria"/>
          <w:b/>
        </w:rPr>
        <w:t>define hierarchical ruleset</w:t>
      </w:r>
      <w:r w:rsidRPr="00E352EF">
        <w:rPr>
          <w:rFonts w:ascii="Cambria" w:hAnsi="Cambria"/>
        </w:rPr>
        <w:t xml:space="preserve">  BeneluxCountriesHierarchy </w:t>
      </w:r>
      <w:r w:rsidRPr="00E352EF">
        <w:rPr>
          <w:rFonts w:ascii="Cambria" w:hAnsi="Cambria"/>
          <w:b/>
        </w:rPr>
        <w:t>( ValueDomain=</w:t>
      </w:r>
      <w:r w:rsidRPr="00E352EF">
        <w:rPr>
          <w:rFonts w:ascii="Cambria" w:hAnsi="Cambria"/>
        </w:rPr>
        <w:t>Geo_Area</w:t>
      </w:r>
      <w:r w:rsidRPr="00E352EF">
        <w:rPr>
          <w:rFonts w:ascii="Cambria" w:hAnsi="Cambria"/>
          <w:b/>
        </w:rPr>
        <w:t xml:space="preserve"> )</w:t>
      </w:r>
      <w:r w:rsidRPr="00E352EF">
        <w:rPr>
          <w:rFonts w:ascii="Cambria" w:hAnsi="Cambria"/>
          <w:i/>
        </w:rPr>
        <w:t xml:space="preserve"> is </w:t>
      </w:r>
    </w:p>
    <w:p w14:paraId="3CEFA48C" w14:textId="77777777" w:rsidR="001B6402" w:rsidRPr="00E352EF" w:rsidRDefault="001B6402" w:rsidP="001B6402">
      <w:pPr>
        <w:ind w:left="706" w:firstLine="706"/>
        <w:rPr>
          <w:rFonts w:asciiTheme="majorHAnsi" w:hAnsiTheme="majorHAnsi"/>
        </w:rPr>
      </w:pPr>
      <w:r w:rsidRPr="00E352EF">
        <w:rPr>
          <w:rFonts w:asciiTheme="majorHAnsi" w:hAnsiTheme="majorHAnsi"/>
        </w:rPr>
        <w:t xml:space="preserve">BENELUX = BELGIUM + LUXEMBOURG + NETHERLANDS  </w:t>
      </w:r>
    </w:p>
    <w:p w14:paraId="508864CD" w14:textId="77777777" w:rsidR="001B6402" w:rsidRPr="00E352EF" w:rsidRDefault="001B6402" w:rsidP="001B6402">
      <w:pPr>
        <w:ind w:left="706"/>
        <w:rPr>
          <w:rFonts w:ascii="Cambria" w:hAnsi="Cambria"/>
          <w:b/>
        </w:rPr>
      </w:pPr>
      <w:r w:rsidRPr="00E352EF">
        <w:rPr>
          <w:rFonts w:ascii="Cambria" w:hAnsi="Cambria"/>
          <w:b/>
        </w:rPr>
        <w:t>end hierarchical ruleset</w:t>
      </w:r>
    </w:p>
    <w:p w14:paraId="1B8FF36D" w14:textId="77777777" w:rsidR="001B6402" w:rsidRPr="00E352EF" w:rsidRDefault="001B6402" w:rsidP="001B6402">
      <w:pPr>
        <w:ind w:left="706"/>
        <w:rPr>
          <w:rFonts w:ascii="Cambria" w:hAnsi="Cambria"/>
        </w:rPr>
      </w:pPr>
    </w:p>
    <w:p w14:paraId="7C7A6619" w14:textId="30FA277B" w:rsidR="001B6402" w:rsidRPr="00E352EF" w:rsidRDefault="00667F59" w:rsidP="001B6402">
      <w:pPr>
        <w:tabs>
          <w:tab w:val="center" w:pos="4816"/>
        </w:tabs>
        <w:rPr>
          <w:rFonts w:ascii="Cambria" w:eastAsia="Calibri" w:hAnsi="Cambria" w:cs="Calibri"/>
          <w:i/>
          <w:color w:val="5B9BD5"/>
        </w:rPr>
      </w:pPr>
      <w:r w:rsidRPr="00E352EF">
        <w:rPr>
          <w:rFonts w:ascii="Cambria" w:eastAsia="Calibri" w:hAnsi="Cambria" w:cs="Calibri"/>
          <w:i/>
          <w:color w:val="5B9BD5"/>
        </w:rPr>
        <w:t>Syntax</w:t>
      </w:r>
    </w:p>
    <w:p w14:paraId="21060EA6" w14:textId="77777777" w:rsidR="001B6402" w:rsidRPr="00E352EF" w:rsidRDefault="001B6402" w:rsidP="001B6402">
      <w:pPr>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rulesetId</w:t>
      </w:r>
      <w:r w:rsidRPr="00E352EF">
        <w:rPr>
          <w:rFonts w:ascii="Cambria" w:hAnsi="Cambria"/>
        </w:rPr>
        <w:t xml:space="preserve">   </w:t>
      </w:r>
      <w:r w:rsidRPr="00E352EF">
        <w:rPr>
          <w:rFonts w:ascii="Cambria" w:hAnsi="Cambria"/>
          <w:b/>
        </w:rPr>
        <w:t>(</w:t>
      </w:r>
      <w:r w:rsidRPr="00E352EF">
        <w:rPr>
          <w:rFonts w:ascii="Cambria" w:hAnsi="Cambria"/>
          <w:i/>
        </w:rPr>
        <w:t>RulesetSignature</w:t>
      </w:r>
      <w:r w:rsidRPr="00E352EF">
        <w:rPr>
          <w:rFonts w:ascii="Cambria" w:hAnsi="Cambria"/>
          <w:b/>
        </w:rPr>
        <w:t xml:space="preserve">)  </w:t>
      </w:r>
      <w:r w:rsidRPr="00E352EF">
        <w:rPr>
          <w:rFonts w:ascii="Cambria" w:hAnsi="Cambria"/>
          <w:i/>
        </w:rPr>
        <w:t xml:space="preserve">is </w:t>
      </w:r>
    </w:p>
    <w:p w14:paraId="006CBFAA" w14:textId="77777777" w:rsidR="001B6402" w:rsidRPr="00E352EF" w:rsidRDefault="001B6402" w:rsidP="001B6402">
      <w:pPr>
        <w:ind w:firstLine="706"/>
        <w:rPr>
          <w:rFonts w:ascii="Cambria" w:hAnsi="Cambria"/>
        </w:rPr>
      </w:pPr>
      <w:r w:rsidRPr="00E352EF">
        <w:rPr>
          <w:rFonts w:ascii="Cambria" w:hAnsi="Cambria"/>
        </w:rPr>
        <w:t>{ Rule } { ; Rule}*</w:t>
      </w:r>
    </w:p>
    <w:p w14:paraId="67018990" w14:textId="77777777" w:rsidR="001B6402" w:rsidRPr="00E352EF" w:rsidRDefault="001B6402" w:rsidP="001B6402">
      <w:pPr>
        <w:rPr>
          <w:rFonts w:ascii="Cambria" w:hAnsi="Cambria"/>
        </w:rPr>
      </w:pPr>
      <w:r w:rsidRPr="00E352EF">
        <w:rPr>
          <w:rFonts w:ascii="Cambria" w:hAnsi="Cambria"/>
          <w:b/>
        </w:rPr>
        <w:t>end hierarchical ruleset</w:t>
      </w:r>
    </w:p>
    <w:p w14:paraId="41074AFB" w14:textId="77777777" w:rsidR="001B6402" w:rsidRPr="00E352EF" w:rsidRDefault="001B6402" w:rsidP="001B6402">
      <w:pPr>
        <w:rPr>
          <w:rFonts w:ascii="Cambria" w:hAnsi="Cambria"/>
          <w:i/>
        </w:rPr>
      </w:pPr>
    </w:p>
    <w:p w14:paraId="4FD4532D" w14:textId="77777777" w:rsidR="001B6402" w:rsidRPr="00E352EF" w:rsidRDefault="001B6402" w:rsidP="001B6402">
      <w:pPr>
        <w:rPr>
          <w:rFonts w:ascii="Cambria" w:hAnsi="Cambria"/>
          <w:i/>
        </w:rPr>
      </w:pPr>
      <w:r w:rsidRPr="00E352EF">
        <w:rPr>
          <w:rFonts w:ascii="Cambria" w:hAnsi="Cambria"/>
          <w:i/>
        </w:rPr>
        <w:t>RulesetSignature</w:t>
      </w:r>
    </w:p>
    <w:p w14:paraId="1F87D6F1" w14:textId="77777777" w:rsidR="001B6402" w:rsidRPr="00E352EF" w:rsidRDefault="001B6402" w:rsidP="001B6402">
      <w:pPr>
        <w:ind w:firstLine="706"/>
        <w:rPr>
          <w:rFonts w:ascii="Cambria" w:hAnsi="Cambria"/>
          <w:i/>
        </w:rPr>
      </w:pPr>
      <w:r w:rsidRPr="00E352EF">
        <w:rPr>
          <w:rFonts w:ascii="Cambria" w:hAnsi="Cambria"/>
          <w:i/>
        </w:rPr>
        <w:t xml:space="preserve"> ::= </w:t>
      </w:r>
      <w:r w:rsidRPr="00E352EF">
        <w:rPr>
          <w:rFonts w:ascii="Cambria" w:hAnsi="Cambria"/>
        </w:rPr>
        <w:t xml:space="preserve">{ </w:t>
      </w:r>
      <w:r w:rsidRPr="00E352EF">
        <w:rPr>
          <w:rFonts w:ascii="Cambria" w:hAnsi="Cambria"/>
          <w:i/>
        </w:rPr>
        <w:t>antecedentSignature,</w:t>
      </w:r>
      <w:r w:rsidRPr="00E352EF">
        <w:rPr>
          <w:rFonts w:ascii="Cambria" w:hAnsi="Cambria"/>
        </w:rPr>
        <w:t xml:space="preserve">} </w:t>
      </w:r>
      <w:r w:rsidRPr="00E352EF">
        <w:rPr>
          <w:rFonts w:ascii="Cambria" w:hAnsi="Cambria"/>
          <w:i/>
        </w:rPr>
        <w:t>codeItemRelationSignature</w:t>
      </w:r>
    </w:p>
    <w:p w14:paraId="394D9D1D" w14:textId="77777777" w:rsidR="001B6402" w:rsidRPr="00E352EF" w:rsidRDefault="001B6402" w:rsidP="001B6402">
      <w:pPr>
        <w:jc w:val="both"/>
        <w:rPr>
          <w:rFonts w:ascii="Cambria" w:hAnsi="Cambria"/>
          <w:i/>
        </w:rPr>
      </w:pPr>
      <w:r w:rsidRPr="00E352EF">
        <w:rPr>
          <w:rFonts w:ascii="Cambria" w:hAnsi="Cambria"/>
          <w:i/>
        </w:rPr>
        <w:t>antecedentSignature </w:t>
      </w:r>
    </w:p>
    <w:p w14:paraId="719138E6" w14:textId="77777777" w:rsidR="001B6402" w:rsidRPr="00E352EF" w:rsidRDefault="001B6402" w:rsidP="001B6402">
      <w:pPr>
        <w:ind w:firstLine="706"/>
        <w:jc w:val="both"/>
        <w:rPr>
          <w:rFonts w:ascii="Cambria" w:hAnsi="Cambria"/>
        </w:rPr>
      </w:pPr>
      <w:r w:rsidRPr="00E352EF">
        <w:rPr>
          <w:rFonts w:ascii="Cambria" w:hAnsi="Cambria"/>
          <w:i/>
        </w:rPr>
        <w:t xml:space="preserve">::=  </w:t>
      </w:r>
      <w:r w:rsidRPr="00E352EF">
        <w:rPr>
          <w:rFonts w:ascii="Cambria" w:hAnsi="Cambria"/>
          <w:b/>
        </w:rPr>
        <w:t>antecedentvariables=</w:t>
      </w:r>
      <w:r w:rsidRPr="00E352EF">
        <w:rPr>
          <w:rFonts w:ascii="Cambria" w:hAnsi="Cambria"/>
          <w:i/>
        </w:rPr>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6B40C7D0" w14:textId="77777777" w:rsidR="001B6402" w:rsidRPr="009830C1" w:rsidRDefault="001B6402" w:rsidP="001B6402">
      <w:pPr>
        <w:jc w:val="both"/>
        <w:rPr>
          <w:rFonts w:ascii="Cambria" w:eastAsia="Calibri" w:hAnsi="Cambria" w:cs="Calibri"/>
        </w:rPr>
      </w:pPr>
      <w:r w:rsidRPr="009830C1">
        <w:rPr>
          <w:rFonts w:ascii="Cambria" w:eastAsia="Calibri" w:hAnsi="Cambria" w:cs="Calibri"/>
          <w:i/>
        </w:rPr>
        <w:t>variable-signature</w:t>
      </w:r>
      <w:r w:rsidRPr="009830C1">
        <w:rPr>
          <w:rFonts w:ascii="Cambria" w:eastAsia="Calibri" w:hAnsi="Cambria" w:cs="Calibri"/>
        </w:rPr>
        <w:t xml:space="preserve"> </w:t>
      </w:r>
    </w:p>
    <w:p w14:paraId="2F3E64EF" w14:textId="77777777" w:rsidR="001B6402" w:rsidRPr="009830C1" w:rsidRDefault="001B6402" w:rsidP="001B6402">
      <w:pPr>
        <w:ind w:firstLine="706"/>
        <w:jc w:val="both"/>
        <w:rPr>
          <w:rFonts w:ascii="Cambria" w:hAnsi="Cambria"/>
        </w:rPr>
      </w:pPr>
      <w:r w:rsidRPr="009830C1">
        <w:rPr>
          <w:rFonts w:ascii="Cambria" w:eastAsia="Calibri" w:hAnsi="Cambria" w:cs="Calibri"/>
        </w:rPr>
        <w:t xml:space="preserve">::= </w:t>
      </w:r>
      <w:r w:rsidRPr="009830C1">
        <w:rPr>
          <w:rFonts w:ascii="Cambria" w:eastAsia="Calibri" w:hAnsi="Cambria" w:cs="Calibri"/>
          <w:i/>
        </w:rPr>
        <w:t>variable-ref</w:t>
      </w:r>
      <w:r w:rsidRPr="009830C1">
        <w:rPr>
          <w:rFonts w:ascii="Cambria" w:eastAsia="Calibri" w:hAnsi="Cambria" w:cs="Calibri"/>
        </w:rPr>
        <w:t xml:space="preserve"> {</w:t>
      </w:r>
      <w:r w:rsidRPr="009830C1">
        <w:rPr>
          <w:rFonts w:ascii="Cambria" w:eastAsia="Calibri" w:hAnsi="Cambria" w:cs="Calibri"/>
          <w:b/>
        </w:rPr>
        <w:t>as</w:t>
      </w:r>
      <w:r w:rsidRPr="009830C1">
        <w:rPr>
          <w:rFonts w:ascii="Cambria" w:eastAsia="Calibri" w:hAnsi="Cambria" w:cs="Calibri"/>
        </w:rPr>
        <w:t xml:space="preserve"> </w:t>
      </w:r>
      <w:r w:rsidRPr="009830C1">
        <w:rPr>
          <w:rFonts w:ascii="Cambria" w:eastAsia="Calibri" w:hAnsi="Cambria" w:cs="Calibri"/>
          <w:i/>
        </w:rPr>
        <w:t>constant-string</w:t>
      </w:r>
      <w:r w:rsidRPr="009830C1">
        <w:rPr>
          <w:rFonts w:ascii="Cambria" w:eastAsia="Calibri" w:hAnsi="Cambria" w:cs="Calibri"/>
        </w:rPr>
        <w:t>}?</w:t>
      </w:r>
    </w:p>
    <w:p w14:paraId="07B2EDBC" w14:textId="77777777" w:rsidR="001B6402" w:rsidRPr="009830C1" w:rsidRDefault="001B6402" w:rsidP="001B6402">
      <w:pPr>
        <w:rPr>
          <w:rFonts w:ascii="Cambria" w:hAnsi="Cambria"/>
          <w:i/>
        </w:rPr>
      </w:pPr>
      <w:r w:rsidRPr="009830C1">
        <w:rPr>
          <w:rFonts w:ascii="Cambria" w:hAnsi="Cambria"/>
          <w:i/>
        </w:rPr>
        <w:t xml:space="preserve">codeItemRelationSignature </w:t>
      </w:r>
    </w:p>
    <w:p w14:paraId="7656EEA8" w14:textId="77777777" w:rsidR="001B6402" w:rsidRPr="009830C1" w:rsidRDefault="001B6402" w:rsidP="001B6402">
      <w:pPr>
        <w:ind w:firstLine="706"/>
        <w:rPr>
          <w:rFonts w:ascii="Cambria" w:hAnsi="Cambria"/>
          <w:i/>
        </w:rPr>
      </w:pPr>
      <w:r w:rsidRPr="009830C1">
        <w:rPr>
          <w:rFonts w:ascii="Cambria" w:hAnsi="Cambria"/>
        </w:rPr>
        <w:t>::= [</w:t>
      </w:r>
      <w:r w:rsidRPr="009830C1">
        <w:rPr>
          <w:rFonts w:ascii="Cambria" w:hAnsi="Cambria"/>
          <w:b/>
        </w:rPr>
        <w:t>variable=</w:t>
      </w:r>
      <w:r w:rsidRPr="009830C1">
        <w:rPr>
          <w:rFonts w:ascii="Cambria" w:hAnsi="Cambria"/>
        </w:rPr>
        <w:t xml:space="preserve"> </w:t>
      </w:r>
      <w:r w:rsidRPr="009830C1">
        <w:rPr>
          <w:rFonts w:ascii="Cambria" w:eastAsia="Calibri" w:hAnsi="Cambria" w:cs="Calibri"/>
          <w:i/>
        </w:rPr>
        <w:t>variable-ref</w:t>
      </w:r>
      <w:r w:rsidRPr="009830C1">
        <w:rPr>
          <w:rFonts w:ascii="Cambria" w:eastAsia="Calibri" w:hAnsi="Cambria" w:cs="Calibri"/>
        </w:rPr>
        <w:t xml:space="preserve">   |  </w:t>
      </w:r>
      <w:r w:rsidRPr="009830C1">
        <w:rPr>
          <w:rFonts w:ascii="Cambria" w:eastAsia="Calibri" w:hAnsi="Cambria" w:cs="Calibri"/>
          <w:b/>
        </w:rPr>
        <w:t>valuedomain=</w:t>
      </w:r>
      <w:r w:rsidRPr="009830C1">
        <w:rPr>
          <w:rFonts w:ascii="Cambria" w:eastAsia="Calibri" w:hAnsi="Cambria" w:cs="Calibri"/>
        </w:rPr>
        <w:t xml:space="preserve"> </w:t>
      </w:r>
      <w:r w:rsidRPr="009830C1">
        <w:rPr>
          <w:rFonts w:ascii="Cambria" w:eastAsia="Calibri" w:hAnsi="Cambria" w:cs="Calibri"/>
          <w:i/>
        </w:rPr>
        <w:t>valuedomain-ref</w:t>
      </w:r>
      <w:r w:rsidRPr="009830C1">
        <w:rPr>
          <w:rFonts w:ascii="Cambria" w:eastAsia="Calibri" w:hAnsi="Cambria" w:cs="Calibri"/>
        </w:rPr>
        <w:t xml:space="preserve">] </w:t>
      </w:r>
    </w:p>
    <w:p w14:paraId="000E8711" w14:textId="77777777" w:rsidR="001B6402" w:rsidRPr="009830C1" w:rsidRDefault="001B6402" w:rsidP="001B6402">
      <w:pPr>
        <w:rPr>
          <w:rFonts w:ascii="Cambria" w:hAnsi="Cambria"/>
          <w:i/>
        </w:rPr>
      </w:pPr>
      <w:r w:rsidRPr="009830C1">
        <w:rPr>
          <w:rFonts w:ascii="Cambria" w:hAnsi="Cambria"/>
          <w:i/>
        </w:rPr>
        <w:t>Rule</w:t>
      </w:r>
    </w:p>
    <w:p w14:paraId="4860372C" w14:textId="2FB15146" w:rsidR="001B6402" w:rsidRPr="009830C1" w:rsidRDefault="001B6402" w:rsidP="001B6402">
      <w:pPr>
        <w:ind w:firstLine="706"/>
        <w:rPr>
          <w:rFonts w:ascii="Cambria" w:hAnsi="Cambria"/>
        </w:rPr>
      </w:pPr>
      <w:r w:rsidRPr="009830C1">
        <w:rPr>
          <w:rFonts w:ascii="Cambria" w:hAnsi="Cambria"/>
        </w:rPr>
        <w:t xml:space="preserve">::= { ruleId </w:t>
      </w:r>
      <w:r w:rsidRPr="009830C1">
        <w:rPr>
          <w:rFonts w:ascii="Cambria" w:hAnsi="Cambria"/>
          <w:b/>
        </w:rPr>
        <w:t>:</w:t>
      </w:r>
      <w:r w:rsidRPr="009830C1">
        <w:rPr>
          <w:rFonts w:ascii="Cambria" w:hAnsi="Cambria"/>
        </w:rPr>
        <w:t xml:space="preserve"> }?</w:t>
      </w:r>
      <w:r w:rsidRPr="009830C1">
        <w:rPr>
          <w:rFonts w:ascii="Cambria" w:hAnsi="Cambria"/>
          <w:b/>
        </w:rPr>
        <w:t xml:space="preserve"> </w:t>
      </w:r>
      <w:r w:rsidRPr="009830C1">
        <w:rPr>
          <w:rFonts w:ascii="Cambria" w:hAnsi="Cambria"/>
        </w:rPr>
        <w:t xml:space="preserve">{ </w:t>
      </w:r>
      <w:r w:rsidRPr="009830C1">
        <w:rPr>
          <w:rFonts w:ascii="Cambria" w:hAnsi="Cambria"/>
          <w:b/>
        </w:rPr>
        <w:t>when</w:t>
      </w:r>
      <w:r w:rsidRPr="009830C1">
        <w:rPr>
          <w:rFonts w:ascii="Cambria" w:hAnsi="Cambria"/>
        </w:rPr>
        <w:t xml:space="preserve"> </w:t>
      </w:r>
      <w:r w:rsidRPr="009830C1">
        <w:rPr>
          <w:rFonts w:ascii="Cambria" w:hAnsi="Cambria"/>
          <w:i/>
        </w:rPr>
        <w:t>antecedentCondition</w:t>
      </w:r>
      <w:r w:rsidRPr="009830C1">
        <w:rPr>
          <w:rFonts w:ascii="Cambria" w:hAnsi="Cambria"/>
        </w:rPr>
        <w:t xml:space="preserve"> </w:t>
      </w:r>
      <w:r w:rsidRPr="009830C1">
        <w:rPr>
          <w:rFonts w:ascii="Cambria" w:hAnsi="Cambria"/>
          <w:b/>
        </w:rPr>
        <w:t xml:space="preserve">then </w:t>
      </w:r>
      <w:r w:rsidRPr="009830C1">
        <w:rPr>
          <w:rFonts w:ascii="Cambria" w:hAnsi="Cambria"/>
        </w:rPr>
        <w:t xml:space="preserve">}?  </w:t>
      </w:r>
      <w:r w:rsidRPr="009830C1">
        <w:rPr>
          <w:rFonts w:ascii="Cambria" w:hAnsi="Cambria"/>
          <w:i/>
        </w:rPr>
        <w:t>codeItemRelation</w:t>
      </w:r>
      <w:r w:rsidRPr="009830C1">
        <w:rPr>
          <w:rFonts w:ascii="Cambria" w:hAnsi="Cambria"/>
        </w:rPr>
        <w:t xml:space="preserve"> </w:t>
      </w:r>
    </w:p>
    <w:p w14:paraId="2E315BF8" w14:textId="77777777" w:rsidR="001B6402" w:rsidRPr="009830C1" w:rsidRDefault="001B6402" w:rsidP="001B6402">
      <w:pPr>
        <w:ind w:left="706"/>
        <w:rPr>
          <w:rFonts w:ascii="Cambria" w:hAnsi="Cambria"/>
        </w:rPr>
      </w:pPr>
      <w:r w:rsidRPr="009830C1">
        <w:rPr>
          <w:rFonts w:ascii="Cambria" w:hAnsi="Cambria"/>
        </w:rPr>
        <w:t xml:space="preserve">{ </w:t>
      </w:r>
      <w:r w:rsidRPr="009830C1">
        <w:rPr>
          <w:rFonts w:ascii="Cambria" w:hAnsi="Cambria"/>
          <w:b/>
        </w:rPr>
        <w:t xml:space="preserve">errorcode ( </w:t>
      </w:r>
      <w:r w:rsidRPr="009830C1">
        <w:rPr>
          <w:rFonts w:ascii="Cambria" w:hAnsi="Cambria"/>
          <w:i/>
        </w:rPr>
        <w:t xml:space="preserve">errorCode </w:t>
      </w:r>
      <w:r w:rsidRPr="009830C1">
        <w:rPr>
          <w:rFonts w:ascii="Cambria" w:hAnsi="Cambria"/>
          <w:b/>
        </w:rPr>
        <w:t xml:space="preserve">) </w:t>
      </w:r>
      <w:r w:rsidRPr="009830C1">
        <w:rPr>
          <w:rFonts w:ascii="Cambria" w:hAnsi="Cambria"/>
        </w:rPr>
        <w:t>}?</w:t>
      </w:r>
    </w:p>
    <w:p w14:paraId="36A1F70F" w14:textId="77777777" w:rsidR="001B6402" w:rsidRPr="00E352EF" w:rsidRDefault="001B6402" w:rsidP="001B6402">
      <w:pPr>
        <w:ind w:left="706"/>
        <w:rPr>
          <w:rFonts w:ascii="Cambria" w:hAnsi="Cambria"/>
        </w:rPr>
      </w:pPr>
      <w:r w:rsidRPr="00E352EF">
        <w:rPr>
          <w:rFonts w:ascii="Cambria" w:hAnsi="Cambria"/>
        </w:rPr>
        <w:t>{</w:t>
      </w:r>
      <w:r w:rsidRPr="00E352EF">
        <w:rPr>
          <w:rFonts w:ascii="Cambria" w:hAnsi="Cambria"/>
          <w:b/>
        </w:rPr>
        <w:t xml:space="preserve"> errorlevel  ( </w:t>
      </w:r>
      <w:r w:rsidRPr="00E352EF">
        <w:rPr>
          <w:rFonts w:ascii="Cambria" w:hAnsi="Cambria"/>
          <w:i/>
        </w:rPr>
        <w:t xml:space="preserve">errorLevel </w:t>
      </w:r>
      <w:r w:rsidRPr="00E352EF">
        <w:rPr>
          <w:rFonts w:ascii="Cambria" w:hAnsi="Cambria"/>
          <w:b/>
        </w:rPr>
        <w:t xml:space="preserve">) </w:t>
      </w:r>
      <w:r w:rsidRPr="00E352EF">
        <w:rPr>
          <w:rFonts w:ascii="Cambria" w:hAnsi="Cambria"/>
        </w:rPr>
        <w:t>}?</w:t>
      </w:r>
    </w:p>
    <w:p w14:paraId="7E8FDC9A"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w:t>
      </w:r>
    </w:p>
    <w:p w14:paraId="700EFE32" w14:textId="77777777" w:rsidR="001B6402" w:rsidRPr="00E352EF" w:rsidRDefault="001B6402" w:rsidP="001B6402">
      <w:pPr>
        <w:ind w:firstLine="706"/>
        <w:jc w:val="both"/>
        <w:rPr>
          <w:rFonts w:ascii="Cambria" w:hAnsi="Cambria"/>
        </w:rPr>
      </w:pPr>
      <w:r w:rsidRPr="00E352EF">
        <w:rPr>
          <w:rFonts w:ascii="Cambria" w:hAnsi="Cambria"/>
        </w:rPr>
        <w:t xml:space="preserve">::= </w:t>
      </w:r>
      <w:r w:rsidRPr="00E352EF">
        <w:rPr>
          <w:rFonts w:ascii="Cambria" w:hAnsi="Cambria"/>
          <w:i/>
        </w:rPr>
        <w:t>boolean-scalar-expression</w:t>
      </w:r>
    </w:p>
    <w:p w14:paraId="0A3AC6EB" w14:textId="77777777" w:rsidR="001B6402" w:rsidRPr="00E352EF" w:rsidRDefault="001B6402" w:rsidP="001B6402">
      <w:pPr>
        <w:rPr>
          <w:rFonts w:ascii="Cambria" w:hAnsi="Cambria"/>
        </w:rPr>
      </w:pPr>
      <w:r w:rsidRPr="00E352EF">
        <w:rPr>
          <w:rFonts w:ascii="Cambria" w:hAnsi="Cambria"/>
          <w:i/>
        </w:rPr>
        <w:t>codeItemRelation</w:t>
      </w:r>
      <w:r w:rsidRPr="00E352EF">
        <w:rPr>
          <w:rFonts w:ascii="Cambria" w:hAnsi="Cambria"/>
        </w:rPr>
        <w:t xml:space="preserve"> </w:t>
      </w:r>
    </w:p>
    <w:p w14:paraId="0BEDD780" w14:textId="77777777" w:rsidR="001B6402" w:rsidRPr="00E352EF" w:rsidRDefault="001B6402" w:rsidP="001B6402">
      <w:pPr>
        <w:ind w:firstLine="706"/>
        <w:rPr>
          <w:rFonts w:ascii="Cambria" w:hAnsi="Cambria"/>
        </w:rPr>
      </w:pPr>
      <w:r w:rsidRPr="00E352EF">
        <w:rPr>
          <w:rFonts w:ascii="Cambria" w:hAnsi="Cambria"/>
        </w:rPr>
        <w:t xml:space="preserve">::= </w:t>
      </w:r>
      <w:r w:rsidRPr="00E352EF">
        <w:rPr>
          <w:rFonts w:ascii="Cambria" w:hAnsi="Cambria"/>
          <w:i/>
        </w:rPr>
        <w:t xml:space="preserve">codeItem-reference </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 xml:space="preserve">   {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w:t>
      </w:r>
    </w:p>
    <w:p w14:paraId="3E7110D5" w14:textId="77777777" w:rsidR="001B6402" w:rsidRPr="00E352EF" w:rsidRDefault="001B6402" w:rsidP="001B6402">
      <w:pPr>
        <w:rPr>
          <w:rFonts w:ascii="Cambria" w:hAnsi="Cambria"/>
          <w:i/>
        </w:rPr>
      </w:pPr>
      <w:r w:rsidRPr="00E352EF">
        <w:rPr>
          <w:rFonts w:ascii="Cambria" w:hAnsi="Cambria"/>
          <w:i/>
        </w:rPr>
        <w:t>codeItemReference</w:t>
      </w:r>
    </w:p>
    <w:p w14:paraId="129F9239" w14:textId="77777777" w:rsidR="001B6402" w:rsidRPr="00E352EF" w:rsidRDefault="001B6402" w:rsidP="001B6402">
      <w:pPr>
        <w:rPr>
          <w:rFonts w:ascii="Cambria" w:hAnsi="Cambria"/>
          <w:i/>
        </w:rPr>
      </w:pPr>
      <w:r w:rsidRPr="00E352EF">
        <w:rPr>
          <w:rFonts w:ascii="Cambria" w:hAnsi="Cambria"/>
          <w:i/>
        </w:rPr>
        <w:tab/>
        <w:t xml:space="preserve">::= codeItem-ref  </w:t>
      </w:r>
      <w:r w:rsidRPr="00E352EF">
        <w:rPr>
          <w:rFonts w:ascii="Cambria" w:hAnsi="Cambria"/>
        </w:rPr>
        <w:t>[</w:t>
      </w:r>
      <w:r w:rsidRPr="00E352EF">
        <w:rPr>
          <w:rFonts w:ascii="Cambria" w:hAnsi="Cambria"/>
          <w:b/>
        </w:rPr>
        <w:t>from</w:t>
      </w:r>
      <w:r w:rsidRPr="00E352EF">
        <w:rPr>
          <w:rFonts w:ascii="Cambria" w:hAnsi="Cambria"/>
        </w:rPr>
        <w:t xml:space="preserve"> </w:t>
      </w:r>
      <w:r w:rsidRPr="00E352EF">
        <w:rPr>
          <w:rFonts w:ascii="Cambria" w:hAnsi="Cambria"/>
          <w:i/>
        </w:rPr>
        <w:t>time-ref</w:t>
      </w:r>
      <w:r w:rsidRPr="00E352EF">
        <w:rPr>
          <w:rFonts w:ascii="Cambria" w:hAnsi="Cambria"/>
        </w:rPr>
        <w:t>]? [</w:t>
      </w:r>
      <w:r w:rsidRPr="00E352EF">
        <w:rPr>
          <w:rFonts w:ascii="Cambria" w:hAnsi="Cambria"/>
          <w:b/>
        </w:rPr>
        <w:t>to</w:t>
      </w:r>
      <w:r w:rsidRPr="00E352EF">
        <w:rPr>
          <w:rFonts w:ascii="Cambria" w:hAnsi="Cambria"/>
        </w:rPr>
        <w:t xml:space="preserve"> </w:t>
      </w:r>
      <w:r w:rsidRPr="00E352EF">
        <w:rPr>
          <w:rFonts w:ascii="Cambria" w:hAnsi="Cambria"/>
          <w:i/>
        </w:rPr>
        <w:t>time-ref</w:t>
      </w:r>
      <w:r w:rsidRPr="00E352EF">
        <w:rPr>
          <w:rFonts w:ascii="Cambria" w:hAnsi="Cambria"/>
        </w:rPr>
        <w:t xml:space="preserve">]? </w:t>
      </w:r>
      <w:r w:rsidRPr="00E352EF">
        <w:rPr>
          <w:rFonts w:ascii="Cambria" w:hAnsi="Cambria"/>
          <w:i/>
        </w:rPr>
        <w:t xml:space="preserve"> </w:t>
      </w:r>
    </w:p>
    <w:p w14:paraId="0EB95C31" w14:textId="77777777" w:rsidR="001B6402" w:rsidRPr="00E352EF" w:rsidRDefault="001B6402" w:rsidP="001B6402">
      <w:pPr>
        <w:ind w:left="706"/>
        <w:rPr>
          <w:rFonts w:ascii="Cambria" w:hAnsi="Cambria"/>
          <w:i/>
        </w:rPr>
      </w:pPr>
      <w:r w:rsidRPr="00E352EF">
        <w:rPr>
          <w:rFonts w:ascii="Cambria" w:hAnsi="Cambria"/>
        </w:rPr>
        <w:t xml:space="preserve"> </w:t>
      </w:r>
    </w:p>
    <w:p w14:paraId="78128237" w14:textId="77777777" w:rsidR="001B6402" w:rsidRPr="00E352EF" w:rsidRDefault="001B6402" w:rsidP="001B6402">
      <w:pPr>
        <w:rPr>
          <w:rFonts w:ascii="Cambria" w:hAnsi="Cambria"/>
          <w:i/>
        </w:rPr>
      </w:pPr>
    </w:p>
    <w:p w14:paraId="791A5D94" w14:textId="77777777" w:rsidR="001B6402" w:rsidRPr="00E352EF" w:rsidRDefault="001B6402" w:rsidP="00667F59">
      <w:pPr>
        <w:rPr>
          <w:rFonts w:ascii="Cambria" w:eastAsia="Calibri" w:hAnsi="Cambria" w:cs="Calibri"/>
          <w:i/>
          <w:color w:val="5B9BD5"/>
        </w:rPr>
      </w:pPr>
      <w:r w:rsidRPr="00E352EF">
        <w:rPr>
          <w:rFonts w:ascii="Cambria" w:eastAsia="Calibri" w:hAnsi="Cambria" w:cs="Calibri"/>
          <w:i/>
          <w:color w:val="5B9BD5"/>
        </w:rPr>
        <w:t>Parameters</w:t>
      </w:r>
    </w:p>
    <w:p w14:paraId="20C3C5AB" w14:textId="77777777" w:rsidR="001B6402" w:rsidRPr="00E352EF" w:rsidRDefault="001B6402" w:rsidP="001B6402">
      <w:pPr>
        <w:rPr>
          <w:rFonts w:ascii="Cambria" w:hAnsi="Cambria"/>
        </w:rPr>
      </w:pPr>
      <w:r w:rsidRPr="00E352EF">
        <w:rPr>
          <w:rFonts w:ascii="Cambria" w:hAnsi="Cambria"/>
          <w:i/>
        </w:rPr>
        <w:t>rulesetId</w:t>
      </w:r>
      <w:r w:rsidRPr="00E352EF">
        <w:rPr>
          <w:rFonts w:ascii="Cambria" w:hAnsi="Cambria"/>
        </w:rPr>
        <w:t xml:space="preserve"> : identifier</w:t>
      </w:r>
    </w:p>
    <w:p w14:paraId="1182F469" w14:textId="77777777" w:rsidR="001B6402" w:rsidRPr="00E352EF" w:rsidRDefault="001B6402" w:rsidP="001B6402">
      <w:pPr>
        <w:jc w:val="both"/>
        <w:rPr>
          <w:rFonts w:ascii="Cambria" w:hAnsi="Cambria"/>
        </w:rPr>
      </w:pPr>
      <w:r w:rsidRPr="00E352EF">
        <w:rPr>
          <w:rFonts w:ascii="Cambria" w:hAnsi="Cambria"/>
          <w:i/>
        </w:rPr>
        <w:t>ruleId</w:t>
      </w:r>
      <w:r w:rsidRPr="00E352EF">
        <w:rPr>
          <w:rFonts w:ascii="Cambria" w:hAnsi="Cambria"/>
        </w:rPr>
        <w:t xml:space="preserve"> : identifier</w:t>
      </w:r>
    </w:p>
    <w:p w14:paraId="67E717F7" w14:textId="77777777" w:rsidR="001B6402" w:rsidRPr="00E352EF" w:rsidRDefault="001B6402" w:rsidP="001B6402">
      <w:pPr>
        <w:jc w:val="both"/>
        <w:rPr>
          <w:rFonts w:ascii="Cambria" w:hAnsi="Cambria"/>
        </w:rPr>
      </w:pPr>
      <w:r w:rsidRPr="00E352EF">
        <w:rPr>
          <w:rFonts w:ascii="Cambria" w:hAnsi="Cambria"/>
          <w:i/>
        </w:rPr>
        <w:lastRenderedPageBreak/>
        <w:t>codeItem-ref</w:t>
      </w:r>
      <w:r w:rsidRPr="00E352EF">
        <w:rPr>
          <w:rFonts w:ascii="Cambria" w:hAnsi="Cambria"/>
        </w:rPr>
        <w:t xml:space="preserve"> : identifier</w:t>
      </w:r>
    </w:p>
    <w:p w14:paraId="278F44EF" w14:textId="77777777" w:rsidR="001B6402" w:rsidRPr="00E352EF" w:rsidRDefault="001B6402" w:rsidP="001B6402">
      <w:pPr>
        <w:jc w:val="both"/>
        <w:rPr>
          <w:rFonts w:ascii="Cambria" w:hAnsi="Cambria"/>
          <w:i/>
        </w:rPr>
      </w:pPr>
      <w:r w:rsidRPr="00E352EF">
        <w:rPr>
          <w:rFonts w:ascii="Cambria" w:hAnsi="Cambria"/>
          <w:i/>
        </w:rPr>
        <w:t xml:space="preserve">variable-ref : </w:t>
      </w:r>
      <w:r w:rsidRPr="00E352EF">
        <w:rPr>
          <w:rFonts w:ascii="Cambria" w:hAnsi="Cambria"/>
        </w:rPr>
        <w:t>identifier</w:t>
      </w:r>
    </w:p>
    <w:p w14:paraId="3E54555F" w14:textId="77777777" w:rsidR="001B6402" w:rsidRPr="00E352EF" w:rsidRDefault="001B6402" w:rsidP="001B6402">
      <w:pPr>
        <w:jc w:val="both"/>
        <w:rPr>
          <w:rFonts w:ascii="Cambria" w:hAnsi="Cambria"/>
          <w:i/>
        </w:rPr>
      </w:pPr>
      <w:r w:rsidRPr="00E352EF">
        <w:rPr>
          <w:rFonts w:ascii="Cambria" w:hAnsi="Cambria"/>
          <w:i/>
        </w:rPr>
        <w:t xml:space="preserve">valuedomain-ref : </w:t>
      </w:r>
      <w:r w:rsidRPr="00E352EF">
        <w:rPr>
          <w:rFonts w:ascii="Cambria" w:hAnsi="Cambria"/>
        </w:rPr>
        <w:t>identifier</w:t>
      </w:r>
    </w:p>
    <w:p w14:paraId="445C0177"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 boolean-scalar-expression</w:t>
      </w:r>
    </w:p>
    <w:p w14:paraId="18B117E9" w14:textId="77777777" w:rsidR="001B6402" w:rsidRPr="00E352EF" w:rsidRDefault="001B6402" w:rsidP="001B6402">
      <w:pPr>
        <w:jc w:val="both"/>
        <w:rPr>
          <w:rFonts w:ascii="Cambria" w:hAnsi="Cambria"/>
        </w:rPr>
      </w:pPr>
      <w:r w:rsidRPr="00E352EF">
        <w:rPr>
          <w:rFonts w:ascii="Cambria" w:hAnsi="Cambria"/>
          <w:i/>
        </w:rPr>
        <w:t>errorCode</w:t>
      </w:r>
      <w:r w:rsidRPr="00E352EF">
        <w:rPr>
          <w:rFonts w:ascii="Cambria" w:hAnsi="Cambria"/>
        </w:rPr>
        <w:t xml:space="preserve"> : string</w:t>
      </w:r>
    </w:p>
    <w:p w14:paraId="5CEF0BC7" w14:textId="77777777" w:rsidR="001B6402" w:rsidRPr="00E352EF" w:rsidRDefault="001B6402" w:rsidP="001B6402">
      <w:pPr>
        <w:jc w:val="both"/>
        <w:rPr>
          <w:rFonts w:ascii="Cambria" w:hAnsi="Cambria"/>
        </w:rPr>
      </w:pPr>
      <w:r w:rsidRPr="00E352EF">
        <w:rPr>
          <w:rFonts w:ascii="Cambria" w:hAnsi="Cambria"/>
          <w:i/>
        </w:rPr>
        <w:t>errorLevel</w:t>
      </w:r>
      <w:r w:rsidRPr="00E352EF">
        <w:rPr>
          <w:rFonts w:ascii="Cambria" w:hAnsi="Cambria"/>
        </w:rPr>
        <w:t xml:space="preserve"> : integer</w:t>
      </w:r>
    </w:p>
    <w:p w14:paraId="59A3ABBB" w14:textId="77777777" w:rsidR="001B6402" w:rsidRPr="00E352EF" w:rsidRDefault="001B6402" w:rsidP="001B6402">
      <w:pPr>
        <w:jc w:val="both"/>
        <w:rPr>
          <w:rFonts w:ascii="Cambria" w:hAnsi="Cambria"/>
        </w:rPr>
      </w:pPr>
      <w:r w:rsidRPr="00E352EF">
        <w:rPr>
          <w:rFonts w:ascii="Cambria" w:hAnsi="Cambria"/>
          <w:i/>
        </w:rPr>
        <w:t>time-ref</w:t>
      </w:r>
      <w:r w:rsidRPr="00E352EF">
        <w:rPr>
          <w:rFonts w:ascii="Cambria" w:hAnsi="Cambria"/>
        </w:rPr>
        <w:t xml:space="preserve"> : time-literal</w:t>
      </w:r>
    </w:p>
    <w:p w14:paraId="770007FC" w14:textId="77777777" w:rsidR="001B6402" w:rsidRPr="00E352EF" w:rsidRDefault="001B6402" w:rsidP="001B6402">
      <w:pPr>
        <w:jc w:val="both"/>
        <w:rPr>
          <w:rFonts w:ascii="Cambria" w:hAnsi="Cambria"/>
        </w:rPr>
      </w:pPr>
    </w:p>
    <w:p w14:paraId="337AA4F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the Hierarchical Ruleset to be defined.</w:t>
      </w:r>
    </w:p>
    <w:p w14:paraId="03174E4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space on which the Ruleset is defined. </w:t>
      </w:r>
    </w:p>
    <w:p w14:paraId="3022DCA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antecedentSignature</w:t>
      </w:r>
      <w:r w:rsidRPr="00E352EF">
        <w:rPr>
          <w:rFonts w:ascii="Cambria" w:hAnsi="Cambria"/>
          <w:b/>
        </w:rPr>
        <w:t xml:space="preserve"> </w:t>
      </w:r>
      <w:r w:rsidRPr="00E352EF">
        <w:rPr>
          <w:rFonts w:ascii="Cambria" w:hAnsi="Cambria"/>
        </w:rPr>
        <w:t xml:space="preserve"> - the signature of the antecedent conditions of the Ruleset. </w:t>
      </w:r>
      <w:r w:rsidRPr="00E352EF">
        <w:rPr>
          <w:rFonts w:ascii="Cambria" w:eastAsia="Calibri" w:hAnsi="Cambria" w:cs="Calibri"/>
        </w:rPr>
        <w:t xml:space="preserve">It specifies the Represented Variables (see the information model) on which the antecedent conditions of the Rules are defined. </w:t>
      </w:r>
    </w:p>
    <w:p w14:paraId="4476B00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codeItemRelationSignature</w:t>
      </w:r>
      <w:r w:rsidRPr="00E352EF">
        <w:rPr>
          <w:rFonts w:ascii="Cambria" w:hAnsi="Cambria"/>
          <w:b/>
        </w:rPr>
        <w:t xml:space="preserve"> </w:t>
      </w:r>
      <w:r w:rsidRPr="00E352EF">
        <w:rPr>
          <w:rFonts w:ascii="Cambria" w:hAnsi="Cambria"/>
        </w:rPr>
        <w:t xml:space="preserve"> - the signature of the Code Item Relations of the Ruleset. </w:t>
      </w:r>
      <w:r w:rsidRPr="00E352EF">
        <w:rPr>
          <w:rFonts w:ascii="Cambria" w:eastAsia="Calibri" w:hAnsi="Cambria" w:cs="Calibri"/>
        </w:rPr>
        <w:t>It specifies either the Represented Variable or the ValueDomain (see the information model) on which the Code Item Relations  of the Rules are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84B0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It specifies a single Represented Variable on which the Ruleset is defined </w:t>
      </w:r>
    </w:p>
    <w:p w14:paraId="11EFFE6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-ref</w:t>
      </w:r>
      <w:r w:rsidRPr="00E352EF">
        <w:t xml:space="preserve"> – It references a Represented Variable by its name</w:t>
      </w:r>
      <w:r w:rsidRPr="00E352EF">
        <w:rPr>
          <w:rFonts w:ascii="Cambria" w:eastAsia="Calibri" w:hAnsi="Cambria" w:cs="Calibri"/>
        </w:rPr>
        <w:t>. The Variable name can be aliased for the sake of compactness in writing the Rules. If the alias is not specified, the complete name of the Variable must be used in the body of the Rules.</w:t>
      </w:r>
    </w:p>
    <w:p w14:paraId="3EFF34A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constant</w:t>
      </w:r>
      <w:r w:rsidRPr="00E352EF">
        <w:rPr>
          <w:rFonts w:ascii="Cambria" w:hAnsi="Cambria"/>
          <w:i/>
        </w:rPr>
        <w:t>-string</w:t>
      </w:r>
      <w:r w:rsidRPr="00E352EF">
        <w:rPr>
          <w:rFonts w:ascii="Cambria" w:hAnsi="Cambria"/>
        </w:rPr>
        <w:t xml:space="preserve">: the name assigned to the Variable within the ruleset </w:t>
      </w:r>
    </w:p>
    <w:p w14:paraId="5F94650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 xml:space="preserve">valueDomain-ref </w:t>
      </w:r>
      <w:r w:rsidRPr="00E352EF">
        <w:rPr>
          <w:rFonts w:ascii="Cambria" w:hAnsi="Cambria"/>
        </w:rPr>
        <w:t xml:space="preserve">– It specifies a Value Domain </w:t>
      </w:r>
    </w:p>
    <w:p w14:paraId="5AF3ABE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5115D2B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ruleId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D42B477"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All the Component level operators are allowed.</w:t>
      </w:r>
    </w:p>
    <w:p w14:paraId="1312133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CodeItemRelation</w:t>
      </w:r>
      <w:r w:rsidRPr="00E352EF">
        <w:rPr>
          <w:rFonts w:ascii="Cambria" w:eastAsia="Calibri" w:hAnsi="Cambria" w:cs="Calibri"/>
        </w:rPr>
        <w:t xml:space="preserve"> – the specification of a Code Item Relation to be evaluated only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expresses a logical relationship between Code Items belonging to the Value Domain referenced by the Ruleset. The relation is expressed by one of the symbols “=”, “&gt;”, “&gt;=”, “&lt;”, “&lt;=”, which in this case denote special logical relationships typical of Code Items (see below). The first member of the relationship is a single Code Item. The second member of the relationship is the composition of one or more  Code Items expressed by the symbols “+” or “-“, which in their turn also denote special logical operators typical of Code Items (see below). The meaning of these symbols is explained below. </w:t>
      </w:r>
    </w:p>
    <w:p w14:paraId="37782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codeItemReference</w:t>
      </w:r>
      <w:r w:rsidRPr="00E352EF">
        <w:rPr>
          <w:rFonts w:ascii="Cambria" w:eastAsia="Calibri" w:hAnsi="Cambria" w:cs="Calibri"/>
        </w:rPr>
        <w:t xml:space="preserve"> –the reference to an existing </w:t>
      </w:r>
      <w:r w:rsidRPr="00E352EF">
        <w:rPr>
          <w:rFonts w:ascii="Cambria" w:eastAsia="Calibri" w:hAnsi="Cambria" w:cs="Calibri"/>
          <w:i/>
        </w:rPr>
        <w:t>Code Item</w:t>
      </w:r>
      <w:r w:rsidRPr="00E352EF">
        <w:rPr>
          <w:rFonts w:ascii="Cambria" w:eastAsia="Calibri" w:hAnsi="Cambria" w:cs="Calibri"/>
        </w:rPr>
        <w:t xml:space="preserve"> of the VTL information model, that is a Value of a ValueDomain.</w:t>
      </w:r>
    </w:p>
    <w:p w14:paraId="1814A3CA"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6ADC4B5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64215A8E" w14:textId="77777777" w:rsidR="001B6402" w:rsidRPr="00E352EF" w:rsidRDefault="001B6402" w:rsidP="001B6402">
      <w:pPr>
        <w:ind w:left="360"/>
        <w:jc w:val="both"/>
        <w:rPr>
          <w:rFonts w:ascii="Cambria" w:hAnsi="Cambria"/>
        </w:rPr>
      </w:pPr>
    </w:p>
    <w:p w14:paraId="6E9BE52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6DB40F9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valueDomainReference</w:t>
      </w:r>
      <w:r w:rsidRPr="00E352EF">
        <w:rPr>
          <w:rFonts w:ascii="Cambria" w:eastAsia="Calibri" w:hAnsi="Cambria" w:cs="Calibri"/>
        </w:rPr>
        <w:t xml:space="preserve"> must  be enumerated.</w:t>
      </w:r>
    </w:p>
    <w:p w14:paraId="2FC80E9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must refer only to identifiers specified in </w:t>
      </w:r>
      <w:r w:rsidRPr="00E352EF">
        <w:rPr>
          <w:rFonts w:ascii="Cambria" w:hAnsi="Cambria"/>
          <w:i/>
        </w:rPr>
        <w:t>antecedentConditionIds</w:t>
      </w:r>
    </w:p>
    <w:p w14:paraId="28E5A4B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must respect the conventions of user-defined error codes.</w:t>
      </w:r>
    </w:p>
    <w:p w14:paraId="0CED71E7" w14:textId="77777777" w:rsidR="001B6402" w:rsidRPr="00E352EF" w:rsidRDefault="001B6402" w:rsidP="001B6402">
      <w:pPr>
        <w:rPr>
          <w:rFonts w:ascii="Cambria" w:hAnsi="Cambria"/>
        </w:rPr>
      </w:pPr>
    </w:p>
    <w:p w14:paraId="0C3767D7"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44974A11" w14:textId="77777777" w:rsidR="001B6402" w:rsidRPr="00E352EF" w:rsidRDefault="001B6402" w:rsidP="001B6402">
      <w:pPr>
        <w:jc w:val="both"/>
        <w:rPr>
          <w:rFonts w:ascii="Cambria" w:hAnsi="Cambria"/>
        </w:rPr>
      </w:pPr>
      <w:r w:rsidRPr="00E352EF">
        <w:rPr>
          <w:rFonts w:ascii="Cambria" w:hAnsi="Cambria"/>
        </w:rPr>
        <w:t xml:space="preserve">A persistent Hierarchical (or vertical) Ruleset identified by </w:t>
      </w:r>
      <w:r w:rsidRPr="00E352EF">
        <w:rPr>
          <w:rFonts w:ascii="Cambria" w:hAnsi="Cambria"/>
          <w:i/>
        </w:rPr>
        <w:t>rulesetId</w:t>
      </w:r>
      <w:r w:rsidRPr="00E352EF">
        <w:rPr>
          <w:rFonts w:ascii="Cambria" w:hAnsi="Cambria"/>
        </w:rPr>
        <w:t xml:space="preserve">, which can be referenced and used both for validation and aggregation purposes. </w:t>
      </w:r>
    </w:p>
    <w:p w14:paraId="7B015965" w14:textId="77777777" w:rsidR="001B6402" w:rsidRPr="00E352EF" w:rsidRDefault="001B6402" w:rsidP="001B6402">
      <w:pPr>
        <w:jc w:val="both"/>
        <w:rPr>
          <w:rFonts w:ascii="Cambria" w:hAnsi="Cambria"/>
        </w:rPr>
      </w:pPr>
    </w:p>
    <w:p w14:paraId="7DCF751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1ACD02CD" w14:textId="77777777" w:rsidR="001B6402" w:rsidRPr="00E352EF" w:rsidRDefault="001B6402" w:rsidP="001B6402">
      <w:pPr>
        <w:jc w:val="both"/>
        <w:rPr>
          <w:rFonts w:ascii="Cambria" w:hAnsi="Cambria"/>
        </w:rPr>
      </w:pPr>
      <w:r w:rsidRPr="00E352EF">
        <w:rPr>
          <w:rFonts w:ascii="Cambria" w:hAnsi="Cambria"/>
        </w:rPr>
        <w:t xml:space="preserve">This operator defines a  Hierarchical Ruleset, which is a collection of Rules expressing logical relationships between the Values (Code Items) of a Variable or a Value Domain.  </w:t>
      </w:r>
    </w:p>
    <w:p w14:paraId="45F13289" w14:textId="77777777" w:rsidR="001B6402" w:rsidRPr="00E352EF" w:rsidRDefault="001B6402" w:rsidP="001B6402">
      <w:pPr>
        <w:jc w:val="both"/>
        <w:rPr>
          <w:rFonts w:ascii="Cambria" w:hAnsi="Cambria"/>
        </w:rPr>
      </w:pPr>
      <w:r w:rsidRPr="00E352EF">
        <w:rPr>
          <w:rFonts w:ascii="Cambria" w:hAnsi="Cambria"/>
        </w:rPr>
        <w:t xml:space="preserve">Each rule contains an optional antecedent condition, which defines the cases in which the Rule has to be  applied (if not declared the Rule is applied ever) and a mandatory code item relation, which expresses the </w:t>
      </w:r>
      <w:r w:rsidRPr="00E352EF">
        <w:rPr>
          <w:rFonts w:ascii="Cambria" w:hAnsi="Cambria"/>
          <w:b/>
        </w:rPr>
        <w:t xml:space="preserve">relation </w:t>
      </w:r>
      <w:r w:rsidRPr="00E352EF">
        <w:rPr>
          <w:rFonts w:ascii="Cambria" w:hAnsi="Cambria"/>
          <w:b/>
        </w:rPr>
        <w:lastRenderedPageBreak/>
        <w:t>between Code Items</w:t>
      </w:r>
      <w:r w:rsidRPr="00E352EF">
        <w:rPr>
          <w:rFonts w:ascii="Cambria" w:hAnsi="Cambria"/>
        </w:rPr>
        <w:t xml:space="preserve"> to be enforced. In the relation, one Code Item (the first member of the relation) is put in relation to a combination of other Code Items.</w:t>
      </w:r>
    </w:p>
    <w:p w14:paraId="512C9739" w14:textId="77777777" w:rsidR="001B6402" w:rsidRPr="00E352EF" w:rsidRDefault="001B6402" w:rsidP="001B6402">
      <w:pPr>
        <w:jc w:val="both"/>
        <w:rPr>
          <w:rFonts w:ascii="Cambria" w:hAnsi="Cambria"/>
        </w:rPr>
      </w:pPr>
      <w:r w:rsidRPr="00E352EF">
        <w:rPr>
          <w:rFonts w:ascii="Cambria" w:hAnsi="Cambria"/>
        </w:rPr>
        <w:t>As for the mathematical meaning of the relation, please note that each Value (Code Item) is the representation of an event belonging to a space of events (i.e. the relevant Value Domain), according to the notions of “event” and “space of events” of the probability theory (see also the section on the Generic Models for Variables and Value Domains in the VTL IM). Therefore the relations between Values (Code Items) express logical implications between events.</w:t>
      </w:r>
    </w:p>
    <w:p w14:paraId="36B23D4D" w14:textId="77777777" w:rsidR="001B6402" w:rsidRPr="00E352EF" w:rsidRDefault="001B6402" w:rsidP="001B6402">
      <w:pPr>
        <w:jc w:val="both"/>
        <w:rPr>
          <w:rFonts w:ascii="Cambria" w:hAnsi="Cambria"/>
        </w:rPr>
      </w:pPr>
      <w:r w:rsidRPr="00E352EF">
        <w:rPr>
          <w:rFonts w:ascii="Cambria" w:hAnsi="Cambria"/>
        </w:rPr>
        <w:t>The envisaged types of relations are: “coincides” (=), “implies” (&lt;), “implies or coincides” (&lt;=), “is implied by” (&gt;), “is implied by or coincides” (&gt;=)</w:t>
      </w:r>
      <w:r w:rsidRPr="00E352EF">
        <w:rPr>
          <w:rStyle w:val="Rimandonotaapidipagina"/>
          <w:rFonts w:ascii="Cambria" w:hAnsi="Cambria"/>
        </w:rPr>
        <w:footnoteReference w:id="2"/>
      </w:r>
      <w:r w:rsidRPr="00E352EF">
        <w:rPr>
          <w:rFonts w:ascii="Cambria" w:hAnsi="Cambria"/>
        </w:rPr>
        <w:t>.  For example:</w:t>
      </w:r>
    </w:p>
    <w:p w14:paraId="6EE67369" w14:textId="77777777" w:rsidR="001B6402" w:rsidRPr="00E352EF" w:rsidRDefault="001B6402" w:rsidP="001B6402">
      <w:pPr>
        <w:ind w:firstLine="706"/>
        <w:rPr>
          <w:rFonts w:ascii="Cambria" w:hAnsi="Cambria"/>
        </w:rPr>
      </w:pPr>
      <w:r w:rsidRPr="00E352EF">
        <w:rPr>
          <w:rFonts w:ascii="Cambria" w:hAnsi="Cambria"/>
        </w:rPr>
        <w:t>UnitedKingdom &lt; Europe means UnitedKingdom implies Europe</w:t>
      </w:r>
    </w:p>
    <w:p w14:paraId="19E66514" w14:textId="77777777" w:rsidR="001B6402" w:rsidRPr="00E352EF" w:rsidRDefault="001B6402" w:rsidP="001B6402">
      <w:pPr>
        <w:jc w:val="both"/>
        <w:rPr>
          <w:rFonts w:ascii="Cambria" w:hAnsi="Cambria"/>
        </w:rPr>
      </w:pPr>
      <w:r w:rsidRPr="00E352EF">
        <w:rPr>
          <w:rFonts w:ascii="Cambria" w:hAnsi="Cambria"/>
        </w:rPr>
        <w:t>In other words, this means that if a point of space belongs to United Kingdom it also belongs to Europe.</w:t>
      </w:r>
    </w:p>
    <w:p w14:paraId="36C07354" w14:textId="77777777" w:rsidR="001B6402" w:rsidRPr="00E352EF" w:rsidRDefault="001B6402" w:rsidP="001B6402">
      <w:pPr>
        <w:ind w:firstLine="706"/>
        <w:rPr>
          <w:rFonts w:ascii="Cambria" w:hAnsi="Cambria"/>
        </w:rPr>
      </w:pPr>
      <w:r w:rsidRPr="00E352EF">
        <w:rPr>
          <w:rFonts w:ascii="Cambria" w:hAnsi="Cambria"/>
        </w:rPr>
        <w:t>January 2000 &lt;  year 2000 means January of the year 2000 implies the year 2000</w:t>
      </w:r>
    </w:p>
    <w:p w14:paraId="101526CC" w14:textId="77777777" w:rsidR="001B6402" w:rsidRPr="00E352EF" w:rsidRDefault="001B6402" w:rsidP="001B6402">
      <w:pPr>
        <w:ind w:left="706"/>
        <w:jc w:val="both"/>
        <w:rPr>
          <w:rFonts w:ascii="Cambria" w:hAnsi="Cambria"/>
        </w:rPr>
      </w:pPr>
      <w:r w:rsidRPr="00E352EF">
        <w:rPr>
          <w:rFonts w:ascii="Cambria" w:hAnsi="Cambria"/>
        </w:rPr>
        <w:t>In other word, if a time instant belong to “January 2000” it also belongs to the “year 2000”</w:t>
      </w:r>
    </w:p>
    <w:p w14:paraId="167E2C50" w14:textId="77777777" w:rsidR="001B6402" w:rsidRPr="00E352EF" w:rsidRDefault="001B6402" w:rsidP="001B6402">
      <w:pPr>
        <w:jc w:val="both"/>
        <w:rPr>
          <w:rFonts w:ascii="Cambria" w:hAnsi="Cambria"/>
        </w:rPr>
      </w:pPr>
      <w:r w:rsidRPr="00E352EF">
        <w:rPr>
          <w:rFonts w:ascii="Cambria" w:hAnsi="Cambria"/>
        </w:rPr>
        <w:t xml:space="preserve">The first member of a Relation is a single Code Item. The second member can be either a single code item, like in the example above, or a </w:t>
      </w:r>
      <w:r w:rsidRPr="00E352EF">
        <w:rPr>
          <w:rFonts w:ascii="Cambria" w:hAnsi="Cambria"/>
          <w:b/>
        </w:rPr>
        <w:t>logical composition of Code Items</w:t>
      </w:r>
      <w:r w:rsidRPr="00E352EF">
        <w:rPr>
          <w:rFonts w:ascii="Cambria" w:hAnsi="Cambria"/>
        </w:rPr>
        <w:t xml:space="preserve"> giving another Code Item as result. The logical composition can be defined by means of Code Item Operators, whose goal is to compose some Code Items in order to obtain another Code Item. </w:t>
      </w:r>
    </w:p>
    <w:p w14:paraId="0176C87E" w14:textId="77777777" w:rsidR="001B6402" w:rsidRPr="00E352EF" w:rsidRDefault="001B6402" w:rsidP="001B6402">
      <w:pPr>
        <w:jc w:val="both"/>
        <w:rPr>
          <w:rFonts w:ascii="Cambria" w:hAnsi="Cambria"/>
        </w:rPr>
      </w:pPr>
      <w:r w:rsidRPr="00E352EF">
        <w:rPr>
          <w:rFonts w:ascii="Cambria" w:hAnsi="Cambria"/>
        </w:rPr>
        <w:t xml:space="preserve">Please note that the symbols “+” and “-“ do not denote the usual operations of sum and subtraction, but logical operations between Code Items which are seen as events of the probability theory. In other words,  two or more Code Items cannot be summed or subtracted to obtain another Code Item, because they are events and not numbers, however they can be manipulated through logical operations like “OR” and  “Complement”. </w:t>
      </w:r>
    </w:p>
    <w:p w14:paraId="44F62B91" w14:textId="77777777" w:rsidR="001B6402" w:rsidRPr="00E352EF" w:rsidRDefault="001B6402" w:rsidP="001B6402">
      <w:pPr>
        <w:jc w:val="both"/>
        <w:rPr>
          <w:rFonts w:ascii="Cambria" w:hAnsi="Cambria"/>
        </w:rPr>
      </w:pPr>
      <w:r w:rsidRPr="00E352EF">
        <w:rPr>
          <w:rFonts w:ascii="Cambria" w:hAnsi="Cambria"/>
        </w:rPr>
        <w:t>Note also that the “+” also acts as a declaration that all the Code Items denoted by “+” in the formula are mutually exclusive one another (i.e. the corresponding events cannot happen at the same time), as well as the “-“ acts as a declaration that all the Code Items denoted by “-” in the formula are mutually exclusive one another and furthermore that each one of them is a part of (implies) the result of the composition of all the Code Items having the “+” sign.</w:t>
      </w:r>
    </w:p>
    <w:p w14:paraId="32F23072" w14:textId="77777777" w:rsidR="001B6402" w:rsidRPr="00E352EF" w:rsidRDefault="001B6402" w:rsidP="001B6402">
      <w:pPr>
        <w:jc w:val="both"/>
        <w:rPr>
          <w:rFonts w:ascii="Cambria" w:hAnsi="Cambria"/>
        </w:rPr>
      </w:pPr>
      <w:r w:rsidRPr="00E352EF">
        <w:rPr>
          <w:rFonts w:ascii="Cambria" w:hAnsi="Cambria"/>
        </w:rPr>
        <w:t>At intuitive level, the symbol “+” means “</w:t>
      </w:r>
      <w:r w:rsidRPr="00E352EF">
        <w:rPr>
          <w:rFonts w:ascii="Cambria" w:hAnsi="Cambria"/>
          <w:i/>
        </w:rPr>
        <w:t>with”</w:t>
      </w:r>
      <w:r w:rsidRPr="00E352EF">
        <w:rPr>
          <w:rFonts w:ascii="Cambria" w:hAnsi="Cambria"/>
        </w:rPr>
        <w:t xml:space="preserve"> (Benelux = Belgium </w:t>
      </w:r>
      <w:r w:rsidRPr="00E352EF">
        <w:rPr>
          <w:rFonts w:ascii="Cambria" w:hAnsi="Cambria"/>
          <w:i/>
        </w:rPr>
        <w:t>with</w:t>
      </w:r>
      <w:r w:rsidRPr="00E352EF">
        <w:rPr>
          <w:rFonts w:ascii="Cambria" w:hAnsi="Cambria"/>
        </w:rPr>
        <w:t xml:space="preserve"> Luxembourg</w:t>
      </w:r>
      <w:r w:rsidRPr="00E352EF">
        <w:rPr>
          <w:rFonts w:ascii="Cambria" w:hAnsi="Cambria"/>
          <w:i/>
        </w:rPr>
        <w:t xml:space="preserve"> with</w:t>
      </w:r>
      <w:r w:rsidRPr="00E352EF">
        <w:rPr>
          <w:rFonts w:ascii="Cambria" w:hAnsi="Cambria"/>
        </w:rPr>
        <w:t xml:space="preserve"> Netherland) while the symbol “-“ means “</w:t>
      </w:r>
      <w:r w:rsidRPr="00E352EF">
        <w:rPr>
          <w:rFonts w:ascii="Cambria" w:hAnsi="Cambria"/>
          <w:i/>
        </w:rPr>
        <w:t>without”</w:t>
      </w:r>
      <w:r w:rsidRPr="00E352EF">
        <w:rPr>
          <w:rFonts w:ascii="Cambria" w:hAnsi="Cambria"/>
        </w:rPr>
        <w:t xml:space="preserve"> (EUwithoutUK = EuropeanUnion </w:t>
      </w:r>
      <w:r w:rsidRPr="00E352EF">
        <w:rPr>
          <w:rFonts w:ascii="Cambria" w:hAnsi="Cambria"/>
          <w:i/>
        </w:rPr>
        <w:t>without</w:t>
      </w:r>
      <w:r w:rsidRPr="00E352EF">
        <w:rPr>
          <w:rFonts w:ascii="Cambria" w:hAnsi="Cambria"/>
        </w:rPr>
        <w:t xml:space="preserve"> UnitedKingdom).   </w:t>
      </w:r>
    </w:p>
    <w:p w14:paraId="10395165" w14:textId="77777777" w:rsidR="001B6402" w:rsidRPr="00E352EF" w:rsidRDefault="001B6402" w:rsidP="001B6402">
      <w:pPr>
        <w:jc w:val="both"/>
        <w:rPr>
          <w:rFonts w:ascii="Cambria" w:hAnsi="Cambria"/>
        </w:rPr>
      </w:pPr>
      <w:r w:rsidRPr="00E352EF">
        <w:rPr>
          <w:rFonts w:ascii="Cambria" w:hAnsi="Cambria"/>
        </w:rPr>
        <w:t xml:space="preserve">When these relationships are applied to additive numeric measures (e.g. the population relevant to geographical areas), they allow to obtain the measure values of the compound Code Items (i.e. the population of Benelux and EUwithoutUK) by summing or subtracting the measure values relevant to the component Code Items   (i.e.  the population of Belgium, Luxembourg and Netherland in the former case, EuropeanUnion and UnitedKingdom in the latter). This is why these logical operations are denoted in VTL through the same symbols as the usual sum and subtraction.  Please note also that this is valid whichever is the </w:t>
      </w:r>
      <w:r w:rsidRPr="00E352EF">
        <w:t>Data Set</w:t>
      </w:r>
      <w:r w:rsidRPr="00E352EF">
        <w:rPr>
          <w:rFonts w:ascii="Cambria" w:hAnsi="Cambria"/>
        </w:rPr>
        <w:t xml:space="preserve"> and whichever is the additive measure (provided that the possible other </w:t>
      </w:r>
      <w:r w:rsidRPr="00E352EF">
        <w:rPr>
          <w:rFonts w:ascii="Cambria" w:eastAsia="Calibri" w:hAnsi="Cambria" w:cs="Calibri"/>
        </w:rPr>
        <w:t>Identifier Component</w:t>
      </w:r>
      <w:r w:rsidRPr="00E352EF">
        <w:rPr>
          <w:rFonts w:ascii="Cambria" w:hAnsi="Cambria"/>
        </w:rPr>
        <w:t xml:space="preserve">s of the Data Set Structure have the same values), so that the Rulesets of this kind are potentially reusable.  </w:t>
      </w:r>
    </w:p>
    <w:p w14:paraId="01F44A37" w14:textId="77777777" w:rsidR="001B6402" w:rsidRPr="00E352EF" w:rsidRDefault="001B6402" w:rsidP="001B6402">
      <w:pPr>
        <w:jc w:val="both"/>
        <w:rPr>
          <w:rFonts w:ascii="Cambria" w:hAnsi="Cambria"/>
        </w:rPr>
      </w:pPr>
      <w:r w:rsidRPr="00E352EF">
        <w:rPr>
          <w:rFonts w:ascii="Cambria" w:hAnsi="Cambria"/>
        </w:rPr>
        <w:t>The Ruleset Signature specifies the space on which the Ruleset is defined. The “antecedentSignature” specifies the Variables on which the antecedent conditions of the Rules are defined (t</w:t>
      </w:r>
      <w:r w:rsidRPr="00E352EF">
        <w:rPr>
          <w:rFonts w:ascii="Cambria" w:eastAsia="Calibri" w:hAnsi="Cambria" w:cs="Calibri"/>
        </w:rPr>
        <w:t xml:space="preserve">he Rules can refer only to these Variables and must refer to all of them). </w:t>
      </w:r>
      <w:r w:rsidRPr="00E352EF">
        <w:rPr>
          <w:rFonts w:ascii="Cambria" w:hAnsi="Cambria"/>
        </w:rPr>
        <w:t xml:space="preserve"> The “codeItemRelationSignature” specifies </w:t>
      </w:r>
      <w:r w:rsidRPr="00E352EF">
        <w:rPr>
          <w:rFonts w:ascii="Cambria" w:eastAsia="Calibri" w:hAnsi="Cambria" w:cs="Calibri"/>
        </w:rPr>
        <w:t>either the Represented Variable or the ValueDomain (see the information model) on which the Code Item Relations  can be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3CFCE24" w14:textId="77777777" w:rsidR="001B6402" w:rsidRPr="00E352EF" w:rsidRDefault="001B6402" w:rsidP="001B6402">
      <w:pPr>
        <w:tabs>
          <w:tab w:val="left" w:pos="8438"/>
        </w:tabs>
        <w:jc w:val="both"/>
        <w:rPr>
          <w:rFonts w:ascii="Cambria" w:hAnsi="Cambria"/>
        </w:rPr>
      </w:pPr>
      <w:r w:rsidRPr="00E352EF">
        <w:rPr>
          <w:rFonts w:ascii="Cambria" w:hAnsi="Cambria"/>
        </w:rPr>
        <w:t>The Hiererchical Ruleset may act on one or more Measures of the input Data Set provided that these measures are additive (for example it cannot be applied on a measure containing a “mean” because it is not additive).</w:t>
      </w:r>
    </w:p>
    <w:p w14:paraId="2623EA5D" w14:textId="77777777" w:rsidR="001B6402" w:rsidRPr="00E352EF" w:rsidRDefault="001B6402" w:rsidP="001B6402">
      <w:pPr>
        <w:jc w:val="both"/>
        <w:rPr>
          <w:rFonts w:ascii="Cambria" w:hAnsi="Cambria"/>
        </w:rPr>
      </w:pPr>
    </w:p>
    <w:p w14:paraId="4AE2AD81"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Hierarchical</w:t>
      </w:r>
      <w:r w:rsidRPr="00E352EF">
        <w:rPr>
          <w:rFonts w:ascii="Cambria" w:hAnsi="Cambria"/>
        </w:rPr>
        <w:t xml:space="preserve"> </w:t>
      </w:r>
      <w:r w:rsidRPr="00E352EF">
        <w:rPr>
          <w:rFonts w:ascii="Cambria" w:hAnsi="Cambria"/>
          <w:b/>
        </w:rPr>
        <w:t>Ruleset</w:t>
      </w:r>
      <w:r w:rsidRPr="00E352EF">
        <w:rPr>
          <w:rFonts w:ascii="Cambria" w:hAnsi="Cambria"/>
        </w:rPr>
        <w:t xml:space="preserve"> is </w:t>
      </w:r>
      <w:r w:rsidRPr="00E352EF">
        <w:rPr>
          <w:rFonts w:ascii="Cambria" w:hAnsi="Cambria"/>
          <w:b/>
        </w:rPr>
        <w:t>used for calculation</w:t>
      </w:r>
      <w:r w:rsidRPr="00E352EF">
        <w:rPr>
          <w:rFonts w:ascii="Cambria" w:hAnsi="Cambria"/>
        </w:rPr>
        <w:t xml:space="preserve"> (see also the “Calc” operator), only the Relations expressing coincidence (“=”) are evaluated (provided that the </w:t>
      </w:r>
      <w:r w:rsidRPr="00E352EF">
        <w:rPr>
          <w:rFonts w:ascii="Cambria" w:hAnsi="Cambria"/>
          <w:i/>
        </w:rPr>
        <w:t>antecedentCondition</w:t>
      </w:r>
      <w:r w:rsidRPr="00E352EF">
        <w:rPr>
          <w:rFonts w:ascii="Cambria" w:hAnsi="Cambria"/>
        </w:rPr>
        <w:t xml:space="preserve"> is true). The result Data Set will contain the compound Code Items (the left  members of those relations) calculated from the component Code Items (the right member of those Relations). Moreover, the clauses typical of the validation are ignored (e.g. ErrorCode, ErrorLevel/Severity). </w:t>
      </w:r>
    </w:p>
    <w:p w14:paraId="7526FEC8" w14:textId="77777777" w:rsidR="001B6402" w:rsidRPr="00E352EF" w:rsidRDefault="001B6402" w:rsidP="001B6402">
      <w:pPr>
        <w:jc w:val="both"/>
        <w:rPr>
          <w:rFonts w:ascii="Cambria" w:hAnsi="Cambria"/>
        </w:rPr>
      </w:pPr>
      <w:r w:rsidRPr="00E352EF">
        <w:rPr>
          <w:rFonts w:ascii="Cambria" w:hAnsi="Cambria"/>
        </w:rPr>
        <w:t>If some Code Items are defined equal to themselves, the relevant Data Points are brought in the result unchanged. For example, the following Ruleset will maintain in the result the Data Points of the input Data Set relevant to Belgium, Luxembourg and Netherland and will add new Data Points containing the calculated value for Benelux:</w:t>
      </w:r>
    </w:p>
    <w:p w14:paraId="74094573"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AddBenelux</w:t>
      </w:r>
      <w:r w:rsidRPr="00E352EF">
        <w:rPr>
          <w:rFonts w:ascii="Cambria" w:hAnsi="Cambria"/>
        </w:rPr>
        <w:t xml:space="preserve"> </w:t>
      </w:r>
      <w:r w:rsidRPr="00E352EF">
        <w:rPr>
          <w:rFonts w:ascii="Cambria" w:hAnsi="Cambria"/>
          <w:b/>
        </w:rPr>
        <w:t>(valuedomain=</w:t>
      </w:r>
      <w:r w:rsidRPr="00E352EF">
        <w:rPr>
          <w:rFonts w:ascii="Cambria" w:hAnsi="Cambria"/>
          <w:i/>
        </w:rPr>
        <w:t>GeoArea</w:t>
      </w:r>
      <w:r w:rsidRPr="00E352EF">
        <w:rPr>
          <w:rFonts w:ascii="Cambria" w:hAnsi="Cambria"/>
          <w:b/>
        </w:rPr>
        <w:t>)</w:t>
      </w:r>
      <w:r w:rsidRPr="00E352EF">
        <w:rPr>
          <w:rFonts w:ascii="Cambria" w:hAnsi="Cambria"/>
          <w:i/>
        </w:rPr>
        <w:t xml:space="preserve"> is </w:t>
      </w:r>
    </w:p>
    <w:p w14:paraId="22BA444A" w14:textId="77777777" w:rsidR="001B6402" w:rsidRPr="00F70A81" w:rsidRDefault="001B6402" w:rsidP="001B6402">
      <w:pPr>
        <w:ind w:left="1426"/>
        <w:jc w:val="both"/>
        <w:rPr>
          <w:rFonts w:ascii="Cambria" w:hAnsi="Cambria"/>
          <w:lang w:val="de-CH"/>
        </w:rPr>
      </w:pPr>
      <w:r w:rsidRPr="00F70A81">
        <w:rPr>
          <w:rFonts w:ascii="Cambria" w:hAnsi="Cambria"/>
          <w:lang w:val="de-CH"/>
        </w:rPr>
        <w:t>Belgium = Belgium</w:t>
      </w:r>
    </w:p>
    <w:p w14:paraId="5EDA99EE" w14:textId="77777777" w:rsidR="001B6402" w:rsidRPr="00F70A81" w:rsidRDefault="001B6402" w:rsidP="001B6402">
      <w:pPr>
        <w:ind w:left="1426"/>
        <w:jc w:val="both"/>
        <w:rPr>
          <w:rFonts w:ascii="Cambria" w:hAnsi="Cambria"/>
          <w:lang w:val="de-CH"/>
        </w:rPr>
      </w:pPr>
      <w:r w:rsidRPr="00F70A81">
        <w:rPr>
          <w:rFonts w:ascii="Cambria" w:hAnsi="Cambria"/>
          <w:lang w:val="de-CH"/>
        </w:rPr>
        <w:t>Luxembourg = Luxembourg</w:t>
      </w:r>
    </w:p>
    <w:p w14:paraId="03503181" w14:textId="77777777" w:rsidR="001B6402" w:rsidRPr="00F70A81" w:rsidRDefault="001B6402" w:rsidP="001B6402">
      <w:pPr>
        <w:ind w:left="1426"/>
        <w:jc w:val="both"/>
        <w:rPr>
          <w:rFonts w:ascii="Cambria" w:hAnsi="Cambria"/>
          <w:lang w:val="de-CH"/>
        </w:rPr>
      </w:pPr>
      <w:r w:rsidRPr="00F70A81">
        <w:rPr>
          <w:rFonts w:ascii="Cambria" w:hAnsi="Cambria"/>
          <w:lang w:val="de-CH"/>
        </w:rPr>
        <w:lastRenderedPageBreak/>
        <w:t xml:space="preserve">Netherlands = Netherlands </w:t>
      </w:r>
    </w:p>
    <w:p w14:paraId="3687E6E0" w14:textId="77777777" w:rsidR="001B6402" w:rsidRPr="00F70A81" w:rsidRDefault="001B6402" w:rsidP="001B6402">
      <w:pPr>
        <w:ind w:left="1426"/>
        <w:jc w:val="both"/>
        <w:rPr>
          <w:rFonts w:ascii="Cambria" w:hAnsi="Cambria"/>
          <w:lang w:val="de-CH"/>
        </w:rPr>
      </w:pPr>
      <w:r w:rsidRPr="00F70A81">
        <w:rPr>
          <w:rFonts w:ascii="Cambria" w:hAnsi="Cambria"/>
          <w:lang w:val="de-CH"/>
        </w:rPr>
        <w:t>Benelux = Belgium + Luxembourg + Netherlands</w:t>
      </w:r>
    </w:p>
    <w:p w14:paraId="16B0DE05" w14:textId="77777777" w:rsidR="001B6402" w:rsidRPr="00F70A81" w:rsidRDefault="001B6402" w:rsidP="001B6402">
      <w:pPr>
        <w:ind w:left="706"/>
        <w:rPr>
          <w:rFonts w:ascii="Cambria" w:hAnsi="Cambria"/>
          <w:lang w:val="de-CH"/>
        </w:rPr>
      </w:pPr>
      <w:r w:rsidRPr="00F70A81">
        <w:rPr>
          <w:rFonts w:ascii="Cambria" w:hAnsi="Cambria"/>
          <w:b/>
          <w:lang w:val="de-CH"/>
        </w:rPr>
        <w:t>end hierarchical ruleset</w:t>
      </w:r>
    </w:p>
    <w:p w14:paraId="1A422A9A" w14:textId="77777777" w:rsidR="001B6402" w:rsidRPr="00F70A81" w:rsidRDefault="001B6402" w:rsidP="001B6402">
      <w:pPr>
        <w:jc w:val="both"/>
        <w:rPr>
          <w:rFonts w:ascii="Cambria" w:hAnsi="Cambria"/>
          <w:lang w:val="de-CH"/>
        </w:rPr>
      </w:pPr>
    </w:p>
    <w:p w14:paraId="7769260A"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 xml:space="preserve">Hierarchical Ruleset </w:t>
      </w:r>
      <w:r w:rsidRPr="00E352EF">
        <w:rPr>
          <w:rFonts w:ascii="Cambria" w:hAnsi="Cambria"/>
        </w:rPr>
        <w:t>is</w:t>
      </w:r>
      <w:r w:rsidRPr="00E352EF">
        <w:rPr>
          <w:rFonts w:ascii="Cambria" w:hAnsi="Cambria"/>
          <w:b/>
        </w:rPr>
        <w:t xml:space="preserve"> used for validation</w:t>
      </w:r>
      <w:r w:rsidRPr="00E352EF">
        <w:rPr>
          <w:rFonts w:ascii="Cambria" w:hAnsi="Cambria"/>
        </w:rPr>
        <w:t xml:space="preserve"> (see also the “Check” operators for more detailed information), all the possible Relations (“=”, “&gt;”, “&gt;=”,”&lt;”,”&lt;=”) are evaluated (provided that the </w:t>
      </w:r>
      <w:r w:rsidRPr="00E352EF">
        <w:rPr>
          <w:rFonts w:ascii="Cambria" w:hAnsi="Cambria"/>
          <w:i/>
        </w:rPr>
        <w:t>antecedentCondition</w:t>
      </w:r>
      <w:r w:rsidRPr="00E352EF">
        <w:rPr>
          <w:rFonts w:ascii="Cambria" w:hAnsi="Cambria"/>
        </w:rPr>
        <w:t xml:space="preserve"> is true). The Rules are evaluated independently. The Data Points referred both by the left and the right members of the Relations are taken from the input Dataset. The Antecedent Condition is evaluated and, if “TRUE”, the Code Item Relation is also evaluated (the operations specified in the right member of the Relation are performed and the result is compared to the first member according to the specified Relation). The possible relations in which Code Items are defined as equal to themselves are  ignored. The result Data Set will contain, as a Measure, the Boolean result of the validation, and, as Identifiers, the RulesetId, the RuleId and the Identifiers of the input Data Set. The possible clauses typical of the validation are applied (e.g. ErrorCode, ErrorLevel/Severity) and generate additional Measures in the result. Further options are better explained in the Check operator).</w:t>
      </w:r>
    </w:p>
    <w:p w14:paraId="17E55482" w14:textId="77777777" w:rsidR="001B6402" w:rsidRPr="00E352EF" w:rsidRDefault="001B6402" w:rsidP="001B6402">
      <w:pPr>
        <w:jc w:val="both"/>
        <w:rPr>
          <w:rFonts w:ascii="Cambria" w:hAnsi="Cambria"/>
        </w:rPr>
      </w:pPr>
      <w:r w:rsidRPr="00E352EF">
        <w:rPr>
          <w:rFonts w:ascii="Cambria" w:hAnsi="Cambria"/>
        </w:rPr>
        <w:t>Please note again that in case of validation the Data Points relevant to both the members of the Relations are expected to belong to the input Data Set. As obvious, if the data to be validated are originally in different DataSets, either they can be merged in advance using other VTL operators or the validation can be done by comparing those Data Sets directly (see also the Check operator), without using this kind of Ruleset.</w:t>
      </w:r>
    </w:p>
    <w:p w14:paraId="53E7B0E7"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to declare the time validity of Rules and Relations</w:t>
      </w:r>
      <w:r w:rsidRPr="00E352EF">
        <w:rPr>
          <w:rFonts w:asciiTheme="majorHAnsi" w:hAnsiTheme="majorHAnsi"/>
        </w:rPr>
        <w:t xml:space="preserve">. Firstly, the Antecedent Condition may be referred to a time variable, expressing when the Code Item Relation has to be applied (i.e. when it is considered valid as a whole).  Secondly, each Code Item of the second member of the Code Item Relation can be qualified with a time validity, so expressing when the Code Item participates in the relation.  As a default, when not expressed the validity is considered to be “ever”. </w:t>
      </w:r>
    </w:p>
    <w:p w14:paraId="7A7A782A"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The following two simplified examples show possible ways of defining the European Union in term of Countries.</w:t>
      </w:r>
    </w:p>
    <w:p w14:paraId="4760D2D3" w14:textId="07C9558E"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1</w:t>
      </w:r>
    </w:p>
    <w:p w14:paraId="6884D452"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EuroAreaCountries1 </w:t>
      </w:r>
      <w:r w:rsidRPr="00E352EF">
        <w:rPr>
          <w:rFonts w:asciiTheme="majorHAnsi" w:hAnsiTheme="majorHAnsi"/>
          <w:b/>
        </w:rPr>
        <w:t>(antecedentvariable=</w:t>
      </w:r>
      <w:r w:rsidRPr="00E352EF">
        <w:rPr>
          <w:rFonts w:asciiTheme="majorHAnsi" w:hAnsiTheme="majorHAnsi"/>
        </w:rPr>
        <w:t>Time</w:t>
      </w:r>
      <w:r w:rsidRPr="00E352EF">
        <w:rPr>
          <w:rFonts w:asciiTheme="majorHAnsi" w:hAnsiTheme="majorHAnsi"/>
          <w:b/>
        </w:rPr>
        <w:t>,  variable=</w:t>
      </w:r>
      <w:r w:rsidRPr="00E352EF">
        <w:rPr>
          <w:rFonts w:asciiTheme="majorHAnsi" w:hAnsiTheme="majorHAnsi"/>
        </w:rPr>
        <w:t>GeoArea</w:t>
      </w:r>
      <w:r w:rsidRPr="00E352EF">
        <w:rPr>
          <w:rFonts w:asciiTheme="majorHAnsi" w:hAnsiTheme="majorHAnsi"/>
          <w:b/>
        </w:rPr>
        <w:t>)</w:t>
      </w:r>
      <w:r w:rsidRPr="00E352EF">
        <w:rPr>
          <w:rFonts w:asciiTheme="majorHAnsi" w:hAnsiTheme="majorHAnsi"/>
          <w:i/>
        </w:rPr>
        <w:t xml:space="preserve"> is </w:t>
      </w:r>
    </w:p>
    <w:p w14:paraId="4AD24EA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1.1.1958 and 31.12.1972</w:t>
      </w:r>
    </w:p>
    <w:p w14:paraId="0120B9C9" w14:textId="77777777" w:rsidR="001B6402" w:rsidRPr="00E352EF" w:rsidRDefault="001B6402" w:rsidP="001B6402">
      <w:pPr>
        <w:ind w:left="2118"/>
        <w:jc w:val="both"/>
        <w:rPr>
          <w:rFonts w:asciiTheme="majorHAnsi" w:hAnsiTheme="majorHAnsi"/>
        </w:rPr>
      </w:pPr>
      <w:r w:rsidRPr="00E352EF">
        <w:rPr>
          <w:rFonts w:asciiTheme="majorHAnsi" w:hAnsiTheme="majorHAnsi"/>
        </w:rPr>
        <w:t>then EU = BE + FR + DE + IT + LU + NL</w:t>
      </w:r>
    </w:p>
    <w:p w14:paraId="5F84085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1.1.1973 and 31.12.1980</w:t>
      </w:r>
    </w:p>
    <w:p w14:paraId="6740036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DK + IE + GB</w:t>
      </w:r>
    </w:p>
    <w:p w14:paraId="1DCECAD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1.1.1981 and 02.10.1985</w:t>
      </w:r>
    </w:p>
    <w:p w14:paraId="2148D787"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GR</w:t>
      </w:r>
    </w:p>
    <w:p w14:paraId="028110B7"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1.1.1986 and 31.12.1994</w:t>
      </w:r>
    </w:p>
    <w:p w14:paraId="2C6AF89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ES + PT</w:t>
      </w:r>
    </w:p>
    <w:p w14:paraId="1ECEECCF"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1.1.1995 and 30.04.2004</w:t>
      </w:r>
    </w:p>
    <w:p w14:paraId="035F7DAC"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AT + FI + SE</w:t>
      </w:r>
    </w:p>
    <w:p w14:paraId="0164D30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1.5.2004 and 31.12.2006</w:t>
      </w:r>
    </w:p>
    <w:p w14:paraId="13FF8497" w14:textId="77777777" w:rsidR="001B6402" w:rsidRPr="00F70A81" w:rsidRDefault="001B6402" w:rsidP="001B6402">
      <w:pPr>
        <w:ind w:left="2118"/>
        <w:jc w:val="both"/>
        <w:rPr>
          <w:rFonts w:asciiTheme="majorHAnsi" w:hAnsiTheme="majorHAnsi"/>
          <w:lang w:val="es-ES"/>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w:t>
      </w:r>
      <w:r w:rsidRPr="00F70A81">
        <w:rPr>
          <w:rFonts w:asciiTheme="majorHAnsi" w:hAnsiTheme="majorHAnsi"/>
          <w:lang w:val="es-ES"/>
        </w:rPr>
        <w:t>+ CY + CZ + EE + HU + LT + LV + MT + PL + SI + SK</w:t>
      </w:r>
    </w:p>
    <w:p w14:paraId="4C8E435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1.1.2007 and 30.06.2013</w:t>
      </w:r>
    </w:p>
    <w:p w14:paraId="08B92AB9"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BG + RO</w:t>
      </w:r>
    </w:p>
    <w:p w14:paraId="42A89E2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&gt;= 1.7.2013</w:t>
      </w:r>
    </w:p>
    <w:p w14:paraId="59C6FDD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HR</w:t>
      </w:r>
    </w:p>
    <w:p w14:paraId="42047D71" w14:textId="0BBA4638" w:rsidR="001B6402" w:rsidRPr="00576524" w:rsidRDefault="001B6402" w:rsidP="001B6402">
      <w:pPr>
        <w:spacing w:afterLines="60" w:after="144"/>
        <w:ind w:left="709"/>
        <w:jc w:val="both"/>
        <w:rPr>
          <w:rFonts w:asciiTheme="majorHAnsi" w:hAnsiTheme="majorHAnsi"/>
          <w:b/>
        </w:rPr>
      </w:pPr>
      <w:r w:rsidRPr="00576524">
        <w:rPr>
          <w:rFonts w:asciiTheme="majorHAnsi" w:hAnsiTheme="majorHAnsi"/>
          <w:b/>
        </w:rPr>
        <w:t>end hierarchical ruleset</w:t>
      </w:r>
    </w:p>
    <w:p w14:paraId="414D2035" w14:textId="51E3E115"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2</w:t>
      </w:r>
    </w:p>
    <w:p w14:paraId="46D96805" w14:textId="04249ABA"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EuroAreaCountries2 </w:t>
      </w:r>
      <w:r w:rsidRPr="00E352EF">
        <w:rPr>
          <w:rFonts w:asciiTheme="majorHAnsi" w:hAnsiTheme="majorHAnsi"/>
          <w:b/>
        </w:rPr>
        <w:t>(valuedomain=</w:t>
      </w:r>
      <w:r w:rsidRPr="00E352EF">
        <w:rPr>
          <w:rFonts w:asciiTheme="majorHAnsi" w:hAnsiTheme="majorHAnsi"/>
        </w:rPr>
        <w:t>Geo_Area</w:t>
      </w:r>
      <w:r w:rsidRPr="00E352EF">
        <w:rPr>
          <w:rFonts w:asciiTheme="majorHAnsi" w:hAnsiTheme="majorHAnsi"/>
          <w:b/>
        </w:rPr>
        <w:t>)</w:t>
      </w:r>
      <w:r w:rsidRPr="00E352EF">
        <w:rPr>
          <w:rFonts w:asciiTheme="majorHAnsi" w:hAnsiTheme="majorHAnsi"/>
          <w:i/>
        </w:rPr>
        <w:t xml:space="preserve"> is </w:t>
      </w:r>
    </w:p>
    <w:p w14:paraId="1D786EB2"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EU = AT (from 1.1.1995) + BE (from 1.1.1958) + BG (from 1.1.2007) </w:t>
      </w:r>
    </w:p>
    <w:p w14:paraId="303B6534"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  +  GB (from 1.1.1973) +  … </w:t>
      </w:r>
    </w:p>
    <w:p w14:paraId="71A63AC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SE (from 1.1.1995) + SI (from 1.5.2004) + SK (from 1.5.2004)</w:t>
      </w:r>
    </w:p>
    <w:p w14:paraId="1128E72A" w14:textId="77367E49" w:rsidR="001B6402" w:rsidRPr="00E352EF" w:rsidRDefault="001B6402" w:rsidP="001B6402">
      <w:pPr>
        <w:spacing w:afterLines="60" w:after="144"/>
        <w:ind w:left="709"/>
        <w:jc w:val="both"/>
        <w:rPr>
          <w:rFonts w:asciiTheme="majorHAnsi" w:hAnsiTheme="majorHAnsi"/>
          <w:b/>
        </w:rPr>
      </w:pPr>
      <w:r w:rsidRPr="00E352EF">
        <w:rPr>
          <w:rFonts w:asciiTheme="majorHAnsi" w:hAnsiTheme="majorHAnsi"/>
          <w:b/>
        </w:rPr>
        <w:t>end hierarchical ruleset</w:t>
      </w:r>
    </w:p>
    <w:p w14:paraId="69390335" w14:textId="77777777" w:rsidR="001B6402" w:rsidRPr="00E352EF" w:rsidRDefault="001B6402" w:rsidP="001B6402">
      <w:pPr>
        <w:ind w:left="709"/>
        <w:jc w:val="both"/>
        <w:rPr>
          <w:rFonts w:asciiTheme="majorHAnsi" w:hAnsiTheme="majorHAnsi"/>
        </w:rPr>
      </w:pPr>
      <w:r w:rsidRPr="00E352EF">
        <w:rPr>
          <w:rFonts w:asciiTheme="majorHAnsi" w:hAnsiTheme="majorHAnsi"/>
        </w:rPr>
        <w:t xml:space="preserve">In this example, when GB will exit from UE, the GB term would become:  </w:t>
      </w:r>
    </w:p>
    <w:p w14:paraId="4B3CF6FF" w14:textId="77777777" w:rsidR="001B6402" w:rsidRPr="00E352EF" w:rsidRDefault="001B6402" w:rsidP="001B6402">
      <w:pPr>
        <w:ind w:left="703" w:firstLine="709"/>
        <w:jc w:val="both"/>
        <w:rPr>
          <w:rFonts w:asciiTheme="majorHAnsi" w:hAnsiTheme="majorHAnsi"/>
        </w:rPr>
      </w:pPr>
      <w:r w:rsidRPr="00E352EF">
        <w:rPr>
          <w:rFonts w:asciiTheme="majorHAnsi" w:hAnsiTheme="majorHAnsi"/>
        </w:rPr>
        <w:t xml:space="preserve">+ GB (from 1.1.1973 to … the future date of Brexit …)     </w:t>
      </w:r>
    </w:p>
    <w:p w14:paraId="7CDC804E"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defining hierarchies</w:t>
      </w:r>
      <w:r w:rsidRPr="00E352EF">
        <w:rPr>
          <w:rFonts w:asciiTheme="majorHAnsi" w:hAnsiTheme="majorHAnsi"/>
        </w:rPr>
        <w:t xml:space="preserve"> either</w:t>
      </w:r>
      <w:r w:rsidRPr="00E352EF">
        <w:rPr>
          <w:rFonts w:asciiTheme="majorHAnsi" w:hAnsiTheme="majorHAnsi"/>
          <w:b/>
        </w:rPr>
        <w:t xml:space="preserve"> </w:t>
      </w:r>
      <w:r w:rsidRPr="00E352EF">
        <w:rPr>
          <w:rFonts w:asciiTheme="majorHAnsi" w:hAnsiTheme="majorHAnsi"/>
        </w:rPr>
        <w:t>having or not having levels (free hierarchies). For example, leaving aside the time validity for sake of simplicity:</w:t>
      </w:r>
    </w:p>
    <w:p w14:paraId="32333137"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GeoHierarchy </w:t>
      </w:r>
      <w:r w:rsidRPr="00E352EF">
        <w:rPr>
          <w:rFonts w:asciiTheme="majorHAnsi" w:hAnsiTheme="majorHAnsi"/>
          <w:b/>
        </w:rPr>
        <w:t>(valuedomain=Geo_Area)</w:t>
      </w:r>
      <w:r w:rsidRPr="00E352EF">
        <w:rPr>
          <w:rFonts w:asciiTheme="majorHAnsi" w:hAnsiTheme="majorHAnsi"/>
          <w:i/>
        </w:rPr>
        <w:t xml:space="preserve"> is </w:t>
      </w:r>
    </w:p>
    <w:p w14:paraId="70F3CEA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World = Africa + America + Asia + Europe + Oceania</w:t>
      </w:r>
    </w:p>
    <w:p w14:paraId="544B443E"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lastRenderedPageBreak/>
        <w:t>Africa = Algeria + … + Zimbabwe</w:t>
      </w:r>
    </w:p>
    <w:p w14:paraId="6685D045"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America = Argentina + … + Venezuela</w:t>
      </w:r>
    </w:p>
    <w:p w14:paraId="3693C76D"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Asia = Afghanistan + … + Yemen</w:t>
      </w:r>
    </w:p>
    <w:p w14:paraId="5E566AB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Europe = Albania + … + Vatican City</w:t>
      </w:r>
    </w:p>
    <w:p w14:paraId="34484785" w14:textId="77777777" w:rsidR="001B6402" w:rsidRPr="00463E31" w:rsidRDefault="001B6402" w:rsidP="001B6402">
      <w:pPr>
        <w:ind w:left="706" w:firstLine="706"/>
        <w:jc w:val="both"/>
        <w:rPr>
          <w:rFonts w:asciiTheme="majorHAnsi" w:hAnsiTheme="majorHAnsi"/>
          <w:lang w:val="it-IT"/>
        </w:rPr>
      </w:pPr>
      <w:r w:rsidRPr="00F70A81">
        <w:rPr>
          <w:rFonts w:asciiTheme="majorHAnsi" w:hAnsiTheme="majorHAnsi"/>
          <w:lang w:val="it-IT"/>
        </w:rPr>
        <w:t xml:space="preserve">Oceania = Australia + … </w:t>
      </w:r>
      <w:r w:rsidRPr="00463E31">
        <w:rPr>
          <w:rFonts w:asciiTheme="majorHAnsi" w:hAnsiTheme="majorHAnsi"/>
          <w:lang w:val="it-IT"/>
        </w:rPr>
        <w:t>+  Vanuatu</w:t>
      </w:r>
    </w:p>
    <w:p w14:paraId="53EC81C5" w14:textId="77777777" w:rsidR="001B6402" w:rsidRPr="00F70A81" w:rsidRDefault="001B6402" w:rsidP="001B6402">
      <w:pPr>
        <w:ind w:left="709" w:firstLine="709"/>
        <w:jc w:val="both"/>
        <w:rPr>
          <w:rFonts w:asciiTheme="majorHAnsi" w:hAnsiTheme="majorHAnsi"/>
          <w:lang w:val="de-CH"/>
        </w:rPr>
      </w:pPr>
      <w:r w:rsidRPr="00463E31">
        <w:rPr>
          <w:rFonts w:asciiTheme="majorHAnsi" w:hAnsiTheme="majorHAnsi"/>
          <w:lang w:val="it-IT"/>
        </w:rPr>
        <w:t xml:space="preserve">Afghanistan = AF_reg_01 + … </w:t>
      </w:r>
      <w:r w:rsidRPr="00F70A81">
        <w:rPr>
          <w:rFonts w:asciiTheme="majorHAnsi" w:hAnsiTheme="majorHAnsi"/>
          <w:lang w:val="de-CH"/>
        </w:rPr>
        <w:t>+ AF_reg_N</w:t>
      </w:r>
    </w:p>
    <w:p w14:paraId="333B5535"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 … … … …</w:t>
      </w:r>
    </w:p>
    <w:p w14:paraId="0640A8A6"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xml:space="preserve">Zimbabwe = ZW_reg_01 +  …  +  ZW_reg_M </w:t>
      </w:r>
    </w:p>
    <w:p w14:paraId="7992AC56" w14:textId="77777777" w:rsidR="001B6402" w:rsidRPr="00E352EF" w:rsidRDefault="001B6402" w:rsidP="001B6402">
      <w:pPr>
        <w:ind w:left="706" w:firstLine="706"/>
        <w:jc w:val="both"/>
        <w:rPr>
          <w:rFonts w:asciiTheme="majorHAnsi" w:hAnsiTheme="majorHAnsi"/>
        </w:rPr>
      </w:pPr>
      <w:r w:rsidRPr="00463E31">
        <w:rPr>
          <w:rFonts w:asciiTheme="majorHAnsi" w:hAnsiTheme="majorHAnsi"/>
          <w:lang w:val="it-IT"/>
        </w:rPr>
        <w:t xml:space="preserve">EuropeanUnion = … </w:t>
      </w:r>
      <w:r w:rsidRPr="00F70A81">
        <w:rPr>
          <w:rFonts w:asciiTheme="majorHAnsi" w:hAnsiTheme="majorHAnsi"/>
        </w:rPr>
        <w:t xml:space="preserve">+ … </w:t>
      </w:r>
      <w:r w:rsidRPr="00E352EF">
        <w:rPr>
          <w:rFonts w:asciiTheme="majorHAnsi" w:hAnsiTheme="majorHAnsi"/>
        </w:rPr>
        <w:t>+ … + …</w:t>
      </w:r>
    </w:p>
    <w:p w14:paraId="0AEA5CC0"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CentralAmericaCommonMarket = … + … + … + …</w:t>
      </w:r>
    </w:p>
    <w:p w14:paraId="5BF4EED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OECD_Area = … + … + … + …</w:t>
      </w:r>
    </w:p>
    <w:p w14:paraId="5E7AA330" w14:textId="77777777" w:rsidR="001B6402" w:rsidRPr="00E352EF" w:rsidRDefault="001B6402" w:rsidP="001B6402">
      <w:pPr>
        <w:spacing w:afterLines="60" w:after="144"/>
        <w:ind w:left="709"/>
        <w:jc w:val="both"/>
        <w:rPr>
          <w:rFonts w:asciiTheme="majorHAnsi" w:hAnsiTheme="majorHAnsi"/>
        </w:rPr>
      </w:pPr>
      <w:r w:rsidRPr="00E352EF">
        <w:rPr>
          <w:rFonts w:asciiTheme="majorHAnsi" w:hAnsiTheme="majorHAnsi"/>
        </w:rPr>
        <w:t xml:space="preserve">end hierarchical </w:t>
      </w:r>
      <w:r w:rsidRPr="00E352EF">
        <w:rPr>
          <w:rFonts w:asciiTheme="majorHAnsi" w:hAnsiTheme="majorHAnsi"/>
          <w:b/>
        </w:rPr>
        <w:t>ruleset</w:t>
      </w:r>
    </w:p>
    <w:p w14:paraId="21D34B6C"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 xml:space="preserve">Hierarchies may be useful for validation in case more levels of detail are contained in the Data Set to be validated.  The Hierarchical Rulesets defines the mutual coherency rules of these different levels of detail.  Because the various Rules can be evaluated independently, their order is not significant. </w:t>
      </w:r>
    </w:p>
    <w:p w14:paraId="42011FB0"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Hierarchies  may also be useful for calculations. For example, they can be used to calculate the upper levels of the hierarchy if the data relevant to the leafs (or some other intermediate level) are available in the input Data Set. For example, having additive measures broken by region, it would be possible to calculate these measures broken by countries, continents and the world. Besides, having additive measures broken by country, it would be possible to calculate  the same measures broken by continents and the world.</w:t>
      </w:r>
    </w:p>
    <w:p w14:paraId="40297848"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In the Hierarchies there can be dependencies between Rules, because the inputs of some Rules can be the output of other Rules, so the former can be evaluated only after the latter. For example, the data relevant to the Continents can be calculated only after the calculation of the data relevant to the Countries. As a consequence, the order of calculation of the Rules is determined by their mutual dependencies and can be different from the order of the Rules in the Ruleset. The dependencies between the Rules form a directed acyclic graph.</w:t>
      </w:r>
    </w:p>
    <w:p w14:paraId="11F837BA" w14:textId="77777777" w:rsidR="001B6402" w:rsidRPr="00E352EF" w:rsidRDefault="001B6402" w:rsidP="001B6402">
      <w:pPr>
        <w:rPr>
          <w:rFonts w:ascii="Cambria" w:hAnsi="Cambria"/>
        </w:rPr>
      </w:pPr>
      <w:r w:rsidRPr="00E352EF">
        <w:rPr>
          <w:rFonts w:ascii="Cambria" w:hAnsi="Cambria"/>
          <w:b/>
        </w:rPr>
        <w:t>Hierarchical Rulesets allow defining multiple relations for the same Code Item</w:t>
      </w:r>
      <w:r w:rsidRPr="00E352EF">
        <w:rPr>
          <w:rFonts w:ascii="Cambria" w:hAnsi="Cambria"/>
        </w:rPr>
        <w:t>.</w:t>
      </w:r>
    </w:p>
    <w:p w14:paraId="7A7E9EAD" w14:textId="77777777" w:rsidR="001B6402" w:rsidRPr="00E352EF" w:rsidRDefault="001B6402" w:rsidP="001B6402">
      <w:pPr>
        <w:jc w:val="both"/>
        <w:rPr>
          <w:rFonts w:ascii="Cambria" w:hAnsi="Cambria"/>
        </w:rPr>
      </w:pPr>
      <w:r w:rsidRPr="00E352EF">
        <w:rPr>
          <w:rFonts w:ascii="Cambria" w:hAnsi="Cambria"/>
        </w:rPr>
        <w:t>Multiple relations are often useful for validation. For example, the Balance of Payments item "Transport" can be broken down both by type of carrier (Air transport, Sea transport, Land transport) and by type of objects transported (Passengers and Freights) and both breakdowns must sum up to the whole "Transport" figure. In the following example a RuleId is assigned to the different methods of breaking down the Transport.</w:t>
      </w:r>
    </w:p>
    <w:p w14:paraId="669A5752"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TransportBreakdown</w:t>
      </w:r>
      <w:r w:rsidRPr="00E352EF">
        <w:rPr>
          <w:rFonts w:ascii="Cambria" w:hAnsi="Cambria"/>
        </w:rPr>
        <w:t xml:space="preserve"> </w:t>
      </w:r>
      <w:r w:rsidRPr="00E352EF">
        <w:rPr>
          <w:rFonts w:ascii="Cambria" w:hAnsi="Cambria"/>
          <w:b/>
        </w:rPr>
        <w:t xml:space="preserve">(valuedomain= </w:t>
      </w:r>
      <w:r w:rsidRPr="00E352EF">
        <w:rPr>
          <w:rFonts w:ascii="Cambria" w:hAnsi="Cambria"/>
        </w:rPr>
        <w:t>BoPItem</w:t>
      </w:r>
      <w:r w:rsidRPr="00E352EF">
        <w:rPr>
          <w:rFonts w:ascii="Cambria" w:hAnsi="Cambria"/>
          <w:i/>
        </w:rPr>
        <w:t xml:space="preserve"> </w:t>
      </w:r>
      <w:r w:rsidRPr="00E352EF">
        <w:rPr>
          <w:rFonts w:ascii="Cambria" w:hAnsi="Cambria"/>
          <w:b/>
        </w:rPr>
        <w:t xml:space="preserve">) </w:t>
      </w:r>
      <w:r w:rsidRPr="00E352EF">
        <w:rPr>
          <w:rFonts w:ascii="Cambria" w:hAnsi="Cambria"/>
          <w:i/>
        </w:rPr>
        <w:t xml:space="preserve"> is </w:t>
      </w:r>
    </w:p>
    <w:p w14:paraId="4A14C406" w14:textId="77777777" w:rsidR="001B6402" w:rsidRPr="00E352EF" w:rsidRDefault="001B6402" w:rsidP="001B6402">
      <w:pPr>
        <w:ind w:left="994" w:firstLine="418"/>
        <w:rPr>
          <w:rFonts w:ascii="Cambria" w:hAnsi="Cambria"/>
        </w:rPr>
      </w:pPr>
      <w:r w:rsidRPr="00E352EF">
        <w:rPr>
          <w:rFonts w:ascii="Cambria" w:hAnsi="Cambria"/>
        </w:rPr>
        <w:t xml:space="preserve">transport_method1 </w:t>
      </w:r>
      <w:r w:rsidRPr="00E352EF">
        <w:rPr>
          <w:rFonts w:ascii="Cambria" w:hAnsi="Cambria"/>
          <w:b/>
        </w:rPr>
        <w:t>:</w:t>
      </w:r>
      <w:r w:rsidRPr="00E352EF">
        <w:rPr>
          <w:rFonts w:ascii="Cambria" w:hAnsi="Cambria"/>
        </w:rPr>
        <w:t xml:space="preserve"> </w:t>
      </w:r>
      <w:r w:rsidRPr="00E352EF">
        <w:rPr>
          <w:rFonts w:ascii="Cambria" w:hAnsi="Cambria"/>
        </w:rPr>
        <w:tab/>
        <w:t>Transport  =  AirTransport + SeaTransport + LandTransport,</w:t>
      </w:r>
    </w:p>
    <w:p w14:paraId="19B0EEDA" w14:textId="77777777" w:rsidR="001B6402" w:rsidRPr="00E352EF" w:rsidRDefault="001B6402" w:rsidP="001B6402">
      <w:pPr>
        <w:ind w:left="1426"/>
        <w:jc w:val="both"/>
        <w:rPr>
          <w:rFonts w:ascii="Cambria" w:hAnsi="Cambria"/>
        </w:rPr>
      </w:pPr>
      <w:r w:rsidRPr="00E352EF">
        <w:rPr>
          <w:rFonts w:ascii="Cambria" w:hAnsi="Cambria"/>
        </w:rPr>
        <w:t>transport_method2</w:t>
      </w:r>
      <w:r w:rsidRPr="00E352EF">
        <w:rPr>
          <w:rFonts w:ascii="Cambria" w:hAnsi="Cambria"/>
          <w:b/>
        </w:rPr>
        <w:t>:</w:t>
      </w:r>
      <w:r w:rsidRPr="00E352EF">
        <w:rPr>
          <w:rFonts w:ascii="Cambria" w:hAnsi="Cambria"/>
        </w:rPr>
        <w:tab/>
        <w:t>Transport = PassengersTransport + FreightsTransport</w:t>
      </w:r>
    </w:p>
    <w:p w14:paraId="33C7DE6A" w14:textId="77777777" w:rsidR="001B6402" w:rsidRPr="00E352EF" w:rsidRDefault="001B6402" w:rsidP="001B6402">
      <w:pPr>
        <w:ind w:left="706"/>
        <w:rPr>
          <w:rFonts w:ascii="Cambria" w:hAnsi="Cambria"/>
          <w:b/>
        </w:rPr>
      </w:pPr>
      <w:r w:rsidRPr="00E352EF">
        <w:rPr>
          <w:rFonts w:ascii="Cambria" w:hAnsi="Cambria"/>
          <w:b/>
        </w:rPr>
        <w:t>end hierarchical ruleset</w:t>
      </w:r>
    </w:p>
    <w:p w14:paraId="15AC4B59" w14:textId="38E850F4" w:rsidR="001B6402" w:rsidRPr="00E352EF" w:rsidRDefault="001B6402" w:rsidP="001B6402">
      <w:pPr>
        <w:jc w:val="both"/>
        <w:rPr>
          <w:rFonts w:ascii="Cambria" w:hAnsi="Cambria"/>
        </w:rPr>
      </w:pPr>
      <w:r w:rsidRPr="00E352EF">
        <w:rPr>
          <w:rFonts w:ascii="Cambria" w:hAnsi="Cambria"/>
        </w:rPr>
        <w:t xml:space="preserve">Multiple relations can be deemed as useful even in some case of calculation. For example, imagine that the input Data Set contains data about resident units broken down by region and data about non-residents units broken down by country. In order to calculate </w:t>
      </w:r>
      <w:del w:id="111" w:author="Utente" w:date="2017-05-08T18:50:00Z">
        <w:r w:rsidRPr="00E352EF" w:rsidDel="00463E31">
          <w:rPr>
            <w:rFonts w:ascii="Cambria" w:hAnsi="Cambria"/>
          </w:rPr>
          <w:delText xml:space="preserve">an </w:delText>
        </w:r>
      </w:del>
      <w:ins w:id="112" w:author="Utente" w:date="2017-05-08T18:50:00Z">
        <w:r w:rsidR="00463E31" w:rsidRPr="00E352EF">
          <w:rPr>
            <w:rFonts w:ascii="Cambria" w:hAnsi="Cambria"/>
          </w:rPr>
          <w:t>a</w:t>
        </w:r>
        <w:r w:rsidR="00463E31">
          <w:rPr>
            <w:rFonts w:ascii="Cambria" w:hAnsi="Cambria"/>
          </w:rPr>
          <w:t>-</w:t>
        </w:r>
        <w:r w:rsidR="00463E31" w:rsidRPr="00E352EF">
          <w:rPr>
            <w:rFonts w:ascii="Cambria" w:hAnsi="Cambria"/>
          </w:rPr>
          <w:t xml:space="preserve"> </w:t>
        </w:r>
      </w:ins>
      <w:r w:rsidRPr="00E352EF">
        <w:rPr>
          <w:rFonts w:ascii="Cambria" w:hAnsi="Cambria"/>
        </w:rPr>
        <w:t>homogeneous level of aggregation (e.g. by country), a possible Ruleset might be the following:</w:t>
      </w:r>
    </w:p>
    <w:p w14:paraId="0DD349B6"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CalcCountryLevel </w:t>
      </w:r>
      <w:r w:rsidRPr="00E352EF">
        <w:rPr>
          <w:rFonts w:ascii="Cambria" w:hAnsi="Cambria"/>
          <w:b/>
        </w:rPr>
        <w:t>( valuedomain=</w:t>
      </w:r>
      <w:r w:rsidRPr="00E352EF">
        <w:rPr>
          <w:rFonts w:ascii="Cambria" w:hAnsi="Cambria"/>
        </w:rPr>
        <w:t xml:space="preserve">Geo_Area </w:t>
      </w:r>
      <w:r w:rsidRPr="00E352EF">
        <w:rPr>
          <w:rFonts w:ascii="Cambria" w:hAnsi="Cambria"/>
          <w:b/>
        </w:rPr>
        <w:t>)</w:t>
      </w:r>
      <w:r w:rsidRPr="00E352EF">
        <w:rPr>
          <w:rFonts w:ascii="Cambria" w:hAnsi="Cambria"/>
          <w:i/>
        </w:rPr>
        <w:t xml:space="preserve"> is </w:t>
      </w:r>
    </w:p>
    <w:p w14:paraId="7DBF7D51" w14:textId="77777777" w:rsidR="001B6402" w:rsidRPr="00E352EF" w:rsidRDefault="001B6402" w:rsidP="001B6402">
      <w:pPr>
        <w:ind w:left="1426"/>
        <w:jc w:val="both"/>
        <w:rPr>
          <w:rFonts w:ascii="Cambria" w:hAnsi="Cambria"/>
        </w:rPr>
      </w:pPr>
      <w:r w:rsidRPr="00E352EF">
        <w:rPr>
          <w:rFonts w:ascii="Cambria" w:hAnsi="Cambria"/>
        </w:rPr>
        <w:t>Country1  = Country1</w:t>
      </w:r>
    </w:p>
    <w:p w14:paraId="36378117" w14:textId="77777777" w:rsidR="001B6402" w:rsidRPr="00E352EF" w:rsidRDefault="001B6402" w:rsidP="001B6402">
      <w:pPr>
        <w:ind w:left="1426"/>
        <w:jc w:val="both"/>
        <w:rPr>
          <w:rFonts w:ascii="Cambria" w:hAnsi="Cambria"/>
        </w:rPr>
      </w:pPr>
      <w:r w:rsidRPr="00E352EF">
        <w:rPr>
          <w:rFonts w:ascii="Cambria" w:hAnsi="Cambria"/>
        </w:rPr>
        <w:t>Country1 = Region11 + … + Region1M</w:t>
      </w:r>
    </w:p>
    <w:p w14:paraId="0A602228" w14:textId="77777777" w:rsidR="001B6402" w:rsidRPr="00E352EF" w:rsidRDefault="001B6402" w:rsidP="001B6402">
      <w:pPr>
        <w:ind w:left="1426"/>
        <w:jc w:val="both"/>
        <w:rPr>
          <w:rFonts w:ascii="Cambria" w:hAnsi="Cambria"/>
        </w:rPr>
      </w:pPr>
      <w:r w:rsidRPr="00E352EF">
        <w:rPr>
          <w:rFonts w:ascii="Cambria" w:hAnsi="Cambria"/>
        </w:rPr>
        <w:t>…</w:t>
      </w:r>
    </w:p>
    <w:p w14:paraId="250B00FF" w14:textId="77777777" w:rsidR="001B6402" w:rsidRPr="00E352EF" w:rsidRDefault="001B6402" w:rsidP="001B6402">
      <w:pPr>
        <w:ind w:left="706" w:firstLine="706"/>
        <w:rPr>
          <w:rFonts w:ascii="Cambria" w:hAnsi="Cambria"/>
        </w:rPr>
      </w:pPr>
      <w:r w:rsidRPr="00E352EF">
        <w:rPr>
          <w:rFonts w:ascii="Cambria" w:hAnsi="Cambria"/>
        </w:rPr>
        <w:t>CountryN = CountryN</w:t>
      </w:r>
    </w:p>
    <w:p w14:paraId="3231ED69" w14:textId="77777777" w:rsidR="001B6402" w:rsidRPr="00E352EF" w:rsidRDefault="001B6402" w:rsidP="001B6402">
      <w:pPr>
        <w:ind w:left="1426"/>
        <w:jc w:val="both"/>
        <w:rPr>
          <w:rFonts w:ascii="Cambria" w:hAnsi="Cambria"/>
        </w:rPr>
      </w:pPr>
      <w:r w:rsidRPr="00E352EF">
        <w:rPr>
          <w:rFonts w:ascii="Cambria" w:hAnsi="Cambria"/>
        </w:rPr>
        <w:t>CountryN = Region N1 + … + RegionNM</w:t>
      </w:r>
    </w:p>
    <w:p w14:paraId="406DA684" w14:textId="77777777" w:rsidR="001B6402" w:rsidRPr="00E352EF" w:rsidRDefault="001B6402" w:rsidP="001B6402">
      <w:pPr>
        <w:ind w:left="706"/>
        <w:jc w:val="both"/>
        <w:rPr>
          <w:rFonts w:ascii="Cambria" w:hAnsi="Cambria"/>
        </w:rPr>
      </w:pPr>
      <w:r w:rsidRPr="00E352EF">
        <w:rPr>
          <w:rFonts w:ascii="Cambria" w:hAnsi="Cambria"/>
          <w:b/>
        </w:rPr>
        <w:t>end hierarchical ruleset</w:t>
      </w:r>
      <w:r w:rsidRPr="00E352EF">
        <w:rPr>
          <w:rFonts w:ascii="Cambria" w:hAnsi="Cambria"/>
        </w:rPr>
        <w:tab/>
      </w:r>
    </w:p>
    <w:p w14:paraId="4999F9D5" w14:textId="77777777" w:rsidR="001B6402" w:rsidRPr="00E352EF" w:rsidRDefault="001B6402" w:rsidP="001B6402">
      <w:pPr>
        <w:jc w:val="both"/>
        <w:rPr>
          <w:rFonts w:ascii="Cambria" w:hAnsi="Cambria"/>
        </w:rPr>
      </w:pPr>
    </w:p>
    <w:p w14:paraId="33123F17" w14:textId="77777777" w:rsidR="001B6402" w:rsidRPr="00E352EF" w:rsidRDefault="001B6402" w:rsidP="001B6402">
      <w:pPr>
        <w:jc w:val="both"/>
        <w:rPr>
          <w:rFonts w:ascii="Cambria" w:hAnsi="Cambria"/>
        </w:rPr>
      </w:pPr>
      <w:r w:rsidRPr="00E352EF">
        <w:rPr>
          <w:rFonts w:ascii="Cambria" w:hAnsi="Cambria"/>
        </w:rPr>
        <w:t>A warning is opportune about the possible practice of calculating the same Code Item in more Rules (calculation methods) of the same Ruleset. The Rulesets of this kind, in fact,  may produce either right or wrong figures depending on the content of the input Data Set.</w:t>
      </w:r>
    </w:p>
    <w:p w14:paraId="5E0B1F9C" w14:textId="77777777" w:rsidR="001B6402" w:rsidRPr="00E352EF" w:rsidRDefault="001B6402" w:rsidP="001B6402">
      <w:pPr>
        <w:jc w:val="both"/>
        <w:rPr>
          <w:rFonts w:ascii="Cambria" w:hAnsi="Cambria"/>
        </w:rPr>
      </w:pPr>
      <w:r w:rsidRPr="00E352EF">
        <w:rPr>
          <w:rFonts w:ascii="Cambria" w:hAnsi="Cambria"/>
        </w:rPr>
        <w:t>As a matter of fact, in the calculation the outcomes of all the Rules belonging to the Ruleset are aggregated together to produce the final result, in order to remove possible duplicates in the Identifiers (duplicate values in the Identifiers cannot be allowed, see also the Information Model). As far as each Code Item is defined just once as left member of a relation, the values of the Identifiers of the results of the single Rules are all distinct and their aggregation cannot generate inconsistencies. This is not ever true if a Code Item is defined more than once (e.g. through more than one calculation method).</w:t>
      </w:r>
    </w:p>
    <w:p w14:paraId="6BC87DBC" w14:textId="77777777" w:rsidR="001B6402" w:rsidRPr="00E352EF" w:rsidRDefault="001B6402" w:rsidP="001B6402">
      <w:pPr>
        <w:jc w:val="both"/>
        <w:rPr>
          <w:rFonts w:ascii="Cambria" w:hAnsi="Cambria"/>
        </w:rPr>
      </w:pPr>
      <w:r w:rsidRPr="00E352EF">
        <w:rPr>
          <w:rFonts w:ascii="Cambria" w:hAnsi="Cambria"/>
        </w:rPr>
        <w:t xml:space="preserve">In the Ruleset of the example above, each Country is calculated using two calculation methods, whose results may have the same keys, which will be aggregated together. The output Data Set will be correct provided that, in the input Data Set, any information is present either by country or by region (never both of them). The output </w:t>
      </w:r>
      <w:r w:rsidRPr="00E352EF">
        <w:rPr>
          <w:rFonts w:ascii="Cambria" w:hAnsi="Cambria"/>
        </w:rPr>
        <w:lastRenderedPageBreak/>
        <w:t xml:space="preserve">Data Set would contain errors if some information is present in the input Data Set both by country and by region:  the resulting figures would be indicatively (and wrongly) doubled. </w:t>
      </w:r>
    </w:p>
    <w:p w14:paraId="058C7BE1" w14:textId="77777777" w:rsidR="001B6402" w:rsidRPr="00E352EF" w:rsidRDefault="001B6402" w:rsidP="001B6402">
      <w:pPr>
        <w:jc w:val="both"/>
        <w:rPr>
          <w:rFonts w:ascii="Cambria" w:hAnsi="Cambria"/>
        </w:rPr>
      </w:pPr>
      <w:r w:rsidRPr="00E352EF">
        <w:rPr>
          <w:rFonts w:ascii="Cambria" w:hAnsi="Cambria"/>
        </w:rPr>
        <w:t xml:space="preserve">In general, if more left members refer to the same Code Item (in other words, if a Code Item is calculated through  more calculation methods), the result may be inconsistent for some input DataSets. It is possible to avoid these situations by using  other approaches for calculating the desired result (e.g. splitting the Ruleset, calculating the result in more steps, using antecedentConditions, using other VTL operators). This example has been presented to better clarify the behavior of this kind of Ruleset and warn about possible limitations to its reusability. </w:t>
      </w:r>
    </w:p>
    <w:p w14:paraId="79790D79" w14:textId="2E3EBAD2" w:rsidR="001B6402" w:rsidRPr="00E352EF" w:rsidRDefault="001B6402" w:rsidP="001B6402"/>
    <w:p w14:paraId="3406D7A4" w14:textId="77777777" w:rsidR="001B6402" w:rsidRPr="00E352EF" w:rsidRDefault="001B6402" w:rsidP="00667F59">
      <w:pPr>
        <w:rPr>
          <w:rFonts w:ascii="Cambria" w:hAnsi="Cambria"/>
        </w:rPr>
      </w:pPr>
    </w:p>
    <w:p w14:paraId="058B6BA6"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Examples </w:t>
      </w:r>
    </w:p>
    <w:p w14:paraId="50AD7434" w14:textId="3878C214" w:rsidR="001B6402" w:rsidRPr="00E352EF" w:rsidRDefault="001B6402" w:rsidP="001B6402">
      <w:pPr>
        <w:tabs>
          <w:tab w:val="left" w:pos="288"/>
        </w:tabs>
      </w:pPr>
      <w:r w:rsidRPr="00E352EF">
        <w:t xml:space="preserve">1) The Code Item Relation is defined on the Variable “sex”: Total is defined as Male + Female. </w:t>
      </w:r>
    </w:p>
    <w:p w14:paraId="294FD1DF" w14:textId="77777777" w:rsidR="001B6402" w:rsidRPr="00E352EF" w:rsidRDefault="001B6402" w:rsidP="001B6402">
      <w:pPr>
        <w:tabs>
          <w:tab w:val="left" w:pos="288"/>
        </w:tabs>
      </w:pPr>
      <w:r w:rsidRPr="00E352EF">
        <w:t xml:space="preserve"> No antecedent  conditions are defined.</w:t>
      </w:r>
    </w:p>
    <w:p w14:paraId="76332FD3" w14:textId="77777777" w:rsidR="001B6402" w:rsidRPr="00E352EF" w:rsidRDefault="001B6402" w:rsidP="001B6402">
      <w:pPr>
        <w:tabs>
          <w:tab w:val="left" w:pos="288"/>
        </w:tabs>
      </w:pPr>
    </w:p>
    <w:p w14:paraId="24BEAD5C" w14:textId="77777777" w:rsidR="001B6402" w:rsidRPr="00E352EF" w:rsidRDefault="001B6402" w:rsidP="001B6402">
      <w:pPr>
        <w:ind w:left="426"/>
      </w:pPr>
      <w:r w:rsidRPr="00E352EF">
        <w:rPr>
          <w:b/>
        </w:rPr>
        <w:t>define hierarchical ruleset</w:t>
      </w:r>
      <w:r w:rsidRPr="00E352EF">
        <w:t xml:space="preserve"> vr_sex  (Variable= sex) is</w:t>
      </w:r>
    </w:p>
    <w:p w14:paraId="420D7811" w14:textId="77777777" w:rsidR="001B6402" w:rsidRPr="00E352EF" w:rsidRDefault="001B6402" w:rsidP="001B6402">
      <w:pPr>
        <w:tabs>
          <w:tab w:val="left" w:pos="288"/>
        </w:tabs>
        <w:ind w:left="426"/>
      </w:pPr>
      <w:r w:rsidRPr="00E352EF">
        <w:tab/>
        <w:t>TOTAL = MALE + FEMALE;</w:t>
      </w:r>
    </w:p>
    <w:p w14:paraId="19C3EF42" w14:textId="77777777" w:rsidR="001B6402" w:rsidRPr="00E352EF" w:rsidRDefault="001B6402" w:rsidP="001B6402">
      <w:pPr>
        <w:ind w:left="426"/>
        <w:rPr>
          <w:b/>
          <w:color w:val="808080"/>
          <w:sz w:val="24"/>
          <w:u w:val="single"/>
        </w:rPr>
      </w:pPr>
      <w:r w:rsidRPr="00E352EF">
        <w:rPr>
          <w:b/>
        </w:rPr>
        <w:t>end hierarchical ruleset</w:t>
      </w:r>
      <w:r w:rsidRPr="00E352EF">
        <w:rPr>
          <w:b/>
          <w:color w:val="808080"/>
          <w:sz w:val="24"/>
          <w:u w:val="single"/>
        </w:rPr>
        <w:t xml:space="preserve"> </w:t>
      </w:r>
    </w:p>
    <w:p w14:paraId="0CBE6A9B" w14:textId="77777777" w:rsidR="001B6402" w:rsidRPr="00E352EF" w:rsidRDefault="001B6402" w:rsidP="001B6402">
      <w:pPr>
        <w:ind w:left="426"/>
      </w:pPr>
    </w:p>
    <w:p w14:paraId="000C758F" w14:textId="77777777" w:rsidR="001B6402" w:rsidRPr="00E352EF" w:rsidRDefault="001B6402" w:rsidP="001B6402">
      <w:r w:rsidRPr="00E352EF">
        <w:rPr>
          <w:rFonts w:ascii="Cambria" w:hAnsi="Cambria"/>
        </w:rPr>
        <w:t>2) BENELUX is the aggregation of the Code Items BELGIUM, LUXEMBOURG  and NETHERLANDS, if not true, the errorcode is 2000 and the errorlevel is high (10)</w:t>
      </w:r>
    </w:p>
    <w:p w14:paraId="790699BB" w14:textId="77777777" w:rsidR="001B6402" w:rsidRPr="00E352EF" w:rsidRDefault="001B6402" w:rsidP="001B6402">
      <w:pPr>
        <w:ind w:left="426"/>
        <w:rPr>
          <w:b/>
        </w:rPr>
      </w:pPr>
      <w:r w:rsidRPr="00E352EF">
        <w:rPr>
          <w:b/>
        </w:rPr>
        <w:t xml:space="preserve">define hierarchical ruleset  </w:t>
      </w:r>
      <w:r w:rsidRPr="00E352EF">
        <w:t>BeneluxCountriesHierarchy</w:t>
      </w:r>
      <w:r w:rsidRPr="00E352EF">
        <w:rPr>
          <w:b/>
        </w:rPr>
        <w:t xml:space="preserve"> ( valuedomain=</w:t>
      </w:r>
      <w:r w:rsidRPr="00E352EF">
        <w:t>Geo_Area</w:t>
      </w:r>
      <w:r w:rsidRPr="00E352EF">
        <w:rPr>
          <w:b/>
        </w:rPr>
        <w:t xml:space="preserve">) is </w:t>
      </w:r>
    </w:p>
    <w:p w14:paraId="0D449047" w14:textId="77777777" w:rsidR="001B6402" w:rsidRPr="00E352EF" w:rsidRDefault="001B6402" w:rsidP="001B6402">
      <w:pPr>
        <w:ind w:left="426"/>
        <w:rPr>
          <w:b/>
        </w:rPr>
      </w:pPr>
      <w:r w:rsidRPr="00E352EF">
        <w:t xml:space="preserve">BENELUX </w:t>
      </w:r>
      <w:r w:rsidRPr="00E352EF">
        <w:rPr>
          <w:b/>
        </w:rPr>
        <w:t xml:space="preserve">= </w:t>
      </w:r>
      <w:r w:rsidRPr="00E352EF">
        <w:t>BELGIUM</w:t>
      </w:r>
      <w:r w:rsidRPr="00E352EF">
        <w:rPr>
          <w:b/>
        </w:rPr>
        <w:t xml:space="preserve"> + </w:t>
      </w:r>
      <w:r w:rsidRPr="00E352EF">
        <w:t>LUXEMBOURG</w:t>
      </w:r>
      <w:r w:rsidRPr="00E352EF">
        <w:rPr>
          <w:b/>
        </w:rPr>
        <w:t xml:space="preserve"> + </w:t>
      </w:r>
      <w:r w:rsidRPr="00E352EF">
        <w:t xml:space="preserve">NETHERLANDS </w:t>
      </w:r>
      <w:r w:rsidRPr="00E352EF">
        <w:rPr>
          <w:b/>
        </w:rPr>
        <w:t xml:space="preserve">errorcode </w:t>
      </w:r>
      <w:r w:rsidRPr="00E352EF">
        <w:t xml:space="preserve">2000 </w:t>
      </w:r>
      <w:r w:rsidRPr="00E352EF">
        <w:rPr>
          <w:b/>
        </w:rPr>
        <w:t xml:space="preserve">errorlevel </w:t>
      </w:r>
      <w:r w:rsidRPr="00E352EF">
        <w:t xml:space="preserve">10 </w:t>
      </w:r>
    </w:p>
    <w:p w14:paraId="1A5F9FEE" w14:textId="77777777" w:rsidR="001B6402" w:rsidRPr="00E352EF" w:rsidRDefault="001B6402" w:rsidP="001B6402">
      <w:pPr>
        <w:ind w:left="426"/>
        <w:rPr>
          <w:b/>
        </w:rPr>
      </w:pPr>
      <w:r w:rsidRPr="00E352EF">
        <w:rPr>
          <w:b/>
        </w:rPr>
        <w:t>end hierarchical ruleset</w:t>
      </w:r>
    </w:p>
    <w:p w14:paraId="61872069" w14:textId="77777777" w:rsidR="001B6402" w:rsidRPr="00E352EF" w:rsidRDefault="001B6402" w:rsidP="001B6402">
      <w:pPr>
        <w:ind w:left="426"/>
        <w:rPr>
          <w:b/>
        </w:rPr>
      </w:pPr>
    </w:p>
    <w:p w14:paraId="17F349C4" w14:textId="77777777" w:rsidR="001B6402" w:rsidRPr="00E352EF" w:rsidRDefault="001B6402" w:rsidP="001B6402">
      <w:pPr>
        <w:tabs>
          <w:tab w:val="left" w:pos="0"/>
        </w:tabs>
      </w:pPr>
      <w:r w:rsidRPr="00E352EF">
        <w:t>3) American economic partners. The first rule verifies that the value reported for North America is greater than the value reported for US. This type of validation is useful when the data communicated by the data provider do not cover the whole composition of the aggregate but only  the main elements. No antecedent conditions are defined.</w:t>
      </w:r>
    </w:p>
    <w:p w14:paraId="6B61B413" w14:textId="77777777" w:rsidR="001B6402" w:rsidRPr="00E352EF" w:rsidRDefault="001B6402" w:rsidP="001B6402"/>
    <w:p w14:paraId="1E462EDF" w14:textId="77777777" w:rsidR="001B6402" w:rsidRPr="00E352EF" w:rsidRDefault="001B6402" w:rsidP="001B6402">
      <w:pPr>
        <w:spacing w:after="40"/>
        <w:ind w:left="288"/>
      </w:pPr>
      <w:r w:rsidRPr="00E352EF">
        <w:rPr>
          <w:b/>
        </w:rPr>
        <w:t>define hierarchical ruleset</w:t>
      </w:r>
      <w:r w:rsidRPr="00E352EF">
        <w:t xml:space="preserve"> vr_american_partners </w:t>
      </w:r>
      <w:r w:rsidRPr="00E352EF">
        <w:rPr>
          <w:b/>
        </w:rPr>
        <w:t>(variable=</w:t>
      </w:r>
      <w:r w:rsidRPr="00E352EF">
        <w:t xml:space="preserve"> counterpart_area</w:t>
      </w:r>
      <w:r w:rsidRPr="00E352EF">
        <w:rPr>
          <w:b/>
        </w:rPr>
        <w:t>)</w:t>
      </w:r>
      <w:r w:rsidRPr="00E352EF">
        <w:t xml:space="preserve"> is</w:t>
      </w:r>
    </w:p>
    <w:p w14:paraId="0580DF22" w14:textId="77777777" w:rsidR="001B6402" w:rsidRPr="00E352EF" w:rsidRDefault="001B6402" w:rsidP="001B6402">
      <w:pPr>
        <w:spacing w:after="40"/>
        <w:ind w:left="576"/>
      </w:pPr>
      <w:r w:rsidRPr="00E352EF">
        <w:t>NORTH_AMERICA &gt; US ;</w:t>
      </w:r>
    </w:p>
    <w:p w14:paraId="3BFCBEB8" w14:textId="77777777" w:rsidR="001B6402" w:rsidRPr="00E352EF" w:rsidRDefault="001B6402" w:rsidP="001B6402">
      <w:pPr>
        <w:spacing w:after="40"/>
        <w:ind w:left="576"/>
      </w:pPr>
      <w:r w:rsidRPr="00E352EF">
        <w:t>SOUTH_AMERICA = BR + UY + AR + CL ;</w:t>
      </w:r>
    </w:p>
    <w:p w14:paraId="6A2D687E" w14:textId="77777777" w:rsidR="001B6402" w:rsidRPr="00E352EF" w:rsidRDefault="001B6402" w:rsidP="001B6402">
      <w:pPr>
        <w:ind w:left="288"/>
        <w:rPr>
          <w:b/>
        </w:rPr>
      </w:pPr>
      <w:r w:rsidRPr="00E352EF">
        <w:rPr>
          <w:b/>
        </w:rPr>
        <w:t>end hierarchical ruleset</w:t>
      </w:r>
    </w:p>
    <w:p w14:paraId="6B0E86D5" w14:textId="77777777" w:rsidR="001B6402" w:rsidRPr="00E352EF" w:rsidRDefault="001B6402" w:rsidP="001B6402"/>
    <w:p w14:paraId="645B9584" w14:textId="77777777" w:rsidR="001B6402" w:rsidRPr="00E352EF" w:rsidRDefault="001B6402" w:rsidP="001B6402">
      <w:r w:rsidRPr="00E352EF">
        <w:t>4) Example of item having multiple definitions. The Balance of Payments item "Transport" can be broken down by type of carrier (Air transport, Sea transport, Land transport) and by type of objects transported (Passengers and Freights) and both breakdowns must sum up to the total "Transport" figure.</w:t>
      </w:r>
    </w:p>
    <w:p w14:paraId="2883CE42" w14:textId="77777777" w:rsidR="001B6402" w:rsidRPr="00E352EF" w:rsidRDefault="001B6402" w:rsidP="001B6402"/>
    <w:p w14:paraId="638C83A1" w14:textId="77777777" w:rsidR="001B6402" w:rsidRPr="00E352EF" w:rsidRDefault="001B6402" w:rsidP="001B6402">
      <w:pPr>
        <w:spacing w:after="40"/>
        <w:ind w:left="426"/>
      </w:pPr>
      <w:r w:rsidRPr="00E352EF">
        <w:rPr>
          <w:b/>
        </w:rPr>
        <w:t>define hierarchical ruleset</w:t>
      </w:r>
      <w:r w:rsidRPr="00E352EF">
        <w:t xml:space="preserve"> vr_bop </w:t>
      </w:r>
      <w:r w:rsidRPr="00E352EF">
        <w:rPr>
          <w:b/>
        </w:rPr>
        <w:t>(variable=</w:t>
      </w:r>
      <w:r w:rsidRPr="00E352EF">
        <w:t xml:space="preserve">  bop_item</w:t>
      </w:r>
      <w:r w:rsidRPr="00E352EF">
        <w:rPr>
          <w:b/>
        </w:rPr>
        <w:t xml:space="preserve"> )</w:t>
      </w:r>
      <w:r w:rsidRPr="00E352EF">
        <w:t xml:space="preserve"> is</w:t>
      </w:r>
    </w:p>
    <w:p w14:paraId="20A2A689" w14:textId="77777777" w:rsidR="001B6402" w:rsidRPr="00E352EF" w:rsidRDefault="001B6402" w:rsidP="001B6402">
      <w:pPr>
        <w:ind w:left="852"/>
        <w:rPr>
          <w:rFonts w:ascii="Cambria" w:hAnsi="Cambria"/>
        </w:rPr>
      </w:pPr>
      <w:r w:rsidRPr="00E352EF">
        <w:rPr>
          <w:rFonts w:ascii="Cambria" w:hAnsi="Cambria"/>
        </w:rPr>
        <w:t>transport_method1 : Transport  =  AirTransport + SeaTransport + LandTransport,</w:t>
      </w:r>
    </w:p>
    <w:p w14:paraId="1ADB9097" w14:textId="77777777" w:rsidR="001B6402" w:rsidRPr="00E352EF" w:rsidRDefault="001B6402" w:rsidP="001B6402">
      <w:pPr>
        <w:ind w:left="852"/>
        <w:jc w:val="both"/>
        <w:rPr>
          <w:rFonts w:ascii="Cambria" w:hAnsi="Cambria"/>
        </w:rPr>
      </w:pPr>
      <w:r w:rsidRPr="00E352EF">
        <w:rPr>
          <w:rFonts w:ascii="Cambria" w:hAnsi="Cambria"/>
        </w:rPr>
        <w:t>transport_method2 : Transport = PassengersTransport + FreightsTransport</w:t>
      </w:r>
    </w:p>
    <w:p w14:paraId="7446BAE2" w14:textId="77777777" w:rsidR="001B6402" w:rsidRPr="00E352EF" w:rsidRDefault="001B6402" w:rsidP="001B6402">
      <w:pPr>
        <w:spacing w:after="40"/>
        <w:ind w:left="426"/>
        <w:rPr>
          <w:b/>
        </w:rPr>
      </w:pPr>
      <w:r w:rsidRPr="00E352EF">
        <w:rPr>
          <w:b/>
        </w:rPr>
        <w:t>end hierarchical ruleset</w:t>
      </w:r>
    </w:p>
    <w:bookmarkEnd w:id="110"/>
    <w:p w14:paraId="2C8C98C0" w14:textId="77777777" w:rsidR="00DC2119" w:rsidRPr="00E352EF" w:rsidRDefault="00DC2119">
      <w:pPr>
        <w:rPr>
          <w:sz w:val="18"/>
          <w:szCs w:val="18"/>
        </w:rPr>
      </w:pPr>
    </w:p>
    <w:p w14:paraId="28CCB80C" w14:textId="5AD928C0" w:rsidR="00DC2119" w:rsidRPr="00E352EF" w:rsidRDefault="0097053A" w:rsidP="00F114F8">
      <w:pPr>
        <w:pStyle w:val="Stile3"/>
        <w:rPr>
          <w:lang w:val="en-GB"/>
        </w:rPr>
      </w:pPr>
      <w:bookmarkStart w:id="113" w:name="_Toc463805721"/>
      <w:bookmarkStart w:id="114" w:name="_Toc464487888"/>
      <w:r w:rsidRPr="00E352EF">
        <w:rPr>
          <w:lang w:val="en-GB"/>
        </w:rPr>
        <w:t>define mapping</w:t>
      </w:r>
      <w:bookmarkEnd w:id="113"/>
      <w:r w:rsidR="00534B1C" w:rsidRPr="00E352EF">
        <w:rPr>
          <w:lang w:val="en-GB"/>
        </w:rPr>
        <w:t xml:space="preserve"> rul</w:t>
      </w:r>
      <w:r w:rsidR="0047307A" w:rsidRPr="00E352EF">
        <w:rPr>
          <w:lang w:val="en-GB"/>
        </w:rPr>
        <w:t>e</w:t>
      </w:r>
      <w:r w:rsidR="00534B1C" w:rsidRPr="00E352EF">
        <w:rPr>
          <w:lang w:val="en-GB"/>
        </w:rPr>
        <w:t>set</w:t>
      </w:r>
      <w:bookmarkEnd w:id="114"/>
    </w:p>
    <w:p w14:paraId="50BD7AF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023A1C3" w14:textId="77777777" w:rsidR="00430BF1" w:rsidRPr="00E352EF" w:rsidRDefault="00F114F8" w:rsidP="00597269">
      <w:pPr>
        <w:rPr>
          <w:rFonts w:asciiTheme="majorHAnsi" w:eastAsia="Calibri" w:hAnsiTheme="majorHAnsi"/>
        </w:rPr>
      </w:pPr>
      <w:r w:rsidRPr="00E352EF">
        <w:rPr>
          <w:rFonts w:asciiTheme="majorHAnsi" w:eastAsia="Calibri" w:hAnsiTheme="majorHAnsi"/>
        </w:rPr>
        <w:t xml:space="preserve">The </w:t>
      </w:r>
      <w:r w:rsidRPr="00E352EF">
        <w:rPr>
          <w:rFonts w:asciiTheme="majorHAnsi" w:eastAsia="Calibri" w:hAnsiTheme="majorHAnsi"/>
          <w:b/>
        </w:rPr>
        <w:t xml:space="preserve">define mapping </w:t>
      </w:r>
      <w:r w:rsidRPr="00E352EF">
        <w:rPr>
          <w:rFonts w:asciiTheme="majorHAnsi" w:eastAsia="Calibri" w:hAnsiTheme="majorHAnsi"/>
        </w:rPr>
        <w:t>allows to transcode a set of values of an Identifier Component</w:t>
      </w:r>
    </w:p>
    <w:p w14:paraId="4201809E" w14:textId="77777777" w:rsidR="004023EB" w:rsidRPr="00E352EF" w:rsidRDefault="004023EB" w:rsidP="00E17BBE">
      <w:pPr>
        <w:jc w:val="both"/>
        <w:rPr>
          <w:rFonts w:ascii="Cambria" w:hAnsi="Cambria"/>
        </w:rPr>
      </w:pPr>
    </w:p>
    <w:p w14:paraId="4EB011E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3AAAE78" w14:textId="77777777" w:rsidR="005A2227" w:rsidRPr="00E352EF" w:rsidRDefault="0097053A" w:rsidP="00E17BBE">
      <w:pPr>
        <w:rPr>
          <w:rFonts w:ascii="Cambria" w:hAnsi="Cambria"/>
        </w:rPr>
      </w:pPr>
      <w:r w:rsidRPr="00E352EF">
        <w:rPr>
          <w:rFonts w:ascii="Cambria" w:eastAsia="Calibri" w:hAnsi="Cambria" w:cs="Calibri"/>
          <w:b/>
        </w:rPr>
        <w:t>define mapping</w:t>
      </w:r>
      <w:r w:rsidRPr="00E352EF">
        <w:rPr>
          <w:rFonts w:ascii="Cambria" w:eastAsia="Calibri" w:hAnsi="Cambria" w:cs="Calibri"/>
        </w:rPr>
        <w:t xml:space="preserve">  </w:t>
      </w:r>
      <w:r w:rsidRPr="00E352EF">
        <w:rPr>
          <w:rFonts w:ascii="Cambria" w:eastAsia="Calibri" w:hAnsi="Cambria" w:cs="Calibri"/>
          <w:i/>
        </w:rPr>
        <w:t>map_1</w:t>
      </w:r>
      <w:r w:rsidRPr="00E352EF">
        <w:rPr>
          <w:rFonts w:ascii="Cambria" w:eastAsia="Calibri" w:hAnsi="Cambria" w:cs="Calibri"/>
        </w:rPr>
        <w:t xml:space="preserve"> </w:t>
      </w:r>
      <w:r w:rsidRPr="00E352EF">
        <w:rPr>
          <w:rFonts w:ascii="Cambria" w:eastAsia="Calibri" w:hAnsi="Cambria" w:cs="Calibri"/>
          <w:b/>
        </w:rPr>
        <w:t>(</w:t>
      </w:r>
    </w:p>
    <w:p w14:paraId="55F4013E" w14:textId="77777777" w:rsidR="005A2227" w:rsidRPr="00E352EF" w:rsidRDefault="0097053A" w:rsidP="00597269">
      <w:pPr>
        <w:ind w:firstLine="562"/>
        <w:rPr>
          <w:rFonts w:asciiTheme="majorHAnsi" w:hAnsiTheme="majorHAnsi"/>
        </w:rPr>
      </w:pPr>
      <w:r w:rsidRPr="00E352EF">
        <w:rPr>
          <w:rFonts w:asciiTheme="majorHAnsi" w:eastAsia="Calibri" w:hAnsiTheme="majorHAnsi"/>
        </w:rPr>
        <w:t xml:space="preserve">{ </w:t>
      </w:r>
      <w:r w:rsidRPr="00E352EF">
        <w:rPr>
          <w:rFonts w:asciiTheme="majorHAnsi" w:eastAsia="Calibri" w:hAnsiTheme="majorHAnsi"/>
          <w:b/>
        </w:rPr>
        <w:t>condition (</w:t>
      </w:r>
      <w:r w:rsidRPr="00E352EF">
        <w:rPr>
          <w:rFonts w:asciiTheme="majorHAnsi" w:eastAsia="Calibri" w:hAnsiTheme="majorHAnsi"/>
        </w:rPr>
        <w:t xml:space="preserve"> IdentifierComponent&lt;?&gt;  </w:t>
      </w:r>
      <w:r w:rsidRPr="00E352EF">
        <w:rPr>
          <w:rFonts w:asciiTheme="majorHAnsi" w:eastAsia="Calibri" w:hAnsiTheme="majorHAnsi"/>
          <w:i/>
        </w:rPr>
        <w:t>idCond</w:t>
      </w:r>
      <w:r w:rsidRPr="00E352EF">
        <w:rPr>
          <w:rFonts w:asciiTheme="majorHAnsi" w:eastAsia="Calibri" w:hAnsiTheme="majorHAnsi"/>
        </w:rPr>
        <w:t xml:space="preserve">  {, IdentifierComponent&lt;?&gt;  </w:t>
      </w:r>
      <w:r w:rsidRPr="00E352EF">
        <w:rPr>
          <w:rFonts w:asciiTheme="majorHAnsi" w:eastAsia="Calibri" w:hAnsiTheme="majorHAnsi"/>
          <w:i/>
        </w:rPr>
        <w:t>idCond</w:t>
      </w:r>
      <w:r w:rsidRPr="00E352EF">
        <w:rPr>
          <w:rFonts w:asciiTheme="majorHAnsi" w:eastAsia="Calibri" w:hAnsiTheme="majorHAnsi"/>
        </w:rPr>
        <w:t xml:space="preserve"> } * </w:t>
      </w:r>
      <w:r w:rsidRPr="00E352EF">
        <w:rPr>
          <w:rFonts w:asciiTheme="majorHAnsi" w:eastAsia="Calibri" w:hAnsiTheme="majorHAnsi"/>
          <w:b/>
        </w:rPr>
        <w:t xml:space="preserve">) </w:t>
      </w:r>
      <w:r w:rsidRPr="00E352EF">
        <w:rPr>
          <w:rFonts w:asciiTheme="majorHAnsi" w:eastAsia="Calibri" w:hAnsiTheme="majorHAnsi"/>
        </w:rPr>
        <w:t xml:space="preserve"> }</w:t>
      </w:r>
    </w:p>
    <w:p w14:paraId="0CE0849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map_to ( </w:t>
      </w:r>
      <w:r w:rsidRPr="00E352EF">
        <w:rPr>
          <w:rFonts w:ascii="Cambria" w:eastAsia="Calibri" w:hAnsi="Cambria" w:cs="Calibri"/>
        </w:rPr>
        <w:t xml:space="preserve">IdentifierComponent&lt;?&gt;  </w:t>
      </w:r>
      <w:r w:rsidRPr="00E352EF">
        <w:rPr>
          <w:rFonts w:ascii="Cambria" w:eastAsia="Calibri" w:hAnsi="Cambria" w:cs="Calibri"/>
          <w:i/>
        </w:rPr>
        <w:t xml:space="preserve">idMapTo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p>
    <w:p w14:paraId="1C4B38E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map_from ( </w:t>
      </w:r>
      <w:r w:rsidRPr="00E352EF">
        <w:rPr>
          <w:rFonts w:ascii="Cambria" w:eastAsia="Calibri" w:hAnsi="Cambria" w:cs="Calibri"/>
        </w:rPr>
        <w:t xml:space="preserve">IdentifierComponent&lt;?&gt;  </w:t>
      </w:r>
      <w:r w:rsidRPr="00E352EF">
        <w:rPr>
          <w:rFonts w:ascii="Cambria" w:eastAsia="Calibri" w:hAnsi="Cambria" w:cs="Calibri"/>
          <w:i/>
        </w:rPr>
        <w:t>idMapFrom</w:t>
      </w:r>
      <w:r w:rsidRPr="00E352EF">
        <w:rPr>
          <w:rFonts w:ascii="Cambria" w:eastAsia="Calibri" w:hAnsi="Cambria" w:cs="Calibri"/>
        </w:rPr>
        <w:t xml:space="preserve"> </w:t>
      </w:r>
      <w:r w:rsidRPr="00E352EF">
        <w:rPr>
          <w:rFonts w:ascii="Cambria" w:eastAsia="Calibri" w:hAnsi="Cambria" w:cs="Calibri"/>
          <w:b/>
        </w:rPr>
        <w:t xml:space="preserve">) </w:t>
      </w:r>
    </w:p>
    <w:p w14:paraId="0CD29132" w14:textId="77777777" w:rsidR="005A2227" w:rsidRPr="00E352EF" w:rsidRDefault="0097053A" w:rsidP="00E17BBE">
      <w:pPr>
        <w:rPr>
          <w:rFonts w:ascii="Cambria" w:hAnsi="Cambria"/>
        </w:rPr>
      </w:pP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is</w:t>
      </w:r>
    </w:p>
    <w:p w14:paraId="0518E324" w14:textId="77777777" w:rsidR="005A2227" w:rsidRPr="00E352EF" w:rsidRDefault="0097053A" w:rsidP="00E17BBE">
      <w:pPr>
        <w:ind w:firstLine="576"/>
        <w:rPr>
          <w:rFonts w:ascii="Cambria" w:hAnsi="Cambria"/>
        </w:rPr>
      </w:pPr>
      <w:r w:rsidRPr="00E352EF">
        <w:rPr>
          <w:rFonts w:ascii="Cambria" w:eastAsia="Calibri" w:hAnsi="Cambria" w:cs="Calibri"/>
        </w:rPr>
        <w:t>{ MappingRule ; } +</w:t>
      </w:r>
    </w:p>
    <w:p w14:paraId="26CE837E" w14:textId="77777777" w:rsidR="005A2227" w:rsidRPr="00E352EF" w:rsidRDefault="005A2227" w:rsidP="00E17BBE">
      <w:pPr>
        <w:rPr>
          <w:rFonts w:ascii="Cambria" w:hAnsi="Cambria"/>
        </w:rPr>
      </w:pPr>
    </w:p>
    <w:p w14:paraId="5B974114" w14:textId="77777777" w:rsidR="005A2227" w:rsidRPr="00E352EF" w:rsidRDefault="0097053A" w:rsidP="00597269">
      <w:pPr>
        <w:rPr>
          <w:rFonts w:ascii="Cambria" w:hAnsi="Cambria"/>
        </w:rPr>
      </w:pPr>
      <w:r w:rsidRPr="00E352EF">
        <w:rPr>
          <w:rFonts w:ascii="Cambria" w:eastAsia="Calibri" w:hAnsi="Cambria"/>
        </w:rPr>
        <w:t>MappingRule:=  {</w:t>
      </w:r>
      <w:r w:rsidRPr="00E352EF">
        <w:rPr>
          <w:rFonts w:ascii="Cambria" w:eastAsia="Calibri" w:hAnsi="Cambria"/>
          <w:b/>
        </w:rPr>
        <w:t xml:space="preserve"> when </w:t>
      </w:r>
      <w:r w:rsidRPr="00E352EF">
        <w:rPr>
          <w:rFonts w:ascii="Cambria" w:eastAsia="Calibri" w:hAnsi="Cambria"/>
        </w:rPr>
        <w:t xml:space="preserve">Component&lt;Boolean&gt; </w:t>
      </w:r>
      <w:r w:rsidRPr="00E352EF">
        <w:rPr>
          <w:rFonts w:ascii="Cambria" w:eastAsia="Calibri" w:hAnsi="Cambria"/>
          <w:i/>
        </w:rPr>
        <w:t>whenCondition</w:t>
      </w:r>
      <w:r w:rsidRPr="00E352EF">
        <w:rPr>
          <w:rFonts w:ascii="Cambria" w:eastAsia="Calibri" w:hAnsi="Cambria"/>
        </w:rPr>
        <w:t xml:space="preserve">  </w:t>
      </w:r>
      <w:r w:rsidRPr="00E352EF">
        <w:rPr>
          <w:rFonts w:ascii="Cambria" w:eastAsia="Calibri" w:hAnsi="Cambria"/>
          <w:b/>
        </w:rPr>
        <w:t>then</w:t>
      </w:r>
      <w:r w:rsidRPr="00E352EF">
        <w:rPr>
          <w:rFonts w:ascii="Cambria" w:eastAsia="Calibri" w:hAnsi="Cambria"/>
        </w:rPr>
        <w:t xml:space="preserve"> }</w:t>
      </w:r>
    </w:p>
    <w:p w14:paraId="54A880F8" w14:textId="77777777" w:rsidR="005A2227" w:rsidRPr="00E352EF" w:rsidRDefault="0097053A" w:rsidP="00E17BBE">
      <w:pPr>
        <w:ind w:left="2549"/>
        <w:rPr>
          <w:rFonts w:ascii="Cambria" w:hAnsi="Cambria"/>
        </w:rPr>
      </w:pPr>
      <w:r w:rsidRPr="00E352EF">
        <w:rPr>
          <w:rFonts w:ascii="Cambria" w:eastAsia="Calibri" w:hAnsi="Cambria" w:cs="Calibri"/>
        </w:rPr>
        <w:t xml:space="preserve">IdentifierValue  </w:t>
      </w:r>
      <w:r w:rsidRPr="00E352EF">
        <w:rPr>
          <w:rFonts w:ascii="Cambria" w:eastAsia="Calibri" w:hAnsi="Cambria" w:cs="Calibri"/>
          <w:i/>
        </w:rPr>
        <w:t>valueTo</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IdentifierValue </w:t>
      </w:r>
      <w:r w:rsidRPr="00E352EF">
        <w:rPr>
          <w:rFonts w:ascii="Cambria" w:eastAsia="Calibri" w:hAnsi="Cambria" w:cs="Calibri"/>
          <w:i/>
        </w:rPr>
        <w:t>valueFrom</w:t>
      </w:r>
    </w:p>
    <w:p w14:paraId="5F6888BA" w14:textId="57FD44E3" w:rsidR="005A2227" w:rsidRPr="00E352EF" w:rsidRDefault="0097053A" w:rsidP="00E17BBE">
      <w:pPr>
        <w:rPr>
          <w:rFonts w:ascii="Cambria" w:eastAsia="Calibri" w:hAnsi="Cambria" w:cs="Calibri"/>
          <w:b/>
        </w:rPr>
      </w:pPr>
      <w:r w:rsidRPr="00E352EF">
        <w:rPr>
          <w:rFonts w:ascii="Cambria" w:eastAsia="Calibri" w:hAnsi="Cambria" w:cs="Calibri"/>
          <w:b/>
        </w:rPr>
        <w:t>end mapping</w:t>
      </w:r>
      <w:r w:rsidR="00534B1C" w:rsidRPr="00E352EF">
        <w:rPr>
          <w:rFonts w:ascii="Cambria" w:eastAsia="Calibri" w:hAnsi="Cambria" w:cs="Calibri"/>
          <w:b/>
        </w:rPr>
        <w:t xml:space="preserve"> rul</w:t>
      </w:r>
      <w:r w:rsidR="0047307A" w:rsidRPr="00E352EF">
        <w:rPr>
          <w:rFonts w:ascii="Cambria" w:eastAsia="Calibri" w:hAnsi="Cambria" w:cs="Calibri"/>
          <w:b/>
        </w:rPr>
        <w:t>e</w:t>
      </w:r>
      <w:r w:rsidR="00534B1C" w:rsidRPr="00E352EF">
        <w:rPr>
          <w:rFonts w:ascii="Cambria" w:eastAsia="Calibri" w:hAnsi="Cambria" w:cs="Calibri"/>
          <w:b/>
        </w:rPr>
        <w:t>set</w:t>
      </w:r>
    </w:p>
    <w:p w14:paraId="48523138" w14:textId="77777777" w:rsidR="004023EB" w:rsidRPr="00E352EF" w:rsidRDefault="004023EB" w:rsidP="00E17BBE">
      <w:pPr>
        <w:rPr>
          <w:rFonts w:ascii="Cambria" w:hAnsi="Cambria"/>
        </w:rPr>
      </w:pPr>
    </w:p>
    <w:p w14:paraId="14370F8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1F5B943F" w14:textId="77777777" w:rsidR="00F114F8" w:rsidRPr="00E352EF" w:rsidRDefault="00F114F8" w:rsidP="00DC675D">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hAnsi="Cambria"/>
        </w:rPr>
        <w:t>: identifier</w:t>
      </w:r>
    </w:p>
    <w:p w14:paraId="17530570" w14:textId="77777777" w:rsidR="00F114F8" w:rsidRPr="00E352EF" w:rsidRDefault="00F114F8" w:rsidP="00F114F8">
      <w:pPr>
        <w:rPr>
          <w:rFonts w:ascii="Cambria" w:eastAsia="Calibri" w:hAnsi="Cambria" w:cs="Calibri"/>
        </w:rPr>
      </w:pPr>
      <w:r w:rsidRPr="00E352EF">
        <w:rPr>
          <w:rFonts w:ascii="Cambria" w:eastAsia="Calibri" w:hAnsi="Cambria" w:cs="Calibri"/>
          <w:i/>
        </w:rPr>
        <w:t>idMapTo</w:t>
      </w:r>
      <w:r w:rsidRPr="00E352EF">
        <w:rPr>
          <w:rFonts w:ascii="Cambria" w:eastAsia="Calibri" w:hAnsi="Cambria" w:cs="Calibri"/>
        </w:rPr>
        <w:t xml:space="preserve"> : component-ref</w:t>
      </w:r>
    </w:p>
    <w:p w14:paraId="67045747" w14:textId="77777777" w:rsidR="00F114F8" w:rsidRPr="00E352EF" w:rsidRDefault="00F114F8" w:rsidP="00F114F8">
      <w:pPr>
        <w:rPr>
          <w:rFonts w:ascii="Cambria" w:eastAsia="Calibri" w:hAnsi="Cambria" w:cs="Calibri"/>
        </w:rPr>
      </w:pPr>
      <w:r w:rsidRPr="00E352EF">
        <w:rPr>
          <w:rFonts w:ascii="Cambria" w:eastAsia="Calibri" w:hAnsi="Cambria" w:cs="Calibri"/>
          <w:i/>
        </w:rPr>
        <w:t>idMapFrom</w:t>
      </w:r>
      <w:r w:rsidR="00DC675D" w:rsidRPr="00E352EF">
        <w:rPr>
          <w:rFonts w:ascii="Cambria" w:eastAsia="Calibri" w:hAnsi="Cambria" w:cs="Calibri"/>
        </w:rPr>
        <w:t xml:space="preserve"> </w:t>
      </w:r>
      <w:r w:rsidRPr="00E352EF">
        <w:rPr>
          <w:rFonts w:ascii="Cambria" w:eastAsia="Calibri" w:hAnsi="Cambria" w:cs="Calibri"/>
        </w:rPr>
        <w:t>: component-ref</w:t>
      </w:r>
    </w:p>
    <w:p w14:paraId="2C952479" w14:textId="77777777" w:rsidR="00F114F8" w:rsidRPr="00E352EF" w:rsidRDefault="00F114F8" w:rsidP="00F114F8">
      <w:pPr>
        <w:rPr>
          <w:rFonts w:ascii="Cambria" w:eastAsia="Calibri" w:hAnsi="Cambria" w:cs="Calibri"/>
        </w:rPr>
      </w:pPr>
      <w:r w:rsidRPr="00E352EF">
        <w:rPr>
          <w:rFonts w:ascii="Cambria" w:eastAsia="Calibri" w:hAnsi="Cambria" w:cs="Calibri"/>
          <w:i/>
        </w:rPr>
        <w:t>whenCondition</w:t>
      </w:r>
      <w:r w:rsidRPr="00E352EF">
        <w:rPr>
          <w:rFonts w:ascii="Cambria" w:eastAsia="Calibri" w:hAnsi="Cambria" w:cs="Calibri"/>
        </w:rPr>
        <w:t xml:space="preserve"> : boolean</w:t>
      </w:r>
    </w:p>
    <w:p w14:paraId="70A4FC16" w14:textId="77777777" w:rsidR="00F114F8" w:rsidRPr="00E352EF" w:rsidRDefault="00F114F8" w:rsidP="00F114F8">
      <w:pPr>
        <w:rPr>
          <w:rFonts w:ascii="Cambria" w:eastAsia="Calibri" w:hAnsi="Cambria" w:cs="Calibri"/>
        </w:rPr>
      </w:pPr>
      <w:r w:rsidRPr="00E352EF">
        <w:rPr>
          <w:rFonts w:ascii="Cambria" w:eastAsia="Calibri" w:hAnsi="Cambria" w:cs="Calibri"/>
          <w:i/>
        </w:rPr>
        <w:t>valueTo</w:t>
      </w:r>
      <w:r w:rsidR="00DC675D" w:rsidRPr="00E352EF">
        <w:rPr>
          <w:rFonts w:ascii="Cambria" w:eastAsia="Calibri" w:hAnsi="Cambria" w:cs="Calibri"/>
        </w:rPr>
        <w:t xml:space="preserve"> </w:t>
      </w:r>
      <w:r w:rsidRPr="00E352EF">
        <w:rPr>
          <w:rFonts w:ascii="Cambria" w:eastAsia="Calibri" w:hAnsi="Cambria" w:cs="Calibri"/>
        </w:rPr>
        <w:t>: string</w:t>
      </w:r>
    </w:p>
    <w:p w14:paraId="0467D8CC" w14:textId="77777777" w:rsidR="00F114F8" w:rsidRPr="00E352EF" w:rsidRDefault="00F114F8" w:rsidP="00F114F8">
      <w:pPr>
        <w:rPr>
          <w:rFonts w:ascii="Cambria" w:eastAsia="Calibri" w:hAnsi="Cambria" w:cs="Calibri"/>
        </w:rPr>
      </w:pPr>
      <w:r w:rsidRPr="00E352EF">
        <w:rPr>
          <w:rFonts w:ascii="Cambria" w:eastAsia="Calibri" w:hAnsi="Cambria" w:cs="Calibri"/>
          <w:i/>
        </w:rPr>
        <w:t>valueFrom</w:t>
      </w:r>
      <w:r w:rsidRPr="00E352EF">
        <w:rPr>
          <w:rFonts w:ascii="Cambria" w:eastAsia="Calibri" w:hAnsi="Cambria" w:cs="Calibri"/>
        </w:rPr>
        <w:t xml:space="preserve"> : string</w:t>
      </w:r>
    </w:p>
    <w:p w14:paraId="1EF4C6E1" w14:textId="77777777" w:rsidR="00F114F8" w:rsidRPr="00E352EF" w:rsidRDefault="00F114F8" w:rsidP="00F114F8">
      <w:pPr>
        <w:jc w:val="both"/>
      </w:pPr>
    </w:p>
    <w:p w14:paraId="2F7E6521"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idCond</w:t>
      </w:r>
      <w:r w:rsidRPr="00E352EF">
        <w:rPr>
          <w:rFonts w:ascii="Cambria" w:eastAsia="Calibri" w:hAnsi="Cambria" w:cs="Calibri"/>
        </w:rPr>
        <w:t xml:space="preserve"> is the identifier used in the condition part. More than one identifier can be used.</w:t>
      </w:r>
    </w:p>
    <w:p w14:paraId="1EFA7018"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idMapTo</w:t>
      </w:r>
      <w:r w:rsidRPr="00E352EF">
        <w:rPr>
          <w:rFonts w:ascii="Cambria" w:eastAsia="Calibri" w:hAnsi="Cambria" w:cs="Calibri"/>
        </w:rPr>
        <w:t xml:space="preserve"> is the identifier whose values are resulting from the conversion of values of </w:t>
      </w:r>
      <w:r w:rsidRPr="00E352EF">
        <w:rPr>
          <w:rFonts w:ascii="Cambria" w:eastAsia="Calibri" w:hAnsi="Cambria" w:cs="Calibri"/>
          <w:i/>
        </w:rPr>
        <w:t>idMapFrom</w:t>
      </w:r>
    </w:p>
    <w:p w14:paraId="08AAF8AD"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idMapFrom</w:t>
      </w:r>
      <w:r w:rsidRPr="00E352EF">
        <w:rPr>
          <w:rFonts w:ascii="Cambria" w:eastAsia="Calibri" w:hAnsi="Cambria" w:cs="Calibri"/>
        </w:rPr>
        <w:t xml:space="preserve"> is the identifier whose values are converted to values of </w:t>
      </w:r>
      <w:r w:rsidRPr="00E352EF">
        <w:rPr>
          <w:rFonts w:ascii="Cambria" w:eastAsia="Calibri" w:hAnsi="Cambria" w:cs="Calibri"/>
          <w:i/>
        </w:rPr>
        <w:t>idMapTo</w:t>
      </w:r>
    </w:p>
    <w:p w14:paraId="2212C1EB"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whenCondition</w:t>
      </w:r>
      <w:r w:rsidRPr="00E352EF">
        <w:rPr>
          <w:rFonts w:ascii="Cambria" w:eastAsia="Calibri" w:hAnsi="Cambria" w:cs="Calibri"/>
        </w:rPr>
        <w:t xml:space="preserve"> is a boolean expression. When </w:t>
      </w:r>
      <w:r w:rsidRPr="00E352EF">
        <w:rPr>
          <w:rFonts w:ascii="Cambria" w:eastAsia="Calibri" w:hAnsi="Cambria" w:cs="Calibri"/>
          <w:i/>
        </w:rPr>
        <w:t>whenCondition</w:t>
      </w:r>
      <w:r w:rsidRPr="00E352EF">
        <w:rPr>
          <w:rFonts w:ascii="Cambria" w:eastAsia="Calibri" w:hAnsi="Cambria" w:cs="Calibri"/>
        </w:rPr>
        <w:t xml:space="preserve"> is evaluated to true then the corresponding mapping rule is executed. If </w:t>
      </w:r>
      <w:r w:rsidRPr="00E352EF">
        <w:rPr>
          <w:rFonts w:ascii="Cambria" w:eastAsia="Calibri" w:hAnsi="Cambria" w:cs="Calibri"/>
          <w:i/>
        </w:rPr>
        <w:t>whenCondition</w:t>
      </w:r>
      <w:r w:rsidRPr="00E352EF">
        <w:rPr>
          <w:rFonts w:ascii="Cambria" w:eastAsia="Calibri" w:hAnsi="Cambria" w:cs="Calibri"/>
        </w:rPr>
        <w:t xml:space="preserve"> is omitted in a rule then it is implicitly assumed to be true.</w:t>
      </w:r>
    </w:p>
    <w:p w14:paraId="44A60945"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p>
    <w:p w14:paraId="30BE7F0C"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p>
    <w:p w14:paraId="171CC72E" w14:textId="77777777" w:rsidR="004023EB" w:rsidRPr="00E352EF" w:rsidRDefault="004023EB" w:rsidP="00E17BBE">
      <w:pPr>
        <w:jc w:val="both"/>
        <w:rPr>
          <w:rFonts w:ascii="Cambria" w:eastAsia="Calibri" w:hAnsi="Cambria" w:cs="Calibri"/>
          <w:i/>
          <w:color w:val="5B9BD5"/>
        </w:rPr>
      </w:pPr>
    </w:p>
    <w:p w14:paraId="4611DE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69901DF" w14:textId="77777777" w:rsidR="005A2227" w:rsidRPr="00E352EF" w:rsidRDefault="0097053A" w:rsidP="00E17BBE">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eastAsia="Calibri" w:hAnsi="Cambria" w:cs="Calibri"/>
          <w:i/>
        </w:rPr>
        <w:t>idMapFrom</w:t>
      </w:r>
      <w:r w:rsidRPr="00E352EF">
        <w:rPr>
          <w:rFonts w:ascii="Cambria" w:eastAsia="Calibri" w:hAnsi="Cambria" w:cs="Calibri"/>
        </w:rPr>
        <w:t xml:space="preserve"> and </w:t>
      </w:r>
      <w:r w:rsidRPr="00E352EF">
        <w:rPr>
          <w:rFonts w:ascii="Cambria" w:eastAsia="Calibri" w:hAnsi="Cambria" w:cs="Calibri"/>
          <w:i/>
        </w:rPr>
        <w:t>idMapTo</w:t>
      </w:r>
      <w:r w:rsidRPr="00E352EF">
        <w:rPr>
          <w:rFonts w:ascii="Cambria" w:eastAsia="Calibri" w:hAnsi="Cambria" w:cs="Calibri"/>
        </w:rPr>
        <w:t xml:space="preserve"> are the names of existing </w:t>
      </w:r>
      <w:r w:rsidR="00A82077" w:rsidRPr="00E352EF">
        <w:rPr>
          <w:rFonts w:ascii="Cambria" w:eastAsia="Calibri" w:hAnsi="Cambria" w:cs="Calibri"/>
        </w:rPr>
        <w:t>Identifier Component</w:t>
      </w:r>
      <w:r w:rsidRPr="00E352EF">
        <w:rPr>
          <w:rFonts w:ascii="Cambria" w:eastAsia="Calibri" w:hAnsi="Cambria" w:cs="Calibri"/>
        </w:rPr>
        <w:t xml:space="preserve">s). </w:t>
      </w: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r w:rsidRPr="00E352EF">
        <w:rPr>
          <w:rFonts w:ascii="Cambria" w:eastAsia="Calibri" w:hAnsi="Cambria" w:cs="Calibri"/>
        </w:rPr>
        <w:t xml:space="preserve"> and </w:t>
      </w: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r w:rsidRPr="00E352EF">
        <w:rPr>
          <w:rFonts w:ascii="Cambria" w:eastAsia="Calibri" w:hAnsi="Cambria" w:cs="Calibri"/>
        </w:rPr>
        <w:t>.</w:t>
      </w:r>
    </w:p>
    <w:p w14:paraId="26E98C20" w14:textId="77777777" w:rsidR="004023EB" w:rsidRPr="00E352EF" w:rsidRDefault="004023EB" w:rsidP="00E17BBE">
      <w:pPr>
        <w:jc w:val="both"/>
        <w:rPr>
          <w:rFonts w:ascii="Cambria" w:eastAsia="Calibri" w:hAnsi="Cambria" w:cs="Calibri"/>
          <w:i/>
          <w:color w:val="5B9BD5"/>
        </w:rPr>
      </w:pPr>
    </w:p>
    <w:p w14:paraId="68B15F5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7A49EBE" w14:textId="77777777" w:rsidR="005A2227" w:rsidRPr="00E352EF" w:rsidRDefault="00824EE1" w:rsidP="00E17BBE">
      <w:pPr>
        <w:rPr>
          <w:rFonts w:ascii="Cambria" w:hAnsi="Cambria"/>
        </w:rPr>
      </w:pPr>
      <w:r w:rsidRPr="00E352EF">
        <w:rPr>
          <w:rFonts w:ascii="Cambria" w:eastAsia="Calibri" w:hAnsi="Cambria" w:cs="Calibri"/>
        </w:rPr>
        <w:t>It c</w:t>
      </w:r>
      <w:r w:rsidR="0097053A" w:rsidRPr="00E352EF">
        <w:rPr>
          <w:rFonts w:ascii="Cambria" w:eastAsia="Calibri" w:hAnsi="Cambria" w:cs="Calibri"/>
        </w:rPr>
        <w:t xml:space="preserve">reates a mapping that can be applied to transcode a set of </w:t>
      </w:r>
      <w:r w:rsidR="00F114F8" w:rsidRPr="00E352EF">
        <w:rPr>
          <w:rFonts w:ascii="Cambria" w:eastAsia="Calibri" w:hAnsi="Cambria" w:cs="Calibri"/>
        </w:rPr>
        <w:t>values</w:t>
      </w:r>
      <w:r w:rsidR="0097053A" w:rsidRPr="00E352EF">
        <w:rPr>
          <w:rFonts w:ascii="Cambria" w:eastAsia="Calibri" w:hAnsi="Cambria" w:cs="Calibri"/>
        </w:rPr>
        <w:t xml:space="preserve"> using the </w:t>
      </w:r>
      <w:r w:rsidRPr="00E352EF">
        <w:rPr>
          <w:rFonts w:ascii="Cambria" w:eastAsia="Calibri" w:hAnsi="Cambria" w:cs="Calibri"/>
          <w:b/>
        </w:rPr>
        <w:t>transcode</w:t>
      </w:r>
      <w:r w:rsidRPr="00E352EF">
        <w:rPr>
          <w:rFonts w:ascii="Cambria" w:eastAsia="Calibri" w:hAnsi="Cambria" w:cs="Calibri"/>
        </w:rPr>
        <w:t xml:space="preserve"> </w:t>
      </w:r>
      <w:r w:rsidR="0097053A" w:rsidRPr="00E352EF">
        <w:rPr>
          <w:rFonts w:ascii="Cambria" w:eastAsia="Calibri" w:hAnsi="Cambria" w:cs="Calibri"/>
        </w:rPr>
        <w:t>statement. A mapping is a set of rules for transcoding values belonging to the code lists of two identifier components.</w:t>
      </w:r>
    </w:p>
    <w:p w14:paraId="016ADA0F" w14:textId="77777777" w:rsidR="004023EB" w:rsidRPr="00E352EF" w:rsidRDefault="004023EB" w:rsidP="00E17BBE">
      <w:pPr>
        <w:rPr>
          <w:rFonts w:ascii="Cambria" w:eastAsia="Calibri" w:hAnsi="Cambria" w:cs="Calibri"/>
          <w:i/>
          <w:color w:val="5B9BD5"/>
        </w:rPr>
      </w:pPr>
    </w:p>
    <w:p w14:paraId="7B3C2ED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EDCD8B3" w14:textId="77777777" w:rsidR="005A2227" w:rsidRPr="00E352EF" w:rsidRDefault="0097053A" w:rsidP="00E17BBE">
      <w:pPr>
        <w:rPr>
          <w:rFonts w:ascii="Cambria" w:hAnsi="Cambria"/>
        </w:rPr>
      </w:pPr>
      <w:r w:rsidRPr="00E352EF">
        <w:rPr>
          <w:rFonts w:ascii="Cambria" w:eastAsia="Calibri" w:hAnsi="Cambria" w:cs="Calibri"/>
        </w:rPr>
        <w:t>None.</w:t>
      </w:r>
    </w:p>
    <w:p w14:paraId="09722911" w14:textId="77777777" w:rsidR="004023EB" w:rsidRPr="00E352EF" w:rsidRDefault="004023EB" w:rsidP="00E17BBE">
      <w:pPr>
        <w:rPr>
          <w:rFonts w:ascii="Cambria" w:eastAsia="Calibri" w:hAnsi="Cambria" w:cs="Calibri"/>
          <w:i/>
          <w:color w:val="5B9BD5"/>
        </w:rPr>
      </w:pPr>
    </w:p>
    <w:p w14:paraId="7B9E2313"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p>
    <w:p w14:paraId="7CB48F0D" w14:textId="77777777" w:rsidR="005A2227" w:rsidRPr="00E352EF" w:rsidRDefault="0097053A" w:rsidP="00E17BBE">
      <w:pPr>
        <w:rPr>
          <w:rFonts w:ascii="Cambria" w:hAnsi="Cambria"/>
        </w:rPr>
      </w:pPr>
      <w:r w:rsidRPr="00E352EF">
        <w:rPr>
          <w:rFonts w:ascii="Cambria" w:eastAsia="Calibri" w:hAnsi="Cambria" w:cs="Calibri"/>
        </w:rPr>
        <w:t xml:space="preserve">See the examples under the </w:t>
      </w:r>
      <w:r w:rsidR="00F30CA2" w:rsidRPr="00E352EF">
        <w:rPr>
          <w:rFonts w:ascii="Cambria" w:eastAsia="Calibri" w:hAnsi="Cambria" w:cs="Calibri"/>
          <w:b/>
        </w:rPr>
        <w:t>transcode</w:t>
      </w:r>
      <w:r w:rsidRPr="00E352EF">
        <w:rPr>
          <w:rFonts w:ascii="Cambria" w:eastAsia="Calibri" w:hAnsi="Cambria" w:cs="Calibri"/>
        </w:rPr>
        <w:t xml:space="preserve"> operator.</w:t>
      </w:r>
    </w:p>
    <w:p w14:paraId="35E0EF5E" w14:textId="77777777" w:rsidR="005A2227" w:rsidRPr="00E352EF" w:rsidRDefault="005A2227" w:rsidP="00E17BBE">
      <w:pPr>
        <w:rPr>
          <w:rFonts w:ascii="Cambria" w:hAnsi="Cambria"/>
        </w:rPr>
      </w:pPr>
    </w:p>
    <w:p w14:paraId="114BB68D" w14:textId="77777777" w:rsidR="005A2227" w:rsidRPr="00E352EF" w:rsidRDefault="0097053A" w:rsidP="00B3632D">
      <w:pPr>
        <w:pStyle w:val="Stile1"/>
        <w:rPr>
          <w:lang w:val="en-GB"/>
        </w:rPr>
      </w:pPr>
      <w:bookmarkStart w:id="115" w:name="_Toc462659610"/>
      <w:bookmarkStart w:id="116" w:name="_Toc463805722"/>
      <w:bookmarkStart w:id="117" w:name="_Toc464487889"/>
      <w:bookmarkEnd w:id="53"/>
      <w:bookmarkEnd w:id="54"/>
      <w:bookmarkEnd w:id="55"/>
      <w:bookmarkEnd w:id="59"/>
      <w:bookmarkEnd w:id="60"/>
      <w:r w:rsidRPr="00E352EF">
        <w:rPr>
          <w:lang w:val="en-GB"/>
        </w:rPr>
        <w:lastRenderedPageBreak/>
        <w:t>VTL</w:t>
      </w:r>
      <w:r w:rsidR="00EB2324" w:rsidRPr="00E352EF">
        <w:rPr>
          <w:lang w:val="en-GB"/>
        </w:rPr>
        <w:t>-</w:t>
      </w:r>
      <w:r w:rsidRPr="00E352EF">
        <w:rPr>
          <w:lang w:val="en-GB"/>
        </w:rPr>
        <w:t>ML  -  General purpose operators</w:t>
      </w:r>
      <w:bookmarkEnd w:id="115"/>
      <w:r w:rsidRPr="00E352EF">
        <w:rPr>
          <w:lang w:val="en-GB"/>
        </w:rPr>
        <w:t xml:space="preserve"> and functions</w:t>
      </w:r>
      <w:bookmarkEnd w:id="116"/>
      <w:bookmarkEnd w:id="117"/>
    </w:p>
    <w:p w14:paraId="20A70B0D" w14:textId="77777777" w:rsidR="005A2227" w:rsidRPr="00E352EF" w:rsidRDefault="005A2227"/>
    <w:p w14:paraId="435FC4AB" w14:textId="77777777" w:rsidR="005A2227" w:rsidRPr="00E352EF" w:rsidRDefault="0097053A" w:rsidP="00597269">
      <w:pPr>
        <w:pStyle w:val="Stile3"/>
        <w:rPr>
          <w:lang w:val="en-GB"/>
        </w:rPr>
      </w:pPr>
      <w:bookmarkStart w:id="118" w:name="_Toc462659611"/>
      <w:bookmarkStart w:id="119" w:name="_Toc463805723"/>
      <w:bookmarkStart w:id="120" w:name="_Toc464487890"/>
      <w:r w:rsidRPr="00E352EF">
        <w:rPr>
          <w:lang w:val="en-GB"/>
        </w:rPr>
        <w:t>Parentheses</w:t>
      </w:r>
      <w:r w:rsidR="00430BF1" w:rsidRPr="00E352EF">
        <w:rPr>
          <w:lang w:val="en-GB"/>
        </w:rPr>
        <w:t xml:space="preserve"> </w:t>
      </w:r>
      <w:r w:rsidRPr="00E352EF">
        <w:rPr>
          <w:lang w:val="en-GB"/>
        </w:rPr>
        <w:t>( )</w:t>
      </w:r>
      <w:bookmarkEnd w:id="0"/>
      <w:bookmarkEnd w:id="1"/>
      <w:bookmarkEnd w:id="2"/>
      <w:bookmarkEnd w:id="118"/>
      <w:bookmarkEnd w:id="119"/>
      <w:bookmarkEnd w:id="120"/>
    </w:p>
    <w:p w14:paraId="4C08B0E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476A300" w14:textId="77777777" w:rsidR="005A2227" w:rsidRPr="00E352EF" w:rsidRDefault="0097053A">
      <w:pPr>
        <w:rPr>
          <w:rFonts w:ascii="Cambria" w:eastAsia="Calibri" w:hAnsi="Cambria" w:cs="Calibri"/>
        </w:rPr>
      </w:pPr>
      <w:r w:rsidRPr="00E352EF">
        <w:rPr>
          <w:rFonts w:ascii="Cambria" w:eastAsia="Calibri" w:hAnsi="Cambria" w:cs="Calibri"/>
        </w:rPr>
        <w:t xml:space="preserve">The parenthesis allows </w:t>
      </w:r>
      <w:r w:rsidR="00430BF1" w:rsidRPr="00E352EF">
        <w:rPr>
          <w:rFonts w:ascii="Cambria" w:eastAsia="Calibri" w:hAnsi="Cambria" w:cs="Calibri"/>
        </w:rPr>
        <w:t xml:space="preserve">to modify </w:t>
      </w:r>
      <w:r w:rsidRPr="00E352EF">
        <w:rPr>
          <w:rFonts w:ascii="Cambria" w:eastAsia="Calibri" w:hAnsi="Cambria" w:cs="Calibri"/>
        </w:rPr>
        <w:t>the default order of evaluation of the operators.</w:t>
      </w:r>
    </w:p>
    <w:p w14:paraId="5657E2C2" w14:textId="77777777" w:rsidR="004023EB" w:rsidRPr="00E352EF" w:rsidRDefault="004023EB">
      <w:pPr>
        <w:rPr>
          <w:rFonts w:ascii="Cambria" w:hAnsi="Cambria"/>
        </w:rPr>
      </w:pPr>
    </w:p>
    <w:p w14:paraId="04A3095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7DA91DEC" w14:textId="77777777" w:rsidR="005A2227" w:rsidRPr="00E352EF" w:rsidRDefault="0097053A" w:rsidP="00667F59">
      <w:pPr>
        <w:rPr>
          <w:rFonts w:ascii="Cambria" w:eastAsia="Calibri" w:hAnsi="Cambria" w:cs="Calibri"/>
        </w:rPr>
      </w:pPr>
      <w:r w:rsidRPr="00E352EF">
        <w:rPr>
          <w:rFonts w:ascii="Cambria" w:eastAsia="Calibri" w:hAnsi="Cambria" w:cs="Calibri"/>
        </w:rPr>
        <w:t xml:space="preserve">( </w:t>
      </w:r>
      <w:r w:rsidRPr="00E352EF">
        <w:rPr>
          <w:rFonts w:ascii="Cambria" w:eastAsia="Calibri" w:hAnsi="Cambria" w:cs="Calibri"/>
          <w:i/>
        </w:rPr>
        <w:t>expression</w:t>
      </w:r>
      <w:r w:rsidRPr="00E352EF">
        <w:rPr>
          <w:rFonts w:ascii="Cambria" w:eastAsia="Calibri" w:hAnsi="Cambria" w:cs="Calibri"/>
        </w:rPr>
        <w:t xml:space="preserve"> )</w:t>
      </w:r>
    </w:p>
    <w:p w14:paraId="5BEDDB19" w14:textId="77777777" w:rsidR="004023EB" w:rsidRPr="00E352EF" w:rsidRDefault="004023EB">
      <w:pPr>
        <w:ind w:left="720"/>
        <w:rPr>
          <w:rFonts w:ascii="Cambria" w:hAnsi="Cambria"/>
        </w:rPr>
      </w:pPr>
    </w:p>
    <w:p w14:paraId="4EFB2B5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4BB9476" w14:textId="77777777" w:rsidR="005A2227" w:rsidRPr="00E352EF" w:rsidRDefault="0097053A" w:rsidP="00667F59">
      <w:pPr>
        <w:rPr>
          <w:rFonts w:ascii="Cambria" w:eastAsia="Calibri" w:hAnsi="Cambria" w:cs="Calibri"/>
        </w:rPr>
      </w:pPr>
      <w:r w:rsidRPr="00E352EF">
        <w:rPr>
          <w:rFonts w:ascii="Cambria" w:eastAsia="Calibri" w:hAnsi="Cambria" w:cs="Calibri"/>
        </w:rPr>
        <w:t>None.</w:t>
      </w:r>
    </w:p>
    <w:p w14:paraId="7B3B2823" w14:textId="77777777" w:rsidR="004023EB" w:rsidRPr="00E352EF" w:rsidRDefault="004023EB" w:rsidP="00667F59">
      <w:pPr>
        <w:rPr>
          <w:rFonts w:ascii="Cambria" w:hAnsi="Cambria"/>
        </w:rPr>
      </w:pPr>
    </w:p>
    <w:p w14:paraId="277FCC8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6CD68D7E" w14:textId="77777777" w:rsidR="005A2227" w:rsidRPr="00E352EF" w:rsidRDefault="005A2227">
      <w:pPr>
        <w:rPr>
          <w:rFonts w:ascii="Cambria" w:eastAsia="Calibri" w:hAnsi="Cambria" w:cs="Calibri"/>
          <w:i/>
          <w:color w:val="5B9BD5"/>
        </w:rPr>
      </w:pPr>
    </w:p>
    <w:p w14:paraId="7DFEFFEC" w14:textId="77777777" w:rsidR="005A2227" w:rsidRPr="00E352EF" w:rsidRDefault="005A2227">
      <w:pPr>
        <w:rPr>
          <w:rFonts w:ascii="Cambria" w:hAnsi="Cambria"/>
        </w:rPr>
      </w:pPr>
    </w:p>
    <w:p w14:paraId="3AAD0954" w14:textId="77777777" w:rsidR="005A2227" w:rsidRPr="00E352EF" w:rsidRDefault="0097053A" w:rsidP="00EB1629">
      <w:pPr>
        <w:pStyle w:val="Stile3"/>
        <w:rPr>
          <w:rFonts w:ascii="Cambria" w:hAnsi="Cambria"/>
          <w:lang w:val="en-GB"/>
        </w:rPr>
      </w:pPr>
      <w:bookmarkStart w:id="121" w:name="_Toc463805724"/>
      <w:bookmarkStart w:id="122" w:name="_Toc464487891"/>
      <w:r w:rsidRPr="00E352EF">
        <w:rPr>
          <w:rFonts w:ascii="Cambria" w:hAnsi="Cambria"/>
          <w:lang w:val="en-GB"/>
        </w:rPr>
        <w:t>Assignment     :=</w:t>
      </w:r>
      <w:bookmarkEnd w:id="121"/>
      <w:bookmarkEnd w:id="122"/>
      <w:r w:rsidRPr="00E352EF">
        <w:rPr>
          <w:rFonts w:ascii="Cambria" w:hAnsi="Cambria"/>
          <w:lang w:val="en-GB"/>
        </w:rPr>
        <w:t xml:space="preserve">    </w:t>
      </w:r>
    </w:p>
    <w:p w14:paraId="1B4BBA74"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433CACF0" w14:textId="77777777" w:rsidR="005A2227" w:rsidRPr="00E352EF" w:rsidRDefault="0097053A" w:rsidP="004023EB">
      <w:pPr>
        <w:rPr>
          <w:rFonts w:ascii="Cambria" w:eastAsia="Calibri" w:hAnsi="Cambria" w:cs="Calibri"/>
        </w:rPr>
      </w:pPr>
      <w:r w:rsidRPr="00E352EF">
        <w:rPr>
          <w:rFonts w:ascii="Cambria" w:eastAsia="Calibri" w:hAnsi="Cambria" w:cs="Calibri"/>
        </w:rPr>
        <w:t>The “:=” symbol allows to assign the value of an expression to a variable parameter.</w:t>
      </w:r>
    </w:p>
    <w:p w14:paraId="09C340E4" w14:textId="77777777" w:rsidR="004023EB" w:rsidRPr="00E352EF" w:rsidRDefault="004023EB" w:rsidP="004023EB">
      <w:pPr>
        <w:rPr>
          <w:rFonts w:ascii="Cambria" w:hAnsi="Cambria"/>
        </w:rPr>
      </w:pPr>
    </w:p>
    <w:p w14:paraId="229D2C2B" w14:textId="77777777" w:rsidR="005A2227" w:rsidRPr="009830C1" w:rsidRDefault="0097053A" w:rsidP="009F126A">
      <w:pPr>
        <w:rPr>
          <w:rFonts w:ascii="Cambria" w:eastAsia="Calibri" w:hAnsi="Cambria" w:cs="Calibri"/>
          <w:i/>
          <w:color w:val="5B9BD5"/>
        </w:rPr>
      </w:pPr>
      <w:bookmarkStart w:id="123" w:name="_Toc265510995"/>
      <w:r w:rsidRPr="009830C1">
        <w:rPr>
          <w:rFonts w:ascii="Cambria" w:eastAsia="Calibri" w:hAnsi="Cambria" w:cs="Calibri"/>
          <w:i/>
          <w:color w:val="5B9BD5"/>
        </w:rPr>
        <w:t>Syntax</w:t>
      </w:r>
      <w:bookmarkEnd w:id="123"/>
    </w:p>
    <w:p w14:paraId="02B43016" w14:textId="77777777" w:rsidR="005A2227" w:rsidRPr="009830C1" w:rsidRDefault="0097053A" w:rsidP="00667F59">
      <w:pPr>
        <w:rPr>
          <w:rFonts w:ascii="Cambria" w:eastAsia="Calibri" w:hAnsi="Cambria" w:cs="Calibri"/>
          <w:i/>
        </w:rPr>
      </w:pPr>
      <w:r w:rsidRPr="009830C1">
        <w:rPr>
          <w:rFonts w:ascii="Cambria" w:eastAsia="Calibri" w:hAnsi="Cambria" w:cs="Calibri"/>
          <w:i/>
        </w:rPr>
        <w:t>variable_parameter</w:t>
      </w:r>
      <w:r w:rsidRPr="009830C1">
        <w:rPr>
          <w:rFonts w:ascii="Cambria" w:eastAsia="Calibri" w:hAnsi="Cambria" w:cs="Calibri"/>
        </w:rPr>
        <w:t xml:space="preserve"> </w:t>
      </w:r>
      <w:r w:rsidRPr="009830C1">
        <w:rPr>
          <w:rFonts w:ascii="Cambria" w:eastAsia="Calibri" w:hAnsi="Cambria" w:cs="Calibri"/>
          <w:b/>
        </w:rPr>
        <w:t>:=</w:t>
      </w:r>
      <w:r w:rsidRPr="009830C1">
        <w:rPr>
          <w:rFonts w:ascii="Cambria" w:eastAsia="Calibri" w:hAnsi="Cambria" w:cs="Calibri"/>
        </w:rPr>
        <w:t xml:space="preserve"> </w:t>
      </w:r>
      <w:r w:rsidRPr="009830C1">
        <w:rPr>
          <w:rFonts w:ascii="Cambria" w:eastAsia="Calibri" w:hAnsi="Cambria" w:cs="Calibri"/>
          <w:i/>
        </w:rPr>
        <w:t>expression</w:t>
      </w:r>
    </w:p>
    <w:p w14:paraId="55A573E3" w14:textId="77777777" w:rsidR="004023EB" w:rsidRPr="009830C1" w:rsidRDefault="004023EB" w:rsidP="00667F59">
      <w:pPr>
        <w:rPr>
          <w:rFonts w:ascii="Cambria" w:hAnsi="Cambria"/>
        </w:rPr>
      </w:pPr>
    </w:p>
    <w:p w14:paraId="475BB8A3" w14:textId="77777777" w:rsidR="004023EB" w:rsidRPr="009830C1" w:rsidRDefault="0097053A" w:rsidP="009F126A">
      <w:pPr>
        <w:rPr>
          <w:rFonts w:ascii="Cambria" w:eastAsia="Calibri" w:hAnsi="Cambria" w:cs="Calibri"/>
          <w:i/>
          <w:color w:val="5B9BD5"/>
        </w:rPr>
      </w:pPr>
      <w:bookmarkStart w:id="124" w:name="_Toc265510996"/>
      <w:r w:rsidRPr="009830C1">
        <w:rPr>
          <w:rFonts w:ascii="Cambria" w:eastAsia="Calibri" w:hAnsi="Cambria" w:cs="Calibri"/>
          <w:i/>
          <w:color w:val="5B9BD5"/>
        </w:rPr>
        <w:t>Constraints</w:t>
      </w:r>
      <w:bookmarkEnd w:id="124"/>
    </w:p>
    <w:p w14:paraId="24C728A6" w14:textId="77777777" w:rsidR="005A2227" w:rsidRPr="009830C1" w:rsidRDefault="0097053A" w:rsidP="00667F59">
      <w:pPr>
        <w:rPr>
          <w:rFonts w:ascii="Cambria" w:eastAsia="Calibri" w:hAnsi="Cambria" w:cs="Calibri"/>
        </w:rPr>
      </w:pPr>
      <w:r w:rsidRPr="009830C1">
        <w:rPr>
          <w:rFonts w:ascii="Cambria" w:eastAsia="Calibri" w:hAnsi="Cambria" w:cs="Calibri"/>
        </w:rPr>
        <w:t>None.</w:t>
      </w:r>
    </w:p>
    <w:p w14:paraId="076F1D35" w14:textId="77777777" w:rsidR="004023EB" w:rsidRPr="009830C1" w:rsidRDefault="004023EB" w:rsidP="00667F59">
      <w:pPr>
        <w:rPr>
          <w:rFonts w:ascii="Cambria" w:hAnsi="Cambria"/>
        </w:rPr>
      </w:pPr>
    </w:p>
    <w:p w14:paraId="4CC036D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505E0D5"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w:t>
      </w:r>
      <w:r w:rsidRPr="00E352EF">
        <w:rPr>
          <w:rFonts w:ascii="Cambria" w:eastAsia="Calibri" w:hAnsi="Cambria" w:cs="Calibri"/>
          <w:i/>
        </w:rPr>
        <w:t>expression</w:t>
      </w:r>
      <w:r w:rsidRPr="00E352EF">
        <w:rPr>
          <w:rFonts w:ascii="Cambria" w:eastAsia="Calibri" w:hAnsi="Cambria" w:cs="Calibri"/>
        </w:rPr>
        <w:t xml:space="preserve"> may evaluate to any data type</w:t>
      </w:r>
      <w:r w:rsidR="00B0005D" w:rsidRPr="00E352EF">
        <w:rPr>
          <w:rFonts w:ascii="Cambria" w:eastAsia="Calibri" w:hAnsi="Cambria" w:cs="Calibri"/>
        </w:rPr>
        <w:t>.</w:t>
      </w:r>
    </w:p>
    <w:p w14:paraId="4D8EFA5C" w14:textId="77777777" w:rsidR="004023EB" w:rsidRPr="00E352EF" w:rsidRDefault="004023EB" w:rsidP="004023EB">
      <w:pPr>
        <w:rPr>
          <w:rFonts w:ascii="Cambria" w:hAnsi="Cambria"/>
        </w:rPr>
      </w:pPr>
    </w:p>
    <w:p w14:paraId="012770FF" w14:textId="77777777" w:rsidR="005A2227" w:rsidRPr="00E352EF" w:rsidRDefault="0097053A" w:rsidP="009F126A">
      <w:pPr>
        <w:rPr>
          <w:rFonts w:ascii="Cambria" w:eastAsia="Calibri" w:hAnsi="Cambria" w:cs="Calibri"/>
          <w:i/>
          <w:color w:val="5B9BD5"/>
        </w:rPr>
      </w:pPr>
      <w:bookmarkStart w:id="125" w:name="_Toc265510998"/>
      <w:r w:rsidRPr="00E352EF">
        <w:rPr>
          <w:rFonts w:ascii="Cambria" w:eastAsia="Calibri" w:hAnsi="Cambria" w:cs="Calibri"/>
          <w:i/>
          <w:color w:val="5B9BD5"/>
        </w:rPr>
        <w:t>Examples</w:t>
      </w:r>
      <w:bookmarkEnd w:id="125"/>
    </w:p>
    <w:p w14:paraId="61268462" w14:textId="77777777" w:rsidR="005A2227" w:rsidRPr="00E352EF" w:rsidRDefault="0097053A" w:rsidP="004023EB">
      <w:pPr>
        <w:jc w:val="both"/>
        <w:rPr>
          <w:rFonts w:ascii="Cambria" w:hAnsi="Cambria"/>
        </w:rPr>
      </w:pPr>
      <w:r w:rsidRPr="00E352EF">
        <w:rPr>
          <w:rFonts w:ascii="Cambria" w:eastAsia="Calibri" w:hAnsi="Cambria" w:cs="Calibri"/>
        </w:rPr>
        <w:t>Assignment of a Constant&lt;</w:t>
      </w:r>
      <w:r w:rsidR="00B0005D" w:rsidRPr="00E352EF">
        <w:rPr>
          <w:rFonts w:ascii="Cambria" w:eastAsia="Calibri" w:hAnsi="Cambria" w:cs="Calibri"/>
        </w:rPr>
        <w:t>Number</w:t>
      </w:r>
      <w:r w:rsidRPr="00E352EF">
        <w:rPr>
          <w:rFonts w:ascii="Cambria" w:eastAsia="Calibri" w:hAnsi="Cambria" w:cs="Calibri"/>
        </w:rPr>
        <w:t>&gt; value to a parameter:</w:t>
      </w:r>
    </w:p>
    <w:p w14:paraId="1DB181B7"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numpi </w:t>
      </w:r>
      <w:r w:rsidRPr="00E352EF">
        <w:rPr>
          <w:rFonts w:ascii="Cambria" w:eastAsia="Calibri" w:hAnsi="Cambria" w:cs="Calibri"/>
          <w:b/>
        </w:rPr>
        <w:t>:=</w:t>
      </w:r>
      <w:r w:rsidRPr="00E352EF">
        <w:rPr>
          <w:rFonts w:ascii="Cambria" w:eastAsia="Calibri" w:hAnsi="Cambria" w:cs="Calibri"/>
        </w:rPr>
        <w:t xml:space="preserve"> 3.14</w:t>
      </w:r>
    </w:p>
    <w:p w14:paraId="3DCA0DD1" w14:textId="77777777" w:rsidR="005A2227" w:rsidRPr="00E352EF" w:rsidRDefault="0097053A" w:rsidP="004023EB">
      <w:pPr>
        <w:jc w:val="both"/>
        <w:rPr>
          <w:rFonts w:ascii="Cambria" w:hAnsi="Cambria"/>
        </w:rPr>
      </w:pPr>
      <w:r w:rsidRPr="00E352EF">
        <w:rPr>
          <w:rFonts w:ascii="Cambria" w:eastAsia="Calibri" w:hAnsi="Cambria" w:cs="Calibri"/>
        </w:rPr>
        <w:t>Assignment of a String value to a parameter:</w:t>
      </w:r>
    </w:p>
    <w:p w14:paraId="0B80D795"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str </w:t>
      </w:r>
      <w:r w:rsidRPr="00E352EF">
        <w:rPr>
          <w:rFonts w:ascii="Cambria" w:eastAsia="Calibri" w:hAnsi="Cambria" w:cs="Calibri"/>
          <w:b/>
        </w:rPr>
        <w:t>:=</w:t>
      </w:r>
      <w:r w:rsidRPr="00E352EF">
        <w:rPr>
          <w:rFonts w:ascii="Cambria" w:eastAsia="Calibri" w:hAnsi="Cambria" w:cs="Calibri"/>
        </w:rPr>
        <w:t xml:space="preserve"> “hello world”</w:t>
      </w:r>
    </w:p>
    <w:p w14:paraId="68DB1BA2" w14:textId="77777777" w:rsidR="005A2227" w:rsidRPr="00E352EF" w:rsidRDefault="0097053A" w:rsidP="004023EB">
      <w:pPr>
        <w:jc w:val="both"/>
        <w:rPr>
          <w:rFonts w:ascii="Cambria" w:hAnsi="Cambria"/>
        </w:rPr>
      </w:pPr>
      <w:r w:rsidRPr="00E352EF">
        <w:rPr>
          <w:rFonts w:ascii="Cambria" w:eastAsia="Calibri" w:hAnsi="Cambria" w:cs="Calibri"/>
        </w:rPr>
        <w:t>Assignment of an expression to a parameter:</w:t>
      </w:r>
    </w:p>
    <w:p w14:paraId="38C01202"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popA </w:t>
      </w:r>
      <w:r w:rsidRPr="00E352EF">
        <w:rPr>
          <w:rFonts w:ascii="Cambria" w:eastAsia="Calibri" w:hAnsi="Cambria" w:cs="Calibri"/>
          <w:b/>
        </w:rPr>
        <w:t>:=</w:t>
      </w:r>
      <w:r w:rsidRPr="00E352EF">
        <w:rPr>
          <w:rFonts w:ascii="Cambria" w:eastAsia="Calibri" w:hAnsi="Cambria" w:cs="Calibri"/>
        </w:rPr>
        <w:t xml:space="preserve"> populationDS + 1</w:t>
      </w:r>
    </w:p>
    <w:p w14:paraId="3B7FAFBE" w14:textId="77777777" w:rsidR="005A2227" w:rsidRPr="00E352EF" w:rsidRDefault="0097053A" w:rsidP="004023EB">
      <w:pPr>
        <w:jc w:val="both"/>
        <w:rPr>
          <w:rFonts w:ascii="Cambria" w:hAnsi="Cambria"/>
        </w:rPr>
      </w:pPr>
      <w:r w:rsidRPr="00E352EF">
        <w:rPr>
          <w:rFonts w:ascii="Cambria" w:eastAsia="Calibri" w:hAnsi="Cambria" w:cs="Calibri"/>
        </w:rPr>
        <w:t>Assignment of a Dataset expression to a parameter:</w:t>
      </w:r>
    </w:p>
    <w:p w14:paraId="2C85DDC6"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ds_1 </w:t>
      </w:r>
      <w:r w:rsidRPr="00E352EF">
        <w:rPr>
          <w:rFonts w:ascii="Cambria" w:eastAsia="Calibri" w:hAnsi="Cambria" w:cs="Calibri"/>
          <w:b/>
        </w:rPr>
        <w:t xml:space="preserve">:= </w:t>
      </w:r>
      <w:r w:rsidRPr="00E352EF">
        <w:rPr>
          <w:rFonts w:ascii="Cambria" w:eastAsia="Calibri" w:hAnsi="Cambria" w:cs="Calibri"/>
        </w:rPr>
        <w:t>get(“NAMESPACE/DF_NAME/2000.USD.M.F.A.BOP.ANN.STO.EABL”)</w:t>
      </w:r>
    </w:p>
    <w:p w14:paraId="2699AEED" w14:textId="77777777" w:rsidR="005A2227" w:rsidRPr="00E352EF" w:rsidRDefault="0097053A" w:rsidP="004023EB">
      <w:pPr>
        <w:jc w:val="both"/>
        <w:rPr>
          <w:rFonts w:ascii="Cambria" w:hAnsi="Cambria"/>
        </w:rPr>
      </w:pPr>
      <w:r w:rsidRPr="00E352EF">
        <w:rPr>
          <w:rFonts w:ascii="Cambria" w:eastAsia="Calibri" w:hAnsi="Cambria" w:cs="Calibri"/>
        </w:rPr>
        <w:t>Assignment of a Constant&lt;Boolean&gt; value to a parameter:</w:t>
      </w:r>
    </w:p>
    <w:p w14:paraId="70D88433"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bool_var </w:t>
      </w:r>
      <w:r w:rsidRPr="00E352EF">
        <w:rPr>
          <w:rFonts w:ascii="Cambria" w:eastAsia="Calibri" w:hAnsi="Cambria" w:cs="Calibri"/>
          <w:b/>
        </w:rPr>
        <w:t>:=</w:t>
      </w:r>
      <w:r w:rsidRPr="00E352EF">
        <w:rPr>
          <w:rFonts w:ascii="Cambria" w:eastAsia="Calibri" w:hAnsi="Cambria" w:cs="Calibri"/>
        </w:rPr>
        <w:t xml:space="preserve"> true</w:t>
      </w:r>
    </w:p>
    <w:p w14:paraId="3D548B05" w14:textId="77777777" w:rsidR="005A2227" w:rsidRPr="00E352EF" w:rsidRDefault="005A2227"/>
    <w:p w14:paraId="6F660745" w14:textId="5952E107" w:rsidR="005A2227" w:rsidRPr="00E352EF" w:rsidRDefault="0097053A" w:rsidP="00EB1629">
      <w:pPr>
        <w:pStyle w:val="Stile3"/>
        <w:rPr>
          <w:lang w:val="en-GB"/>
        </w:rPr>
      </w:pPr>
      <w:bookmarkStart w:id="126" w:name="_Toc265511293"/>
      <w:bookmarkStart w:id="127" w:name="_Toc271936018"/>
      <w:bookmarkStart w:id="128" w:name="_Toc462659613"/>
      <w:bookmarkStart w:id="129" w:name="_Toc398999026"/>
      <w:bookmarkStart w:id="130" w:name="_Toc284149434"/>
      <w:bookmarkStart w:id="131" w:name="_Toc286993721"/>
      <w:bookmarkStart w:id="132" w:name="_Toc463805725"/>
      <w:bookmarkStart w:id="133" w:name="_Toc464487892"/>
      <w:r w:rsidRPr="00E352EF">
        <w:rPr>
          <w:lang w:val="en-GB"/>
        </w:rPr>
        <w:t>Membership</w:t>
      </w:r>
      <w:bookmarkEnd w:id="126"/>
      <w:bookmarkEnd w:id="127"/>
      <w:r w:rsidRPr="00E352EF">
        <w:rPr>
          <w:lang w:val="en-GB"/>
        </w:rPr>
        <w:t xml:space="preserve">     </w:t>
      </w:r>
      <w:del w:id="134" w:author="Laura Viignola" w:date="2017-05-11T09:17:00Z">
        <w:r w:rsidRPr="00E352EF" w:rsidDel="004266D2">
          <w:rPr>
            <w:lang w:val="en-GB"/>
          </w:rPr>
          <w:delText>.</w:delText>
        </w:r>
      </w:del>
      <w:bookmarkEnd w:id="128"/>
      <w:bookmarkEnd w:id="129"/>
      <w:bookmarkEnd w:id="130"/>
      <w:bookmarkEnd w:id="131"/>
      <w:bookmarkEnd w:id="132"/>
      <w:bookmarkEnd w:id="133"/>
      <w:ins w:id="135" w:author="Laura Viignola" w:date="2017-05-11T09:17:00Z">
        <w:r w:rsidR="004266D2">
          <w:rPr>
            <w:lang w:val="en-GB"/>
          </w:rPr>
          <w:t>#</w:t>
        </w:r>
      </w:ins>
    </w:p>
    <w:p w14:paraId="3831D4B5" w14:textId="77777777" w:rsidR="005A2227" w:rsidRPr="00E352EF" w:rsidRDefault="0097053A">
      <w:pPr>
        <w:rPr>
          <w:rFonts w:ascii="Cambria" w:eastAsia="Calibri" w:hAnsi="Cambria" w:cs="Calibri"/>
          <w:i/>
          <w:color w:val="5B9BD5"/>
        </w:rPr>
      </w:pPr>
      <w:bookmarkStart w:id="136" w:name="_Toc265511294"/>
      <w:r w:rsidRPr="00E352EF">
        <w:rPr>
          <w:rFonts w:ascii="Cambria" w:eastAsia="Calibri" w:hAnsi="Cambria" w:cs="Calibri"/>
          <w:i/>
          <w:color w:val="5B9BD5"/>
        </w:rPr>
        <w:t>Semantics</w:t>
      </w:r>
    </w:p>
    <w:p w14:paraId="6AB9FA4B" w14:textId="77777777" w:rsidR="005A2227" w:rsidRPr="00E352EF" w:rsidRDefault="0097053A" w:rsidP="004023EB">
      <w:pPr>
        <w:rPr>
          <w:rFonts w:ascii="Cambria" w:hAnsi="Cambria"/>
        </w:rPr>
      </w:pPr>
      <w:r w:rsidRPr="00E352EF">
        <w:rPr>
          <w:rFonts w:ascii="Cambria" w:eastAsia="Calibri" w:hAnsi="Cambria" w:cs="Calibri"/>
        </w:rPr>
        <w:t>The membership operator allows to</w:t>
      </w:r>
      <w:r w:rsidR="00210FF9" w:rsidRPr="00E352EF">
        <w:rPr>
          <w:rFonts w:ascii="Cambria" w:eastAsia="Calibri" w:hAnsi="Cambria" w:cs="Calibri"/>
        </w:rPr>
        <w:t xml:space="preserve"> specify </w:t>
      </w:r>
      <w:r w:rsidRPr="00E352EF">
        <w:rPr>
          <w:rFonts w:ascii="Cambria" w:eastAsia="Calibri" w:hAnsi="Cambria" w:cs="Calibri"/>
        </w:rPr>
        <w:t xml:space="preserve">a single component of a </w:t>
      </w:r>
      <w:r w:rsidR="00472C2F" w:rsidRPr="00E352EF">
        <w:rPr>
          <w:rFonts w:ascii="Cambria" w:hAnsi="Cambria"/>
        </w:rPr>
        <w:t>Dataset</w:t>
      </w:r>
    </w:p>
    <w:p w14:paraId="7BC40794" w14:textId="77777777" w:rsidR="0026643A" w:rsidRPr="00E352EF" w:rsidRDefault="0026643A" w:rsidP="004023EB">
      <w:pPr>
        <w:rPr>
          <w:rFonts w:ascii="Cambria" w:eastAsia="Calibri" w:hAnsi="Cambria" w:cs="Calibri"/>
          <w:i/>
          <w:color w:val="5B9BD5"/>
        </w:rPr>
      </w:pPr>
    </w:p>
    <w:p w14:paraId="2A63AE0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36"/>
    </w:p>
    <w:p w14:paraId="4D1826B9" w14:textId="2F34CD57" w:rsidR="005A2227" w:rsidRPr="00E352EF" w:rsidRDefault="0097053A" w:rsidP="004023EB">
      <w:pPr>
        <w:rPr>
          <w:rFonts w:ascii="Cambria" w:hAnsi="Cambria"/>
        </w:rPr>
      </w:pPr>
      <w:r w:rsidRPr="00E352EF">
        <w:rPr>
          <w:rFonts w:ascii="Cambria" w:eastAsia="Calibri" w:hAnsi="Cambria" w:cs="Calibri"/>
          <w:i/>
        </w:rPr>
        <w:t xml:space="preserve">ds </w:t>
      </w:r>
      <w:del w:id="137" w:author="Laura Viignola" w:date="2017-05-11T09:17:00Z">
        <w:r w:rsidRPr="00E352EF" w:rsidDel="004266D2">
          <w:rPr>
            <w:rFonts w:ascii="Cambria" w:eastAsia="Calibri" w:hAnsi="Cambria" w:cs="Calibri"/>
            <w:b/>
          </w:rPr>
          <w:delText>.</w:delText>
        </w:r>
      </w:del>
      <w:ins w:id="138" w:author="Laura Viignola" w:date="2017-05-11T09:17:00Z">
        <w:r w:rsidR="004266D2">
          <w:rPr>
            <w:rFonts w:ascii="Cambria" w:eastAsia="Calibri" w:hAnsi="Cambria" w:cs="Calibri"/>
            <w:b/>
          </w:rPr>
          <w:t>#</w:t>
        </w:r>
      </w:ins>
      <w:r w:rsidRPr="00E352EF">
        <w:rPr>
          <w:rFonts w:ascii="Cambria" w:eastAsia="Calibri" w:hAnsi="Cambria" w:cs="Calibri"/>
          <w:b/>
        </w:rPr>
        <w:t xml:space="preserve"> </w:t>
      </w:r>
      <w:r w:rsidRPr="00E352EF">
        <w:rPr>
          <w:rFonts w:ascii="Cambria" w:eastAsia="Calibri" w:hAnsi="Cambria" w:cs="Calibri"/>
          <w:i/>
        </w:rPr>
        <w:t>comp</w:t>
      </w:r>
    </w:p>
    <w:p w14:paraId="32925B6D" w14:textId="77777777" w:rsidR="005A2227" w:rsidRPr="00E352EF" w:rsidRDefault="0097053A" w:rsidP="004023EB">
      <w:pPr>
        <w:rPr>
          <w:rFonts w:ascii="Cambria" w:eastAsia="Calibri" w:hAnsi="Cambria" w:cs="Calibri"/>
          <w:i/>
          <w:color w:val="5B9BD5"/>
        </w:rPr>
      </w:pPr>
      <w:bookmarkStart w:id="139" w:name="_Toc265511297"/>
      <w:r w:rsidRPr="00E352EF">
        <w:rPr>
          <w:rFonts w:ascii="Cambria" w:eastAsia="Calibri" w:hAnsi="Cambria" w:cs="Calibri"/>
          <w:i/>
          <w:color w:val="5B9BD5"/>
        </w:rPr>
        <w:t>Parameters</w:t>
      </w:r>
      <w:bookmarkEnd w:id="139"/>
    </w:p>
    <w:p w14:paraId="33CA44BB" w14:textId="77777777" w:rsidR="005A2227" w:rsidRPr="00E352EF" w:rsidRDefault="00DC675D" w:rsidP="004023EB">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rPr>
          <w:rFonts w:ascii="Cambria" w:hAnsi="Cambria"/>
        </w:rPr>
        <w:t>Dataset</w:t>
      </w:r>
      <w:r w:rsidR="0097053A" w:rsidRPr="00E352EF">
        <w:rPr>
          <w:rFonts w:ascii="Cambria" w:eastAsia="Calibri" w:hAnsi="Cambria" w:cs="Calibri"/>
        </w:rPr>
        <w:t xml:space="preserve"> </w:t>
      </w:r>
    </w:p>
    <w:p w14:paraId="71BB957E" w14:textId="77777777" w:rsidR="005A2227" w:rsidRPr="00E352EF" w:rsidRDefault="0097053A" w:rsidP="004023EB">
      <w:pPr>
        <w:rPr>
          <w:rFonts w:ascii="Cambria" w:hAnsi="Cambria"/>
        </w:rPr>
      </w:pPr>
      <w:r w:rsidRPr="00E352EF">
        <w:rPr>
          <w:rFonts w:ascii="Cambria" w:eastAsia="Calibri" w:hAnsi="Cambria" w:cs="Calibri"/>
          <w:i/>
        </w:rPr>
        <w:lastRenderedPageBreak/>
        <w:t>comp</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w:t>
      </w:r>
      <w:r w:rsidR="00472C2F" w:rsidRPr="00E352EF">
        <w:rPr>
          <w:rFonts w:ascii="Cambria" w:hAnsi="Cambria"/>
        </w:rPr>
        <w:t>Dataset</w:t>
      </w:r>
      <w:r w:rsidRPr="00E352EF">
        <w:rPr>
          <w:rFonts w:ascii="Cambria" w:eastAsia="Calibri" w:hAnsi="Cambria" w:cs="Calibri"/>
        </w:rPr>
        <w:t xml:space="preserve"> component-ref</w:t>
      </w:r>
    </w:p>
    <w:p w14:paraId="446301A1" w14:textId="77777777" w:rsidR="005A2227" w:rsidRPr="00E352EF" w:rsidRDefault="005A2227" w:rsidP="004023EB">
      <w:pPr>
        <w:rPr>
          <w:rFonts w:ascii="Cambria" w:hAnsi="Cambria"/>
        </w:rPr>
      </w:pPr>
    </w:p>
    <w:p w14:paraId="254244E6"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a </w:t>
      </w:r>
      <w:r w:rsidR="00472C2F" w:rsidRPr="00E352EF">
        <w:rPr>
          <w:rFonts w:ascii="Cambria" w:hAnsi="Cambria"/>
        </w:rPr>
        <w:t>Dataset</w:t>
      </w:r>
      <w:r w:rsidRPr="00E352EF">
        <w:rPr>
          <w:rFonts w:ascii="Cambria" w:eastAsia="Calibri" w:hAnsi="Cambria" w:cs="Calibri"/>
        </w:rPr>
        <w:t xml:space="preserve"> </w:t>
      </w:r>
    </w:p>
    <w:p w14:paraId="7A59E300"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a valid component of ds</w:t>
      </w:r>
    </w:p>
    <w:p w14:paraId="656660B9" w14:textId="77777777" w:rsidR="0026643A" w:rsidRPr="00E352EF" w:rsidRDefault="0026643A" w:rsidP="004023EB">
      <w:pPr>
        <w:rPr>
          <w:rFonts w:ascii="Cambria" w:eastAsia="Calibri" w:hAnsi="Cambria" w:cs="Calibri"/>
          <w:i/>
          <w:color w:val="5B9BD5"/>
        </w:rPr>
      </w:pPr>
      <w:bookmarkStart w:id="140" w:name="_Toc265511295"/>
    </w:p>
    <w:p w14:paraId="23997E7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40"/>
    </w:p>
    <w:p w14:paraId="5294515F" w14:textId="77777777" w:rsidR="005A2227" w:rsidRPr="00E352EF" w:rsidRDefault="0097053A" w:rsidP="004023EB">
      <w:pPr>
        <w:rPr>
          <w:rFonts w:ascii="Cambria" w:hAnsi="Cambria"/>
          <w:sz w:val="18"/>
        </w:rPr>
      </w:pPr>
      <w:r w:rsidRPr="00E352EF">
        <w:rPr>
          <w:rFonts w:ascii="Cambria" w:eastAsia="Calibri" w:hAnsi="Cambria" w:cs="Calibri"/>
          <w:i/>
        </w:rPr>
        <w:t>None.</w:t>
      </w:r>
    </w:p>
    <w:p w14:paraId="1F029CAE" w14:textId="77777777" w:rsidR="0026643A" w:rsidRPr="00E352EF" w:rsidRDefault="0026643A" w:rsidP="004023EB">
      <w:pPr>
        <w:rPr>
          <w:rFonts w:ascii="Cambria" w:eastAsia="Calibri" w:hAnsi="Cambria" w:cs="Calibri"/>
          <w:i/>
          <w:color w:val="5B9BD5"/>
        </w:rPr>
      </w:pPr>
      <w:bookmarkStart w:id="141" w:name="_Toc265511298"/>
    </w:p>
    <w:p w14:paraId="424179A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41"/>
    </w:p>
    <w:p w14:paraId="64E4EF95" w14:textId="77777777" w:rsidR="005A2227" w:rsidRPr="00E352EF" w:rsidRDefault="0097053A" w:rsidP="004023EB">
      <w:pPr>
        <w:rPr>
          <w:rFonts w:ascii="Cambria" w:hAnsi="Cambria"/>
        </w:rPr>
      </w:pPr>
      <w:r w:rsidRPr="00E352EF">
        <w:rPr>
          <w:rFonts w:ascii="Cambria" w:eastAsia="Calibri" w:hAnsi="Cambria" w:cs="Calibri"/>
        </w:rPr>
        <w:t xml:space="preserve">A </w:t>
      </w:r>
      <w:r w:rsidR="00472C2F" w:rsidRPr="00E352EF">
        <w:rPr>
          <w:rFonts w:ascii="Cambria" w:hAnsi="Cambria"/>
        </w:rPr>
        <w:t>Dataset</w:t>
      </w:r>
      <w:r w:rsidRPr="00E352EF">
        <w:rPr>
          <w:rFonts w:ascii="Cambria" w:eastAsia="Calibri" w:hAnsi="Cambria" w:cs="Calibri"/>
        </w:rPr>
        <w:t xml:space="preserve"> having all the identifiers and only </w:t>
      </w:r>
      <w:r w:rsidR="00E93AB2" w:rsidRPr="00E352EF">
        <w:rPr>
          <w:rFonts w:ascii="Cambria" w:eastAsia="Calibri" w:hAnsi="Cambria" w:cs="Calibri"/>
        </w:rPr>
        <w:t xml:space="preserve">one Measure or Attribute </w:t>
      </w:r>
      <w:r w:rsidRPr="00E352EF">
        <w:rPr>
          <w:rFonts w:ascii="Cambria" w:eastAsia="Calibri" w:hAnsi="Cambria" w:cs="Calibri"/>
        </w:rPr>
        <w:t>c</w:t>
      </w:r>
      <w:r w:rsidR="00E93AB2" w:rsidRPr="00E352EF">
        <w:rPr>
          <w:rFonts w:ascii="Cambria" w:eastAsia="Calibri" w:hAnsi="Cambria" w:cs="Calibri"/>
        </w:rPr>
        <w:t xml:space="preserve"> specified by the operator</w:t>
      </w:r>
      <w:r w:rsidRPr="00E352EF">
        <w:rPr>
          <w:rFonts w:ascii="Cambria" w:eastAsia="Calibri" w:hAnsi="Cambria" w:cs="Calibri"/>
        </w:rPr>
        <w:t xml:space="preserve">. </w:t>
      </w:r>
    </w:p>
    <w:p w14:paraId="3DC800E5" w14:textId="77777777" w:rsidR="0026643A" w:rsidRPr="00E352EF" w:rsidRDefault="0026643A" w:rsidP="004023EB">
      <w:pPr>
        <w:rPr>
          <w:rFonts w:ascii="Cambria" w:eastAsia="Calibri" w:hAnsi="Cambria" w:cs="Calibri"/>
          <w:i/>
          <w:color w:val="5B9BD5"/>
        </w:rPr>
      </w:pPr>
    </w:p>
    <w:p w14:paraId="3CD71BE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2355FDB4" w14:textId="77777777" w:rsidR="005A2227" w:rsidRPr="00E352EF" w:rsidRDefault="0097053A" w:rsidP="004023EB">
      <w:pPr>
        <w:rPr>
          <w:rFonts w:ascii="Cambria" w:hAnsi="Cambria"/>
        </w:rPr>
      </w:pPr>
      <w:r w:rsidRPr="00E352EF">
        <w:rPr>
          <w:rFonts w:ascii="Cambria" w:eastAsia="Calibri" w:hAnsi="Cambria" w:cs="Calibri"/>
        </w:rPr>
        <w:t>The membership operator is particularly useful to work with operators that have specific constraints in terms of the types of the Measure Components or have more than one Measure Component.</w:t>
      </w:r>
    </w:p>
    <w:p w14:paraId="34F2B03E" w14:textId="77777777" w:rsidR="001643C0" w:rsidRPr="00E352EF" w:rsidRDefault="001643C0" w:rsidP="001643C0">
      <w:pPr>
        <w:rPr>
          <w:rFonts w:ascii="Cambria" w:eastAsia="Calibri" w:hAnsi="Cambria" w:cs="Calibri"/>
          <w:i/>
          <w:color w:val="5B9BD5"/>
        </w:rPr>
      </w:pPr>
    </w:p>
    <w:p w14:paraId="5D6009CC"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864B7B1" w14:textId="4E86633E" w:rsidR="005A2227" w:rsidRPr="00E352EF" w:rsidRDefault="00210FF9" w:rsidP="00210FF9">
      <w:pPr>
        <w:rPr>
          <w:rFonts w:ascii="Cambria" w:eastAsia="Calibri" w:hAnsi="Cambria" w:cs="Calibri"/>
        </w:rPr>
      </w:pPr>
      <w:r w:rsidRPr="00E352EF">
        <w:rPr>
          <w:rFonts w:ascii="Cambria" w:eastAsia="Calibri" w:hAnsi="Cambria" w:cs="Calibri"/>
        </w:rPr>
        <w:t xml:space="preserve">1) </w:t>
      </w:r>
      <w:r w:rsidR="0097053A" w:rsidRPr="00E352EF">
        <w:rPr>
          <w:rFonts w:ascii="Cambria" w:eastAsia="Calibri" w:hAnsi="Cambria" w:cs="Calibri"/>
        </w:rPr>
        <w:t>Suppose ds_1 is a multi-measure Dataset, where M1 is a numeric Measure Component and M2 is a string Measure Component, let ds_2 be a mono-measure Dataset with a single Measure Component  M1</w:t>
      </w:r>
      <w:del w:id="142" w:author="Laura Viignola" w:date="2017-05-11T09:17:00Z">
        <w:r w:rsidR="0097053A" w:rsidRPr="00E352EF" w:rsidDel="004266D2">
          <w:rPr>
            <w:rFonts w:ascii="Cambria" w:eastAsia="Calibri" w:hAnsi="Cambria" w:cs="Calibri"/>
          </w:rPr>
          <w:delText>.</w:delText>
        </w:r>
      </w:del>
      <w:ins w:id="143" w:author="Laura Viignola" w:date="2017-05-11T09:17:00Z">
        <w:r w:rsidR="004266D2">
          <w:rPr>
            <w:rFonts w:ascii="Cambria" w:eastAsia="Calibri" w:hAnsi="Cambria" w:cs="Calibri"/>
          </w:rPr>
          <w:t>#</w:t>
        </w:r>
      </w:ins>
      <w:r w:rsidR="0097053A" w:rsidRPr="00E352EF">
        <w:rPr>
          <w:rFonts w:ascii="Cambria" w:eastAsia="Calibri" w:hAnsi="Cambria" w:cs="Calibri"/>
        </w:rPr>
        <w:t xml:space="preserve"> ds_1 and ds_2 have the same Identifier Components. Let us supposed the sum ds_1 + ds_2 is desired.</w:t>
      </w:r>
    </w:p>
    <w:p w14:paraId="5AE7E04F" w14:textId="4E7AB1AB" w:rsidR="005A2227" w:rsidRPr="00E352EF" w:rsidRDefault="0097053A" w:rsidP="004023EB">
      <w:pPr>
        <w:rPr>
          <w:rFonts w:ascii="Cambria" w:eastAsia="Calibri" w:hAnsi="Cambria" w:cs="Calibri"/>
        </w:rPr>
      </w:pPr>
      <w:r w:rsidRPr="00E352EF">
        <w:rPr>
          <w:rFonts w:ascii="Cambria" w:eastAsia="Calibri" w:hAnsi="Cambria" w:cs="Calibri"/>
        </w:rPr>
        <w:t>The following syntax: ds_1</w:t>
      </w:r>
      <w:del w:id="144" w:author="Laura Viignola" w:date="2017-05-11T09:18:00Z">
        <w:r w:rsidRPr="00E352EF" w:rsidDel="004266D2">
          <w:rPr>
            <w:rFonts w:ascii="Cambria" w:eastAsia="Calibri" w:hAnsi="Cambria" w:cs="Calibri"/>
          </w:rPr>
          <w:delText>.</w:delText>
        </w:r>
      </w:del>
      <w:ins w:id="145" w:author="Laura Viignola" w:date="2017-05-11T09:18:00Z">
        <w:r w:rsidR="004266D2">
          <w:rPr>
            <w:rFonts w:ascii="Cambria" w:eastAsia="Calibri" w:hAnsi="Cambria" w:cs="Calibri"/>
          </w:rPr>
          <w:t>#</w:t>
        </w:r>
      </w:ins>
      <w:r w:rsidRPr="00E352EF">
        <w:rPr>
          <w:rFonts w:ascii="Cambria" w:eastAsia="Calibri" w:hAnsi="Cambria" w:cs="Calibri"/>
        </w:rPr>
        <w:t xml:space="preserve">M1 + ds_2 </w:t>
      </w:r>
      <w:r w:rsidR="00E93AB2" w:rsidRPr="00E352EF">
        <w:rPr>
          <w:rFonts w:ascii="Cambria" w:eastAsia="Calibri" w:hAnsi="Cambria" w:cs="Calibri"/>
        </w:rPr>
        <w:t>represents the resulting Dataset. In this notation</w:t>
      </w:r>
      <w:r w:rsidRPr="00E352EF">
        <w:rPr>
          <w:rFonts w:ascii="Cambria" w:eastAsia="Calibri" w:hAnsi="Cambria" w:cs="Calibri"/>
        </w:rPr>
        <w:t xml:space="preserve"> ds_1 is temporarily considered mono-measure</w:t>
      </w:r>
    </w:p>
    <w:p w14:paraId="0C951CD4" w14:textId="77777777" w:rsidR="00210FF9" w:rsidRPr="00E352EF" w:rsidRDefault="00210FF9" w:rsidP="004023EB">
      <w:pPr>
        <w:rPr>
          <w:rFonts w:ascii="Cambria" w:eastAsia="Calibri" w:hAnsi="Cambria" w:cs="Calibri"/>
        </w:rPr>
      </w:pPr>
    </w:p>
    <w:p w14:paraId="4F7FBA98" w14:textId="1258C83D" w:rsidR="00210FF9" w:rsidRPr="00E352EF" w:rsidRDefault="00210FF9" w:rsidP="004023EB">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Suppose the comparison operator (“=”) needs to be applied on the Component COUNTRY of the Dataset ds_1</w:t>
      </w:r>
      <w:del w:id="146" w:author="Laura Viignola" w:date="2017-05-11T09:18:00Z">
        <w:r w:rsidR="0097053A" w:rsidRPr="00E352EF" w:rsidDel="004266D2">
          <w:rPr>
            <w:rFonts w:ascii="Cambria" w:eastAsia="Calibri" w:hAnsi="Cambria" w:cs="Calibri"/>
          </w:rPr>
          <w:delText>.</w:delText>
        </w:r>
      </w:del>
      <w:ins w:id="147" w:author="Laura Viignola" w:date="2017-05-11T09:18:00Z">
        <w:r w:rsidR="004266D2">
          <w:rPr>
            <w:rFonts w:ascii="Cambria" w:eastAsia="Calibri" w:hAnsi="Cambria" w:cs="Calibri"/>
          </w:rPr>
          <w:t>#</w:t>
        </w:r>
      </w:ins>
      <w:r w:rsidR="0097053A" w:rsidRPr="00E352EF">
        <w:rPr>
          <w:rFonts w:ascii="Cambria" w:eastAsia="Calibri" w:hAnsi="Cambria" w:cs="Calibri"/>
        </w:rPr>
        <w:t xml:space="preserve"> </w:t>
      </w:r>
    </w:p>
    <w:p w14:paraId="7226414B" w14:textId="77777777" w:rsidR="00210FF9" w:rsidRPr="00E352EF" w:rsidRDefault="0097053A" w:rsidP="00210FF9">
      <w:pPr>
        <w:rPr>
          <w:rFonts w:ascii="Cambria" w:eastAsia="Calibri" w:hAnsi="Cambria" w:cs="Calibri"/>
        </w:rPr>
      </w:pPr>
      <w:r w:rsidRPr="00E352EF">
        <w:rPr>
          <w:rFonts w:ascii="Cambria" w:eastAsia="Calibri" w:hAnsi="Cambria" w:cs="Calibri"/>
        </w:rPr>
        <w:t>In this expression</w:t>
      </w:r>
      <w:r w:rsidR="00210FF9" w:rsidRPr="00E352EF">
        <w:rPr>
          <w:rFonts w:ascii="Cambria" w:eastAsia="Calibri" w:hAnsi="Cambria" w:cs="Calibri"/>
        </w:rPr>
        <w:t>:</w:t>
      </w:r>
    </w:p>
    <w:p w14:paraId="40A3BF8D" w14:textId="04742C20" w:rsidR="00210FF9" w:rsidRPr="00E352EF" w:rsidRDefault="00210FF9" w:rsidP="00210FF9">
      <w:pPr>
        <w:rPr>
          <w:rFonts w:ascii="Cambria" w:eastAsia="Calibri" w:hAnsi="Cambria" w:cs="Calibri"/>
        </w:rPr>
      </w:pPr>
      <w:r w:rsidRPr="00E352EF">
        <w:rPr>
          <w:rFonts w:ascii="Cambria" w:eastAsia="Calibri" w:hAnsi="Cambria" w:cs="Calibri"/>
        </w:rPr>
        <w:t>ds_2 := ds_1</w:t>
      </w:r>
      <w:del w:id="148" w:author="Laura Viignola" w:date="2017-05-11T09:18:00Z">
        <w:r w:rsidRPr="00E352EF" w:rsidDel="004266D2">
          <w:rPr>
            <w:rFonts w:ascii="Cambria" w:eastAsia="Calibri" w:hAnsi="Cambria" w:cs="Calibri"/>
          </w:rPr>
          <w:delText>.</w:delText>
        </w:r>
      </w:del>
      <w:ins w:id="149" w:author="Laura Viignola" w:date="2017-05-11T09:18:00Z">
        <w:r w:rsidR="004266D2">
          <w:rPr>
            <w:rFonts w:ascii="Cambria" w:eastAsia="Calibri" w:hAnsi="Cambria" w:cs="Calibri"/>
          </w:rPr>
          <w:t>#</w:t>
        </w:r>
      </w:ins>
      <w:r w:rsidRPr="00E352EF">
        <w:rPr>
          <w:rFonts w:ascii="Cambria" w:eastAsia="Calibri" w:hAnsi="Cambria" w:cs="Calibri"/>
        </w:rPr>
        <w:t>COUNTRY=”Luxembourg”</w:t>
      </w:r>
    </w:p>
    <w:p w14:paraId="64F84DE0"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membership operator specifies that the Identifier Component COUNTRY is temporarily considered as the only Measure Component to be used in the comparison. </w:t>
      </w:r>
    </w:p>
    <w:p w14:paraId="24D0796C" w14:textId="77777777" w:rsidR="00210FF9" w:rsidRPr="00E352EF" w:rsidRDefault="00210FF9" w:rsidP="004023EB">
      <w:pPr>
        <w:rPr>
          <w:rFonts w:ascii="Cambria" w:eastAsia="Calibri" w:hAnsi="Cambria" w:cs="Calibri"/>
        </w:rPr>
      </w:pPr>
    </w:p>
    <w:p w14:paraId="6CCEDF0D"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Suppose it is needed to round an Component. The round operator acts on Measure Components, which must be all Numeric. Suppose we have a Dataset ds_1 with a string Measure Component DESCRIPTION and a numeric Component AVERAGE_AGE, which needs to be rounded to the 3rd decimal. The expression:</w:t>
      </w:r>
    </w:p>
    <w:p w14:paraId="574FE61D" w14:textId="25E5E9F7" w:rsidR="005A2227" w:rsidRPr="00E352EF" w:rsidRDefault="0097053A" w:rsidP="004023EB">
      <w:pPr>
        <w:rPr>
          <w:rFonts w:ascii="Cambria" w:eastAsia="Calibri" w:hAnsi="Cambria" w:cs="Calibri"/>
        </w:rPr>
      </w:pPr>
      <w:r w:rsidRPr="00E352EF">
        <w:rPr>
          <w:rFonts w:ascii="Cambria" w:eastAsia="Calibri" w:hAnsi="Cambria" w:cs="Calibri"/>
        </w:rPr>
        <w:t>ds_1 := round(ds_1</w:t>
      </w:r>
      <w:del w:id="150" w:author="Laura Viignola" w:date="2017-05-11T09:18:00Z">
        <w:r w:rsidRPr="00E352EF" w:rsidDel="004266D2">
          <w:rPr>
            <w:rFonts w:ascii="Cambria" w:eastAsia="Calibri" w:hAnsi="Cambria" w:cs="Calibri"/>
          </w:rPr>
          <w:delText>.</w:delText>
        </w:r>
      </w:del>
      <w:ins w:id="151" w:author="Laura Viignola" w:date="2017-05-11T09:18:00Z">
        <w:r w:rsidR="004266D2">
          <w:rPr>
            <w:rFonts w:ascii="Cambria" w:eastAsia="Calibri" w:hAnsi="Cambria" w:cs="Calibri"/>
          </w:rPr>
          <w:t>#</w:t>
        </w:r>
      </w:ins>
      <w:r w:rsidRPr="00E352EF">
        <w:rPr>
          <w:rFonts w:ascii="Cambria" w:eastAsia="Calibri" w:hAnsi="Cambria" w:cs="Calibri"/>
        </w:rPr>
        <w:t>AVERAGE_AGE,3)</w:t>
      </w:r>
    </w:p>
    <w:p w14:paraId="2F3BD20F" w14:textId="77777777" w:rsidR="005A2227" w:rsidRPr="00E352EF" w:rsidRDefault="0097053A" w:rsidP="004023EB">
      <w:pPr>
        <w:rPr>
          <w:rFonts w:ascii="Cambria" w:eastAsia="Calibri" w:hAnsi="Cambria" w:cs="Calibri"/>
        </w:rPr>
      </w:pPr>
      <w:r w:rsidRPr="00E352EF">
        <w:rPr>
          <w:rFonts w:ascii="Cambria" w:eastAsia="Calibri" w:hAnsi="Cambria" w:cs="Calibri"/>
        </w:rPr>
        <w:t>performs this task.</w:t>
      </w:r>
    </w:p>
    <w:p w14:paraId="24F65607" w14:textId="1E234517" w:rsidR="005A2227" w:rsidRPr="00E352EF" w:rsidRDefault="0097053A" w:rsidP="004023EB">
      <w:pPr>
        <w:rPr>
          <w:rFonts w:ascii="Cambria" w:eastAsia="Calibri" w:hAnsi="Cambria" w:cs="Calibri"/>
        </w:rPr>
      </w:pPr>
      <w:r w:rsidRPr="00E352EF">
        <w:rPr>
          <w:rFonts w:ascii="Cambria" w:eastAsia="Calibri" w:hAnsi="Cambria" w:cs="Calibri"/>
        </w:rPr>
        <w:t>ds_1</w:t>
      </w:r>
      <w:del w:id="152" w:author="Laura Viignola" w:date="2017-05-11T09:18:00Z">
        <w:r w:rsidRPr="00E352EF" w:rsidDel="004266D2">
          <w:rPr>
            <w:rFonts w:ascii="Cambria" w:eastAsia="Calibri" w:hAnsi="Cambria" w:cs="Calibri"/>
          </w:rPr>
          <w:delText>.</w:delText>
        </w:r>
      </w:del>
      <w:ins w:id="153" w:author="Laura Viignola" w:date="2017-05-11T09:18:00Z">
        <w:r w:rsidR="004266D2">
          <w:rPr>
            <w:rFonts w:ascii="Cambria" w:eastAsia="Calibri" w:hAnsi="Cambria" w:cs="Calibri"/>
          </w:rPr>
          <w:t>#</w:t>
        </w:r>
      </w:ins>
      <w:r w:rsidRPr="00E352EF">
        <w:rPr>
          <w:rFonts w:ascii="Cambria" w:eastAsia="Calibri" w:hAnsi="Cambria" w:cs="Calibri"/>
        </w:rPr>
        <w:t>AVERAGE_AGE temporarily considers AVERAGE_AGE the only numeric Measure Component of ds_1. The round is then normally applied.</w:t>
      </w:r>
    </w:p>
    <w:p w14:paraId="194F1673" w14:textId="77777777" w:rsidR="00210FF9" w:rsidRPr="00E352EF" w:rsidRDefault="00210FF9" w:rsidP="004023EB">
      <w:pPr>
        <w:rPr>
          <w:rFonts w:ascii="Cambria" w:eastAsia="Calibri" w:hAnsi="Cambria" w:cs="Calibri"/>
        </w:rPr>
      </w:pPr>
    </w:p>
    <w:p w14:paraId="0A1CED55"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4) </w:t>
      </w:r>
      <w:r w:rsidR="0097053A" w:rsidRPr="00E352EF">
        <w:rPr>
          <w:rFonts w:ascii="Cambria" w:eastAsia="Calibri" w:hAnsi="Cambria" w:cs="Calibri"/>
        </w:rPr>
        <w:t xml:space="preserve">Let us suppose we have two multi-measure Datasets ds_1 and ds_2, having the same Identifier Components K1 and K2, and the same Measure Components M1 (which is a Numeric), M2 which is a String. </w:t>
      </w:r>
    </w:p>
    <w:p w14:paraId="12C98829" w14:textId="77777777" w:rsidR="005A2227" w:rsidRPr="00E352EF" w:rsidRDefault="0097053A" w:rsidP="004023EB">
      <w:pPr>
        <w:rPr>
          <w:rFonts w:ascii="Cambria" w:eastAsia="Calibri" w:hAnsi="Cambria" w:cs="Calibri"/>
        </w:rPr>
      </w:pPr>
      <w:r w:rsidRPr="00E352EF">
        <w:rPr>
          <w:rFonts w:ascii="Cambria" w:eastAsia="Calibri" w:hAnsi="Cambria" w:cs="Calibri"/>
        </w:rPr>
        <w:t>The expression</w:t>
      </w:r>
      <w:r w:rsidR="00210FF9" w:rsidRPr="00E352EF">
        <w:rPr>
          <w:rFonts w:ascii="Cambria" w:eastAsia="Calibri" w:hAnsi="Cambria" w:cs="Calibri"/>
        </w:rPr>
        <w:t>:</w:t>
      </w:r>
    </w:p>
    <w:p w14:paraId="58793BCC" w14:textId="4C12F49E" w:rsidR="005A2227" w:rsidRPr="00E352EF" w:rsidRDefault="0097053A" w:rsidP="004023EB">
      <w:pPr>
        <w:rPr>
          <w:rFonts w:ascii="Cambria" w:eastAsia="Calibri" w:hAnsi="Cambria" w:cs="Calibri"/>
        </w:rPr>
      </w:pPr>
      <w:r w:rsidRPr="00E352EF">
        <w:rPr>
          <w:rFonts w:ascii="Cambria" w:eastAsia="Calibri" w:hAnsi="Cambria" w:cs="Calibri"/>
        </w:rPr>
        <w:t>ds_3 := ds_1</w:t>
      </w:r>
      <w:del w:id="154" w:author="Laura Viignola" w:date="2017-05-11T09:23:00Z">
        <w:r w:rsidRPr="00E352EF" w:rsidDel="004266D2">
          <w:rPr>
            <w:rFonts w:ascii="Cambria" w:eastAsia="Calibri" w:hAnsi="Cambria" w:cs="Calibri"/>
          </w:rPr>
          <w:delText>.</w:delText>
        </w:r>
      </w:del>
      <w:ins w:id="155" w:author="Laura Viignola" w:date="2017-05-11T09:23:00Z">
        <w:r w:rsidR="004266D2">
          <w:rPr>
            <w:rFonts w:ascii="Cambria" w:eastAsia="Calibri" w:hAnsi="Cambria" w:cs="Calibri"/>
          </w:rPr>
          <w:t>#</w:t>
        </w:r>
      </w:ins>
      <w:r w:rsidRPr="00E352EF">
        <w:rPr>
          <w:rFonts w:ascii="Cambria" w:eastAsia="Calibri" w:hAnsi="Cambria" w:cs="Calibri"/>
        </w:rPr>
        <w:t>M1 + ds_2</w:t>
      </w:r>
      <w:del w:id="156" w:author="Laura Viignola" w:date="2017-05-11T09:23:00Z">
        <w:r w:rsidRPr="00E352EF" w:rsidDel="004266D2">
          <w:rPr>
            <w:rFonts w:ascii="Cambria" w:eastAsia="Calibri" w:hAnsi="Cambria" w:cs="Calibri"/>
          </w:rPr>
          <w:delText>.</w:delText>
        </w:r>
      </w:del>
      <w:ins w:id="157" w:author="Laura Viignola" w:date="2017-05-11T09:23:00Z">
        <w:r w:rsidR="004266D2">
          <w:rPr>
            <w:rFonts w:ascii="Cambria" w:eastAsia="Calibri" w:hAnsi="Cambria" w:cs="Calibri"/>
          </w:rPr>
          <w:t>#</w:t>
        </w:r>
      </w:ins>
      <w:r w:rsidRPr="00E352EF">
        <w:rPr>
          <w:rFonts w:ascii="Cambria" w:eastAsia="Calibri" w:hAnsi="Cambria" w:cs="Calibri"/>
        </w:rPr>
        <w:t>M1</w:t>
      </w:r>
    </w:p>
    <w:p w14:paraId="3DF7F613" w14:textId="77777777" w:rsidR="00210FF9" w:rsidRPr="00E352EF" w:rsidRDefault="0097053A" w:rsidP="004023EB">
      <w:pPr>
        <w:rPr>
          <w:rFonts w:ascii="Cambria" w:eastAsia="Calibri" w:hAnsi="Cambria" w:cs="Calibri"/>
        </w:rPr>
      </w:pPr>
      <w:r w:rsidRPr="00E352EF">
        <w:rPr>
          <w:rFonts w:ascii="Cambria" w:eastAsia="Calibri" w:hAnsi="Cambria" w:cs="Calibri"/>
        </w:rPr>
        <w:t xml:space="preserve">sums only the Measure Component M1. </w:t>
      </w:r>
    </w:p>
    <w:p w14:paraId="6CA7FF21" w14:textId="77777777" w:rsidR="00210FF9" w:rsidRPr="00E352EF" w:rsidRDefault="00210FF9" w:rsidP="004023EB">
      <w:pPr>
        <w:rPr>
          <w:rFonts w:ascii="Cambria" w:eastAsia="Calibri" w:hAnsi="Cambria" w:cs="Calibri"/>
        </w:rPr>
      </w:pPr>
    </w:p>
    <w:p w14:paraId="03F39917" w14:textId="77777777" w:rsidR="005A2227" w:rsidRPr="00E352EF" w:rsidRDefault="00210FF9" w:rsidP="004023EB">
      <w:pPr>
        <w:rPr>
          <w:rFonts w:ascii="Cambria" w:hAnsi="Cambria"/>
        </w:rPr>
      </w:pPr>
      <w:r w:rsidRPr="00E352EF">
        <w:rPr>
          <w:rFonts w:ascii="Cambria" w:eastAsia="Calibri" w:hAnsi="Cambria" w:cs="Calibri"/>
        </w:rPr>
        <w:t xml:space="preserve">5) </w:t>
      </w:r>
      <w:r w:rsidR="0097053A" w:rsidRPr="00E352EF">
        <w:rPr>
          <w:rFonts w:ascii="Cambria" w:eastAsia="Calibri" w:hAnsi="Cambria" w:cs="Calibri"/>
        </w:rPr>
        <w:t>Let us suppose we have two multi-measure Datasets ds_1 and ds_2, having the same Identifier Components K1 and K2, and the Measure Components M1</w:t>
      </w:r>
      <w:r w:rsidRPr="00E352EF">
        <w:rPr>
          <w:rFonts w:ascii="Cambria" w:eastAsia="Calibri" w:hAnsi="Cambria" w:cs="Calibri"/>
        </w:rPr>
        <w:t xml:space="preserve"> a</w:t>
      </w:r>
      <w:r w:rsidR="0097053A" w:rsidRPr="00E352EF">
        <w:rPr>
          <w:rFonts w:ascii="Cambria" w:eastAsia="Calibri" w:hAnsi="Cambria" w:cs="Calibri"/>
        </w:rPr>
        <w:t xml:space="preserve">nd  M2. </w:t>
      </w:r>
    </w:p>
    <w:p w14:paraId="3344C3D3" w14:textId="77777777" w:rsidR="005A2227" w:rsidRPr="00E352EF" w:rsidRDefault="0097053A" w:rsidP="004023EB">
      <w:pPr>
        <w:rPr>
          <w:rFonts w:ascii="Cambria" w:hAnsi="Cambria"/>
        </w:rPr>
      </w:pPr>
      <w:r w:rsidRPr="00E352EF">
        <w:rPr>
          <w:rFonts w:ascii="Cambria" w:eastAsia="Calibri" w:hAnsi="Cambria" w:cs="Calibri"/>
        </w:rPr>
        <w:t>The expression</w:t>
      </w:r>
      <w:r w:rsidR="00210FF9" w:rsidRPr="00E352EF">
        <w:rPr>
          <w:rFonts w:ascii="Cambria" w:eastAsia="Calibri" w:hAnsi="Cambria" w:cs="Calibri"/>
        </w:rPr>
        <w:t>:</w:t>
      </w:r>
    </w:p>
    <w:p w14:paraId="70193F87" w14:textId="38532884" w:rsidR="005A2227" w:rsidRPr="00E352EF" w:rsidRDefault="0097053A" w:rsidP="004023EB">
      <w:pPr>
        <w:rPr>
          <w:rFonts w:ascii="Cambria" w:hAnsi="Cambria"/>
        </w:rPr>
      </w:pPr>
      <w:r w:rsidRPr="00E352EF">
        <w:rPr>
          <w:rFonts w:ascii="Cambria" w:eastAsia="Calibri" w:hAnsi="Cambria" w:cs="Calibri"/>
        </w:rPr>
        <w:t>ds_3 := ds_1</w:t>
      </w:r>
      <w:del w:id="158" w:author="Laura Viignola" w:date="2017-05-11T09:23:00Z">
        <w:r w:rsidRPr="00E352EF" w:rsidDel="004266D2">
          <w:rPr>
            <w:rFonts w:ascii="Cambria" w:eastAsia="Calibri" w:hAnsi="Cambria" w:cs="Calibri"/>
          </w:rPr>
          <w:delText>.</w:delText>
        </w:r>
      </w:del>
      <w:ins w:id="159" w:author="Laura Viignola" w:date="2017-05-11T09:23:00Z">
        <w:r w:rsidR="004266D2">
          <w:rPr>
            <w:rFonts w:ascii="Cambria" w:eastAsia="Calibri" w:hAnsi="Cambria" w:cs="Calibri"/>
          </w:rPr>
          <w:t>#</w:t>
        </w:r>
      </w:ins>
      <w:r w:rsidRPr="00E352EF">
        <w:rPr>
          <w:rFonts w:ascii="Cambria" w:eastAsia="Calibri" w:hAnsi="Cambria" w:cs="Calibri"/>
        </w:rPr>
        <w:t>M1 + ds_2</w:t>
      </w:r>
      <w:del w:id="160" w:author="Laura Viignola" w:date="2017-05-11T09:23:00Z">
        <w:r w:rsidRPr="00E352EF" w:rsidDel="004266D2">
          <w:rPr>
            <w:rFonts w:ascii="Cambria" w:eastAsia="Calibri" w:hAnsi="Cambria" w:cs="Calibri"/>
          </w:rPr>
          <w:delText>.</w:delText>
        </w:r>
      </w:del>
      <w:ins w:id="161" w:author="Laura Viignola" w:date="2017-05-11T09:23:00Z">
        <w:r w:rsidR="004266D2">
          <w:rPr>
            <w:rFonts w:ascii="Cambria" w:eastAsia="Calibri" w:hAnsi="Cambria" w:cs="Calibri"/>
          </w:rPr>
          <w:t>#</w:t>
        </w:r>
      </w:ins>
      <w:r w:rsidRPr="00E352EF">
        <w:rPr>
          <w:rFonts w:ascii="Cambria" w:eastAsia="Calibri" w:hAnsi="Cambria" w:cs="Calibri"/>
        </w:rPr>
        <w:t>M2</w:t>
      </w:r>
    </w:p>
    <w:p w14:paraId="13A721FF" w14:textId="77777777" w:rsidR="005A2227" w:rsidRPr="00E352EF" w:rsidRDefault="0097053A" w:rsidP="004023EB">
      <w:pPr>
        <w:rPr>
          <w:rFonts w:ascii="Cambria" w:hAnsi="Cambria"/>
        </w:rPr>
      </w:pPr>
      <w:r w:rsidRPr="00E352EF">
        <w:rPr>
          <w:rFonts w:ascii="Cambria" w:eastAsia="Calibri" w:hAnsi="Cambria" w:cs="Calibri"/>
        </w:rPr>
        <w:t xml:space="preserve">sums the Measure Component M1 with the measure component M2. </w:t>
      </w:r>
    </w:p>
    <w:p w14:paraId="0DCFE22C" w14:textId="77777777" w:rsidR="005A2227" w:rsidRPr="00E352EF" w:rsidRDefault="0097053A" w:rsidP="00597269">
      <w:pPr>
        <w:pStyle w:val="Stile3"/>
        <w:rPr>
          <w:rFonts w:ascii="Cambria" w:hAnsi="Cambria"/>
          <w:lang w:val="en-GB"/>
        </w:rPr>
      </w:pPr>
      <w:bookmarkStart w:id="162" w:name="_Toc463805726"/>
      <w:bookmarkStart w:id="163" w:name="_Toc464487893"/>
      <w:r w:rsidRPr="00E352EF">
        <w:rPr>
          <w:rFonts w:ascii="Cambria" w:hAnsi="Cambria"/>
          <w:lang w:val="en-GB"/>
        </w:rPr>
        <w:t>Alias  as</w:t>
      </w:r>
      <w:bookmarkEnd w:id="162"/>
      <w:bookmarkEnd w:id="163"/>
      <w:r w:rsidRPr="00E352EF">
        <w:rPr>
          <w:rFonts w:ascii="Cambria" w:hAnsi="Cambria"/>
          <w:lang w:val="en-GB"/>
        </w:rPr>
        <w:t xml:space="preserve">      </w:t>
      </w:r>
    </w:p>
    <w:p w14:paraId="7B245DBD" w14:textId="77777777" w:rsidR="00927AE8" w:rsidRPr="00E352EF" w:rsidRDefault="00927AE8" w:rsidP="009F126A">
      <w:pPr>
        <w:rPr>
          <w:rFonts w:ascii="Cambria" w:eastAsia="Calibri" w:hAnsi="Cambria" w:cs="Calibri"/>
          <w:i/>
          <w:color w:val="5B9BD5"/>
        </w:rPr>
      </w:pPr>
      <w:r w:rsidRPr="00E352EF">
        <w:rPr>
          <w:rFonts w:ascii="Cambria" w:eastAsia="Calibri" w:hAnsi="Cambria" w:cs="Calibri"/>
          <w:i/>
          <w:color w:val="5B9BD5"/>
        </w:rPr>
        <w:t>Semantics</w:t>
      </w:r>
    </w:p>
    <w:p w14:paraId="3D2D1EDC" w14:textId="386BEDCE" w:rsidR="005A2227" w:rsidRPr="00E352EF" w:rsidRDefault="0097053A" w:rsidP="00597269">
      <w:pPr>
        <w:rPr>
          <w:rFonts w:ascii="Cambria" w:hAnsi="Cambria"/>
        </w:rPr>
      </w:pPr>
      <w:r w:rsidRPr="00E352EF">
        <w:rPr>
          <w:rFonts w:ascii="Cambria" w:eastAsia="Calibri" w:hAnsi="Cambria"/>
        </w:rPr>
        <w:t xml:space="preserve">The </w:t>
      </w:r>
      <w:r w:rsidRPr="00E352EF">
        <w:rPr>
          <w:rFonts w:ascii="Cambria" w:eastAsia="Calibri" w:hAnsi="Cambria"/>
          <w:b/>
        </w:rPr>
        <w:t>as</w:t>
      </w:r>
      <w:r w:rsidRPr="00E352EF">
        <w:rPr>
          <w:rFonts w:ascii="Cambria" w:eastAsia="Calibri" w:hAnsi="Cambria"/>
        </w:rPr>
        <w:t xml:space="preserve"> operator </w:t>
      </w:r>
      <w:ins w:id="164" w:author="Laura Viignola" w:date="2017-05-10T18:13:00Z">
        <w:r w:rsidR="00AC5A51">
          <w:t>changes the name of the specified measure or attribute</w:t>
        </w:r>
      </w:ins>
      <w:del w:id="165" w:author="Laura Viignola" w:date="2017-05-10T18:13:00Z">
        <w:r w:rsidRPr="00E352EF" w:rsidDel="00AC5A51">
          <w:rPr>
            <w:rFonts w:ascii="Cambria" w:eastAsia="Calibri" w:hAnsi="Cambria"/>
          </w:rPr>
          <w:delText xml:space="preserve">allows to rename one component of a </w:delText>
        </w:r>
        <w:r w:rsidR="00472C2F" w:rsidRPr="00E352EF" w:rsidDel="00AC5A51">
          <w:rPr>
            <w:rFonts w:ascii="Cambria" w:hAnsi="Cambria"/>
          </w:rPr>
          <w:delText>Dataset</w:delText>
        </w:r>
        <w:r w:rsidRPr="00E352EF" w:rsidDel="00AC5A51">
          <w:rPr>
            <w:rFonts w:ascii="Cambria" w:eastAsia="Calibri" w:hAnsi="Cambria"/>
          </w:rPr>
          <w:delText xml:space="preserve"> or the component resulting by an expression</w:delText>
        </w:r>
      </w:del>
      <w:r w:rsidRPr="00E352EF">
        <w:rPr>
          <w:rFonts w:ascii="Cambria" w:eastAsia="Calibri" w:hAnsi="Cambria"/>
        </w:rPr>
        <w:t xml:space="preserve">. </w:t>
      </w:r>
    </w:p>
    <w:p w14:paraId="0705B9DD" w14:textId="77777777" w:rsidR="001643C0" w:rsidRPr="00E352EF" w:rsidRDefault="001643C0" w:rsidP="001643C0">
      <w:pPr>
        <w:rPr>
          <w:rFonts w:ascii="Cambria" w:eastAsia="Calibri" w:hAnsi="Cambria" w:cs="Calibri"/>
          <w:i/>
          <w:color w:val="5B9BD5"/>
        </w:rPr>
      </w:pPr>
    </w:p>
    <w:p w14:paraId="01B801E5"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Syntax</w:t>
      </w:r>
    </w:p>
    <w:p w14:paraId="0B2D60EC" w14:textId="47B4C004" w:rsidR="005A2227" w:rsidRPr="00F70A81" w:rsidRDefault="0097053A" w:rsidP="001643C0">
      <w:pPr>
        <w:rPr>
          <w:rFonts w:ascii="Cambria" w:hAnsi="Cambria"/>
          <w:lang w:val="pt-PT"/>
        </w:rPr>
      </w:pPr>
      <w:r w:rsidRPr="00F70A81">
        <w:rPr>
          <w:rFonts w:ascii="Cambria" w:eastAsia="Calibri" w:hAnsi="Cambria" w:cs="Calibri"/>
          <w:i/>
          <w:lang w:val="pt-PT"/>
        </w:rPr>
        <w:t>ds</w:t>
      </w:r>
      <w:del w:id="166" w:author="Laura Viignola" w:date="2017-05-11T09:23:00Z">
        <w:r w:rsidRPr="00F70A81" w:rsidDel="004266D2">
          <w:rPr>
            <w:rFonts w:ascii="Cambria" w:eastAsia="Calibri" w:hAnsi="Cambria" w:cs="Calibri"/>
            <w:i/>
            <w:lang w:val="pt-PT"/>
          </w:rPr>
          <w:delText>.</w:delText>
        </w:r>
      </w:del>
      <w:ins w:id="167" w:author="Laura Viignola" w:date="2017-05-11T09:23:00Z">
        <w:r w:rsidR="004266D2">
          <w:rPr>
            <w:rFonts w:ascii="Cambria" w:eastAsia="Calibri" w:hAnsi="Cambria" w:cs="Calibri"/>
            <w:i/>
            <w:lang w:val="pt-PT"/>
          </w:rPr>
          <w:t>#</w:t>
        </w:r>
      </w:ins>
      <w:r w:rsidRPr="00F70A81">
        <w:rPr>
          <w:rFonts w:ascii="Cambria" w:eastAsia="Calibri" w:hAnsi="Cambria" w:cs="Calibri"/>
          <w:i/>
          <w:lang w:val="pt-PT"/>
        </w:rPr>
        <w:t xml:space="preserve">comp </w:t>
      </w:r>
      <w:r w:rsidRPr="00F70A81">
        <w:rPr>
          <w:rFonts w:ascii="Cambria" w:eastAsia="Calibri" w:hAnsi="Cambria" w:cs="Calibri"/>
          <w:b/>
          <w:i/>
          <w:lang w:val="pt-PT"/>
        </w:rPr>
        <w:t>as</w:t>
      </w:r>
      <w:r w:rsidRPr="00F70A81">
        <w:rPr>
          <w:rFonts w:ascii="Cambria" w:eastAsia="Calibri" w:hAnsi="Cambria" w:cs="Calibri"/>
          <w:i/>
          <w:lang w:val="pt-PT"/>
        </w:rPr>
        <w:t xml:space="preserve"> alias</w:t>
      </w:r>
    </w:p>
    <w:p w14:paraId="66EBF016" w14:textId="77777777" w:rsidR="001643C0" w:rsidRPr="00F70A81" w:rsidRDefault="001643C0" w:rsidP="001643C0">
      <w:pPr>
        <w:rPr>
          <w:rFonts w:ascii="Cambria" w:eastAsia="Calibri" w:hAnsi="Cambria" w:cs="Calibri"/>
          <w:i/>
          <w:color w:val="5B9BD5"/>
          <w:lang w:val="pt-PT"/>
        </w:rPr>
      </w:pPr>
    </w:p>
    <w:p w14:paraId="04666F3A"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Parameters</w:t>
      </w:r>
    </w:p>
    <w:p w14:paraId="68C5B632" w14:textId="77777777" w:rsidR="005A2227" w:rsidRPr="00E352EF" w:rsidRDefault="00DC675D" w:rsidP="00DC675D">
      <w:pPr>
        <w:rPr>
          <w:rFonts w:ascii="Cambria" w:hAnsi="Cambria"/>
        </w:rPr>
      </w:pPr>
      <w:r w:rsidRPr="00E352EF">
        <w:rPr>
          <w:rFonts w:ascii="Cambria" w:eastAsia="Calibri" w:hAnsi="Cambria" w:cs="Calibri"/>
          <w:i/>
        </w:rPr>
        <w:t xml:space="preserve">ds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t>Dataset</w:t>
      </w:r>
    </w:p>
    <w:p w14:paraId="03EB89DD" w14:textId="77777777" w:rsidR="005A2227" w:rsidRPr="00E352EF" w:rsidRDefault="00DC675D" w:rsidP="001643C0">
      <w:pPr>
        <w:rPr>
          <w:rFonts w:ascii="Cambria" w:hAnsi="Cambria"/>
        </w:rPr>
      </w:pPr>
      <w:r w:rsidRPr="00E352EF">
        <w:rPr>
          <w:rFonts w:ascii="Cambria" w:eastAsia="Calibri" w:hAnsi="Cambria" w:cs="Calibri"/>
          <w:i/>
        </w:rPr>
        <w:lastRenderedPageBreak/>
        <w:t>a</w:t>
      </w:r>
      <w:r w:rsidR="0097053A" w:rsidRPr="00E352EF">
        <w:rPr>
          <w:rFonts w:ascii="Cambria" w:eastAsia="Calibri" w:hAnsi="Cambria" w:cs="Calibri"/>
          <w:i/>
        </w:rPr>
        <w:t>lias</w:t>
      </w:r>
      <w:r w:rsidRPr="00E352EF">
        <w:rPr>
          <w:rFonts w:ascii="Cambria" w:eastAsia="Calibri" w:hAnsi="Cambria" w:cs="Calibri"/>
        </w:rPr>
        <w:t xml:space="preserve"> </w:t>
      </w:r>
      <w:r w:rsidR="00E03AF1" w:rsidRPr="00E352EF">
        <w:rPr>
          <w:rFonts w:ascii="Cambria" w:eastAsia="Calibri" w:hAnsi="Cambria" w:cs="Calibri"/>
        </w:rPr>
        <w:t xml:space="preserve">: </w:t>
      </w:r>
      <w:r w:rsidR="0097053A" w:rsidRPr="00E352EF">
        <w:rPr>
          <w:rFonts w:ascii="Cambria" w:eastAsia="Calibri" w:hAnsi="Cambria" w:cs="Calibri"/>
        </w:rPr>
        <w:t>string</w:t>
      </w:r>
    </w:p>
    <w:p w14:paraId="7E1493C3" w14:textId="77777777" w:rsidR="001643C0" w:rsidRPr="00E352EF" w:rsidRDefault="001643C0" w:rsidP="001643C0">
      <w:pPr>
        <w:rPr>
          <w:rFonts w:ascii="Cambria" w:eastAsia="Calibri" w:hAnsi="Cambria" w:cs="Calibri"/>
          <w:i/>
          <w:color w:val="5B9BD5"/>
        </w:rPr>
      </w:pPr>
    </w:p>
    <w:p w14:paraId="76758DA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6C95781" w14:textId="77777777" w:rsidR="005A2227" w:rsidRPr="00E352EF" w:rsidRDefault="0097053A" w:rsidP="001643C0">
      <w:pPr>
        <w:rPr>
          <w:rFonts w:ascii="Cambria" w:hAnsi="Cambria"/>
        </w:rPr>
      </w:pPr>
      <w:r w:rsidRPr="00E352EF">
        <w:rPr>
          <w:rFonts w:ascii="Cambria" w:eastAsia="Calibri" w:hAnsi="Cambria" w:cs="Calibri"/>
        </w:rPr>
        <w:t xml:space="preserve">This operator works only on </w:t>
      </w:r>
      <w:r w:rsidR="00430BF1" w:rsidRPr="00E352EF">
        <w:rPr>
          <w:rFonts w:ascii="Cambria" w:eastAsia="Calibri" w:hAnsi="Cambria" w:cs="Calibri"/>
        </w:rPr>
        <w:t xml:space="preserve">Measure </w:t>
      </w:r>
      <w:r w:rsidRPr="00E352EF">
        <w:rPr>
          <w:rFonts w:ascii="Cambria" w:eastAsia="Calibri" w:hAnsi="Cambria" w:cs="Calibri"/>
        </w:rPr>
        <w:t>components.</w:t>
      </w:r>
    </w:p>
    <w:p w14:paraId="452EBD1D" w14:textId="77777777" w:rsidR="005A2227" w:rsidRPr="00E352EF" w:rsidRDefault="00430BF1" w:rsidP="00597269">
      <w:pPr>
        <w:rPr>
          <w:rFonts w:ascii="Cambria" w:eastAsia="Calibri" w:hAnsi="Cambria" w:cs="Calibri"/>
          <w:i/>
          <w:color w:val="5B9BD5"/>
        </w:rPr>
      </w:pPr>
      <w:r w:rsidRPr="00E352EF">
        <w:rPr>
          <w:rFonts w:ascii="Cambria" w:eastAsia="Calibri" w:hAnsi="Cambria" w:cs="Calibri"/>
          <w:i/>
          <w:color w:val="5B9BD5"/>
        </w:rPr>
        <w:t>Semantics specification</w:t>
      </w:r>
    </w:p>
    <w:p w14:paraId="2D19E5CA" w14:textId="77777777" w:rsidR="001643C0" w:rsidRPr="00E352EF" w:rsidRDefault="00430BF1" w:rsidP="001643C0">
      <w:pPr>
        <w:rPr>
          <w:rFonts w:ascii="Cambria" w:eastAsia="Calibri" w:hAnsi="Cambria" w:cs="Calibri"/>
          <w:i/>
          <w:color w:val="5B9BD5"/>
        </w:rPr>
      </w:pPr>
      <w:r w:rsidRPr="00E352EF">
        <w:rPr>
          <w:rFonts w:ascii="Cambria" w:hAnsi="Cambria"/>
        </w:rPr>
        <w:t>The operator takes as input a Dataset and the identifier of a Measure Component, and returns a new Dataset having only that Measure Component and all the original Identifier Components.</w:t>
      </w:r>
    </w:p>
    <w:p w14:paraId="55915192"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2F32A0D" w14:textId="77777777" w:rsidR="005A2227" w:rsidRPr="00E352EF" w:rsidRDefault="001643C0" w:rsidP="001643C0">
      <w:r w:rsidRPr="00E352EF">
        <w:rPr>
          <w:rFonts w:ascii="Cambria" w:eastAsia="Calibri" w:hAnsi="Cambria" w:cs="Calibri"/>
        </w:rPr>
        <w:t>1)</w:t>
      </w:r>
      <w:r w:rsidRPr="00E352EF">
        <w:rPr>
          <w:rFonts w:eastAsia="Calibri" w:cs="Calibri"/>
        </w:rPr>
        <w:t xml:space="preserve"> </w:t>
      </w:r>
      <w:r w:rsidR="0097053A" w:rsidRPr="00E352EF">
        <w:rPr>
          <w:rFonts w:eastAsia="Calibri" w:cs="Calibri"/>
        </w:rPr>
        <w:t xml:space="preserve">Let us suppose we have two multi-measure Datasets ds_1 and ds_2, having the same Identifier Components K1 and K2, and the Measure Components M1and  M2. </w:t>
      </w:r>
    </w:p>
    <w:p w14:paraId="05A110AA"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0F08F85E" w14:textId="7A014179" w:rsidR="005A2227" w:rsidRPr="00E352EF" w:rsidRDefault="0097053A" w:rsidP="00C37921">
      <w:pPr>
        <w:ind w:firstLine="706"/>
        <w:rPr>
          <w:rFonts w:ascii="Cambria" w:hAnsi="Cambria"/>
        </w:rPr>
      </w:pPr>
      <w:r w:rsidRPr="00E352EF">
        <w:rPr>
          <w:rFonts w:ascii="Cambria" w:eastAsia="Calibri" w:hAnsi="Cambria" w:cs="Calibri"/>
        </w:rPr>
        <w:t>ds_3 := ds_1</w:t>
      </w:r>
      <w:del w:id="168" w:author="Laura Viignola" w:date="2017-05-11T09:23:00Z">
        <w:r w:rsidRPr="00E352EF" w:rsidDel="004266D2">
          <w:rPr>
            <w:rFonts w:ascii="Cambria" w:eastAsia="Calibri" w:hAnsi="Cambria" w:cs="Calibri"/>
          </w:rPr>
          <w:delText>.</w:delText>
        </w:r>
      </w:del>
      <w:ins w:id="169" w:author="Laura Viignola" w:date="2017-05-11T09:23:00Z">
        <w:r w:rsidR="004266D2">
          <w:rPr>
            <w:rFonts w:ascii="Cambria" w:eastAsia="Calibri" w:hAnsi="Cambria" w:cs="Calibri"/>
          </w:rPr>
          <w:t>#</w:t>
        </w:r>
      </w:ins>
      <w:r w:rsidRPr="00E352EF">
        <w:rPr>
          <w:rFonts w:ascii="Cambria" w:eastAsia="Calibri" w:hAnsi="Cambria" w:cs="Calibri"/>
        </w:rPr>
        <w:t>M1 + ds_2</w:t>
      </w:r>
      <w:del w:id="170" w:author="Laura Viignola" w:date="2017-05-11T09:24:00Z">
        <w:r w:rsidRPr="00E352EF" w:rsidDel="004266D2">
          <w:rPr>
            <w:rFonts w:ascii="Cambria" w:eastAsia="Calibri" w:hAnsi="Cambria" w:cs="Calibri"/>
          </w:rPr>
          <w:delText>.</w:delText>
        </w:r>
      </w:del>
      <w:ins w:id="171" w:author="Laura Viignola" w:date="2017-05-11T09:24:00Z">
        <w:r w:rsidR="004266D2">
          <w:rPr>
            <w:rFonts w:ascii="Cambria" w:eastAsia="Calibri" w:hAnsi="Cambria" w:cs="Calibri"/>
          </w:rPr>
          <w:t>#</w:t>
        </w:r>
      </w:ins>
      <w:r w:rsidRPr="00E352EF">
        <w:rPr>
          <w:rFonts w:ascii="Cambria" w:eastAsia="Calibri" w:hAnsi="Cambria" w:cs="Calibri"/>
        </w:rPr>
        <w:t xml:space="preserve">M2  as </w:t>
      </w:r>
      <w:r w:rsidR="00817C6D" w:rsidRPr="00E352EF">
        <w:rPr>
          <w:rFonts w:ascii="Cambria" w:eastAsia="Calibri" w:hAnsi="Cambria" w:cs="Calibri"/>
        </w:rPr>
        <w:t>“</w:t>
      </w:r>
      <w:r w:rsidRPr="00E352EF">
        <w:rPr>
          <w:rFonts w:ascii="Cambria" w:eastAsia="Calibri" w:hAnsi="Cambria" w:cs="Calibri"/>
        </w:rPr>
        <w:t>M</w:t>
      </w:r>
      <w:r w:rsidR="00817C6D" w:rsidRPr="00E352EF">
        <w:rPr>
          <w:rFonts w:ascii="Cambria" w:eastAsia="Calibri" w:hAnsi="Cambria" w:cs="Calibri"/>
        </w:rPr>
        <w:t>1”</w:t>
      </w:r>
    </w:p>
    <w:p w14:paraId="662CE0DF" w14:textId="77777777" w:rsidR="005A2227" w:rsidRPr="00E352EF" w:rsidRDefault="0097053A" w:rsidP="001643C0">
      <w:pPr>
        <w:rPr>
          <w:rFonts w:ascii="Cambria" w:hAnsi="Cambria"/>
        </w:rPr>
      </w:pPr>
      <w:r w:rsidRPr="00E352EF">
        <w:rPr>
          <w:rFonts w:ascii="Cambria" w:eastAsia="Calibri" w:hAnsi="Cambria" w:cs="Calibri"/>
        </w:rPr>
        <w:t>sums the Measure Component M1 with the measure component M2. The outcome Dataset has one Measure Components: M1, which is obtained as the sum of M1 in ds_1 and M2 in ds_2.</w:t>
      </w:r>
    </w:p>
    <w:p w14:paraId="62BBCA17" w14:textId="77777777" w:rsidR="001643C0" w:rsidRPr="00E352EF" w:rsidRDefault="001643C0" w:rsidP="001643C0">
      <w:pPr>
        <w:rPr>
          <w:rFonts w:ascii="Cambria" w:eastAsia="Calibri" w:hAnsi="Cambria" w:cs="Calibri"/>
        </w:rPr>
      </w:pPr>
    </w:p>
    <w:p w14:paraId="5944B097" w14:textId="77777777" w:rsidR="005A2227" w:rsidRPr="00E352EF" w:rsidRDefault="001643C0" w:rsidP="001643C0">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 xml:space="preserve">Let us suppose we have a Datasets ds_1 and the Measure Components M1. </w:t>
      </w:r>
    </w:p>
    <w:p w14:paraId="3B3781B3"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5B7778A2" w14:textId="5784EA78" w:rsidR="005A2227" w:rsidRPr="00E352EF" w:rsidRDefault="0097053A" w:rsidP="00C37921">
      <w:pPr>
        <w:ind w:firstLine="706"/>
        <w:rPr>
          <w:rFonts w:ascii="Cambria" w:hAnsi="Cambria"/>
        </w:rPr>
      </w:pPr>
      <w:r w:rsidRPr="00E352EF">
        <w:rPr>
          <w:rFonts w:ascii="Cambria" w:eastAsia="Calibri" w:hAnsi="Cambria" w:cs="Calibri"/>
        </w:rPr>
        <w:t>ds_2 := ds_1</w:t>
      </w:r>
      <w:del w:id="172" w:author="Laura Viignola" w:date="2017-05-11T09:24:00Z">
        <w:r w:rsidRPr="00E352EF" w:rsidDel="004266D2">
          <w:rPr>
            <w:rFonts w:ascii="Cambria" w:eastAsia="Calibri" w:hAnsi="Cambria" w:cs="Calibri"/>
          </w:rPr>
          <w:delText>.</w:delText>
        </w:r>
      </w:del>
      <w:ins w:id="173" w:author="Laura Viignola" w:date="2017-05-11T09:24:00Z">
        <w:r w:rsidR="004266D2">
          <w:rPr>
            <w:rFonts w:ascii="Cambria" w:eastAsia="Calibri" w:hAnsi="Cambria" w:cs="Calibri"/>
          </w:rPr>
          <w:t>#</w:t>
        </w:r>
      </w:ins>
      <w:r w:rsidRPr="00E352EF">
        <w:rPr>
          <w:rFonts w:ascii="Cambria" w:eastAsia="Calibri" w:hAnsi="Cambria" w:cs="Calibri"/>
        </w:rPr>
        <w:t xml:space="preserve">M1* 10 as </w:t>
      </w:r>
      <w:r w:rsidR="00817C6D" w:rsidRPr="00E352EF">
        <w:rPr>
          <w:rFonts w:ascii="Cambria" w:eastAsia="Calibri" w:hAnsi="Cambria" w:cs="Calibri"/>
        </w:rPr>
        <w:t>“</w:t>
      </w:r>
      <w:r w:rsidRPr="00E352EF">
        <w:rPr>
          <w:rFonts w:ascii="Cambria" w:eastAsia="Calibri" w:hAnsi="Cambria" w:cs="Calibri"/>
        </w:rPr>
        <w:t>M2</w:t>
      </w:r>
      <w:r w:rsidR="00817C6D" w:rsidRPr="00E352EF">
        <w:rPr>
          <w:rFonts w:ascii="Cambria" w:eastAsia="Calibri" w:hAnsi="Cambria" w:cs="Calibri"/>
        </w:rPr>
        <w:t>”</w:t>
      </w:r>
    </w:p>
    <w:p w14:paraId="115BB912" w14:textId="77777777" w:rsidR="005A2227" w:rsidRPr="00E352EF" w:rsidRDefault="0097053A" w:rsidP="001643C0">
      <w:pPr>
        <w:rPr>
          <w:rFonts w:ascii="Cambria" w:hAnsi="Cambria"/>
        </w:rPr>
      </w:pPr>
      <w:r w:rsidRPr="00E352EF">
        <w:rPr>
          <w:rFonts w:ascii="Cambria" w:eastAsia="Calibri" w:hAnsi="Cambria" w:cs="Calibri"/>
        </w:rPr>
        <w:t xml:space="preserve">returns a </w:t>
      </w:r>
      <w:r w:rsidR="00472C2F" w:rsidRPr="00E352EF">
        <w:t>Dataset</w:t>
      </w:r>
      <w:r w:rsidRPr="00E352EF">
        <w:rPr>
          <w:rFonts w:ascii="Cambria" w:eastAsia="Calibri" w:hAnsi="Cambria" w:cs="Calibri"/>
        </w:rPr>
        <w:t xml:space="preserve"> having only one measure components M2 obtained as the product of M1 and 10.</w:t>
      </w:r>
    </w:p>
    <w:p w14:paraId="06D78F54" w14:textId="77777777" w:rsidR="005A2227" w:rsidRPr="00E352EF" w:rsidRDefault="005A2227" w:rsidP="001643C0">
      <w:pPr>
        <w:rPr>
          <w:rFonts w:ascii="Cambria" w:hAnsi="Cambria"/>
        </w:rPr>
      </w:pPr>
    </w:p>
    <w:p w14:paraId="702C38D4" w14:textId="77777777" w:rsidR="00667F59" w:rsidRPr="00E352EF" w:rsidRDefault="00667F59" w:rsidP="001643C0">
      <w:pPr>
        <w:rPr>
          <w:rFonts w:ascii="Cambria" w:hAnsi="Cambria"/>
        </w:rPr>
      </w:pPr>
    </w:p>
    <w:p w14:paraId="16A24E4D" w14:textId="77777777" w:rsidR="005A2227" w:rsidRPr="00E352EF" w:rsidRDefault="0097053A" w:rsidP="00EB1629">
      <w:pPr>
        <w:pStyle w:val="Stile3"/>
        <w:rPr>
          <w:lang w:val="en-GB"/>
        </w:rPr>
      </w:pPr>
      <w:bookmarkStart w:id="174" w:name="_Toc463805727"/>
      <w:bookmarkStart w:id="175" w:name="_Toc464487894"/>
      <w:bookmarkStart w:id="176" w:name="_Toc462659614"/>
      <w:r w:rsidRPr="00E352EF">
        <w:rPr>
          <w:lang w:val="en-GB"/>
        </w:rPr>
        <w:t>alterDataset</w:t>
      </w:r>
      <w:bookmarkEnd w:id="174"/>
      <w:bookmarkEnd w:id="175"/>
    </w:p>
    <w:p w14:paraId="6BA2B01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5B49830C"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alterDataset</w:t>
      </w:r>
      <w:r w:rsidRPr="00E352EF">
        <w:rPr>
          <w:rFonts w:ascii="Cambria" w:eastAsia="Calibri" w:hAnsi="Cambria" w:cs="Calibri"/>
        </w:rPr>
        <w:t xml:space="preserve"> </w:t>
      </w:r>
      <w:r w:rsidR="00E93AB2" w:rsidRPr="00E352EF">
        <w:rPr>
          <w:rFonts w:ascii="Cambria" w:eastAsia="Calibri" w:hAnsi="Cambria" w:cs="Calibri"/>
        </w:rPr>
        <w:t>allows to maintain</w:t>
      </w:r>
      <w:r w:rsidRPr="00E352EF">
        <w:rPr>
          <w:rFonts w:ascii="Cambria" w:eastAsia="Calibri" w:hAnsi="Cambria" w:cs="Calibri"/>
        </w:rPr>
        <w:t xml:space="preserve"> all or a subset of components of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having the identifier role</w:t>
      </w:r>
      <w:r w:rsidRPr="00E352EF">
        <w:rPr>
          <w:rFonts w:ascii="Cambria" w:eastAsia="Calibri" w:hAnsi="Cambria" w:cs="Calibri"/>
        </w:rPr>
        <w:t>.</w:t>
      </w:r>
    </w:p>
    <w:p w14:paraId="2E353B67" w14:textId="77777777" w:rsidR="008C6E97" w:rsidRPr="00E352EF" w:rsidRDefault="008C6E97" w:rsidP="008C6E97">
      <w:pPr>
        <w:rPr>
          <w:rFonts w:ascii="Cambria" w:eastAsia="Calibri" w:hAnsi="Cambria" w:cs="Calibri"/>
          <w:i/>
          <w:color w:val="5B9BD5"/>
        </w:rPr>
      </w:pPr>
    </w:p>
    <w:p w14:paraId="4B34A24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3D43538B" w14:textId="77777777" w:rsidR="005A2227" w:rsidRPr="00E352EF" w:rsidRDefault="0097053A" w:rsidP="008C6E97">
      <w:pPr>
        <w:rPr>
          <w:rFonts w:ascii="Cambria" w:hAnsi="Cambria"/>
        </w:rPr>
      </w:pPr>
      <w:r w:rsidRPr="00E352EF">
        <w:rPr>
          <w:rFonts w:ascii="Cambria" w:eastAsia="Calibri" w:hAnsi="Cambria" w:cs="Calibri"/>
          <w:b/>
        </w:rPr>
        <w:t>alter</w:t>
      </w:r>
      <w:r w:rsidR="00F30CA2" w:rsidRPr="00E352EF">
        <w:rPr>
          <w:rFonts w:ascii="Cambria" w:eastAsia="Calibri" w:hAnsi="Cambria" w:cs="Calibri"/>
          <w:b/>
        </w:rPr>
        <w:t>D</w:t>
      </w:r>
      <w:r w:rsidRPr="00E352EF">
        <w:rPr>
          <w:rFonts w:ascii="Cambria" w:eastAsia="Calibri" w:hAnsi="Cambria" w:cs="Calibri"/>
          <w:b/>
        </w:rPr>
        <w:t xml:space="preserve">ataset( </w:t>
      </w:r>
      <w:r w:rsidRPr="00E352EF">
        <w:rPr>
          <w:rFonts w:ascii="Cambria" w:eastAsia="Calibri" w:hAnsi="Cambria" w:cs="Calibri"/>
          <w:i/>
        </w:rPr>
        <w:t>ds_1{, compList}</w:t>
      </w:r>
      <w:r w:rsidRPr="00E352EF">
        <w:rPr>
          <w:rFonts w:ascii="Cambria" w:eastAsia="Calibri" w:hAnsi="Cambria" w:cs="Calibri"/>
        </w:rPr>
        <w:t xml:space="preserve"> {</w:t>
      </w:r>
      <w:r w:rsidRPr="00E352EF">
        <w:rPr>
          <w:rFonts w:ascii="Cambria" w:eastAsia="Calibri" w:hAnsi="Cambria" w:cs="Calibri"/>
          <w:b/>
        </w:rPr>
        <w:t xml:space="preserve"> all </w:t>
      </w:r>
      <w:r w:rsidRPr="00E352EF">
        <w:rPr>
          <w:rFonts w:ascii="Cambria" w:eastAsia="Calibri" w:hAnsi="Cambria" w:cs="Calibri"/>
        </w:rPr>
        <w:t xml:space="preserve">} </w:t>
      </w:r>
      <w:r w:rsidRPr="00E352EF">
        <w:rPr>
          <w:rFonts w:ascii="Cambria" w:eastAsia="Calibri" w:hAnsi="Cambria" w:cs="Calibri"/>
          <w:b/>
        </w:rPr>
        <w:t>);</w:t>
      </w:r>
    </w:p>
    <w:p w14:paraId="5AE8C0BB" w14:textId="77777777" w:rsidR="008C6E97" w:rsidRPr="00E352EF" w:rsidRDefault="008C6E97" w:rsidP="008C6E97">
      <w:pPr>
        <w:rPr>
          <w:rFonts w:ascii="Cambria" w:eastAsia="Calibri" w:hAnsi="Cambria" w:cs="Calibri"/>
          <w:i/>
          <w:color w:val="5B9BD5"/>
        </w:rPr>
      </w:pPr>
    </w:p>
    <w:p w14:paraId="2E3699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7FAACB76" w14:textId="77777777" w:rsidR="005A2227" w:rsidRPr="00E352EF" w:rsidRDefault="0097053A" w:rsidP="00DC675D">
      <w:pPr>
        <w:rPr>
          <w:rFonts w:ascii="Cambria" w:hAnsi="Cambria"/>
        </w:rPr>
      </w:pPr>
      <w:r w:rsidRPr="00E352EF">
        <w:rPr>
          <w:rFonts w:ascii="Cambria" w:eastAsia="Calibri" w:hAnsi="Cambria" w:cs="Calibri"/>
          <w:i/>
        </w:rPr>
        <w:t>ds_1</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dataset {identifier &lt;IDENT&gt; as scalar-type}+{measure &lt;IDENT&gt; as scalar-type}* </w:t>
      </w:r>
    </w:p>
    <w:p w14:paraId="564C6E85" w14:textId="77777777" w:rsidR="005A2227" w:rsidRPr="00E352EF" w:rsidRDefault="0097053A" w:rsidP="00597269">
      <w:pPr>
        <w:ind w:firstLine="706"/>
        <w:rPr>
          <w:rFonts w:ascii="Cambria" w:hAnsi="Cambria"/>
        </w:rPr>
      </w:pPr>
      <w:r w:rsidRPr="00E352EF">
        <w:rPr>
          <w:rFonts w:ascii="Cambria" w:eastAsia="Calibri" w:hAnsi="Cambria"/>
        </w:rPr>
        <w:t xml:space="preserve">     {attribute &lt;IDENT&gt; as scalar-type}*</w:t>
      </w:r>
    </w:p>
    <w:p w14:paraId="4D38B982" w14:textId="77777777" w:rsidR="005A2227" w:rsidRPr="00E352EF" w:rsidRDefault="0097053A" w:rsidP="00DC675D">
      <w:pPr>
        <w:rPr>
          <w:rFonts w:ascii="Cambria" w:eastAsia="Calibri" w:hAnsi="Cambria" w:cs="Calibri"/>
        </w:rPr>
      </w:pPr>
      <w:r w:rsidRPr="00E352EF">
        <w:rPr>
          <w:rFonts w:ascii="Cambria" w:eastAsia="Calibri" w:hAnsi="Cambria" w:cs="Calibri"/>
          <w:i/>
        </w:rPr>
        <w:t>compList</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list&lt;list&lt;component-ref&gt;&gt;</w:t>
      </w:r>
    </w:p>
    <w:p w14:paraId="14319E39" w14:textId="77777777" w:rsidR="00DC675D" w:rsidRPr="00E352EF" w:rsidRDefault="00DC675D" w:rsidP="00DC675D">
      <w:pPr>
        <w:rPr>
          <w:rFonts w:ascii="Cambria" w:hAnsi="Cambria"/>
        </w:rPr>
      </w:pPr>
    </w:p>
    <w:p w14:paraId="4E8FBD0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ds_1</w:t>
      </w:r>
      <w:r w:rsidRPr="00E352EF">
        <w:rPr>
          <w:rFonts w:ascii="Cambria" w:eastAsia="Calibri" w:hAnsi="Cambria" w:cs="Calibri"/>
        </w:rPr>
        <w:t xml:space="preserve"> – is the Dataset that the operator use</w:t>
      </w:r>
      <w:r w:rsidR="001F77FC" w:rsidRPr="00E352EF">
        <w:rPr>
          <w:rFonts w:ascii="Cambria" w:eastAsia="Calibri" w:hAnsi="Cambria" w:cs="Calibri"/>
        </w:rPr>
        <w:t>s</w:t>
      </w:r>
      <w:r w:rsidRPr="00E352EF">
        <w:rPr>
          <w:rFonts w:ascii="Cambria" w:eastAsia="Calibri" w:hAnsi="Cambria" w:cs="Calibri"/>
        </w:rPr>
        <w:t xml:space="preserve"> to produce the resulting </w:t>
      </w:r>
      <w:r w:rsidR="00472C2F" w:rsidRPr="00E352EF">
        <w:t>Dataset</w:t>
      </w:r>
      <w:r w:rsidRPr="00E352EF">
        <w:rPr>
          <w:rFonts w:ascii="Cambria" w:eastAsia="Calibri" w:hAnsi="Cambria" w:cs="Calibri"/>
        </w:rPr>
        <w:t>.</w:t>
      </w:r>
    </w:p>
    <w:p w14:paraId="7B54C5CE"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compList</w:t>
      </w:r>
      <w:r w:rsidRPr="00E352EF">
        <w:rPr>
          <w:rFonts w:ascii="Cambria" w:eastAsia="Calibri" w:hAnsi="Cambria" w:cs="Calibri"/>
        </w:rPr>
        <w:t xml:space="preserve">– is the set of components belonging to the input </w:t>
      </w:r>
      <w:r w:rsidR="00472C2F" w:rsidRPr="00E352EF">
        <w:t>Dataset</w:t>
      </w:r>
      <w:r w:rsidRPr="00E352EF">
        <w:rPr>
          <w:rFonts w:ascii="Cambria" w:eastAsia="Calibri" w:hAnsi="Cambria" w:cs="Calibri"/>
        </w:rPr>
        <w:t>.</w:t>
      </w:r>
    </w:p>
    <w:p w14:paraId="7E357C7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b/>
          <w:i/>
        </w:rPr>
        <w:t>all</w:t>
      </w:r>
      <w:r w:rsidRPr="00E352EF">
        <w:rPr>
          <w:rFonts w:ascii="Cambria" w:eastAsia="Calibri" w:hAnsi="Cambria" w:cs="Calibri"/>
          <w:b/>
        </w:rPr>
        <w:t xml:space="preserve"> </w:t>
      </w:r>
      <w:r w:rsidRPr="00E352EF">
        <w:rPr>
          <w:rFonts w:ascii="Cambria" w:eastAsia="Calibri" w:hAnsi="Cambria" w:cs="Calibri"/>
        </w:rPr>
        <w:t xml:space="preserve">– its definition implies the presence of all components of </w:t>
      </w:r>
      <w:r w:rsidRPr="00E352EF">
        <w:rPr>
          <w:rFonts w:ascii="Cambria" w:eastAsia="Calibri" w:hAnsi="Cambria" w:cs="Calibri"/>
          <w:i/>
        </w:rPr>
        <w:t xml:space="preserve">ds_1 </w:t>
      </w:r>
      <w:r w:rsidRPr="00E352EF">
        <w:rPr>
          <w:rFonts w:ascii="Cambria" w:eastAsia="Calibri" w:hAnsi="Cambria" w:cs="Calibri"/>
        </w:rPr>
        <w:t xml:space="preserve">in the resulting </w:t>
      </w:r>
      <w:r w:rsidR="00472C2F" w:rsidRPr="00E352EF">
        <w:t>Dataset</w:t>
      </w:r>
      <w:r w:rsidRPr="00E352EF">
        <w:rPr>
          <w:rFonts w:ascii="Cambria" w:eastAsia="Calibri" w:hAnsi="Cambria" w:cs="Calibri"/>
        </w:rPr>
        <w:t>.</w:t>
      </w:r>
    </w:p>
    <w:p w14:paraId="64F52BE9" w14:textId="77777777" w:rsidR="008C6E97" w:rsidRPr="00E352EF" w:rsidRDefault="008C6E97" w:rsidP="008C6E97">
      <w:pPr>
        <w:rPr>
          <w:rFonts w:ascii="Cambria" w:eastAsia="Calibri" w:hAnsi="Cambria" w:cs="Calibri"/>
          <w:i/>
          <w:color w:val="5B9BD5"/>
        </w:rPr>
      </w:pPr>
    </w:p>
    <w:p w14:paraId="2CA2708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EC38737" w14:textId="77777777" w:rsidR="005A2227" w:rsidRPr="00E352EF" w:rsidRDefault="0097053A" w:rsidP="008C6E97">
      <w:pPr>
        <w:jc w:val="both"/>
        <w:rPr>
          <w:rFonts w:ascii="Cambria" w:hAnsi="Cambria"/>
        </w:rPr>
      </w:pPr>
      <w:r w:rsidRPr="00E352EF">
        <w:rPr>
          <w:rFonts w:ascii="Cambria" w:eastAsia="Calibri" w:hAnsi="Cambria" w:cs="Calibri"/>
        </w:rPr>
        <w:t>None.</w:t>
      </w:r>
    </w:p>
    <w:p w14:paraId="5E272E35" w14:textId="77777777" w:rsidR="008C6E97" w:rsidRPr="00E352EF" w:rsidRDefault="008C6E97" w:rsidP="008C6E97">
      <w:pPr>
        <w:rPr>
          <w:rFonts w:ascii="Cambria" w:eastAsia="Calibri" w:hAnsi="Cambria" w:cs="Calibri"/>
          <w:i/>
          <w:color w:val="5B9BD5"/>
        </w:rPr>
      </w:pPr>
    </w:p>
    <w:p w14:paraId="2024906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C3AD02" w14:textId="63B8022A" w:rsidR="005A2227" w:rsidRPr="00E352EF" w:rsidRDefault="0097053A" w:rsidP="008C6E97">
      <w:pPr>
        <w:jc w:val="both"/>
        <w:rPr>
          <w:rFonts w:ascii="Cambria" w:eastAsia="Calibri" w:hAnsi="Cambria" w:cs="Calibri"/>
        </w:rPr>
      </w:pPr>
      <w:r w:rsidRPr="00E352EF">
        <w:rPr>
          <w:rFonts w:ascii="Cambria" w:eastAsia="Calibri" w:hAnsi="Cambria" w:cs="Calibri"/>
        </w:rPr>
        <w:t xml:space="preserve">This operator returns a </w:t>
      </w:r>
      <w:r w:rsidR="00472C2F" w:rsidRPr="00E352EF">
        <w:t>Dataset</w:t>
      </w:r>
      <w:r w:rsidRPr="00E352EF">
        <w:rPr>
          <w:rFonts w:ascii="Cambria" w:eastAsia="Calibri" w:hAnsi="Cambria" w:cs="Calibri"/>
        </w:rPr>
        <w:t xml:space="preserve"> having only </w:t>
      </w:r>
      <w:r w:rsidR="00E93AB2" w:rsidRPr="00E352EF">
        <w:rPr>
          <w:rFonts w:ascii="Cambria" w:eastAsia="Calibri" w:hAnsi="Cambria" w:cs="Calibri"/>
        </w:rPr>
        <w:t>I</w:t>
      </w:r>
      <w:r w:rsidRPr="00E352EF">
        <w:rPr>
          <w:rFonts w:ascii="Cambria" w:eastAsia="Calibri" w:hAnsi="Cambria" w:cs="Calibri"/>
        </w:rPr>
        <w:t xml:space="preserve">dentifiers </w:t>
      </w:r>
      <w:r w:rsidR="00E93AB2" w:rsidRPr="00E352EF">
        <w:rPr>
          <w:rFonts w:ascii="Cambria" w:eastAsia="Calibri" w:hAnsi="Cambria" w:cs="Calibri"/>
        </w:rPr>
        <w:t>C</w:t>
      </w:r>
      <w:r w:rsidRPr="00E352EF">
        <w:rPr>
          <w:rFonts w:ascii="Cambria" w:eastAsia="Calibri" w:hAnsi="Cambria" w:cs="Calibri"/>
        </w:rPr>
        <w:t xml:space="preserve">omponents. The components of the returned </w:t>
      </w:r>
      <w:r w:rsidR="00472C2F" w:rsidRPr="00E352EF">
        <w:t>Dataset</w:t>
      </w:r>
      <w:r w:rsidRPr="00E352EF">
        <w:rPr>
          <w:rFonts w:ascii="Cambria" w:eastAsia="Calibri" w:hAnsi="Cambria" w:cs="Calibri"/>
        </w:rPr>
        <w:t xml:space="preserve"> are all the components of the input </w:t>
      </w:r>
      <w:r w:rsidR="00472C2F" w:rsidRPr="00E352EF">
        <w:t>Dataset</w:t>
      </w:r>
      <w:r w:rsidRPr="00E352EF">
        <w:rPr>
          <w:rFonts w:ascii="Cambria" w:eastAsia="Calibri" w:hAnsi="Cambria" w:cs="Calibri"/>
        </w:rPr>
        <w:t xml:space="preserve"> that are part of the </w:t>
      </w:r>
      <w:r w:rsidRPr="00E352EF">
        <w:rPr>
          <w:rFonts w:ascii="Cambria" w:eastAsia="Calibri" w:hAnsi="Cambria" w:cs="Calibri"/>
          <w:i/>
        </w:rPr>
        <w:t xml:space="preserve">compList </w:t>
      </w:r>
      <w:r w:rsidRPr="00E352EF">
        <w:rPr>
          <w:rFonts w:ascii="Cambria" w:eastAsia="Calibri" w:hAnsi="Cambria" w:cs="Calibri"/>
        </w:rPr>
        <w:t>or</w:t>
      </w:r>
      <w:r w:rsidR="001F77FC" w:rsidRPr="00E352EF">
        <w:rPr>
          <w:rFonts w:ascii="Cambria" w:eastAsia="Calibri" w:hAnsi="Cambria" w:cs="Calibri"/>
        </w:rPr>
        <w:t>, if</w:t>
      </w:r>
      <w:r w:rsidRPr="00E352EF">
        <w:rPr>
          <w:rFonts w:ascii="Cambria" w:eastAsia="Calibri" w:hAnsi="Cambria" w:cs="Calibri"/>
        </w:rPr>
        <w:t xml:space="preserve"> it is not specified</w:t>
      </w:r>
      <w:r w:rsidR="001F77FC" w:rsidRPr="00E352EF">
        <w:rPr>
          <w:rFonts w:ascii="Cambria" w:eastAsia="Calibri" w:hAnsi="Cambria" w:cs="Calibri"/>
        </w:rPr>
        <w:t>,</w:t>
      </w:r>
      <w:r w:rsidRPr="00E352EF">
        <w:rPr>
          <w:rFonts w:ascii="Cambria" w:eastAsia="Calibri" w:hAnsi="Cambria" w:cs="Calibri"/>
        </w:rPr>
        <w:t xml:space="preserve"> only the identifier components of the input </w:t>
      </w:r>
      <w:r w:rsidR="00472C2F" w:rsidRPr="00E352EF">
        <w:t>Dataset</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rPr>
        <w:t>If one or more measures or attributes are include</w:t>
      </w:r>
      <w:r w:rsidR="001F77FC" w:rsidRPr="00E352EF">
        <w:rPr>
          <w:rFonts w:ascii="Cambria" w:eastAsia="Calibri" w:hAnsi="Cambria" w:cs="Calibri"/>
        </w:rPr>
        <w:t>d</w:t>
      </w:r>
      <w:r w:rsidRPr="00E352EF">
        <w:rPr>
          <w:rFonts w:ascii="Cambria" w:eastAsia="Calibri" w:hAnsi="Cambria" w:cs="Calibri"/>
        </w:rPr>
        <w:t xml:space="preserve"> in the list</w:t>
      </w:r>
      <w:r w:rsidR="001F77FC" w:rsidRPr="00E352EF">
        <w:rPr>
          <w:rFonts w:ascii="Cambria" w:eastAsia="Calibri" w:hAnsi="Cambria" w:cs="Calibri"/>
        </w:rPr>
        <w:t>,</w:t>
      </w:r>
      <w:r w:rsidRPr="00E352EF">
        <w:rPr>
          <w:rFonts w:ascii="Cambria" w:eastAsia="Calibri" w:hAnsi="Cambria" w:cs="Calibri"/>
        </w:rPr>
        <w:t xml:space="preserve"> they will be part of the return</w:t>
      </w:r>
      <w:r w:rsidR="001F77FC" w:rsidRPr="00E352EF">
        <w:rPr>
          <w:rFonts w:ascii="Cambria" w:eastAsia="Calibri" w:hAnsi="Cambria" w:cs="Calibri"/>
        </w:rPr>
        <w:t>ed</w:t>
      </w:r>
      <w:r w:rsidRPr="00E352EF">
        <w:rPr>
          <w:rFonts w:ascii="Cambria" w:eastAsia="Calibri" w:hAnsi="Cambria" w:cs="Calibri"/>
        </w:rPr>
        <w:t xml:space="preserve"> </w:t>
      </w:r>
      <w:r w:rsidR="00472C2F" w:rsidRPr="00E352EF">
        <w:t>Dataset</w:t>
      </w:r>
      <w:r w:rsidRPr="00E352EF">
        <w:rPr>
          <w:rFonts w:ascii="Cambria" w:eastAsia="Calibri" w:hAnsi="Cambria" w:cs="Calibri"/>
        </w:rPr>
        <w:t xml:space="preserve"> but having a role of identifiers. This operator allows remov</w:t>
      </w:r>
      <w:r w:rsidR="001F77FC" w:rsidRPr="00E352EF">
        <w:rPr>
          <w:rFonts w:ascii="Cambria" w:eastAsia="Calibri" w:hAnsi="Cambria" w:cs="Calibri"/>
        </w:rPr>
        <w:t>ing</w:t>
      </w:r>
      <w:r w:rsidRPr="00E352EF">
        <w:rPr>
          <w:rFonts w:ascii="Cambria" w:eastAsia="Calibri" w:hAnsi="Cambria" w:cs="Calibri"/>
        </w:rPr>
        <w:t xml:space="preserve"> identifier components from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removing</w:t>
      </w:r>
      <w:r w:rsidRPr="00E352EF">
        <w:rPr>
          <w:rFonts w:ascii="Cambria" w:eastAsia="Calibri" w:hAnsi="Cambria" w:cs="Calibri"/>
        </w:rPr>
        <w:t xml:space="preserve"> duplications.</w:t>
      </w:r>
    </w:p>
    <w:p w14:paraId="2ED1026A" w14:textId="77777777" w:rsidR="009F126A" w:rsidRPr="00E352EF" w:rsidRDefault="009F126A" w:rsidP="009F126A">
      <w:pPr>
        <w:rPr>
          <w:rFonts w:ascii="Cambria" w:eastAsia="Calibri" w:hAnsi="Cambria" w:cs="Calibri"/>
          <w:i/>
          <w:color w:val="5B9BD5"/>
        </w:rPr>
      </w:pPr>
    </w:p>
    <w:p w14:paraId="23566A6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53DFA91" w14:textId="77777777" w:rsidR="005A2227" w:rsidRPr="00E352EF" w:rsidRDefault="0097053A" w:rsidP="008C6E97">
      <w:pPr>
        <w:jc w:val="both"/>
        <w:rPr>
          <w:rFonts w:ascii="Cambria" w:hAnsi="Cambria"/>
        </w:rPr>
      </w:pPr>
      <w:r w:rsidRPr="00E352EF">
        <w:rPr>
          <w:rFonts w:ascii="Cambria" w:eastAsia="Calibri" w:hAnsi="Cambria" w:cs="Calibri"/>
        </w:rPr>
        <w:t xml:space="preserve">The </w:t>
      </w:r>
      <w:r w:rsidR="00472C2F" w:rsidRPr="00E352EF">
        <w:t>Dataset</w:t>
      </w:r>
      <w:r w:rsidRPr="00E352EF">
        <w:rPr>
          <w:rFonts w:ascii="Cambria" w:eastAsia="Calibri" w:hAnsi="Cambria" w:cs="Calibri"/>
        </w:rPr>
        <w:t xml:space="preserve"> resulting will have only </w:t>
      </w:r>
      <w:r w:rsidR="0011783A" w:rsidRPr="00E352EF">
        <w:rPr>
          <w:rFonts w:ascii="Cambria" w:eastAsia="Calibri" w:hAnsi="Cambria" w:cs="Calibri"/>
        </w:rPr>
        <w:t>I</w:t>
      </w:r>
      <w:r w:rsidRPr="00E352EF">
        <w:rPr>
          <w:rFonts w:ascii="Cambria" w:eastAsia="Calibri" w:hAnsi="Cambria" w:cs="Calibri"/>
        </w:rPr>
        <w:t xml:space="preserve">dentifiers also if </w:t>
      </w:r>
      <w:r w:rsidR="001F77FC" w:rsidRPr="00E352EF">
        <w:rPr>
          <w:rFonts w:ascii="Cambria" w:eastAsia="Calibri" w:hAnsi="Cambria" w:cs="Calibri"/>
        </w:rPr>
        <w:t xml:space="preserve">it </w:t>
      </w:r>
      <w:r w:rsidRPr="00E352EF">
        <w:rPr>
          <w:rFonts w:ascii="Cambria" w:eastAsia="Calibri" w:hAnsi="Cambria" w:cs="Calibri"/>
        </w:rPr>
        <w:t xml:space="preserve">contains components that were previously measures. If the </w:t>
      </w:r>
      <w:r w:rsidRPr="00E352EF">
        <w:rPr>
          <w:rFonts w:ascii="Cambria" w:eastAsia="Calibri" w:hAnsi="Cambria" w:cs="Calibri"/>
          <w:b/>
        </w:rPr>
        <w:t>with measures</w:t>
      </w:r>
      <w:r w:rsidRPr="00E352EF">
        <w:rPr>
          <w:rFonts w:ascii="Cambria" w:eastAsia="Calibri" w:hAnsi="Cambria" w:cs="Calibri"/>
        </w:rPr>
        <w:t xml:space="preserve"> flag is specified then the resulting Set will have as added </w:t>
      </w:r>
      <w:r w:rsidR="0011783A" w:rsidRPr="00E352EF">
        <w:rPr>
          <w:rFonts w:ascii="Cambria" w:eastAsia="Calibri" w:hAnsi="Cambria" w:cs="Calibri"/>
        </w:rPr>
        <w:t>I</w:t>
      </w:r>
      <w:r w:rsidRPr="00E352EF">
        <w:rPr>
          <w:rFonts w:ascii="Cambria" w:eastAsia="Calibri" w:hAnsi="Cambria" w:cs="Calibri"/>
        </w:rPr>
        <w:t xml:space="preserve">dentifiers, the Measures Components of the input one </w:t>
      </w:r>
      <w:r w:rsidR="00472C2F" w:rsidRPr="00E352EF">
        <w:t>Dataset</w:t>
      </w:r>
      <w:r w:rsidRPr="00E352EF">
        <w:rPr>
          <w:rFonts w:ascii="Cambria" w:eastAsia="Calibri" w:hAnsi="Cambria" w:cs="Calibri"/>
        </w:rPr>
        <w:t>, too.</w:t>
      </w:r>
    </w:p>
    <w:p w14:paraId="75C26922" w14:textId="77777777" w:rsidR="009F126A" w:rsidRPr="00E352EF" w:rsidRDefault="009F126A" w:rsidP="008C6E97">
      <w:pPr>
        <w:rPr>
          <w:rFonts w:ascii="Cambria" w:eastAsia="Calibri" w:hAnsi="Cambria" w:cs="Calibri"/>
          <w:i/>
          <w:color w:val="5B9BD5"/>
        </w:rPr>
      </w:pPr>
    </w:p>
    <w:p w14:paraId="6B8D1C8B" w14:textId="77777777" w:rsidR="00667F59" w:rsidRPr="00E352EF" w:rsidRDefault="00667F59" w:rsidP="008C6E97">
      <w:pPr>
        <w:rPr>
          <w:rFonts w:ascii="Cambria" w:eastAsia="Calibri" w:hAnsi="Cambria" w:cs="Calibri"/>
          <w:i/>
          <w:color w:val="5B9BD5"/>
        </w:rPr>
      </w:pPr>
    </w:p>
    <w:p w14:paraId="3E484319" w14:textId="77777777" w:rsidR="005A2227" w:rsidRPr="00E352EF" w:rsidRDefault="00EA6708" w:rsidP="008C6E9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2537FA13" w14:textId="77777777" w:rsidR="008A5474" w:rsidRPr="00E352EF" w:rsidRDefault="008A5474" w:rsidP="008C6E97">
      <w:pPr>
        <w:spacing w:after="40"/>
        <w:jc w:val="both"/>
        <w:rPr>
          <w:rFonts w:ascii="Calibri" w:eastAsia="Calibri" w:hAnsi="Calibri" w:cs="Calibri"/>
        </w:rPr>
      </w:pPr>
    </w:p>
    <w:p w14:paraId="7542F8C2" w14:textId="0A87AAE3" w:rsidR="008C6E97" w:rsidRPr="00E352EF" w:rsidRDefault="008C6E97" w:rsidP="008C6E97">
      <w:pPr>
        <w:spacing w:after="40"/>
        <w:jc w:val="both"/>
      </w:pPr>
      <w:r w:rsidRPr="00E352EF">
        <w:rPr>
          <w:rFonts w:ascii="Calibri" w:eastAsia="Calibri" w:hAnsi="Calibri" w:cs="Calibri"/>
        </w:rPr>
        <w:t>1)</w:t>
      </w:r>
      <w:r w:rsidRPr="00E352EF">
        <w:rPr>
          <w:rFonts w:ascii="Calibri" w:eastAsia="Calibri" w:hAnsi="Calibri" w:cs="Calibri"/>
          <w:b/>
        </w:rPr>
        <w:t xml:space="preserve"> </w:t>
      </w:r>
      <w:ins w:id="177" w:author="Laura Viignola" w:date="2017-05-10T18:15:00Z">
        <w:r w:rsidR="00AC5A51">
          <w:rPr>
            <w:rFonts w:ascii="Calibri" w:eastAsia="Calibri" w:hAnsi="Calibri" w:cs="Calibri"/>
            <w:b/>
          </w:rPr>
          <w:t>set_1:=</w:t>
        </w:r>
      </w:ins>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 xml:space="preserve">ds_1 </w:t>
      </w:r>
      <w:r w:rsidRPr="00E352EF">
        <w:rPr>
          <w:rFonts w:ascii="Calibri" w:eastAsia="Calibri" w:hAnsi="Calibri" w:cs="Calibri"/>
          <w:b/>
        </w:rPr>
        <w:t>all)</w:t>
      </w:r>
    </w:p>
    <w:p w14:paraId="254E3326" w14:textId="77777777" w:rsidR="008C6E97" w:rsidRPr="00E352EF" w:rsidRDefault="008C6E97">
      <w:pPr>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409D4323"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40CF845" w14:textId="77777777" w:rsidR="005A2227" w:rsidRPr="00E352EF" w:rsidRDefault="0097053A">
            <w:pPr>
              <w:jc w:val="both"/>
            </w:pPr>
            <w:r w:rsidRPr="00E352EF">
              <w:rPr>
                <w:rFonts w:ascii="Calibri" w:eastAsia="Calibri" w:hAnsi="Calibri" w:cs="Calibri"/>
              </w:rPr>
              <w:lastRenderedPageBreak/>
              <w:t>ds_1</w:t>
            </w:r>
          </w:p>
        </w:tc>
      </w:tr>
      <w:tr w:rsidR="005A2227" w:rsidRPr="00E352EF" w14:paraId="7BB164C3"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C2567E9"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103972"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DEEAF6"/>
            <w:tcMar>
              <w:top w:w="43" w:type="dxa"/>
              <w:left w:w="115" w:type="dxa"/>
              <w:bottom w:w="43" w:type="dxa"/>
              <w:right w:w="43" w:type="dxa"/>
            </w:tcMar>
          </w:tcPr>
          <w:p w14:paraId="7378C884" w14:textId="77777777" w:rsidR="005A2227" w:rsidRPr="00E352EF" w:rsidRDefault="0097053A">
            <w:pPr>
              <w:spacing w:after="40"/>
              <w:jc w:val="both"/>
            </w:pPr>
            <w:r w:rsidRPr="00E352EF">
              <w:rPr>
                <w:rFonts w:ascii="Calibri" w:eastAsia="Calibri" w:hAnsi="Calibri" w:cs="Calibri"/>
                <w:b/>
              </w:rPr>
              <w:t>M1</w:t>
            </w:r>
          </w:p>
        </w:tc>
      </w:tr>
      <w:tr w:rsidR="005A2227" w:rsidRPr="00E352EF" w14:paraId="5B63D182"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93EF"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F24D8"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55753" w14:textId="77777777" w:rsidR="005A2227" w:rsidRPr="00E352EF" w:rsidRDefault="0097053A">
            <w:pPr>
              <w:jc w:val="both"/>
            </w:pPr>
            <w:r w:rsidRPr="00E352EF">
              <w:rPr>
                <w:rFonts w:ascii="Calibri" w:eastAsia="Calibri" w:hAnsi="Calibri" w:cs="Calibri"/>
              </w:rPr>
              <w:t>100</w:t>
            </w:r>
          </w:p>
        </w:tc>
      </w:tr>
      <w:tr w:rsidR="005A2227" w:rsidRPr="00E352EF" w14:paraId="2169B821"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579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152BC"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FAFD7" w14:textId="77777777" w:rsidR="005A2227" w:rsidRPr="00E352EF" w:rsidRDefault="0097053A">
            <w:pPr>
              <w:jc w:val="both"/>
            </w:pPr>
            <w:r w:rsidRPr="00E352EF">
              <w:rPr>
                <w:rFonts w:ascii="Calibri" w:eastAsia="Calibri" w:hAnsi="Calibri" w:cs="Calibri"/>
              </w:rPr>
              <w:t>200</w:t>
            </w:r>
          </w:p>
        </w:tc>
      </w:tr>
    </w:tbl>
    <w:p w14:paraId="21887CC4" w14:textId="77777777" w:rsidR="005A2227" w:rsidRPr="00E352EF" w:rsidRDefault="005A2227">
      <w:pPr>
        <w:spacing w:after="40"/>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545AC4AD"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C272247" w14:textId="77777777" w:rsidR="005A2227" w:rsidRPr="00E352EF" w:rsidRDefault="0097053A">
            <w:pPr>
              <w:jc w:val="both"/>
            </w:pPr>
            <w:r w:rsidRPr="00E352EF">
              <w:rPr>
                <w:rFonts w:ascii="Calibri" w:eastAsia="Calibri" w:hAnsi="Calibri" w:cs="Calibri"/>
              </w:rPr>
              <w:t>set_1</w:t>
            </w:r>
          </w:p>
        </w:tc>
      </w:tr>
      <w:tr w:rsidR="005A2227" w:rsidRPr="00E352EF" w14:paraId="738BAF99"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937F43E"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2A1CEBC"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484BE78" w14:textId="77777777" w:rsidR="005A2227" w:rsidRPr="00E352EF" w:rsidRDefault="0097053A">
            <w:pPr>
              <w:spacing w:after="40"/>
              <w:jc w:val="both"/>
            </w:pPr>
            <w:r w:rsidRPr="00E352EF">
              <w:rPr>
                <w:rFonts w:ascii="Calibri" w:eastAsia="Calibri" w:hAnsi="Calibri" w:cs="Calibri"/>
                <w:b/>
              </w:rPr>
              <w:t>M1</w:t>
            </w:r>
          </w:p>
        </w:tc>
      </w:tr>
      <w:tr w:rsidR="005A2227" w:rsidRPr="00E352EF" w14:paraId="10E6605A"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C6EA7"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DD010"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3D605" w14:textId="77777777" w:rsidR="005A2227" w:rsidRPr="00E352EF" w:rsidRDefault="0097053A">
            <w:pPr>
              <w:jc w:val="both"/>
            </w:pPr>
            <w:r w:rsidRPr="00E352EF">
              <w:rPr>
                <w:rFonts w:ascii="Calibri" w:eastAsia="Calibri" w:hAnsi="Calibri" w:cs="Calibri"/>
              </w:rPr>
              <w:t>100</w:t>
            </w:r>
          </w:p>
        </w:tc>
      </w:tr>
      <w:tr w:rsidR="005A2227" w:rsidRPr="00E352EF" w14:paraId="238AED88"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B0AB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A66319"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4897A" w14:textId="77777777" w:rsidR="005A2227" w:rsidRPr="00E352EF" w:rsidRDefault="0097053A">
            <w:pPr>
              <w:jc w:val="both"/>
            </w:pPr>
            <w:r w:rsidRPr="00E352EF">
              <w:rPr>
                <w:rFonts w:ascii="Calibri" w:eastAsia="Calibri" w:hAnsi="Calibri" w:cs="Calibri"/>
              </w:rPr>
              <w:t>200</w:t>
            </w:r>
          </w:p>
        </w:tc>
      </w:tr>
    </w:tbl>
    <w:p w14:paraId="23C73693" w14:textId="77777777" w:rsidR="005A2227" w:rsidRPr="00E352EF" w:rsidRDefault="005A2227">
      <w:pPr>
        <w:jc w:val="both"/>
      </w:pPr>
    </w:p>
    <w:p w14:paraId="6F816532" w14:textId="77777777" w:rsidR="008A5474" w:rsidRPr="00E352EF" w:rsidRDefault="008A5474">
      <w:pPr>
        <w:jc w:val="both"/>
      </w:pPr>
    </w:p>
    <w:p w14:paraId="2C8579C6" w14:textId="77777777" w:rsidR="008C6E97" w:rsidRPr="00E352EF" w:rsidRDefault="008C6E97" w:rsidP="008C6E97">
      <w:r w:rsidRPr="00E352EF">
        <w:rPr>
          <w:rFonts w:ascii="Calibri" w:eastAsia="Calibri" w:hAnsi="Calibri" w:cs="Calibri"/>
        </w:rPr>
        <w:t>2)</w:t>
      </w:r>
      <w:r w:rsidR="00C37921" w:rsidRPr="00E352EF">
        <w:rPr>
          <w:rFonts w:ascii="Calibri" w:eastAsia="Calibri" w:hAnsi="Calibri" w:cs="Calibri"/>
        </w:rPr>
        <w:t xml:space="preserve"> </w:t>
      </w:r>
      <w:r w:rsidRPr="00E352EF">
        <w:t xml:space="preserve"> </w:t>
      </w:r>
      <w:r w:rsidRPr="00E352EF">
        <w:rPr>
          <w:rFonts w:ascii="Calibri" w:eastAsia="Calibri" w:hAnsi="Calibri" w:cs="Calibri"/>
        </w:rPr>
        <w:t>l_1 = list&lt;components-ref&gt; (REF_AREA)</w:t>
      </w:r>
    </w:p>
    <w:p w14:paraId="179D68A4" w14:textId="77777777" w:rsidR="008C6E97" w:rsidRPr="00E352EF" w:rsidRDefault="008C6E97" w:rsidP="008C6E97">
      <w:pPr>
        <w:jc w:val="both"/>
      </w:pPr>
    </w:p>
    <w:p w14:paraId="0CC4088A" w14:textId="77777777" w:rsidR="008C6E97" w:rsidRPr="00E352EF" w:rsidRDefault="008C6E97" w:rsidP="008C6E97">
      <w:pPr>
        <w:spacing w:after="40"/>
        <w:jc w:val="both"/>
      </w:pPr>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ds_1,l1</w:t>
      </w:r>
      <w:r w:rsidRPr="00E352EF">
        <w:rPr>
          <w:rFonts w:ascii="Calibri" w:eastAsia="Calibri" w:hAnsi="Calibri" w:cs="Calibri"/>
          <w:b/>
        </w:rPr>
        <w:t>)</w:t>
      </w:r>
    </w:p>
    <w:p w14:paraId="57884902" w14:textId="77777777" w:rsidR="005A2227" w:rsidRPr="00E352EF" w:rsidRDefault="005A2227">
      <w:pPr>
        <w:spacing w:after="40"/>
        <w:jc w:val="both"/>
      </w:pPr>
    </w:p>
    <w:tbl>
      <w:tblPr>
        <w:tblW w:w="4536"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335F353C"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65B861" w14:textId="77777777" w:rsidR="005A2227" w:rsidRPr="00E352EF" w:rsidRDefault="0097053A">
            <w:pPr>
              <w:jc w:val="both"/>
            </w:pPr>
            <w:r w:rsidRPr="00E352EF">
              <w:rPr>
                <w:rFonts w:ascii="Calibri" w:eastAsia="Calibri" w:hAnsi="Calibri" w:cs="Calibri"/>
              </w:rPr>
              <w:t>IT_nord_pop</w:t>
            </w:r>
          </w:p>
        </w:tc>
      </w:tr>
      <w:tr w:rsidR="005A2227" w:rsidRPr="00E352EF" w14:paraId="2956F73F"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8A0A06"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AF701B"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D6C932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06DC7C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57F3D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18127"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820B" w14:textId="77777777" w:rsidR="005A2227" w:rsidRPr="00E352EF" w:rsidRDefault="0097053A">
            <w:pPr>
              <w:jc w:val="both"/>
            </w:pPr>
            <w:r w:rsidRPr="00E352EF">
              <w:rPr>
                <w:rFonts w:ascii="Calibri" w:eastAsia="Calibri" w:hAnsi="Calibri" w:cs="Calibri"/>
              </w:rPr>
              <w:t>27799803</w:t>
            </w:r>
          </w:p>
        </w:tc>
      </w:tr>
      <w:tr w:rsidR="005A2227" w:rsidRPr="00E352EF" w14:paraId="464A9B0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5C05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16390"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5527E" w14:textId="77777777" w:rsidR="005A2227" w:rsidRPr="00E352EF" w:rsidRDefault="0097053A">
            <w:pPr>
              <w:jc w:val="both"/>
            </w:pPr>
            <w:r w:rsidRPr="00E352EF">
              <w:rPr>
                <w:rFonts w:ascii="Calibri" w:eastAsia="Calibri" w:hAnsi="Calibri" w:cs="Calibri"/>
              </w:rPr>
              <w:t>16138643</w:t>
            </w:r>
          </w:p>
        </w:tc>
      </w:tr>
      <w:tr w:rsidR="005A2227" w:rsidRPr="00E352EF" w14:paraId="20BE2A8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AC4B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9AADF"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D19A9" w14:textId="77777777" w:rsidR="005A2227" w:rsidRPr="00E352EF" w:rsidRDefault="0097053A">
            <w:pPr>
              <w:jc w:val="both"/>
            </w:pPr>
            <w:r w:rsidRPr="00E352EF">
              <w:rPr>
                <w:rFonts w:ascii="Calibri" w:eastAsia="Calibri" w:hAnsi="Calibri" w:cs="Calibri"/>
              </w:rPr>
              <w:t>4424467</w:t>
            </w:r>
          </w:p>
        </w:tc>
      </w:tr>
      <w:tr w:rsidR="005A2227" w:rsidRPr="00E352EF" w14:paraId="3F44AD1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37256"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62488"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466B2" w14:textId="77777777" w:rsidR="005A2227" w:rsidRPr="00E352EF" w:rsidRDefault="0097053A">
            <w:pPr>
              <w:jc w:val="both"/>
            </w:pPr>
            <w:r w:rsidRPr="00E352EF">
              <w:rPr>
                <w:rFonts w:ascii="Calibri" w:eastAsia="Calibri" w:hAnsi="Calibri" w:cs="Calibri"/>
              </w:rPr>
              <w:t>128298</w:t>
            </w:r>
          </w:p>
        </w:tc>
      </w:tr>
      <w:tr w:rsidR="005A2227" w:rsidRPr="00E352EF" w14:paraId="4911B4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0C03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9EF2B"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91685" w14:textId="77777777" w:rsidR="005A2227" w:rsidRPr="00E352EF" w:rsidRDefault="0097053A">
            <w:pPr>
              <w:jc w:val="both"/>
            </w:pPr>
            <w:r w:rsidRPr="00E352EF">
              <w:rPr>
                <w:rFonts w:ascii="Calibri" w:eastAsia="Calibri" w:hAnsi="Calibri" w:cs="Calibri"/>
              </w:rPr>
              <w:t>1583263</w:t>
            </w:r>
          </w:p>
        </w:tc>
      </w:tr>
      <w:tr w:rsidR="005A2227" w:rsidRPr="00E352EF" w14:paraId="57681C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3CBD1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FCE6A"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E79EC" w14:textId="77777777" w:rsidR="005A2227" w:rsidRPr="00E352EF" w:rsidRDefault="0097053A">
            <w:pPr>
              <w:jc w:val="both"/>
            </w:pPr>
            <w:r w:rsidRPr="00E352EF">
              <w:rPr>
                <w:rFonts w:ascii="Calibri" w:eastAsia="Calibri" w:hAnsi="Calibri" w:cs="Calibri"/>
              </w:rPr>
              <w:t>10002615</w:t>
            </w:r>
          </w:p>
        </w:tc>
      </w:tr>
      <w:tr w:rsidR="005A2227" w:rsidRPr="00E352EF" w14:paraId="57D3C0D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D5FC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06468"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C112" w14:textId="77777777" w:rsidR="005A2227" w:rsidRPr="00E352EF" w:rsidRDefault="0097053A">
            <w:pPr>
              <w:jc w:val="both"/>
            </w:pPr>
            <w:r w:rsidRPr="00E352EF">
              <w:rPr>
                <w:rFonts w:ascii="Calibri" w:eastAsia="Calibri" w:hAnsi="Calibri" w:cs="Calibri"/>
              </w:rPr>
              <w:t>11661160</w:t>
            </w:r>
          </w:p>
        </w:tc>
      </w:tr>
      <w:tr w:rsidR="005A2227" w:rsidRPr="00E352EF" w14:paraId="0C94B02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9776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79ED0"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4621D" w14:textId="77777777" w:rsidR="005A2227" w:rsidRPr="00E352EF" w:rsidRDefault="0097053A">
            <w:pPr>
              <w:jc w:val="both"/>
            </w:pPr>
            <w:r w:rsidRPr="00E352EF">
              <w:rPr>
                <w:rFonts w:ascii="Calibri" w:eastAsia="Calibri" w:hAnsi="Calibri" w:cs="Calibri"/>
              </w:rPr>
              <w:t>518518</w:t>
            </w:r>
          </w:p>
        </w:tc>
      </w:tr>
      <w:tr w:rsidR="005A2227" w:rsidRPr="00E352EF" w14:paraId="3D2C9EF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5A14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F379"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1D08" w14:textId="77777777" w:rsidR="005A2227" w:rsidRPr="00E352EF" w:rsidRDefault="0097053A">
            <w:pPr>
              <w:jc w:val="both"/>
            </w:pPr>
            <w:r w:rsidRPr="00E352EF">
              <w:rPr>
                <w:rFonts w:ascii="Calibri" w:eastAsia="Calibri" w:hAnsi="Calibri" w:cs="Calibri"/>
              </w:rPr>
              <w:t>537416</w:t>
            </w:r>
          </w:p>
        </w:tc>
      </w:tr>
      <w:tr w:rsidR="005A2227" w:rsidRPr="00E352EF" w14:paraId="374043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B224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FC322"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DBD34" w14:textId="77777777" w:rsidR="005A2227" w:rsidRPr="00E352EF" w:rsidRDefault="0097053A">
            <w:pPr>
              <w:jc w:val="both"/>
            </w:pPr>
            <w:r w:rsidRPr="00E352EF">
              <w:rPr>
                <w:rFonts w:ascii="Calibri" w:eastAsia="Calibri" w:hAnsi="Calibri" w:cs="Calibri"/>
              </w:rPr>
              <w:t>4927596</w:t>
            </w:r>
          </w:p>
        </w:tc>
      </w:tr>
      <w:tr w:rsidR="005A2227" w:rsidRPr="00E352EF" w14:paraId="1163625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D82D7"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511E"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ABAA" w14:textId="77777777" w:rsidR="005A2227" w:rsidRPr="00E352EF" w:rsidRDefault="0097053A">
            <w:pPr>
              <w:jc w:val="both"/>
            </w:pPr>
            <w:r w:rsidRPr="00E352EF">
              <w:rPr>
                <w:rFonts w:ascii="Calibri" w:eastAsia="Calibri" w:hAnsi="Calibri" w:cs="Calibri"/>
              </w:rPr>
              <w:t>1227122</w:t>
            </w:r>
          </w:p>
        </w:tc>
      </w:tr>
      <w:tr w:rsidR="005A2227" w:rsidRPr="00E352EF" w14:paraId="2EE9DD9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0655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BB9BA"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0497" w14:textId="77777777" w:rsidR="005A2227" w:rsidRPr="00E352EF" w:rsidRDefault="0097053A">
            <w:pPr>
              <w:jc w:val="both"/>
            </w:pPr>
            <w:r w:rsidRPr="00E352EF">
              <w:rPr>
                <w:rFonts w:ascii="Calibri" w:eastAsia="Calibri" w:hAnsi="Calibri" w:cs="Calibri"/>
              </w:rPr>
              <w:t>4450508</w:t>
            </w:r>
          </w:p>
        </w:tc>
      </w:tr>
      <w:tr w:rsidR="005A2227" w:rsidRPr="00E352EF" w14:paraId="0459FBE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791D2"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1190"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886D9" w14:textId="77777777" w:rsidR="005A2227" w:rsidRPr="00E352EF" w:rsidRDefault="0097053A">
            <w:pPr>
              <w:jc w:val="both"/>
            </w:pPr>
            <w:r w:rsidRPr="00E352EF">
              <w:rPr>
                <w:rFonts w:ascii="Calibri" w:eastAsia="Calibri" w:hAnsi="Calibri" w:cs="Calibri"/>
              </w:rPr>
              <w:t>27785211</w:t>
            </w:r>
          </w:p>
        </w:tc>
      </w:tr>
      <w:tr w:rsidR="005A2227" w:rsidRPr="00E352EF" w14:paraId="27B5687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1112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AD46A"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3AD8A" w14:textId="77777777" w:rsidR="005A2227" w:rsidRPr="00E352EF" w:rsidRDefault="0097053A">
            <w:pPr>
              <w:jc w:val="both"/>
            </w:pPr>
            <w:r w:rsidRPr="00E352EF">
              <w:rPr>
                <w:rFonts w:ascii="Calibri" w:eastAsia="Calibri" w:hAnsi="Calibri" w:cs="Calibri"/>
              </w:rPr>
              <w:t>16130725</w:t>
            </w:r>
          </w:p>
        </w:tc>
      </w:tr>
      <w:tr w:rsidR="005A2227" w:rsidRPr="00E352EF" w14:paraId="0FE3A9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5753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DE272"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FCD1" w14:textId="77777777" w:rsidR="005A2227" w:rsidRPr="00E352EF" w:rsidRDefault="0097053A">
            <w:pPr>
              <w:jc w:val="both"/>
            </w:pPr>
            <w:r w:rsidRPr="00E352EF">
              <w:rPr>
                <w:rFonts w:ascii="Calibri" w:eastAsia="Calibri" w:hAnsi="Calibri" w:cs="Calibri"/>
              </w:rPr>
              <w:t>4436798</w:t>
            </w:r>
          </w:p>
        </w:tc>
      </w:tr>
      <w:tr w:rsidR="005A2227" w:rsidRPr="00E352EF" w14:paraId="1B2FDFB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4240F"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83036"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E5C83" w14:textId="77777777" w:rsidR="005A2227" w:rsidRPr="00E352EF" w:rsidRDefault="0097053A">
            <w:pPr>
              <w:jc w:val="both"/>
            </w:pPr>
            <w:r w:rsidRPr="00E352EF">
              <w:rPr>
                <w:rFonts w:ascii="Calibri" w:eastAsia="Calibri" w:hAnsi="Calibri" w:cs="Calibri"/>
              </w:rPr>
              <w:t>128591</w:t>
            </w:r>
          </w:p>
        </w:tc>
      </w:tr>
      <w:tr w:rsidR="005A2227" w:rsidRPr="00E352EF" w14:paraId="6296DA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625F5"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ADD80"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BDD" w14:textId="77777777" w:rsidR="005A2227" w:rsidRPr="00E352EF" w:rsidRDefault="0097053A">
            <w:pPr>
              <w:jc w:val="both"/>
            </w:pPr>
            <w:r w:rsidRPr="00E352EF">
              <w:rPr>
                <w:rFonts w:ascii="Calibri" w:eastAsia="Calibri" w:hAnsi="Calibri" w:cs="Calibri"/>
              </w:rPr>
              <w:t>1591939</w:t>
            </w:r>
          </w:p>
        </w:tc>
      </w:tr>
      <w:tr w:rsidR="005A2227" w:rsidRPr="00E352EF" w14:paraId="72EE82C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BF25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9D1BF9"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D88E" w14:textId="77777777" w:rsidR="005A2227" w:rsidRPr="00E352EF" w:rsidRDefault="0097053A">
            <w:pPr>
              <w:jc w:val="both"/>
            </w:pPr>
            <w:r w:rsidRPr="00E352EF">
              <w:rPr>
                <w:rFonts w:ascii="Calibri" w:eastAsia="Calibri" w:hAnsi="Calibri" w:cs="Calibri"/>
              </w:rPr>
              <w:t>9973397</w:t>
            </w:r>
          </w:p>
        </w:tc>
      </w:tr>
      <w:tr w:rsidR="005A2227" w:rsidRPr="00E352EF" w14:paraId="6BF3C0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CA354"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2A88E"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91DAA" w14:textId="77777777" w:rsidR="005A2227" w:rsidRPr="00E352EF" w:rsidRDefault="0097053A">
            <w:pPr>
              <w:jc w:val="both"/>
            </w:pPr>
            <w:r w:rsidRPr="00E352EF">
              <w:rPr>
                <w:rFonts w:ascii="Calibri" w:eastAsia="Calibri" w:hAnsi="Calibri" w:cs="Calibri"/>
              </w:rPr>
              <w:t>11654486</w:t>
            </w:r>
          </w:p>
        </w:tc>
      </w:tr>
      <w:tr w:rsidR="005A2227" w:rsidRPr="00E352EF" w14:paraId="68D25E1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F9BA0"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02E6"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5E6C2" w14:textId="77777777" w:rsidR="005A2227" w:rsidRPr="00E352EF" w:rsidRDefault="0097053A">
            <w:pPr>
              <w:jc w:val="both"/>
            </w:pPr>
            <w:r w:rsidRPr="00E352EF">
              <w:rPr>
                <w:rFonts w:ascii="Calibri" w:eastAsia="Calibri" w:hAnsi="Calibri" w:cs="Calibri"/>
              </w:rPr>
              <w:t>515714</w:t>
            </w:r>
          </w:p>
        </w:tc>
      </w:tr>
      <w:tr w:rsidR="005A2227" w:rsidRPr="00E352EF" w14:paraId="7750CE7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107C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44A79A"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E82E8" w14:textId="77777777" w:rsidR="005A2227" w:rsidRPr="00E352EF" w:rsidRDefault="0097053A">
            <w:pPr>
              <w:jc w:val="both"/>
            </w:pPr>
            <w:r w:rsidRPr="00E352EF">
              <w:rPr>
                <w:rFonts w:ascii="Calibri" w:eastAsia="Calibri" w:hAnsi="Calibri" w:cs="Calibri"/>
              </w:rPr>
              <w:t>536237</w:t>
            </w:r>
          </w:p>
        </w:tc>
      </w:tr>
      <w:tr w:rsidR="005A2227" w:rsidRPr="00E352EF" w14:paraId="22E5FC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D1F9D"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2C464"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521FF" w14:textId="77777777" w:rsidR="005A2227" w:rsidRPr="00E352EF" w:rsidRDefault="0097053A">
            <w:pPr>
              <w:jc w:val="both"/>
            </w:pPr>
            <w:r w:rsidRPr="00E352EF">
              <w:rPr>
                <w:rFonts w:ascii="Calibri" w:eastAsia="Calibri" w:hAnsi="Calibri" w:cs="Calibri"/>
              </w:rPr>
              <w:t>4926818</w:t>
            </w:r>
          </w:p>
        </w:tc>
      </w:tr>
      <w:tr w:rsidR="005A2227" w:rsidRPr="00E352EF" w14:paraId="1552C66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AB0BC"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B10CF"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C06D" w14:textId="77777777" w:rsidR="005A2227" w:rsidRPr="00E352EF" w:rsidRDefault="0097053A">
            <w:pPr>
              <w:jc w:val="both"/>
            </w:pPr>
            <w:r w:rsidRPr="00E352EF">
              <w:rPr>
                <w:rFonts w:ascii="Calibri" w:eastAsia="Calibri" w:hAnsi="Calibri" w:cs="Calibri"/>
              </w:rPr>
              <w:t>1229363</w:t>
            </w:r>
          </w:p>
        </w:tc>
      </w:tr>
      <w:tr w:rsidR="005A2227" w:rsidRPr="00E352EF" w14:paraId="5D12D2E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1343B"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D8FBB"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FB9AD" w14:textId="77777777" w:rsidR="005A2227" w:rsidRPr="00E352EF" w:rsidRDefault="0097053A">
            <w:pPr>
              <w:jc w:val="both"/>
            </w:pPr>
            <w:r w:rsidRPr="00E352EF">
              <w:rPr>
                <w:rFonts w:ascii="Calibri" w:eastAsia="Calibri" w:hAnsi="Calibri" w:cs="Calibri"/>
              </w:rPr>
              <w:t>4446354</w:t>
            </w:r>
          </w:p>
        </w:tc>
      </w:tr>
    </w:tbl>
    <w:p w14:paraId="3632A6F7" w14:textId="77777777" w:rsidR="005A2227" w:rsidRPr="00E352EF" w:rsidRDefault="005A2227">
      <w:pPr>
        <w:jc w:val="both"/>
      </w:pPr>
    </w:p>
    <w:p w14:paraId="503C158A" w14:textId="77777777" w:rsidR="005A2227" w:rsidRPr="00E352EF" w:rsidRDefault="005A2227">
      <w:pPr>
        <w:spacing w:after="40"/>
        <w:jc w:val="both"/>
      </w:pPr>
    </w:p>
    <w:tbl>
      <w:tblPr>
        <w:tblW w:w="155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55"/>
      </w:tblGrid>
      <w:tr w:rsidR="005A2227" w:rsidRPr="00E352EF" w14:paraId="784DF0A6"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1337BC" w14:textId="77777777" w:rsidR="005A2227" w:rsidRPr="00E352EF" w:rsidRDefault="0097053A">
            <w:pPr>
              <w:jc w:val="both"/>
            </w:pPr>
            <w:r w:rsidRPr="00E352EF">
              <w:rPr>
                <w:rFonts w:ascii="Calibri" w:eastAsia="Calibri" w:hAnsi="Calibri" w:cs="Calibri"/>
              </w:rPr>
              <w:lastRenderedPageBreak/>
              <w:t>set_1</w:t>
            </w:r>
          </w:p>
        </w:tc>
      </w:tr>
      <w:tr w:rsidR="005A2227" w:rsidRPr="00E352EF" w14:paraId="2584488F"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1609D6" w14:textId="77777777" w:rsidR="005A2227" w:rsidRPr="00E352EF" w:rsidRDefault="0097053A">
            <w:pPr>
              <w:jc w:val="both"/>
            </w:pPr>
            <w:r w:rsidRPr="00E352EF">
              <w:rPr>
                <w:rFonts w:ascii="Calibri" w:eastAsia="Calibri" w:hAnsi="Calibri" w:cs="Calibri"/>
                <w:b/>
              </w:rPr>
              <w:t xml:space="preserve">REF_AREA </w:t>
            </w:r>
          </w:p>
        </w:tc>
      </w:tr>
      <w:tr w:rsidR="005A2227" w:rsidRPr="00E352EF" w14:paraId="62AC0FDF"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C6A" w14:textId="77777777" w:rsidR="005A2227" w:rsidRPr="00E352EF" w:rsidRDefault="0097053A">
            <w:pPr>
              <w:jc w:val="both"/>
            </w:pPr>
            <w:r w:rsidRPr="00E352EF">
              <w:rPr>
                <w:rFonts w:ascii="Calibri" w:eastAsia="Calibri" w:hAnsi="Calibri" w:cs="Calibri"/>
              </w:rPr>
              <w:t>ITCD</w:t>
            </w:r>
          </w:p>
        </w:tc>
      </w:tr>
      <w:tr w:rsidR="005A2227" w:rsidRPr="00E352EF" w14:paraId="0EF9216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9D764" w14:textId="77777777" w:rsidR="005A2227" w:rsidRPr="00E352EF" w:rsidRDefault="0097053A">
            <w:pPr>
              <w:jc w:val="both"/>
            </w:pPr>
            <w:r w:rsidRPr="00E352EF">
              <w:rPr>
                <w:rFonts w:ascii="Calibri" w:eastAsia="Calibri" w:hAnsi="Calibri" w:cs="Calibri"/>
              </w:rPr>
              <w:t>ITC</w:t>
            </w:r>
          </w:p>
        </w:tc>
      </w:tr>
      <w:tr w:rsidR="005A2227" w:rsidRPr="00E352EF" w14:paraId="1090E819"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FD16" w14:textId="77777777" w:rsidR="005A2227" w:rsidRPr="00E352EF" w:rsidRDefault="0097053A">
            <w:pPr>
              <w:jc w:val="both"/>
            </w:pPr>
            <w:r w:rsidRPr="00E352EF">
              <w:rPr>
                <w:rFonts w:ascii="Calibri" w:eastAsia="Calibri" w:hAnsi="Calibri" w:cs="Calibri"/>
              </w:rPr>
              <w:t>ITC1</w:t>
            </w:r>
          </w:p>
        </w:tc>
      </w:tr>
      <w:tr w:rsidR="005A2227" w:rsidRPr="00E352EF" w14:paraId="756399A3"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4B5EA" w14:textId="77777777" w:rsidR="005A2227" w:rsidRPr="00E352EF" w:rsidRDefault="0097053A">
            <w:pPr>
              <w:jc w:val="both"/>
            </w:pPr>
            <w:r w:rsidRPr="00E352EF">
              <w:rPr>
                <w:rFonts w:ascii="Calibri" w:eastAsia="Calibri" w:hAnsi="Calibri" w:cs="Calibri"/>
              </w:rPr>
              <w:t>ITC2</w:t>
            </w:r>
          </w:p>
        </w:tc>
      </w:tr>
      <w:tr w:rsidR="005A2227" w:rsidRPr="00E352EF" w14:paraId="5E062BE5"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9F4EF" w14:textId="77777777" w:rsidR="005A2227" w:rsidRPr="00E352EF" w:rsidRDefault="0097053A">
            <w:pPr>
              <w:jc w:val="both"/>
            </w:pPr>
            <w:r w:rsidRPr="00E352EF">
              <w:rPr>
                <w:rFonts w:ascii="Calibri" w:eastAsia="Calibri" w:hAnsi="Calibri" w:cs="Calibri"/>
              </w:rPr>
              <w:t>ITC3</w:t>
            </w:r>
          </w:p>
        </w:tc>
      </w:tr>
      <w:tr w:rsidR="005A2227" w:rsidRPr="00E352EF" w14:paraId="7411E51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EDD70" w14:textId="77777777" w:rsidR="005A2227" w:rsidRPr="00E352EF" w:rsidRDefault="0097053A">
            <w:pPr>
              <w:jc w:val="both"/>
            </w:pPr>
            <w:r w:rsidRPr="00E352EF">
              <w:rPr>
                <w:rFonts w:ascii="Calibri" w:eastAsia="Calibri" w:hAnsi="Calibri" w:cs="Calibri"/>
              </w:rPr>
              <w:t>ITC4</w:t>
            </w:r>
          </w:p>
        </w:tc>
      </w:tr>
      <w:tr w:rsidR="005A2227" w:rsidRPr="00E352EF" w14:paraId="03DA924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E36D6" w14:textId="77777777" w:rsidR="005A2227" w:rsidRPr="00E352EF" w:rsidRDefault="0097053A">
            <w:pPr>
              <w:jc w:val="both"/>
            </w:pPr>
            <w:r w:rsidRPr="00E352EF">
              <w:rPr>
                <w:rFonts w:ascii="Calibri" w:eastAsia="Calibri" w:hAnsi="Calibri" w:cs="Calibri"/>
              </w:rPr>
              <w:t>ITD</w:t>
            </w:r>
          </w:p>
        </w:tc>
      </w:tr>
      <w:tr w:rsidR="005A2227" w:rsidRPr="00E352EF" w14:paraId="3B136F0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A5BDF" w14:textId="77777777" w:rsidR="005A2227" w:rsidRPr="00E352EF" w:rsidRDefault="0097053A">
            <w:pPr>
              <w:jc w:val="both"/>
            </w:pPr>
            <w:r w:rsidRPr="00E352EF">
              <w:rPr>
                <w:rFonts w:ascii="Calibri" w:eastAsia="Calibri" w:hAnsi="Calibri" w:cs="Calibri"/>
              </w:rPr>
              <w:t>ITD1</w:t>
            </w:r>
          </w:p>
        </w:tc>
      </w:tr>
      <w:tr w:rsidR="005A2227" w:rsidRPr="00E352EF" w14:paraId="2C6D3B1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81512" w14:textId="77777777" w:rsidR="005A2227" w:rsidRPr="00E352EF" w:rsidRDefault="0097053A">
            <w:pPr>
              <w:jc w:val="both"/>
            </w:pPr>
            <w:r w:rsidRPr="00E352EF">
              <w:rPr>
                <w:rFonts w:ascii="Calibri" w:eastAsia="Calibri" w:hAnsi="Calibri" w:cs="Calibri"/>
              </w:rPr>
              <w:t>ITD2</w:t>
            </w:r>
          </w:p>
        </w:tc>
      </w:tr>
      <w:tr w:rsidR="005A2227" w:rsidRPr="00E352EF" w14:paraId="66C83CC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0BC64" w14:textId="77777777" w:rsidR="005A2227" w:rsidRPr="00E352EF" w:rsidRDefault="0097053A">
            <w:pPr>
              <w:jc w:val="both"/>
            </w:pPr>
            <w:r w:rsidRPr="00E352EF">
              <w:rPr>
                <w:rFonts w:ascii="Calibri" w:eastAsia="Calibri" w:hAnsi="Calibri" w:cs="Calibri"/>
              </w:rPr>
              <w:t>ITD3</w:t>
            </w:r>
          </w:p>
        </w:tc>
      </w:tr>
      <w:tr w:rsidR="005A2227" w:rsidRPr="00E352EF" w14:paraId="0AF0B691"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0F89" w14:textId="77777777" w:rsidR="005A2227" w:rsidRPr="00E352EF" w:rsidRDefault="0097053A">
            <w:pPr>
              <w:jc w:val="both"/>
            </w:pPr>
            <w:r w:rsidRPr="00E352EF">
              <w:rPr>
                <w:rFonts w:ascii="Calibri" w:eastAsia="Calibri" w:hAnsi="Calibri" w:cs="Calibri"/>
              </w:rPr>
              <w:t>ITD4</w:t>
            </w:r>
          </w:p>
        </w:tc>
      </w:tr>
      <w:tr w:rsidR="005A2227" w:rsidRPr="00E352EF" w14:paraId="29FAC93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88A34" w14:textId="77777777" w:rsidR="005A2227" w:rsidRPr="00E352EF" w:rsidRDefault="0097053A">
            <w:pPr>
              <w:jc w:val="both"/>
            </w:pPr>
            <w:r w:rsidRPr="00E352EF">
              <w:rPr>
                <w:rFonts w:ascii="Calibri" w:eastAsia="Calibri" w:hAnsi="Calibri" w:cs="Calibri"/>
              </w:rPr>
              <w:t>ITD5</w:t>
            </w:r>
          </w:p>
        </w:tc>
      </w:tr>
    </w:tbl>
    <w:p w14:paraId="1505A157" w14:textId="77777777" w:rsidR="005A2227" w:rsidRPr="00E352EF" w:rsidRDefault="005A2227">
      <w:pPr>
        <w:jc w:val="both"/>
      </w:pPr>
    </w:p>
    <w:p w14:paraId="140B4B18" w14:textId="77777777" w:rsidR="005A2227" w:rsidRPr="00E352EF" w:rsidRDefault="0097053A" w:rsidP="00EB1629">
      <w:pPr>
        <w:pStyle w:val="Stile3"/>
        <w:rPr>
          <w:lang w:val="en-GB"/>
        </w:rPr>
      </w:pPr>
      <w:bookmarkStart w:id="178" w:name="_Toc463805728"/>
      <w:bookmarkStart w:id="179" w:name="_Toc464487895"/>
      <w:r w:rsidRPr="00E352EF">
        <w:rPr>
          <w:lang w:val="en-GB"/>
        </w:rPr>
        <w:t>get</w:t>
      </w:r>
      <w:bookmarkEnd w:id="176"/>
      <w:bookmarkEnd w:id="178"/>
      <w:bookmarkEnd w:id="179"/>
    </w:p>
    <w:p w14:paraId="104C8BF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63A18D8A"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get </w:t>
      </w:r>
      <w:r w:rsidRPr="00E352EF">
        <w:rPr>
          <w:rFonts w:ascii="Cambria" w:eastAsia="Calibri" w:hAnsi="Cambria" w:cs="Calibri"/>
        </w:rPr>
        <w:t>operator allows to fetch all the instances of a Dataset from the system and returns a Dataset containing them.</w:t>
      </w:r>
    </w:p>
    <w:p w14:paraId="47BFE40A" w14:textId="77777777" w:rsidR="008C6E97" w:rsidRPr="00E352EF" w:rsidRDefault="008C6E97" w:rsidP="008C6E97">
      <w:pPr>
        <w:rPr>
          <w:rFonts w:ascii="Cambria" w:eastAsia="Calibri" w:hAnsi="Cambria" w:cs="Calibri"/>
          <w:i/>
          <w:color w:val="5B9BD5"/>
        </w:rPr>
      </w:pPr>
      <w:bookmarkStart w:id="180" w:name="_Toc265511002"/>
    </w:p>
    <w:p w14:paraId="279C259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80"/>
    </w:p>
    <w:p w14:paraId="2C5B7A36" w14:textId="77777777" w:rsidR="005A2227" w:rsidRPr="00E352EF" w:rsidRDefault="0097053A" w:rsidP="008C6E97">
      <w:pPr>
        <w:rPr>
          <w:rFonts w:ascii="Cambria" w:hAnsi="Cambria"/>
        </w:rPr>
      </w:pPr>
      <w:r w:rsidRPr="00E352EF">
        <w:rPr>
          <w:rFonts w:ascii="Cambria" w:eastAsia="Calibri" w:hAnsi="Cambria" w:cs="Calibri"/>
          <w:b/>
        </w:rPr>
        <w:t>get(</w:t>
      </w:r>
    </w:p>
    <w:p w14:paraId="4C6C275C" w14:textId="77777777" w:rsidR="005A2227" w:rsidRPr="00E352EF" w:rsidRDefault="0097053A" w:rsidP="008C6E97">
      <w:pPr>
        <w:ind w:left="706"/>
        <w:rPr>
          <w:rFonts w:ascii="Cambria" w:hAnsi="Cambria"/>
        </w:rPr>
      </w:pPr>
      <w:r w:rsidRPr="00E352EF">
        <w:rPr>
          <w:rFonts w:ascii="Cambria" w:eastAsia="Calibri" w:hAnsi="Cambria" w:cs="Calibri"/>
          <w:i/>
        </w:rPr>
        <w:t>ds_id</w:t>
      </w:r>
      <w:r w:rsidRPr="00E352EF">
        <w:rPr>
          <w:rFonts w:ascii="Cambria" w:eastAsia="Calibri" w:hAnsi="Cambria" w:cs="Calibri"/>
        </w:rPr>
        <w:t xml:space="preserve"> {, </w:t>
      </w:r>
      <w:r w:rsidRPr="00E352EF">
        <w:rPr>
          <w:rFonts w:ascii="Cambria" w:eastAsia="Calibri" w:hAnsi="Cambria" w:cs="Calibri"/>
          <w:i/>
        </w:rPr>
        <w:t>ds_id</w:t>
      </w:r>
      <w:r w:rsidRPr="00E352EF">
        <w:rPr>
          <w:rFonts w:ascii="Cambria" w:eastAsia="Calibri" w:hAnsi="Cambria" w:cs="Calibri"/>
        </w:rPr>
        <w:t xml:space="preserve">}* </w:t>
      </w:r>
    </w:p>
    <w:p w14:paraId="6C2EC1AC"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keep(</w:t>
      </w:r>
      <w:r w:rsidRPr="00E352EF">
        <w:rPr>
          <w:rFonts w:ascii="Cambria" w:eastAsia="Calibri" w:hAnsi="Cambria" w:cs="Calibri"/>
        </w:rPr>
        <w:t>keepPart {, keepPart }*</w:t>
      </w:r>
      <w:r w:rsidRPr="00E352EF">
        <w:rPr>
          <w:rFonts w:ascii="Cambria" w:eastAsia="Calibri" w:hAnsi="Cambria" w:cs="Calibri"/>
          <w:b/>
        </w:rPr>
        <w:t>)</w:t>
      </w:r>
      <w:r w:rsidRPr="00E352EF">
        <w:rPr>
          <w:rFonts w:ascii="Cambria" w:eastAsia="Calibri" w:hAnsi="Cambria" w:cs="Calibri"/>
        </w:rPr>
        <w:t xml:space="preserve">} </w:t>
      </w:r>
    </w:p>
    <w:p w14:paraId="58C8C7BD"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w:t>
      </w:r>
      <w:r w:rsidRPr="00E352EF">
        <w:rPr>
          <w:rFonts w:ascii="Cambria" w:eastAsia="Calibri" w:hAnsi="Cambria" w:cs="Calibri"/>
          <w:i/>
        </w:rPr>
        <w:t>consResFunctions</w:t>
      </w:r>
      <w:r w:rsidRPr="00E352EF">
        <w:rPr>
          <w:rFonts w:ascii="Cambria" w:eastAsia="Calibri" w:hAnsi="Cambria" w:cs="Calibri"/>
        </w:rPr>
        <w:t>)}</w:t>
      </w:r>
    </w:p>
    <w:p w14:paraId="29A37900"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filter(</w:t>
      </w:r>
      <w:r w:rsidRPr="00E352EF">
        <w:rPr>
          <w:rFonts w:ascii="Cambria" w:eastAsia="Calibri" w:hAnsi="Cambria" w:cs="Calibri"/>
          <w:i/>
        </w:rPr>
        <w:t>filterPart</w:t>
      </w:r>
      <w:r w:rsidRPr="00E352EF">
        <w:rPr>
          <w:rFonts w:ascii="Cambria" w:eastAsia="Calibri" w:hAnsi="Cambria" w:cs="Calibri"/>
          <w:b/>
        </w:rPr>
        <w:t>)</w:t>
      </w:r>
      <w:r w:rsidRPr="00E352EF">
        <w:rPr>
          <w:rFonts w:ascii="Cambria" w:eastAsia="Calibri" w:hAnsi="Cambria" w:cs="Calibri"/>
        </w:rPr>
        <w:t xml:space="preserve">} </w:t>
      </w:r>
    </w:p>
    <w:p w14:paraId="7F65B895"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aggregate( aggregateFunction (</w:t>
      </w:r>
      <w:r w:rsidRPr="00E352EF">
        <w:rPr>
          <w:rFonts w:ascii="Cambria" w:eastAsia="Calibri" w:hAnsi="Cambria" w:cs="Calibri"/>
        </w:rPr>
        <w:t>aggrPart</w:t>
      </w:r>
      <w:r w:rsidR="00AC2970" w:rsidRPr="00E352EF">
        <w:rPr>
          <w:rFonts w:ascii="Cambria" w:eastAsia="Calibri" w:hAnsi="Cambria" w:cs="Calibri"/>
        </w:rPr>
        <w:t xml:space="preserve"> {, aggrPart}*</w:t>
      </w:r>
      <w:r w:rsidRPr="00E352EF">
        <w:rPr>
          <w:rFonts w:ascii="Cambria" w:eastAsia="Calibri" w:hAnsi="Cambria" w:cs="Calibri"/>
          <w:b/>
        </w:rPr>
        <w:t>)</w:t>
      </w:r>
      <w:r w:rsidRPr="00E352EF">
        <w:rPr>
          <w:rFonts w:ascii="Cambria" w:eastAsia="Calibri" w:hAnsi="Cambria" w:cs="Calibri"/>
        </w:rPr>
        <w:t>*</w:t>
      </w:r>
      <w:r w:rsidRPr="00E352EF">
        <w:rPr>
          <w:rFonts w:ascii="Cambria" w:eastAsia="Calibri" w:hAnsi="Cambria" w:cs="Calibri"/>
          <w:b/>
        </w:rPr>
        <w:t>)</w:t>
      </w:r>
      <w:r w:rsidRPr="00E352EF">
        <w:rPr>
          <w:rFonts w:ascii="Cambria" w:eastAsia="Calibri" w:hAnsi="Cambria" w:cs="Calibri"/>
        </w:rPr>
        <w:t>}</w:t>
      </w:r>
    </w:p>
    <w:p w14:paraId="7C67262F" w14:textId="77777777" w:rsidR="005A2227" w:rsidRPr="00E352EF" w:rsidRDefault="0097053A" w:rsidP="008C6E97">
      <w:pPr>
        <w:ind w:firstLine="288"/>
        <w:rPr>
          <w:rFonts w:ascii="Cambria" w:hAnsi="Cambria"/>
        </w:rPr>
      </w:pPr>
      <w:r w:rsidRPr="00E352EF">
        <w:rPr>
          <w:rFonts w:ascii="Cambria" w:eastAsia="Calibri" w:hAnsi="Cambria" w:cs="Calibri"/>
          <w:b/>
        </w:rPr>
        <w:t>)</w:t>
      </w:r>
    </w:p>
    <w:p w14:paraId="1C30D53C" w14:textId="77777777" w:rsidR="005A2227" w:rsidRPr="00E352EF" w:rsidRDefault="005A2227" w:rsidP="008C6E97">
      <w:pPr>
        <w:rPr>
          <w:rFonts w:ascii="Cambria" w:hAnsi="Cambria"/>
        </w:rPr>
      </w:pPr>
    </w:p>
    <w:p w14:paraId="18711187" w14:textId="77777777" w:rsidR="005A2227" w:rsidRPr="00E352EF" w:rsidRDefault="0097053A" w:rsidP="009F126A">
      <w:pPr>
        <w:rPr>
          <w:rFonts w:ascii="Cambria" w:eastAsia="Calibri" w:hAnsi="Cambria" w:cs="Calibri"/>
          <w:i/>
          <w:color w:val="5B9BD5"/>
        </w:rPr>
      </w:pPr>
      <w:bookmarkStart w:id="181" w:name="_Toc265511005"/>
      <w:r w:rsidRPr="00E352EF">
        <w:rPr>
          <w:rFonts w:ascii="Cambria" w:eastAsia="Calibri" w:hAnsi="Cambria" w:cs="Calibri"/>
          <w:i/>
          <w:color w:val="5B9BD5"/>
        </w:rPr>
        <w:t>Parameters</w:t>
      </w:r>
      <w:bookmarkEnd w:id="181"/>
    </w:p>
    <w:p w14:paraId="44BA1A65" w14:textId="77777777" w:rsidR="005A2227" w:rsidRPr="00E352EF" w:rsidRDefault="0097053A" w:rsidP="008C6E97">
      <w:pPr>
        <w:rPr>
          <w:rFonts w:ascii="Cambria" w:hAnsi="Cambria"/>
        </w:rPr>
      </w:pPr>
      <w:r w:rsidRPr="00E352EF">
        <w:rPr>
          <w:rFonts w:ascii="Cambria" w:eastAsia="Calibri" w:hAnsi="Cambria" w:cs="Calibri"/>
          <w:i/>
        </w:rPr>
        <w:t>ds_id</w:t>
      </w:r>
      <w:r w:rsidR="00DC675D"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ident</w:t>
      </w:r>
    </w:p>
    <w:p w14:paraId="329370EE" w14:textId="77777777" w:rsidR="005A2227" w:rsidRPr="00E352EF" w:rsidRDefault="0097053A" w:rsidP="008C6E97">
      <w:pPr>
        <w:rPr>
          <w:rFonts w:ascii="Cambria" w:hAnsi="Cambria"/>
        </w:rPr>
      </w:pPr>
      <w:r w:rsidRPr="00E352EF">
        <w:rPr>
          <w:rFonts w:ascii="Cambria" w:eastAsia="Calibri" w:hAnsi="Cambria" w:cs="Calibri"/>
          <w:i/>
        </w:rPr>
        <w:t>consResFunctions</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5D6024F0" w14:textId="77777777" w:rsidR="005A2227" w:rsidRPr="00E352EF" w:rsidRDefault="0097053A" w:rsidP="008C6E97">
      <w:pPr>
        <w:rPr>
          <w:rFonts w:ascii="Cambria" w:hAnsi="Cambria"/>
        </w:rPr>
      </w:pPr>
      <w:r w:rsidRPr="00E352EF">
        <w:rPr>
          <w:rFonts w:ascii="Cambria" w:eastAsia="Calibri" w:hAnsi="Cambria" w:cs="Calibri"/>
          <w:i/>
        </w:rPr>
        <w:t>keepPart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component-ref</w:t>
      </w:r>
    </w:p>
    <w:p w14:paraId="4C75FA28" w14:textId="77777777" w:rsidR="005A2227" w:rsidRPr="00E352EF" w:rsidRDefault="0097053A" w:rsidP="008C6E97">
      <w:pPr>
        <w:rPr>
          <w:rFonts w:ascii="Cambria" w:hAnsi="Cambria"/>
        </w:rPr>
      </w:pPr>
      <w:r w:rsidRPr="00E352EF">
        <w:rPr>
          <w:rFonts w:ascii="Cambria" w:eastAsia="Calibri" w:hAnsi="Cambria" w:cs="Calibri"/>
          <w:i/>
        </w:rPr>
        <w:t>filterPart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w:t>
      </w:r>
      <w:r w:rsidR="001E4C0B" w:rsidRPr="00E352EF">
        <w:rPr>
          <w:rFonts w:ascii="Cambria" w:eastAsia="Calibri" w:hAnsi="Cambria" w:cs="Calibri"/>
        </w:rPr>
        <w:t>boolean</w:t>
      </w:r>
    </w:p>
    <w:p w14:paraId="650AAABE" w14:textId="77777777" w:rsidR="005A2227" w:rsidRPr="00E352EF" w:rsidRDefault="0097053A" w:rsidP="008C6E97">
      <w:pPr>
        <w:rPr>
          <w:rFonts w:ascii="Cambria" w:hAnsi="Cambria"/>
        </w:rPr>
      </w:pPr>
      <w:r w:rsidRPr="00E352EF">
        <w:rPr>
          <w:rFonts w:ascii="Cambria" w:eastAsia="Calibri" w:hAnsi="Cambria" w:cs="Calibri"/>
          <w:i/>
        </w:rPr>
        <w:t xml:space="preserve">aggrPart </w:t>
      </w:r>
      <w:r w:rsidR="001E4C0B" w:rsidRPr="00E352EF">
        <w:rPr>
          <w:rFonts w:ascii="Cambria" w:eastAsia="Calibri" w:hAnsi="Cambria" w:cs="Calibri"/>
        </w:rPr>
        <w:t>:</w:t>
      </w:r>
      <w:r w:rsidRPr="00E352EF">
        <w:rPr>
          <w:rFonts w:ascii="Cambria" w:eastAsia="Calibri" w:hAnsi="Cambria" w:cs="Calibri"/>
        </w:rPr>
        <w:t xml:space="preserve"> component-ref (Component&lt;Numeric&gt;)</w:t>
      </w:r>
    </w:p>
    <w:p w14:paraId="65452F89" w14:textId="77777777" w:rsidR="005A2227" w:rsidRPr="00E352EF" w:rsidRDefault="005A2227" w:rsidP="008C6E97">
      <w:pPr>
        <w:rPr>
          <w:rFonts w:ascii="Cambria" w:hAnsi="Cambria"/>
        </w:rPr>
      </w:pPr>
    </w:p>
    <w:p w14:paraId="2A3D85EB"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ds_id</w:t>
      </w:r>
      <w:r w:rsidRPr="00E352EF">
        <w:rPr>
          <w:rFonts w:ascii="Cambria" w:eastAsia="Calibri" w:hAnsi="Cambria" w:cs="Calibri"/>
        </w:rPr>
        <w:t xml:space="preserve"> – is the Persistent Dataset to be fetched.</w:t>
      </w:r>
    </w:p>
    <w:p w14:paraId="1547587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 xml:space="preserve">keepPart </w:t>
      </w:r>
      <w:r w:rsidRPr="00E352EF">
        <w:rPr>
          <w:rFonts w:ascii="Cambria" w:eastAsia="Calibri" w:hAnsi="Cambria" w:cs="Calibri"/>
        </w:rPr>
        <w:t>– is a valid reference to a Component of ds_id.</w:t>
      </w:r>
    </w:p>
    <w:p w14:paraId="6D19D41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consResFunctions</w:t>
      </w:r>
      <w:r w:rsidRPr="00E352EF">
        <w:rPr>
          <w:rFonts w:ascii="Cambria" w:eastAsia="Calibri" w:hAnsi="Cambria" w:cs="Calibri"/>
        </w:rPr>
        <w:t xml:space="preserve"> – is a List of reference to valid Components of ds and conflict resolution Function.</w:t>
      </w:r>
    </w:p>
    <w:p w14:paraId="12EAC17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filterPart</w:t>
      </w:r>
      <w:r w:rsidRPr="00E352EF">
        <w:rPr>
          <w:rFonts w:ascii="Cambria" w:eastAsia="Calibri" w:hAnsi="Cambria" w:cs="Calibri"/>
        </w:rPr>
        <w:t xml:space="preserve"> – is a boolean Component expression which is evaluated row-wise and states if a row  is to be kept (if evaluates to true) or removed (if it does not evaluate to true) from the result.</w:t>
      </w:r>
    </w:p>
    <w:p w14:paraId="530D9C5F"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aggrPart</w:t>
      </w:r>
      <w:r w:rsidRPr="00E352EF">
        <w:rPr>
          <w:rFonts w:ascii="Cambria" w:eastAsia="Calibri" w:hAnsi="Cambria" w:cs="Calibri"/>
        </w:rPr>
        <w:t xml:space="preserve"> – is a valid reference to the numeric Measure Component to aggregate.</w:t>
      </w:r>
    </w:p>
    <w:p w14:paraId="4C34B8AF" w14:textId="77777777" w:rsidR="008C6E97" w:rsidRPr="00E352EF" w:rsidRDefault="008C6E97" w:rsidP="008C6E97">
      <w:pPr>
        <w:rPr>
          <w:rFonts w:ascii="Cambria" w:eastAsia="Calibri" w:hAnsi="Cambria" w:cs="Calibri"/>
          <w:i/>
          <w:color w:val="5B9BD5"/>
        </w:rPr>
      </w:pPr>
      <w:bookmarkStart w:id="182" w:name="_Toc265511003"/>
    </w:p>
    <w:p w14:paraId="1D9DF90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82"/>
    </w:p>
    <w:p w14:paraId="50683BA4"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All the input Datasets ds_id must be persistent (see put operator) and must have the same Logical Data Structure, which is the same Components in number, name and type (static). </w:t>
      </w:r>
    </w:p>
    <w:p w14:paraId="49C4ED33"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If more than a Dataset ds_id is defined, then the definition of consResFunctions is mandatory.</w:t>
      </w:r>
    </w:p>
    <w:p w14:paraId="22CCA993" w14:textId="5F273950"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The consResFunction List, must </w:t>
      </w:r>
      <w:del w:id="183" w:author="Laura Viignola" w:date="2017-05-10T18:10:00Z">
        <w:r w:rsidRPr="00E352EF" w:rsidDel="00B93728">
          <w:rPr>
            <w:rFonts w:ascii="Cambria" w:eastAsia="Calibri" w:hAnsi="Cambria" w:cs="Calibri"/>
          </w:rPr>
          <w:delText xml:space="preserve">defines </w:delText>
        </w:r>
      </w:del>
      <w:ins w:id="184" w:author="Laura Viignola" w:date="2017-05-10T18:10:00Z">
        <w:r w:rsidR="00B93728" w:rsidRPr="00E352EF">
          <w:rPr>
            <w:rFonts w:ascii="Cambria" w:eastAsia="Calibri" w:hAnsi="Cambria" w:cs="Calibri"/>
          </w:rPr>
          <w:t>define</w:t>
        </w:r>
        <w:r w:rsidR="00B93728">
          <w:rPr>
            <w:rFonts w:ascii="Cambria" w:eastAsia="Calibri" w:hAnsi="Cambria" w:cs="Calibri"/>
          </w:rPr>
          <w:t>-</w:t>
        </w:r>
        <w:r w:rsidR="00B93728" w:rsidRPr="00E352EF">
          <w:rPr>
            <w:rFonts w:ascii="Cambria" w:eastAsia="Calibri" w:hAnsi="Cambria" w:cs="Calibri"/>
          </w:rPr>
          <w:t xml:space="preserve"> </w:t>
        </w:r>
      </w:ins>
      <w:r w:rsidRPr="00E352EF">
        <w:rPr>
          <w:rFonts w:ascii="Cambria" w:eastAsia="Calibri" w:hAnsi="Cambria" w:cs="Calibri"/>
        </w:rPr>
        <w:t xml:space="preserve">a conflict resolution function for each Measure Component specified in the keep clause. For each Component the respective conflict resolution function must return a </w:t>
      </w:r>
      <w:r w:rsidRPr="00E352EF">
        <w:rPr>
          <w:rFonts w:ascii="Cambria" w:eastAsia="Calibri" w:hAnsi="Cambria" w:cs="Calibri"/>
        </w:rPr>
        <w:lastRenderedPageBreak/>
        <w:t>value of the same type (as explained in the syntax). If consResFunction is not used and duplicated records are present the get operator return an error.</w:t>
      </w:r>
    </w:p>
    <w:p w14:paraId="20924365"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keepPart must be a Component expression containing exactly the name of a Component of any ds (complex Component expressions, combining more than one Component are not allowed) (static).</w:t>
      </w:r>
    </w:p>
    <w:p w14:paraId="26304F1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aggrPart must be a Component expression containing exactly the name of a Measure Component present in any ds (no complex Component expressions, combining more than one Component is allowed). If there is at least one aggrPart, there must be one for each Measure Component that is present in a keepPart. If keepPart is omitted, all Measure Components must be in the aggregate. This means that there cannot be Measure Components, kept that are not used in aggregations (static).</w:t>
      </w:r>
    </w:p>
    <w:p w14:paraId="2657C1B6" w14:textId="77777777" w:rsidR="008C6E97" w:rsidRPr="00E352EF" w:rsidRDefault="008C6E97" w:rsidP="008C6E97">
      <w:pPr>
        <w:rPr>
          <w:rFonts w:ascii="Cambria" w:eastAsia="Calibri" w:hAnsi="Cambria" w:cs="Calibri"/>
          <w:i/>
          <w:color w:val="5B9BD5"/>
        </w:rPr>
      </w:pPr>
      <w:bookmarkStart w:id="185" w:name="_Toc265511006"/>
    </w:p>
    <w:p w14:paraId="0FAF23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85"/>
    </w:p>
    <w:p w14:paraId="4CE2A14B" w14:textId="77777777" w:rsidR="005A2227" w:rsidRPr="00E352EF" w:rsidRDefault="0097053A" w:rsidP="008C6E97">
      <w:pPr>
        <w:rPr>
          <w:rFonts w:ascii="Cambria" w:hAnsi="Cambria"/>
        </w:rPr>
      </w:pPr>
      <w:r w:rsidRPr="00E352EF">
        <w:rPr>
          <w:rFonts w:ascii="Cambria" w:eastAsia="Calibri" w:hAnsi="Cambria" w:cs="Calibri"/>
        </w:rPr>
        <w:t xml:space="preserve">A Dataset obtained as the union of all the Datasets specified by the identifiers </w:t>
      </w:r>
      <w:r w:rsidRPr="00E352EF">
        <w:rPr>
          <w:rFonts w:ascii="Cambria" w:eastAsia="Calibri" w:hAnsi="Cambria" w:cs="Calibri"/>
          <w:i/>
        </w:rPr>
        <w:t>ds</w:t>
      </w:r>
      <w:r w:rsidRPr="00E352EF">
        <w:rPr>
          <w:rFonts w:ascii="Cambria" w:eastAsia="Calibri" w:hAnsi="Cambria" w:cs="Calibri"/>
        </w:rPr>
        <w:t xml:space="preserve">, keeping only the columns specified in the </w:t>
      </w:r>
      <w:r w:rsidRPr="00E352EF">
        <w:rPr>
          <w:rFonts w:ascii="Cambria" w:eastAsia="Calibri" w:hAnsi="Cambria" w:cs="Calibri"/>
          <w:i/>
        </w:rPr>
        <w:t>keepParts</w:t>
      </w:r>
      <w:r w:rsidRPr="00E352EF">
        <w:rPr>
          <w:rFonts w:ascii="Cambria" w:eastAsia="Calibri" w:hAnsi="Cambria" w:cs="Calibri"/>
        </w:rPr>
        <w:t xml:space="preserve"> and the rows in the </w:t>
      </w:r>
      <w:r w:rsidRPr="00E352EF">
        <w:rPr>
          <w:rFonts w:ascii="Cambria" w:eastAsia="Calibri" w:hAnsi="Cambria" w:cs="Calibri"/>
          <w:i/>
        </w:rPr>
        <w:t>filterParts</w:t>
      </w:r>
      <w:r w:rsidRPr="00E352EF">
        <w:rPr>
          <w:rFonts w:ascii="Cambria" w:eastAsia="Calibri" w:hAnsi="Cambria" w:cs="Calibri"/>
        </w:rPr>
        <w:t xml:space="preserve">, choosing from duplicate Datapoints through </w:t>
      </w:r>
      <w:r w:rsidRPr="00E352EF">
        <w:rPr>
          <w:rFonts w:ascii="Cambria" w:eastAsia="Calibri" w:hAnsi="Cambria" w:cs="Calibri"/>
          <w:i/>
        </w:rPr>
        <w:t>consResFunctions</w:t>
      </w:r>
      <w:r w:rsidRPr="00E352EF">
        <w:rPr>
          <w:rFonts w:ascii="Cambria" w:eastAsia="Calibri" w:hAnsi="Cambria" w:cs="Calibri"/>
        </w:rPr>
        <w:t xml:space="preserve">, aggregating over all the Measure Components in </w:t>
      </w:r>
      <w:r w:rsidRPr="00E352EF">
        <w:rPr>
          <w:rFonts w:ascii="Cambria" w:eastAsia="Calibri" w:hAnsi="Cambria" w:cs="Calibri"/>
          <w:i/>
        </w:rPr>
        <w:t>aggrParts</w:t>
      </w:r>
      <w:r w:rsidRPr="00E352EF">
        <w:rPr>
          <w:rFonts w:ascii="Cambria" w:eastAsia="Calibri" w:hAnsi="Cambria" w:cs="Calibri"/>
        </w:rPr>
        <w:t xml:space="preserve"> grouping. </w:t>
      </w:r>
    </w:p>
    <w:p w14:paraId="2D5295F6" w14:textId="77777777" w:rsidR="008C6E97" w:rsidRPr="00E352EF" w:rsidRDefault="008C6E97" w:rsidP="008C6E97">
      <w:pPr>
        <w:rPr>
          <w:rFonts w:ascii="Cambria" w:eastAsia="Calibri" w:hAnsi="Cambria" w:cs="Calibri"/>
          <w:i/>
          <w:color w:val="5B9BD5"/>
        </w:rPr>
      </w:pPr>
    </w:p>
    <w:p w14:paraId="544FBE6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249676B" w14:textId="77777777" w:rsidR="005A2227" w:rsidRPr="00E352EF" w:rsidRDefault="0097053A" w:rsidP="00CF559A">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get</w:t>
      </w:r>
      <w:r w:rsidRPr="00E352EF">
        <w:rPr>
          <w:rFonts w:ascii="Cambria" w:eastAsia="Calibri" w:hAnsi="Cambria" w:cs="Calibri"/>
        </w:rPr>
        <w:t xml:space="preserve">, is the data retrieval command. It takes in input a number (at least one) of Dataset </w:t>
      </w:r>
      <w:r w:rsidRPr="00E352EF">
        <w:rPr>
          <w:rFonts w:ascii="Cambria" w:eastAsia="Calibri" w:hAnsi="Cambria" w:cs="Calibri"/>
          <w:i/>
        </w:rPr>
        <w:t>ds</w:t>
      </w:r>
      <w:r w:rsidRPr="00E352EF">
        <w:rPr>
          <w:rFonts w:ascii="Cambria" w:eastAsia="Calibri" w:hAnsi="Cambria" w:cs="Calibri"/>
        </w:rPr>
        <w:t xml:space="preserve">. Together with </w:t>
      </w:r>
      <w:r w:rsidRPr="00E352EF">
        <w:rPr>
          <w:rFonts w:ascii="Cambria" w:eastAsia="Calibri" w:hAnsi="Cambria" w:cs="Calibri"/>
          <w:i/>
        </w:rPr>
        <w:t>put</w:t>
      </w:r>
      <w:r w:rsidRPr="00E352EF">
        <w:rPr>
          <w:rFonts w:ascii="Cambria" w:eastAsia="Calibri" w:hAnsi="Cambria" w:cs="Calibri"/>
        </w:rPr>
        <w:t>, it is the only operator in VTL where a persistent Dataset can be mentioned.</w:t>
      </w:r>
    </w:p>
    <w:p w14:paraId="2511251A" w14:textId="77777777" w:rsidR="005A2227" w:rsidRPr="00E352EF" w:rsidRDefault="0097053A" w:rsidP="00CF559A">
      <w:pPr>
        <w:jc w:val="both"/>
        <w:rPr>
          <w:rFonts w:ascii="Cambria" w:hAnsi="Cambria"/>
        </w:rPr>
      </w:pPr>
      <w:r w:rsidRPr="00E352EF">
        <w:rPr>
          <w:rFonts w:ascii="Cambria" w:eastAsia="Calibri" w:hAnsi="Cambria" w:cs="Calibri"/>
        </w:rPr>
        <w:t xml:space="preserve">The command operates as follows: considers all the instances of the identified Dataset (selected according to the semantics of the identifier); builds a union without duplicates (conflicts are resolved using the </w:t>
      </w:r>
      <w:r w:rsidRPr="00E352EF">
        <w:rPr>
          <w:rFonts w:ascii="Cambria" w:eastAsia="Calibri" w:hAnsi="Cambria" w:cs="Calibri"/>
          <w:i/>
        </w:rPr>
        <w:t xml:space="preserve">consResFunctions </w:t>
      </w:r>
      <w:r w:rsidRPr="00E352EF">
        <w:rPr>
          <w:rFonts w:ascii="Cambria" w:eastAsia="Calibri" w:hAnsi="Cambria" w:cs="Calibri"/>
        </w:rPr>
        <w:t>specified</w:t>
      </w:r>
      <w:r w:rsidR="00B04129" w:rsidRPr="00E352EF">
        <w:rPr>
          <w:rFonts w:ascii="Cambria" w:eastAsia="Calibri" w:hAnsi="Cambria" w:cs="Calibri"/>
        </w:rPr>
        <w:t xml:space="preserve"> in the dedup part</w:t>
      </w:r>
      <w:r w:rsidRPr="00E352EF">
        <w:rPr>
          <w:rFonts w:ascii="Cambria" w:eastAsia="Calibri" w:hAnsi="Cambria" w:cs="Calibri"/>
        </w:rPr>
        <w:t xml:space="preserve">); keeps in the result only the Components that are present in the </w:t>
      </w:r>
      <w:r w:rsidRPr="00E352EF">
        <w:rPr>
          <w:rFonts w:ascii="Cambria" w:eastAsia="Calibri" w:hAnsi="Cambria" w:cs="Calibri"/>
          <w:i/>
        </w:rPr>
        <w:t xml:space="preserve">keepPart </w:t>
      </w:r>
      <w:r w:rsidRPr="00E352EF">
        <w:rPr>
          <w:rFonts w:ascii="Cambria" w:eastAsia="Calibri" w:hAnsi="Cambria" w:cs="Calibri"/>
        </w:rPr>
        <w:t xml:space="preserve">(like SQL SELECT). If the keep part is omitted, all the Components are preserved in the result; selects the only instances returning </w:t>
      </w:r>
      <w:r w:rsidRPr="00E352EF">
        <w:rPr>
          <w:rFonts w:ascii="Cambria" w:eastAsia="Calibri" w:hAnsi="Cambria" w:cs="Calibri"/>
          <w:i/>
        </w:rPr>
        <w:t>true</w:t>
      </w:r>
      <w:r w:rsidRPr="00E352EF">
        <w:rPr>
          <w:rFonts w:ascii="Cambria" w:eastAsia="Calibri" w:hAnsi="Cambria" w:cs="Calibri"/>
        </w:rPr>
        <w:t xml:space="preserve"> for the </w:t>
      </w:r>
      <w:r w:rsidRPr="00E352EF">
        <w:rPr>
          <w:rFonts w:ascii="Cambria" w:eastAsia="Calibri" w:hAnsi="Cambria" w:cs="Calibri"/>
          <w:i/>
        </w:rPr>
        <w:t>filterPart</w:t>
      </w:r>
      <w:r w:rsidRPr="00E352EF">
        <w:rPr>
          <w:rFonts w:ascii="Cambria" w:eastAsia="Calibri" w:hAnsi="Cambria" w:cs="Calibri"/>
        </w:rPr>
        <w:t xml:space="preserve"> boolean Component expression. For the </w:t>
      </w:r>
      <w:r w:rsidRPr="00E352EF">
        <w:rPr>
          <w:rFonts w:ascii="Cambria" w:eastAsia="Calibri" w:hAnsi="Cambria" w:cs="Calibri"/>
          <w:i/>
        </w:rPr>
        <w:t>filterPart</w:t>
      </w:r>
      <w:r w:rsidRPr="00E352EF">
        <w:rPr>
          <w:rFonts w:ascii="Cambria" w:eastAsia="Calibri" w:hAnsi="Cambria" w:cs="Calibri"/>
        </w:rPr>
        <w:t xml:space="preserve">, any complex boolean Component expression over all the Datasets Components (not only the ones mentioned in the </w:t>
      </w:r>
      <w:r w:rsidRPr="00E352EF">
        <w:rPr>
          <w:rFonts w:ascii="Cambria" w:eastAsia="Calibri" w:hAnsi="Cambria" w:cs="Calibri"/>
          <w:i/>
        </w:rPr>
        <w:t xml:space="preserve">keepPart </w:t>
      </w:r>
      <w:r w:rsidRPr="00E352EF">
        <w:rPr>
          <w:rFonts w:ascii="Cambria" w:eastAsia="Calibri" w:hAnsi="Cambria" w:cs="Calibri"/>
        </w:rPr>
        <w:t>can be used) and it is evaluated row-wise (like SQL WHERE).</w:t>
      </w:r>
    </w:p>
    <w:p w14:paraId="1DC916E3" w14:textId="77777777" w:rsidR="005A2227" w:rsidRPr="00E352EF" w:rsidRDefault="0097053A" w:rsidP="00CF559A">
      <w:pPr>
        <w:jc w:val="both"/>
        <w:rPr>
          <w:rFonts w:ascii="Cambria" w:hAnsi="Cambria"/>
        </w:rPr>
      </w:pPr>
      <w:r w:rsidRPr="00E352EF">
        <w:rPr>
          <w:rFonts w:ascii="Cambria" w:eastAsia="Calibri" w:hAnsi="Cambria" w:cs="Calibri"/>
        </w:rPr>
        <w:t xml:space="preserve"> Finally, the command aggregates (like SQL aggregations and GROUP BY) applying an aggregation function (see aggregate function operator) over the Measure Component specified in </w:t>
      </w:r>
      <w:r w:rsidRPr="00E352EF">
        <w:rPr>
          <w:rFonts w:ascii="Cambria" w:eastAsia="Calibri" w:hAnsi="Cambria" w:cs="Calibri"/>
          <w:i/>
        </w:rPr>
        <w:t>aggrPart</w:t>
      </w:r>
      <w:r w:rsidRPr="00E352EF">
        <w:rPr>
          <w:rFonts w:ascii="Cambria" w:eastAsia="Calibri" w:hAnsi="Cambria" w:cs="Calibri"/>
        </w:rPr>
        <w:t xml:space="preserve"> grouping by the Identifier Components that are kept in the </w:t>
      </w:r>
      <w:r w:rsidRPr="00E352EF">
        <w:rPr>
          <w:rFonts w:ascii="Cambria" w:eastAsia="Calibri" w:hAnsi="Cambria" w:cs="Calibri"/>
          <w:i/>
        </w:rPr>
        <w:t>keepPart</w:t>
      </w:r>
      <w:r w:rsidRPr="00E352EF">
        <w:rPr>
          <w:rFonts w:ascii="Cambria" w:eastAsia="Calibri" w:hAnsi="Cambria" w:cs="Calibri"/>
        </w:rPr>
        <w:t xml:space="preserve"> (or all if there is no </w:t>
      </w:r>
      <w:r w:rsidRPr="00E352EF">
        <w:rPr>
          <w:rFonts w:ascii="Cambria" w:eastAsia="Calibri" w:hAnsi="Cambria" w:cs="Calibri"/>
          <w:i/>
        </w:rPr>
        <w:t>keepPart</w:t>
      </w:r>
      <w:r w:rsidRPr="00E352EF">
        <w:rPr>
          <w:rFonts w:ascii="Cambria" w:eastAsia="Calibri" w:hAnsi="Cambria" w:cs="Calibri"/>
        </w:rPr>
        <w:t>).</w:t>
      </w:r>
    </w:p>
    <w:p w14:paraId="467FBE08" w14:textId="77777777" w:rsidR="005A2227" w:rsidRPr="00E352EF" w:rsidRDefault="0097053A" w:rsidP="00CF559A">
      <w:pPr>
        <w:jc w:val="both"/>
        <w:rPr>
          <w:rFonts w:ascii="Cambria" w:hAnsi="Cambria"/>
        </w:rPr>
      </w:pPr>
      <w:r w:rsidRPr="00E352EF">
        <w:rPr>
          <w:rFonts w:ascii="Cambria" w:eastAsia="Calibri" w:hAnsi="Cambria" w:cs="Calibri"/>
        </w:rPr>
        <w:t>NULL values are considered in aggregations only if the “</w:t>
      </w:r>
      <w:r w:rsidRPr="00E352EF">
        <w:rPr>
          <w:rFonts w:ascii="Cambria" w:eastAsia="Calibri" w:hAnsi="Cambria" w:cs="Calibri"/>
          <w:i/>
        </w:rPr>
        <w:t>include NULLS”</w:t>
      </w:r>
      <w:r w:rsidRPr="00E352EF">
        <w:rPr>
          <w:rFonts w:ascii="Cambria" w:eastAsia="Calibri" w:hAnsi="Cambria" w:cs="Calibri"/>
        </w:rPr>
        <w:t xml:space="preserve"> part is present. Specifically, they propagate as usual resulting in a NULL sum, average or median if at least one NULL is present among the values; in a NULL minimum or maximum if the only value to aggregate coincides with NULL; they are considered as always distinct in both count and count_distinct. </w:t>
      </w:r>
    </w:p>
    <w:p w14:paraId="2DAA2242" w14:textId="77777777" w:rsidR="005A2227" w:rsidRPr="00E352EF" w:rsidRDefault="0097053A" w:rsidP="00CF559A">
      <w:pPr>
        <w:jc w:val="both"/>
        <w:rPr>
          <w:rFonts w:ascii="Cambria" w:hAnsi="Cambria"/>
        </w:rPr>
      </w:pPr>
      <w:r w:rsidRPr="00E352EF">
        <w:rPr>
          <w:rFonts w:ascii="Cambria" w:eastAsia="Calibri" w:hAnsi="Cambria" w:cs="Calibri"/>
        </w:rPr>
        <w:t xml:space="preserve">Viceversa, if </w:t>
      </w:r>
      <w:r w:rsidRPr="00E352EF">
        <w:rPr>
          <w:rFonts w:ascii="Cambria" w:eastAsia="Calibri" w:hAnsi="Cambria" w:cs="Calibri"/>
          <w:i/>
        </w:rPr>
        <w:t xml:space="preserve">include </w:t>
      </w:r>
      <w:r w:rsidRPr="00E352EF">
        <w:rPr>
          <w:rFonts w:ascii="Cambria" w:eastAsia="Calibri" w:hAnsi="Cambria" w:cs="Calibri"/>
        </w:rPr>
        <w:t>NULLS part is absent, NULL values are not considered in aggregations.</w:t>
      </w:r>
    </w:p>
    <w:p w14:paraId="72F10049" w14:textId="77777777" w:rsidR="008C6E97" w:rsidRPr="00E352EF" w:rsidRDefault="008C6E97" w:rsidP="008C6E97">
      <w:pPr>
        <w:rPr>
          <w:rFonts w:ascii="Cambria" w:eastAsia="Calibri" w:hAnsi="Cambria" w:cs="Calibri"/>
          <w:i/>
          <w:color w:val="5B9BD5"/>
        </w:rPr>
      </w:pPr>
      <w:bookmarkStart w:id="186" w:name="_Toc265511007"/>
    </w:p>
    <w:p w14:paraId="22A4E735"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bookmarkEnd w:id="186"/>
    </w:p>
    <w:p w14:paraId="2B46AB4E" w14:textId="77777777" w:rsidR="005A2227" w:rsidRPr="00E352EF" w:rsidRDefault="0097053A" w:rsidP="008C6E97">
      <w:pPr>
        <w:rPr>
          <w:rFonts w:ascii="Cambria" w:eastAsia="Calibri" w:hAnsi="Cambria" w:cs="Calibri"/>
        </w:rPr>
      </w:pPr>
      <w:r w:rsidRPr="00E352EF">
        <w:rPr>
          <w:rFonts w:ascii="Cambria" w:eastAsia="Calibri" w:hAnsi="Cambria" w:cs="Calibri"/>
        </w:rPr>
        <w:t>1) The expression:</w:t>
      </w:r>
    </w:p>
    <w:p w14:paraId="51269B03" w14:textId="77777777" w:rsidR="005A2227" w:rsidRPr="00E352EF" w:rsidRDefault="0097053A" w:rsidP="003265E8">
      <w:pPr>
        <w:rPr>
          <w:rFonts w:ascii="Cambria" w:hAnsi="Cambria"/>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w:t>
      </w:r>
      <w:r w:rsidRPr="00E352EF">
        <w:rPr>
          <w:rFonts w:ascii="Cambria" w:eastAsia="Calibri" w:hAnsi="Cambria" w:cs="Calibri"/>
          <w:i/>
        </w:rPr>
        <w:t>DF_NAME/</w:t>
      </w:r>
      <w:r w:rsidRPr="00E352EF">
        <w:rPr>
          <w:rFonts w:ascii="Cambria" w:eastAsia="Calibri" w:hAnsi="Cambria" w:cs="Calibri"/>
        </w:rPr>
        <w:t>2000-2010.USD.M.F.A.BOP.ANN.STO", keep(K1, K2, M1))</w:t>
      </w:r>
    </w:p>
    <w:p w14:paraId="5115AD76" w14:textId="77777777" w:rsidR="003265E8" w:rsidRPr="00E352EF" w:rsidRDefault="003265E8" w:rsidP="008C6E97">
      <w:pPr>
        <w:rPr>
          <w:rFonts w:ascii="Cambria" w:eastAsia="Calibri" w:hAnsi="Cambria" w:cs="Calibri"/>
        </w:rPr>
      </w:pPr>
    </w:p>
    <w:p w14:paraId="47AC6CDF" w14:textId="77777777" w:rsidR="005A2227" w:rsidRPr="00E352EF" w:rsidRDefault="0097053A" w:rsidP="008C6E97">
      <w:pPr>
        <w:rPr>
          <w:rFonts w:ascii="Cambria" w:hAnsi="Cambria"/>
        </w:rPr>
      </w:pPr>
      <w:r w:rsidRPr="00E352EF">
        <w:rPr>
          <w:rFonts w:ascii="Cambria" w:eastAsia="Calibri" w:hAnsi="Cambria" w:cs="Calibri"/>
        </w:rPr>
        <w:t xml:space="preserve">Retrieves Dataset identified by </w:t>
      </w:r>
      <w:r w:rsidRPr="00E352EF">
        <w:rPr>
          <w:rFonts w:ascii="Cambria" w:eastAsia="Calibri" w:hAnsi="Cambria"/>
          <w:i/>
        </w:rPr>
        <w:t>DF_NAME/</w:t>
      </w:r>
      <w:r w:rsidRPr="00E352EF">
        <w:rPr>
          <w:rFonts w:ascii="Cambria" w:eastAsia="Calibri" w:hAnsi="Cambria"/>
        </w:rPr>
        <w:t xml:space="preserve">2000-2010.USD.M.F.A.BOP.ANN.STO </w:t>
      </w:r>
      <w:r w:rsidRPr="00E352EF">
        <w:rPr>
          <w:rFonts w:ascii="Cambria" w:eastAsia="Calibri" w:hAnsi="Cambria" w:cs="Calibri"/>
        </w:rPr>
        <w:t>from the system, keeping the Identifier Components K1 and K2 and the Measure Component M1.</w:t>
      </w:r>
    </w:p>
    <w:p w14:paraId="3CD97B28"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587A3A59"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E5686B1" w14:textId="77777777" w:rsidR="005A2227" w:rsidRPr="00E352EF" w:rsidRDefault="0097053A">
            <w:r w:rsidRPr="00E352EF">
              <w:rPr>
                <w:rFonts w:ascii="Calibri" w:eastAsia="Calibri" w:hAnsi="Calibri" w:cs="Calibri"/>
              </w:rPr>
              <w:t>DF_NAME/2000-2010.USD.M.F.A.BOP.ANN.STO</w:t>
            </w:r>
          </w:p>
        </w:tc>
      </w:tr>
      <w:tr w:rsidR="005A2227" w:rsidRPr="00E352EF" w14:paraId="782701FF"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1D4085" w14:textId="77777777" w:rsidR="005A2227" w:rsidRPr="00E352EF" w:rsidRDefault="0097053A">
            <w:r w:rsidRPr="00E352EF">
              <w:rPr>
                <w:rFonts w:ascii="Calibri" w:eastAsia="Calibri" w:hAnsi="Calibri" w:cs="Calibri"/>
                <w:b/>
              </w:rPr>
              <w:t xml:space="preserve">  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412680"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3D3" w14:textId="77777777" w:rsidR="005A2227" w:rsidRPr="00E352EF" w:rsidRDefault="0097053A">
            <w:r w:rsidRPr="00E352EF">
              <w:rPr>
                <w:rFonts w:ascii="Calibri" w:eastAsia="Calibri" w:hAnsi="Calibri" w:cs="Calibri"/>
                <w:b/>
              </w:rPr>
              <w:t>M1</w:t>
            </w:r>
          </w:p>
        </w:tc>
      </w:tr>
      <w:tr w:rsidR="005A2227" w:rsidRPr="00E352EF" w14:paraId="34AFBC99"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48681"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8C7DF"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89B05" w14:textId="77777777" w:rsidR="005A2227" w:rsidRPr="00E352EF" w:rsidRDefault="0097053A">
            <w:r w:rsidRPr="00E352EF">
              <w:rPr>
                <w:rFonts w:ascii="Calibri" w:eastAsia="Calibri" w:hAnsi="Calibri" w:cs="Calibri"/>
              </w:rPr>
              <w:t>5</w:t>
            </w:r>
          </w:p>
        </w:tc>
      </w:tr>
      <w:tr w:rsidR="005A2227" w:rsidRPr="00E352EF" w14:paraId="5A1E2AE2"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312BF"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30912"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8FCFA7" w14:textId="77777777" w:rsidR="005A2227" w:rsidRPr="00E352EF" w:rsidRDefault="0097053A">
            <w:r w:rsidRPr="00E352EF">
              <w:rPr>
                <w:rFonts w:ascii="Calibri" w:eastAsia="Calibri" w:hAnsi="Calibri" w:cs="Calibri"/>
              </w:rPr>
              <w:t>7</w:t>
            </w:r>
          </w:p>
        </w:tc>
      </w:tr>
    </w:tbl>
    <w:p w14:paraId="52600B8C" w14:textId="77777777" w:rsidR="005A2227" w:rsidRPr="00E352EF" w:rsidRDefault="005A2227"/>
    <w:p w14:paraId="49A7E5D5"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420204F5"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928EC67" w14:textId="77777777" w:rsidR="005A2227" w:rsidRPr="00E352EF" w:rsidRDefault="0097053A">
            <w:r w:rsidRPr="00E352EF">
              <w:rPr>
                <w:rFonts w:ascii="Calibri" w:eastAsia="Calibri" w:hAnsi="Calibri" w:cs="Calibri"/>
              </w:rPr>
              <w:t>ds_1</w:t>
            </w:r>
          </w:p>
        </w:tc>
      </w:tr>
      <w:tr w:rsidR="005A2227" w:rsidRPr="00E352EF" w14:paraId="32D4CA1B"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85072A" w14:textId="77777777" w:rsidR="005A2227" w:rsidRPr="00E352EF" w:rsidRDefault="0097053A">
            <w:r w:rsidRPr="00E352EF">
              <w:rPr>
                <w:rFonts w:ascii="Calibri" w:eastAsia="Calibri" w:hAnsi="Calibri" w:cs="Calibri"/>
                <w:b/>
              </w:rPr>
              <w:t>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70C022"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87A515" w14:textId="77777777" w:rsidR="005A2227" w:rsidRPr="00E352EF" w:rsidRDefault="0097053A">
            <w:r w:rsidRPr="00E352EF">
              <w:rPr>
                <w:rFonts w:ascii="Calibri" w:eastAsia="Calibri" w:hAnsi="Calibri" w:cs="Calibri"/>
                <w:b/>
              </w:rPr>
              <w:t>M1</w:t>
            </w:r>
          </w:p>
        </w:tc>
      </w:tr>
      <w:tr w:rsidR="005A2227" w:rsidRPr="00E352EF" w14:paraId="163E2BBE"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A3F7B"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22B13"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B4620" w14:textId="77777777" w:rsidR="005A2227" w:rsidRPr="00E352EF" w:rsidRDefault="0097053A">
            <w:r w:rsidRPr="00E352EF">
              <w:rPr>
                <w:rFonts w:ascii="Calibri" w:eastAsia="Calibri" w:hAnsi="Calibri" w:cs="Calibri"/>
              </w:rPr>
              <w:t>5</w:t>
            </w:r>
          </w:p>
        </w:tc>
      </w:tr>
      <w:tr w:rsidR="005A2227" w:rsidRPr="00E352EF" w14:paraId="78C7A767"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0E400"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7B4E3"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316A0" w14:textId="77777777" w:rsidR="005A2227" w:rsidRPr="00E352EF" w:rsidRDefault="0097053A">
            <w:r w:rsidRPr="00E352EF">
              <w:rPr>
                <w:rFonts w:ascii="Calibri" w:eastAsia="Calibri" w:hAnsi="Calibri" w:cs="Calibri"/>
              </w:rPr>
              <w:t>7</w:t>
            </w:r>
          </w:p>
        </w:tc>
      </w:tr>
    </w:tbl>
    <w:p w14:paraId="1E6E0BDD" w14:textId="77777777" w:rsidR="005A2227" w:rsidRPr="00E352EF" w:rsidRDefault="005A2227"/>
    <w:p w14:paraId="7EC9D10F" w14:textId="77777777" w:rsidR="005A2227" w:rsidRPr="00E352EF" w:rsidRDefault="0097053A">
      <w:pPr>
        <w:rPr>
          <w:rFonts w:ascii="Cambria" w:hAnsi="Cambria"/>
        </w:rPr>
      </w:pPr>
      <w:r w:rsidRPr="00E352EF">
        <w:rPr>
          <w:rFonts w:ascii="Calibri" w:eastAsia="Calibri" w:hAnsi="Calibri" w:cs="Calibri"/>
        </w:rPr>
        <w:t xml:space="preserve">2) </w:t>
      </w:r>
      <w:r w:rsidRPr="00E352EF">
        <w:rPr>
          <w:rFonts w:ascii="Cambria" w:eastAsia="Calibri" w:hAnsi="Cambria" w:cs="Calibri"/>
        </w:rPr>
        <w:t>The expression:</w:t>
      </w:r>
    </w:p>
    <w:p w14:paraId="1F6619FF" w14:textId="77777777" w:rsidR="005A2227" w:rsidRPr="00E352EF" w:rsidRDefault="003265E8" w:rsidP="003265E8">
      <w:pPr>
        <w:rPr>
          <w:rFonts w:ascii="Cambria" w:eastAsia="Calibri" w:hAnsi="Cambria" w:cs="Calibri"/>
        </w:rPr>
      </w:pPr>
      <w:r w:rsidRPr="00E352EF">
        <w:rPr>
          <w:rFonts w:ascii="Cambria" w:eastAsia="Calibri" w:hAnsi="Cambria" w:cs="Calibri"/>
        </w:rPr>
        <w:t>d</w:t>
      </w:r>
      <w:r w:rsidR="0097053A" w:rsidRPr="00E352EF">
        <w:rPr>
          <w:rFonts w:ascii="Cambria" w:eastAsia="Calibri" w:hAnsi="Cambria" w:cs="Calibri"/>
        </w:rPr>
        <w:t xml:space="preserve">s_1 := </w:t>
      </w:r>
      <w:r w:rsidR="0097053A" w:rsidRPr="00E352EF">
        <w:rPr>
          <w:rFonts w:ascii="Cambria" w:eastAsia="Calibri" w:hAnsi="Cambria" w:cs="Calibri"/>
          <w:b/>
        </w:rPr>
        <w:t>get</w:t>
      </w:r>
      <w:r w:rsidR="0097053A" w:rsidRPr="00E352EF">
        <w:rPr>
          <w:rFonts w:ascii="Cambria" w:eastAsia="Calibri" w:hAnsi="Cambria" w:cs="Calibri"/>
        </w:rPr>
        <w:t>("DF_NAME/2000-2010.USD.M.F.A.BOP.ANN.STO", "DF_NAME/2011-2012.USD.M.F.A.BOP.ANN.STO", keep(K1, K2, K3, M1), dedup(M1*min))</w:t>
      </w:r>
    </w:p>
    <w:p w14:paraId="2B0014B2" w14:textId="77777777" w:rsidR="003265E8" w:rsidRPr="00E352EF" w:rsidRDefault="003265E8">
      <w:pPr>
        <w:ind w:left="706"/>
        <w:rPr>
          <w:rFonts w:ascii="Cambria" w:hAnsi="Cambria"/>
        </w:rPr>
      </w:pPr>
    </w:p>
    <w:p w14:paraId="3D26A7F6" w14:textId="77777777" w:rsidR="005A2227" w:rsidRPr="00E352EF" w:rsidRDefault="0097053A">
      <w:pPr>
        <w:rPr>
          <w:rFonts w:ascii="Cambria" w:hAnsi="Cambria"/>
        </w:rPr>
      </w:pPr>
      <w:r w:rsidRPr="00E352EF">
        <w:rPr>
          <w:rFonts w:ascii="Cambria" w:eastAsia="Calibri" w:hAnsi="Cambria" w:cs="Calibri"/>
        </w:rPr>
        <w:t xml:space="preserve">Retrieves the union of </w:t>
      </w:r>
      <w:r w:rsidR="00472C2F" w:rsidRPr="00E352EF">
        <w:rPr>
          <w:rFonts w:ascii="Cambria" w:hAnsi="Cambria"/>
        </w:rPr>
        <w:t>Dataset</w:t>
      </w:r>
      <w:r w:rsidRPr="00E352EF">
        <w:rPr>
          <w:rFonts w:ascii="Cambria" w:eastAsia="Calibri" w:hAnsi="Cambria" w:cs="Calibri"/>
        </w:rPr>
        <w:t>s identified by</w:t>
      </w:r>
      <w:r w:rsidR="003265E8" w:rsidRPr="00E352EF">
        <w:rPr>
          <w:rFonts w:ascii="Cambria" w:eastAsia="Calibri" w:hAnsi="Cambria" w:cs="Calibri"/>
        </w:rPr>
        <w:t xml:space="preserve"> </w:t>
      </w:r>
      <w:r w:rsidRPr="00E352EF">
        <w:rPr>
          <w:rFonts w:ascii="Cambria" w:eastAsia="Calibri" w:hAnsi="Cambria"/>
        </w:rPr>
        <w:t>DF_NAME/2000-2010.USD.M.F.A.BOP.ANN.STO and DF_NAME/</w:t>
      </w:r>
      <w:r w:rsidR="003265E8" w:rsidRPr="00E352EF">
        <w:rPr>
          <w:rFonts w:ascii="Cambria" w:eastAsia="Calibri" w:hAnsi="Cambria"/>
        </w:rPr>
        <w:t xml:space="preserve">2011-2012.USD.M.F.A.BOP.ANN.STO, </w:t>
      </w:r>
      <w:r w:rsidRPr="00E352EF">
        <w:rPr>
          <w:rFonts w:ascii="Cambria" w:eastAsia="Calibri" w:hAnsi="Cambria" w:cs="Calibri"/>
        </w:rPr>
        <w:t>keeping the Identifier Components K1, K2 and K3 and the Measure Component M1 for all of them.</w:t>
      </w:r>
    </w:p>
    <w:p w14:paraId="0F066428"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5A0A8AA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33D1991" w14:textId="77777777" w:rsidR="005A2227" w:rsidRPr="00E352EF" w:rsidRDefault="0097053A">
            <w:r w:rsidRPr="00E352EF">
              <w:rPr>
                <w:rFonts w:ascii="Calibri" w:eastAsia="Calibri" w:hAnsi="Calibri" w:cs="Calibri"/>
              </w:rPr>
              <w:t>DF_NAME/2000-2010.USD.M.F.A.BOP.ANN.STO</w:t>
            </w:r>
          </w:p>
        </w:tc>
      </w:tr>
      <w:tr w:rsidR="005A2227" w:rsidRPr="00E352EF" w14:paraId="396334E0"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75B3E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83C590"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93F0FF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532FF2" w14:textId="77777777" w:rsidR="005A2227" w:rsidRPr="00E352EF" w:rsidRDefault="0097053A">
            <w:r w:rsidRPr="00E352EF">
              <w:rPr>
                <w:rFonts w:ascii="Calibri" w:eastAsia="Calibri" w:hAnsi="Calibri" w:cs="Calibri"/>
                <w:b/>
              </w:rPr>
              <w:t>M1</w:t>
            </w:r>
          </w:p>
        </w:tc>
      </w:tr>
      <w:tr w:rsidR="005A2227" w:rsidRPr="00E352EF" w14:paraId="0827136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046AC"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41164"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28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B08A2" w14:textId="77777777" w:rsidR="005A2227" w:rsidRPr="00E352EF" w:rsidRDefault="0097053A">
            <w:r w:rsidRPr="00E352EF">
              <w:rPr>
                <w:rFonts w:ascii="Calibri" w:eastAsia="Calibri" w:hAnsi="Calibri" w:cs="Calibri"/>
              </w:rPr>
              <w:t>5</w:t>
            </w:r>
          </w:p>
        </w:tc>
      </w:tr>
      <w:tr w:rsidR="005A2227" w:rsidRPr="00E352EF" w14:paraId="5E4E5C7D"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04D7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93337"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E7C0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9EBF8" w14:textId="77777777" w:rsidR="005A2227" w:rsidRPr="00E352EF" w:rsidRDefault="0097053A">
            <w:r w:rsidRPr="00E352EF">
              <w:rPr>
                <w:rFonts w:ascii="Calibri" w:eastAsia="Calibri" w:hAnsi="Calibri" w:cs="Calibri"/>
              </w:rPr>
              <w:t>7</w:t>
            </w:r>
          </w:p>
        </w:tc>
      </w:tr>
    </w:tbl>
    <w:p w14:paraId="7F3F079D" w14:textId="77777777" w:rsidR="005A2227" w:rsidRPr="00E352EF" w:rsidRDefault="005A2227"/>
    <w:p w14:paraId="30141AEE"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2B7BC2F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59F0E9" w14:textId="77777777" w:rsidR="005A2227" w:rsidRPr="00E352EF" w:rsidRDefault="0097053A">
            <w:r w:rsidRPr="00E352EF">
              <w:rPr>
                <w:rFonts w:ascii="Calibri" w:eastAsia="Calibri" w:hAnsi="Calibri" w:cs="Calibri"/>
              </w:rPr>
              <w:t>DF_NAME/2011-2012.USD.M.F.A.BOP.ANN.STO</w:t>
            </w:r>
          </w:p>
        </w:tc>
      </w:tr>
      <w:tr w:rsidR="005A2227" w:rsidRPr="00E352EF" w14:paraId="5EE59AA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F30034"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5BA482"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C2CBF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018B507" w14:textId="77777777" w:rsidR="005A2227" w:rsidRPr="00E352EF" w:rsidRDefault="0097053A">
            <w:r w:rsidRPr="00E352EF">
              <w:rPr>
                <w:rFonts w:ascii="Calibri" w:eastAsia="Calibri" w:hAnsi="Calibri" w:cs="Calibri"/>
                <w:b/>
              </w:rPr>
              <w:t>M1</w:t>
            </w:r>
          </w:p>
        </w:tc>
      </w:tr>
      <w:tr w:rsidR="005A2227" w:rsidRPr="00E352EF" w14:paraId="719D347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A8243"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4016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6CE0A"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B5F20" w14:textId="77777777" w:rsidR="005A2227" w:rsidRPr="00E352EF" w:rsidRDefault="0097053A">
            <w:r w:rsidRPr="00E352EF">
              <w:rPr>
                <w:rFonts w:ascii="Calibri" w:eastAsia="Calibri" w:hAnsi="Calibri" w:cs="Calibri"/>
              </w:rPr>
              <w:t>6</w:t>
            </w:r>
          </w:p>
        </w:tc>
      </w:tr>
      <w:tr w:rsidR="005A2227" w:rsidRPr="00E352EF" w14:paraId="73F64C1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21A36"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45BF8"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8DE1C"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DA7AD" w14:textId="77777777" w:rsidR="005A2227" w:rsidRPr="00E352EF" w:rsidRDefault="0097053A">
            <w:r w:rsidRPr="00E352EF">
              <w:rPr>
                <w:rFonts w:ascii="Calibri" w:eastAsia="Calibri" w:hAnsi="Calibri" w:cs="Calibri"/>
              </w:rPr>
              <w:t>7</w:t>
            </w:r>
          </w:p>
        </w:tc>
      </w:tr>
      <w:tr w:rsidR="005A2227" w:rsidRPr="00E352EF" w14:paraId="311941E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13F88"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1AF2"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AE40"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E9C27" w14:textId="77777777" w:rsidR="005A2227" w:rsidRPr="00E352EF" w:rsidRDefault="0097053A">
            <w:r w:rsidRPr="00E352EF">
              <w:rPr>
                <w:rFonts w:ascii="Calibri" w:eastAsia="Calibri" w:hAnsi="Calibri" w:cs="Calibri"/>
              </w:rPr>
              <w:t>9</w:t>
            </w:r>
          </w:p>
        </w:tc>
      </w:tr>
    </w:tbl>
    <w:p w14:paraId="310254E6" w14:textId="77777777" w:rsidR="005A2227" w:rsidRPr="00E352EF" w:rsidRDefault="005A2227"/>
    <w:p w14:paraId="417FD073"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4F25D64"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6C9DE6" w14:textId="77777777" w:rsidR="005A2227" w:rsidRPr="00E352EF" w:rsidRDefault="0097053A">
            <w:r w:rsidRPr="00E352EF">
              <w:rPr>
                <w:rFonts w:ascii="Calibri" w:eastAsia="Calibri" w:hAnsi="Calibri" w:cs="Calibri"/>
              </w:rPr>
              <w:t>ds_1</w:t>
            </w:r>
          </w:p>
        </w:tc>
      </w:tr>
      <w:tr w:rsidR="005A2227" w:rsidRPr="00E352EF" w14:paraId="31BC44C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F5A13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35A2CE"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B36FA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D064EB" w14:textId="77777777" w:rsidR="005A2227" w:rsidRPr="00E352EF" w:rsidRDefault="0097053A">
            <w:r w:rsidRPr="00E352EF">
              <w:rPr>
                <w:rFonts w:ascii="Calibri" w:eastAsia="Calibri" w:hAnsi="Calibri" w:cs="Calibri"/>
                <w:b/>
              </w:rPr>
              <w:t>M1</w:t>
            </w:r>
          </w:p>
        </w:tc>
      </w:tr>
      <w:tr w:rsidR="005A2227" w:rsidRPr="00E352EF" w14:paraId="4ED6258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6F24A"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9C79E"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5BBDDB"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F6303" w14:textId="77777777" w:rsidR="005A2227" w:rsidRPr="00E352EF" w:rsidRDefault="0097053A">
            <w:r w:rsidRPr="00E352EF">
              <w:rPr>
                <w:rFonts w:ascii="Calibri" w:eastAsia="Calibri" w:hAnsi="Calibri" w:cs="Calibri"/>
              </w:rPr>
              <w:t>5</w:t>
            </w:r>
          </w:p>
        </w:tc>
      </w:tr>
      <w:tr w:rsidR="005A2227" w:rsidRPr="00E352EF" w14:paraId="7B31845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9C7A5"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CA921"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14C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0F630" w14:textId="77777777" w:rsidR="005A2227" w:rsidRPr="00E352EF" w:rsidRDefault="0097053A">
            <w:r w:rsidRPr="00E352EF">
              <w:rPr>
                <w:rFonts w:ascii="Calibri" w:eastAsia="Calibri" w:hAnsi="Calibri" w:cs="Calibri"/>
              </w:rPr>
              <w:t>7</w:t>
            </w:r>
          </w:p>
        </w:tc>
      </w:tr>
      <w:tr w:rsidR="005A2227" w:rsidRPr="00E352EF" w14:paraId="6432F8E7"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4BC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DF339"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8BB0F"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CF0E9" w14:textId="77777777" w:rsidR="005A2227" w:rsidRPr="00E352EF" w:rsidRDefault="0097053A">
            <w:r w:rsidRPr="00E352EF">
              <w:rPr>
                <w:rFonts w:ascii="Calibri" w:eastAsia="Calibri" w:hAnsi="Calibri" w:cs="Calibri"/>
              </w:rPr>
              <w:t>9</w:t>
            </w:r>
          </w:p>
        </w:tc>
      </w:tr>
    </w:tbl>
    <w:p w14:paraId="1283A317" w14:textId="77777777" w:rsidR="005A2227" w:rsidRPr="00E352EF" w:rsidRDefault="005A2227"/>
    <w:p w14:paraId="5F1475C8" w14:textId="77777777" w:rsidR="005A2227" w:rsidRPr="00E352EF" w:rsidRDefault="005A2227"/>
    <w:p w14:paraId="2EF75DFD" w14:textId="77777777" w:rsidR="005A2227" w:rsidRPr="00E352EF" w:rsidRDefault="0097053A">
      <w:r w:rsidRPr="00E352EF">
        <w:rPr>
          <w:rFonts w:ascii="Calibri" w:eastAsia="Calibri" w:hAnsi="Calibri" w:cs="Calibri"/>
        </w:rPr>
        <w:t>The union had produced two duplicates: (1,A,X,5) and (1,A,X,6), (2,B,Y,7) and (2,B,Y,7). The min conflict resolution function take care of the minimum value for M1 between the duplicates.</w:t>
      </w:r>
    </w:p>
    <w:p w14:paraId="62DD6EB3" w14:textId="77777777" w:rsidR="003265E8" w:rsidRPr="00E352EF" w:rsidRDefault="003265E8"/>
    <w:p w14:paraId="17863DD2" w14:textId="77777777" w:rsidR="008A5474" w:rsidRPr="00E352EF" w:rsidRDefault="008A5474"/>
    <w:p w14:paraId="63ECC748" w14:textId="77777777" w:rsidR="005A2227" w:rsidRPr="00E352EF" w:rsidRDefault="0097053A">
      <w:pPr>
        <w:rPr>
          <w:rFonts w:ascii="Cambria" w:hAnsi="Cambria"/>
        </w:rPr>
      </w:pPr>
      <w:r w:rsidRPr="00E352EF">
        <w:rPr>
          <w:rFonts w:ascii="Calibri" w:eastAsia="Calibri" w:hAnsi="Calibri" w:cs="Calibri"/>
        </w:rPr>
        <w:t xml:space="preserve">3) </w:t>
      </w:r>
      <w:r w:rsidRPr="00E352EF">
        <w:rPr>
          <w:rFonts w:ascii="Cambria" w:eastAsia="Calibri" w:hAnsi="Cambria" w:cs="Calibri"/>
        </w:rPr>
        <w:t>The expression:</w:t>
      </w:r>
    </w:p>
    <w:p w14:paraId="0DA5F179" w14:textId="77777777" w:rsidR="005A2227" w:rsidRPr="00E352EF" w:rsidRDefault="0097053A" w:rsidP="003265E8">
      <w:pPr>
        <w:rPr>
          <w:rFonts w:ascii="Cambria" w:eastAsia="Calibri" w:hAnsi="Cambria" w:cs="Calibri"/>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("DF_NAME/2000-2010.USD.M.F.A.BOP.ANN.STO", ("DF_NAME/2011-2012.USD.M.F.A.BOP.ANN.STO", keep(K1, K2, K3, M1), dedup(M1*min), filter(K3=”X”)))</w:t>
      </w:r>
    </w:p>
    <w:p w14:paraId="322D5A0B" w14:textId="77777777" w:rsidR="003265E8" w:rsidRPr="00E352EF" w:rsidRDefault="003265E8" w:rsidP="003265E8">
      <w:pPr>
        <w:rPr>
          <w:rFonts w:ascii="Cambria" w:hAnsi="Cambria"/>
        </w:rPr>
      </w:pPr>
    </w:p>
    <w:p w14:paraId="10E41C7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K2 and K3 and the Measure Component M1 for all of them and selecting only the rows where the value of the Component K3 equals to the Constant&lt;String&gt; “X”.</w:t>
      </w:r>
    </w:p>
    <w:p w14:paraId="1A257546" w14:textId="77777777" w:rsidR="003265E8" w:rsidRPr="00E352EF" w:rsidRDefault="003265E8"/>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0FE1AF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10C90F" w14:textId="77777777" w:rsidR="005A2227" w:rsidRPr="00E352EF" w:rsidRDefault="0097053A">
            <w:r w:rsidRPr="00E352EF">
              <w:rPr>
                <w:rFonts w:ascii="Calibri" w:eastAsia="Calibri" w:hAnsi="Calibri" w:cs="Calibri"/>
              </w:rPr>
              <w:t>NAMESPACE/DF_NAME/2000-2010.USD.M.F.A.BOP.ANN.STO</w:t>
            </w:r>
          </w:p>
        </w:tc>
      </w:tr>
      <w:tr w:rsidR="005A2227" w:rsidRPr="00E352EF" w14:paraId="3594D7A1"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5E5440"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D2C3CA"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DDA2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895CAE0" w14:textId="77777777" w:rsidR="005A2227" w:rsidRPr="00E352EF" w:rsidRDefault="0097053A">
            <w:r w:rsidRPr="00E352EF">
              <w:rPr>
                <w:rFonts w:ascii="Calibri" w:eastAsia="Calibri" w:hAnsi="Calibri" w:cs="Calibri"/>
                <w:b/>
              </w:rPr>
              <w:t>M1</w:t>
            </w:r>
          </w:p>
        </w:tc>
      </w:tr>
      <w:tr w:rsidR="005A2227" w:rsidRPr="00E352EF" w14:paraId="00BAA8E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116AD"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6FC6DC"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CC1D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5E9E4" w14:textId="77777777" w:rsidR="005A2227" w:rsidRPr="00E352EF" w:rsidRDefault="0097053A">
            <w:r w:rsidRPr="00E352EF">
              <w:rPr>
                <w:rFonts w:ascii="Calibri" w:eastAsia="Calibri" w:hAnsi="Calibri" w:cs="Calibri"/>
              </w:rPr>
              <w:t>5</w:t>
            </w:r>
          </w:p>
        </w:tc>
      </w:tr>
      <w:tr w:rsidR="005A2227" w:rsidRPr="00E352EF" w14:paraId="27370D8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F1817"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BE03B"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60D6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D72BA" w14:textId="77777777" w:rsidR="005A2227" w:rsidRPr="00E352EF" w:rsidRDefault="0097053A">
            <w:r w:rsidRPr="00E352EF">
              <w:rPr>
                <w:rFonts w:ascii="Calibri" w:eastAsia="Calibri" w:hAnsi="Calibri" w:cs="Calibri"/>
              </w:rPr>
              <w:t>7</w:t>
            </w:r>
          </w:p>
        </w:tc>
      </w:tr>
    </w:tbl>
    <w:p w14:paraId="060EEA95" w14:textId="77777777" w:rsidR="005A2227" w:rsidRPr="00E352EF" w:rsidRDefault="005A2227"/>
    <w:p w14:paraId="054A173F"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DC1CEA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66A7972" w14:textId="77777777" w:rsidR="005A2227" w:rsidRPr="00E352EF" w:rsidRDefault="0097053A">
            <w:r w:rsidRPr="00E352EF">
              <w:rPr>
                <w:rFonts w:ascii="Calibri" w:eastAsia="Calibri" w:hAnsi="Calibri" w:cs="Calibri"/>
              </w:rPr>
              <w:t>NAMESPACE/DF_NAME/2011-2012.USD.M.F.A.BOP.ANN.STO</w:t>
            </w:r>
          </w:p>
        </w:tc>
      </w:tr>
      <w:tr w:rsidR="005A2227" w:rsidRPr="00E352EF" w14:paraId="1F9EBC3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2888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DCA065"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023E78"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23847E" w14:textId="77777777" w:rsidR="005A2227" w:rsidRPr="00E352EF" w:rsidRDefault="0097053A">
            <w:r w:rsidRPr="00E352EF">
              <w:rPr>
                <w:rFonts w:ascii="Calibri" w:eastAsia="Calibri" w:hAnsi="Calibri" w:cs="Calibri"/>
                <w:b/>
              </w:rPr>
              <w:t>M1</w:t>
            </w:r>
          </w:p>
        </w:tc>
      </w:tr>
      <w:tr w:rsidR="005A2227" w:rsidRPr="00E352EF" w14:paraId="690DBDA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6D5FB"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BD5C6"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F4F3B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72EDE" w14:textId="77777777" w:rsidR="005A2227" w:rsidRPr="00E352EF" w:rsidRDefault="0097053A">
            <w:r w:rsidRPr="00E352EF">
              <w:rPr>
                <w:rFonts w:ascii="Calibri" w:eastAsia="Calibri" w:hAnsi="Calibri" w:cs="Calibri"/>
              </w:rPr>
              <w:t>6</w:t>
            </w:r>
          </w:p>
        </w:tc>
      </w:tr>
      <w:tr w:rsidR="005A2227" w:rsidRPr="00E352EF" w14:paraId="2F55C24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0D887" w14:textId="77777777" w:rsidR="005A2227" w:rsidRPr="00E352EF" w:rsidRDefault="0097053A">
            <w:r w:rsidRPr="00E352EF">
              <w:rPr>
                <w:rFonts w:ascii="Calibri" w:eastAsia="Calibri" w:hAnsi="Calibri" w:cs="Calibri"/>
              </w:rPr>
              <w:lastRenderedPageBreak/>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F835E"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F7C33"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9C7C35" w14:textId="77777777" w:rsidR="005A2227" w:rsidRPr="00E352EF" w:rsidRDefault="0097053A">
            <w:r w:rsidRPr="00E352EF">
              <w:rPr>
                <w:rFonts w:ascii="Calibri" w:eastAsia="Calibri" w:hAnsi="Calibri" w:cs="Calibri"/>
              </w:rPr>
              <w:t>7</w:t>
            </w:r>
          </w:p>
        </w:tc>
      </w:tr>
      <w:tr w:rsidR="005A2227" w:rsidRPr="00E352EF" w14:paraId="650D0E3B"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A6959"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8291E"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E16B4"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B0B6" w14:textId="77777777" w:rsidR="005A2227" w:rsidRPr="00E352EF" w:rsidRDefault="0097053A">
            <w:r w:rsidRPr="00E352EF">
              <w:rPr>
                <w:rFonts w:ascii="Calibri" w:eastAsia="Calibri" w:hAnsi="Calibri" w:cs="Calibri"/>
              </w:rPr>
              <w:t>9</w:t>
            </w:r>
          </w:p>
        </w:tc>
      </w:tr>
    </w:tbl>
    <w:p w14:paraId="40E7DEA7" w14:textId="77777777" w:rsidR="005A2227" w:rsidRPr="00E352EF" w:rsidRDefault="005A2227"/>
    <w:p w14:paraId="1A5571C1" w14:textId="77777777" w:rsidR="005A2227" w:rsidRPr="00E352EF" w:rsidRDefault="005A2227"/>
    <w:tbl>
      <w:tblPr>
        <w:tblW w:w="328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A168F3B"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F9BEB8" w14:textId="77777777" w:rsidR="005A2227" w:rsidRPr="00E352EF" w:rsidRDefault="0097053A">
            <w:r w:rsidRPr="00E352EF">
              <w:rPr>
                <w:rFonts w:ascii="Calibri" w:eastAsia="Calibri" w:hAnsi="Calibri" w:cs="Calibri"/>
              </w:rPr>
              <w:t>ds_1</w:t>
            </w:r>
          </w:p>
        </w:tc>
      </w:tr>
      <w:tr w:rsidR="005A2227" w:rsidRPr="00E352EF" w14:paraId="4280385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81A3FA"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7C639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68E46"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8CE029" w14:textId="77777777" w:rsidR="005A2227" w:rsidRPr="00E352EF" w:rsidRDefault="0097053A">
            <w:r w:rsidRPr="00E352EF">
              <w:rPr>
                <w:rFonts w:ascii="Calibri" w:eastAsia="Calibri" w:hAnsi="Calibri" w:cs="Calibri"/>
                <w:b/>
              </w:rPr>
              <w:t>M1</w:t>
            </w:r>
          </w:p>
        </w:tc>
      </w:tr>
      <w:tr w:rsidR="005A2227" w:rsidRPr="00E352EF" w14:paraId="0707E8F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66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FF27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8D7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08D42" w14:textId="77777777" w:rsidR="005A2227" w:rsidRPr="00E352EF" w:rsidRDefault="0097053A">
            <w:r w:rsidRPr="00E352EF">
              <w:rPr>
                <w:rFonts w:ascii="Calibri" w:eastAsia="Calibri" w:hAnsi="Calibri" w:cs="Calibri"/>
              </w:rPr>
              <w:t>5</w:t>
            </w:r>
          </w:p>
        </w:tc>
      </w:tr>
    </w:tbl>
    <w:p w14:paraId="5580B986" w14:textId="77777777" w:rsidR="005A2227" w:rsidRPr="00E352EF" w:rsidRDefault="005A2227"/>
    <w:p w14:paraId="677BE828" w14:textId="77777777" w:rsidR="008A5474" w:rsidRPr="00E352EF" w:rsidRDefault="008A5474"/>
    <w:p w14:paraId="465A1E33" w14:textId="77777777" w:rsidR="008C6E97" w:rsidRPr="00E352EF" w:rsidRDefault="0097053A">
      <w:pPr>
        <w:rPr>
          <w:rFonts w:ascii="Calibri" w:eastAsia="Calibri" w:hAnsi="Calibri" w:cs="Calibri"/>
        </w:rPr>
      </w:pPr>
      <w:r w:rsidRPr="00E352EF">
        <w:rPr>
          <w:rFonts w:ascii="Calibri" w:eastAsia="Calibri" w:hAnsi="Calibri" w:cs="Calibri"/>
        </w:rPr>
        <w:t xml:space="preserve">4) </w:t>
      </w:r>
    </w:p>
    <w:p w14:paraId="0A45602D" w14:textId="77777777" w:rsidR="005A2227" w:rsidRPr="00E352EF" w:rsidRDefault="003265E8">
      <w:r w:rsidRPr="00E352EF">
        <w:rPr>
          <w:rFonts w:ascii="Calibri" w:eastAsia="Calibri" w:hAnsi="Calibri" w:cs="Calibri"/>
        </w:rPr>
        <w:t>T</w:t>
      </w:r>
      <w:r w:rsidR="0097053A" w:rsidRPr="00E352EF">
        <w:rPr>
          <w:rFonts w:ascii="Calibri" w:eastAsia="Calibri" w:hAnsi="Calibri" w:cs="Calibri"/>
        </w:rPr>
        <w:t>he expression:</w:t>
      </w:r>
    </w:p>
    <w:p w14:paraId="22874311" w14:textId="77777777" w:rsidR="005A2227" w:rsidRPr="00E352EF" w:rsidRDefault="0097053A">
      <w:pPr>
        <w:ind w:left="720"/>
      </w:pPr>
      <w:r w:rsidRPr="00E352EF">
        <w:rPr>
          <w:rFonts w:ascii="Calibri" w:eastAsia="Calibri" w:hAnsi="Calibri" w:cs="Calibri"/>
        </w:rPr>
        <w:t>ds_1 := get(</w:t>
      </w:r>
    </w:p>
    <w:p w14:paraId="3A2496CD" w14:textId="77777777" w:rsidR="005A2227" w:rsidRPr="00E352EF" w:rsidRDefault="0097053A">
      <w:pPr>
        <w:ind w:left="720"/>
      </w:pPr>
      <w:r w:rsidRPr="00E352EF">
        <w:rPr>
          <w:rFonts w:ascii="Calibri" w:eastAsia="Calibri" w:hAnsi="Calibri" w:cs="Calibri"/>
        </w:rPr>
        <w:t xml:space="preserve">"DF_NAME/2000-2010.USD.M.F.A.BOP.ANN.STO", "DF_NAME/2011-2012.USD.M.F.A.BOP.ANN.STO", </w:t>
      </w:r>
    </w:p>
    <w:p w14:paraId="28BA1615" w14:textId="77777777" w:rsidR="005A2227" w:rsidRPr="00E352EF" w:rsidRDefault="0097053A">
      <w:pPr>
        <w:ind w:left="720"/>
      </w:pPr>
      <w:r w:rsidRPr="00E352EF">
        <w:rPr>
          <w:rFonts w:ascii="Calibri" w:eastAsia="Calibri" w:hAnsi="Calibri" w:cs="Calibri"/>
        </w:rPr>
        <w:t>keep(K1, K2, M1), dedup(M1*min), aggregate(sum(M1)))</w:t>
      </w:r>
    </w:p>
    <w:p w14:paraId="05EDF4C8" w14:textId="77777777" w:rsidR="005A2227" w:rsidRPr="00E352EF" w:rsidRDefault="0097053A">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p>
    <w:p w14:paraId="14D44545" w14:textId="77777777" w:rsidR="005A2227" w:rsidRPr="00E352EF" w:rsidRDefault="0097053A" w:rsidP="00597269">
      <w:pPr>
        <w:ind w:left="706"/>
        <w:rPr>
          <w:rFonts w:ascii="Cambria" w:hAnsi="Cambria"/>
        </w:rPr>
      </w:pPr>
      <w:r w:rsidRPr="00E352EF">
        <w:rPr>
          <w:rFonts w:ascii="Cambria" w:eastAsia="Calibri" w:hAnsi="Cambria"/>
        </w:rPr>
        <w:t xml:space="preserve">DF_NAME/2000-2010.USD.M.F.A.BOP.ANN.STO </w:t>
      </w:r>
    </w:p>
    <w:p w14:paraId="2E722CC7" w14:textId="77777777" w:rsidR="00597269" w:rsidRPr="00E352EF" w:rsidRDefault="0097053A" w:rsidP="00597269">
      <w:pPr>
        <w:ind w:left="706"/>
        <w:rPr>
          <w:rFonts w:ascii="Cambria" w:eastAsia="Calibri" w:hAnsi="Cambria"/>
        </w:rPr>
      </w:pPr>
      <w:r w:rsidRPr="00E352EF">
        <w:rPr>
          <w:rFonts w:ascii="Cambria" w:eastAsia="Calibri" w:hAnsi="Cambria"/>
        </w:rPr>
        <w:t xml:space="preserve">and </w:t>
      </w:r>
    </w:p>
    <w:p w14:paraId="6D2C976C" w14:textId="77777777" w:rsidR="005A2227" w:rsidRPr="00E352EF" w:rsidRDefault="0097053A" w:rsidP="00597269">
      <w:pPr>
        <w:ind w:left="706"/>
        <w:rPr>
          <w:rFonts w:ascii="Cambria" w:hAnsi="Cambria"/>
        </w:rPr>
      </w:pPr>
      <w:r w:rsidRPr="00E352EF">
        <w:rPr>
          <w:rFonts w:ascii="Cambria" w:eastAsia="Calibri" w:hAnsi="Cambria"/>
        </w:rPr>
        <w:t>DF_NAME/2011-2012.USD.M.F.A.BOP.ANN.STO</w:t>
      </w:r>
    </w:p>
    <w:p w14:paraId="62B9EEDC" w14:textId="77777777" w:rsidR="005A2227" w:rsidRPr="00E352EF" w:rsidRDefault="0097053A">
      <w:r w:rsidRPr="00E352EF">
        <w:rPr>
          <w:rFonts w:ascii="Calibri" w:eastAsia="Calibri" w:hAnsi="Calibri" w:cs="Calibri"/>
        </w:rPr>
        <w:t>keeping the Identifier Components K1 and K2 and the Measure Component M1 for all of them. It aggregates over the Measure Component M1, grouping by the Identifier Components K1 and K2.</w:t>
      </w:r>
    </w:p>
    <w:p w14:paraId="120D6C0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26DA0F10"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F616EB" w14:textId="77777777" w:rsidR="005A2227" w:rsidRPr="00E352EF" w:rsidRDefault="0097053A">
            <w:r w:rsidRPr="00E352EF">
              <w:rPr>
                <w:rFonts w:ascii="Calibri" w:eastAsia="Calibri" w:hAnsi="Calibri" w:cs="Calibri"/>
              </w:rPr>
              <w:t>DF_NAME/2000-2010.USD.M.F.A.BOP.ANN.STO</w:t>
            </w:r>
          </w:p>
        </w:tc>
      </w:tr>
      <w:tr w:rsidR="005A2227" w:rsidRPr="00E352EF" w14:paraId="1C61C41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809C8D"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02887D"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3B173F"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8F7C50C"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744F2C42" w14:textId="77777777" w:rsidR="005A2227" w:rsidRPr="00E352EF" w:rsidRDefault="0097053A">
            <w:r w:rsidRPr="00E352EF">
              <w:rPr>
                <w:rFonts w:ascii="Calibri" w:eastAsia="Calibri" w:hAnsi="Calibri" w:cs="Calibri"/>
                <w:b/>
              </w:rPr>
              <w:t>M2</w:t>
            </w:r>
          </w:p>
        </w:tc>
      </w:tr>
      <w:tr w:rsidR="005A2227" w:rsidRPr="00E352EF" w14:paraId="54C85A6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26E1"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C69FF"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B109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91A9F"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F27D7" w14:textId="77777777" w:rsidR="005A2227" w:rsidRPr="00E352EF" w:rsidRDefault="0097053A">
            <w:r w:rsidRPr="00E352EF">
              <w:rPr>
                <w:rFonts w:ascii="Calibri" w:eastAsia="Calibri" w:hAnsi="Calibri" w:cs="Calibri"/>
              </w:rPr>
              <w:t>2</w:t>
            </w:r>
          </w:p>
        </w:tc>
      </w:tr>
      <w:tr w:rsidR="005A2227" w:rsidRPr="00E352EF" w14:paraId="197A989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08EC3"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19FEA"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09C04"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E0E48"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6CF46" w14:textId="77777777" w:rsidR="005A2227" w:rsidRPr="00E352EF" w:rsidRDefault="0097053A">
            <w:r w:rsidRPr="00E352EF">
              <w:rPr>
                <w:rFonts w:ascii="Calibri" w:eastAsia="Calibri" w:hAnsi="Calibri" w:cs="Calibri"/>
              </w:rPr>
              <w:t>3</w:t>
            </w:r>
          </w:p>
        </w:tc>
      </w:tr>
    </w:tbl>
    <w:p w14:paraId="0F3C5231" w14:textId="77777777" w:rsidR="005A2227" w:rsidRPr="00E352EF" w:rsidRDefault="005A2227"/>
    <w:p w14:paraId="1829CEE9"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16BA43EB"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6F38176" w14:textId="77777777" w:rsidR="005A2227" w:rsidRPr="00E352EF" w:rsidRDefault="0097053A">
            <w:r w:rsidRPr="00E352EF">
              <w:rPr>
                <w:rFonts w:ascii="Calibri" w:eastAsia="Calibri" w:hAnsi="Calibri" w:cs="Calibri"/>
              </w:rPr>
              <w:t>DF_NAME/2011-2012.USD.M.F.A.BOP.ANN.STO</w:t>
            </w:r>
          </w:p>
        </w:tc>
      </w:tr>
      <w:tr w:rsidR="005A2227" w:rsidRPr="00E352EF" w14:paraId="52957DB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2CC3CC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437C4C"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0454B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31D60F"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EDA310" w14:textId="77777777" w:rsidR="005A2227" w:rsidRPr="00E352EF" w:rsidRDefault="0097053A">
            <w:r w:rsidRPr="00E352EF">
              <w:rPr>
                <w:rFonts w:ascii="Calibri" w:eastAsia="Calibri" w:hAnsi="Calibri" w:cs="Calibri"/>
                <w:b/>
              </w:rPr>
              <w:t>M2</w:t>
            </w:r>
          </w:p>
        </w:tc>
      </w:tr>
      <w:tr w:rsidR="005A2227" w:rsidRPr="00E352EF" w14:paraId="1734DD1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03EA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BE2B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577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672B9"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C02D1" w14:textId="77777777" w:rsidR="005A2227" w:rsidRPr="00E352EF" w:rsidRDefault="0097053A">
            <w:r w:rsidRPr="00E352EF">
              <w:rPr>
                <w:rFonts w:ascii="Calibri" w:eastAsia="Calibri" w:hAnsi="Calibri" w:cs="Calibri"/>
              </w:rPr>
              <w:t>5</w:t>
            </w:r>
          </w:p>
        </w:tc>
      </w:tr>
      <w:tr w:rsidR="005A2227" w:rsidRPr="00E352EF" w14:paraId="3419A67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F0E0"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2AC7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80E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28E9"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24A4F" w14:textId="77777777" w:rsidR="005A2227" w:rsidRPr="00E352EF" w:rsidRDefault="0097053A">
            <w:r w:rsidRPr="00E352EF">
              <w:rPr>
                <w:rFonts w:ascii="Calibri" w:eastAsia="Calibri" w:hAnsi="Calibri" w:cs="Calibri"/>
              </w:rPr>
              <w:t>7</w:t>
            </w:r>
          </w:p>
        </w:tc>
      </w:tr>
      <w:tr w:rsidR="005A2227" w:rsidRPr="00E352EF" w14:paraId="06A437D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4276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88424"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23E3C"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A3F83"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37BE1" w14:textId="77777777" w:rsidR="005A2227" w:rsidRPr="00E352EF" w:rsidRDefault="0097053A">
            <w:r w:rsidRPr="00E352EF">
              <w:rPr>
                <w:rFonts w:ascii="Calibri" w:eastAsia="Calibri" w:hAnsi="Calibri" w:cs="Calibri"/>
              </w:rPr>
              <w:t>11</w:t>
            </w:r>
          </w:p>
        </w:tc>
      </w:tr>
    </w:tbl>
    <w:p w14:paraId="64FDEE91" w14:textId="77777777" w:rsidR="005A2227" w:rsidRPr="00E352EF" w:rsidRDefault="005A2227"/>
    <w:p w14:paraId="7CB61FDE"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tblGrid>
      <w:tr w:rsidR="005A2227" w:rsidRPr="00E352EF" w14:paraId="5766256D" w14:textId="77777777">
        <w:tc>
          <w:tcPr>
            <w:tcW w:w="86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F176C4" w14:textId="77777777" w:rsidR="005A2227" w:rsidRPr="00E352EF" w:rsidRDefault="0097053A">
            <w:r w:rsidRPr="00E352EF">
              <w:rPr>
                <w:rFonts w:ascii="Calibri" w:eastAsia="Calibri" w:hAnsi="Calibri" w:cs="Calibri"/>
              </w:rPr>
              <w:t>ds_1</w:t>
            </w:r>
          </w:p>
        </w:tc>
      </w:tr>
      <w:tr w:rsidR="005A2227" w:rsidRPr="00E352EF" w14:paraId="78C062CD"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6B9EB"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1070E63"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BFD7A3" w14:textId="77777777" w:rsidR="005A2227" w:rsidRPr="00E352EF" w:rsidRDefault="0097053A">
            <w:r w:rsidRPr="00E352EF">
              <w:rPr>
                <w:rFonts w:ascii="Calibri" w:eastAsia="Calibri" w:hAnsi="Calibri" w:cs="Calibri"/>
                <w:b/>
              </w:rPr>
              <w:t>M1</w:t>
            </w:r>
          </w:p>
        </w:tc>
      </w:tr>
      <w:tr w:rsidR="005A2227" w:rsidRPr="00E352EF" w14:paraId="77E067D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B4378"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02C5"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F37E7" w14:textId="77777777" w:rsidR="005A2227" w:rsidRPr="00E352EF" w:rsidRDefault="0097053A">
            <w:r w:rsidRPr="00E352EF">
              <w:rPr>
                <w:rFonts w:ascii="Calibri" w:eastAsia="Calibri" w:hAnsi="Calibri" w:cs="Calibri"/>
              </w:rPr>
              <w:t>11</w:t>
            </w:r>
          </w:p>
        </w:tc>
      </w:tr>
      <w:tr w:rsidR="005A2227" w:rsidRPr="00E352EF" w14:paraId="6E461913"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BA107"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D7D29"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74BDC" w14:textId="77777777" w:rsidR="005A2227" w:rsidRPr="00E352EF" w:rsidRDefault="0097053A">
            <w:r w:rsidRPr="00E352EF">
              <w:rPr>
                <w:rFonts w:ascii="Calibri" w:eastAsia="Calibri" w:hAnsi="Calibri" w:cs="Calibri"/>
              </w:rPr>
              <w:t>14</w:t>
            </w:r>
          </w:p>
        </w:tc>
      </w:tr>
      <w:tr w:rsidR="005A2227" w:rsidRPr="00E352EF" w14:paraId="682A3EBE"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CEC29" w14:textId="77777777" w:rsidR="005A2227" w:rsidRPr="00E352EF" w:rsidRDefault="0097053A">
            <w:r w:rsidRPr="00E352EF">
              <w:rPr>
                <w:rFonts w:ascii="Calibri" w:eastAsia="Calibri" w:hAnsi="Calibri" w:cs="Calibri"/>
              </w:rPr>
              <w:t>3</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96EB" w14:textId="77777777" w:rsidR="005A2227" w:rsidRPr="00E352EF" w:rsidRDefault="0097053A">
            <w:r w:rsidRPr="00E352EF">
              <w:rPr>
                <w:rFonts w:ascii="Calibri" w:eastAsia="Calibri" w:hAnsi="Calibri" w:cs="Calibri"/>
              </w:rPr>
              <w:t>C</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68DCA" w14:textId="77777777" w:rsidR="005A2227" w:rsidRPr="00E352EF" w:rsidRDefault="0097053A">
            <w:r w:rsidRPr="00E352EF">
              <w:rPr>
                <w:rFonts w:ascii="Calibri" w:eastAsia="Calibri" w:hAnsi="Calibri" w:cs="Calibri"/>
              </w:rPr>
              <w:t>9</w:t>
            </w:r>
          </w:p>
        </w:tc>
      </w:tr>
    </w:tbl>
    <w:p w14:paraId="37B6005A" w14:textId="77777777" w:rsidR="005A2227" w:rsidRPr="00E352EF" w:rsidRDefault="005A2227"/>
    <w:p w14:paraId="52141524" w14:textId="77777777" w:rsidR="008A5474" w:rsidRPr="00E352EF" w:rsidRDefault="008A5474"/>
    <w:p w14:paraId="5C3843CD" w14:textId="77777777" w:rsidR="005A2227" w:rsidRPr="00E352EF" w:rsidRDefault="0097053A">
      <w:r w:rsidRPr="00E352EF">
        <w:rPr>
          <w:rFonts w:ascii="Calibri" w:eastAsia="Calibri" w:hAnsi="Calibri" w:cs="Calibri"/>
        </w:rPr>
        <w:t>5) The expression:</w:t>
      </w:r>
    </w:p>
    <w:p w14:paraId="758DF7C5" w14:textId="77777777" w:rsidR="005A2227" w:rsidRPr="00E352EF" w:rsidRDefault="0097053A" w:rsidP="003265E8">
      <w:r w:rsidRPr="00E352EF">
        <w:rPr>
          <w:rFonts w:ascii="Calibri" w:eastAsia="Calibri" w:hAnsi="Calibri" w:cs="Calibri"/>
        </w:rPr>
        <w:t xml:space="preserve">ds_1 := </w:t>
      </w:r>
      <w:r w:rsidRPr="00E352EF">
        <w:rPr>
          <w:rFonts w:ascii="Calibri" w:eastAsia="Calibri" w:hAnsi="Calibri" w:cs="Calibri"/>
          <w:b/>
        </w:rPr>
        <w:t>get</w:t>
      </w:r>
      <w:r w:rsidRPr="00E352EF">
        <w:rPr>
          <w:rFonts w:ascii="Calibri" w:eastAsia="Calibri" w:hAnsi="Calibri" w:cs="Calibri"/>
        </w:rPr>
        <w:t xml:space="preserve">("DF_NAME/2000-2010.USD.M.F.A.BOP.ANN.STO", “DF_NAME/2011-2012.USD.M.F.A.BOP.ANN.STO", </w:t>
      </w:r>
    </w:p>
    <w:p w14:paraId="62673AC6" w14:textId="77777777" w:rsidR="005A2227" w:rsidRPr="00E352EF" w:rsidRDefault="0097053A">
      <w:pPr>
        <w:ind w:left="720"/>
        <w:rPr>
          <w:rFonts w:ascii="Calibri" w:eastAsia="Calibri" w:hAnsi="Calibri" w:cs="Calibri"/>
        </w:rPr>
      </w:pPr>
      <w:r w:rsidRPr="00E352EF">
        <w:rPr>
          <w:rFonts w:ascii="Calibri" w:eastAsia="Calibri" w:hAnsi="Calibri" w:cs="Calibri"/>
        </w:rPr>
        <w:t>keep(K1, K2, M1,M2), dedup(M1*min, M2*first_value), filter(K3&gt;5 or K3=1), aggregate(sum(M1),max(M2)))</w:t>
      </w:r>
    </w:p>
    <w:p w14:paraId="2D46A1A9" w14:textId="77777777" w:rsidR="003265E8" w:rsidRPr="00E352EF" w:rsidRDefault="003265E8">
      <w:pPr>
        <w:ind w:left="720"/>
      </w:pPr>
    </w:p>
    <w:p w14:paraId="09B4A12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and K2 and the Measure Components M1 and M2 for all of them. It selects only the rows where K3 is greater than 5 or exactly 1. It aggregates over the Measure Component M1 by sum, over the Measure Component M2 by max, grouping by the Identifier Components K1 and K2.</w:t>
      </w:r>
    </w:p>
    <w:p w14:paraId="7197C11D" w14:textId="77777777" w:rsidR="008C6E97" w:rsidRPr="00E352EF" w:rsidRDefault="008C6E9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3C15863D"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D87536" w14:textId="77777777" w:rsidR="005A2227" w:rsidRPr="00E352EF" w:rsidRDefault="0097053A">
            <w:r w:rsidRPr="00E352EF">
              <w:rPr>
                <w:rFonts w:ascii="Calibri" w:eastAsia="Calibri" w:hAnsi="Calibri" w:cs="Calibri"/>
              </w:rPr>
              <w:lastRenderedPageBreak/>
              <w:t>DF_NAME/2000-2010.USD.M.F.A.BOP.ANN.STO</w:t>
            </w:r>
          </w:p>
        </w:tc>
      </w:tr>
      <w:tr w:rsidR="005A2227" w:rsidRPr="00E352EF" w14:paraId="171C4E5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CBA209"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13FED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5956A"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5E1ECA2"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3FD6B2" w14:textId="77777777" w:rsidR="005A2227" w:rsidRPr="00E352EF" w:rsidRDefault="0097053A">
            <w:r w:rsidRPr="00E352EF">
              <w:rPr>
                <w:rFonts w:ascii="Calibri" w:eastAsia="Calibri" w:hAnsi="Calibri" w:cs="Calibri"/>
                <w:b/>
              </w:rPr>
              <w:t>M2</w:t>
            </w:r>
          </w:p>
        </w:tc>
      </w:tr>
      <w:tr w:rsidR="005A2227" w:rsidRPr="00E352EF" w14:paraId="43E1DD1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6998"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0C2D5"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64AF" w14:textId="77777777" w:rsidR="005A2227" w:rsidRPr="00E352EF" w:rsidRDefault="0097053A">
            <w:r w:rsidRPr="00E352EF">
              <w:rPr>
                <w:rFonts w:ascii="Calibri" w:eastAsia="Calibri" w:hAnsi="Calibri" w:cs="Calibri"/>
              </w:rPr>
              <w:t>10</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6585B"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8592C" w14:textId="77777777" w:rsidR="005A2227" w:rsidRPr="00E352EF" w:rsidRDefault="0097053A">
            <w:r w:rsidRPr="00E352EF">
              <w:rPr>
                <w:rFonts w:ascii="Calibri" w:eastAsia="Calibri" w:hAnsi="Calibri" w:cs="Calibri"/>
              </w:rPr>
              <w:t>2</w:t>
            </w:r>
          </w:p>
        </w:tc>
      </w:tr>
      <w:tr w:rsidR="005A2227" w:rsidRPr="00E352EF" w14:paraId="791CD0B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B17E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1491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01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28E"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1998F" w14:textId="77777777" w:rsidR="005A2227" w:rsidRPr="00E352EF" w:rsidRDefault="0097053A">
            <w:r w:rsidRPr="00E352EF">
              <w:rPr>
                <w:rFonts w:ascii="Calibri" w:eastAsia="Calibri" w:hAnsi="Calibri" w:cs="Calibri"/>
              </w:rPr>
              <w:t>3</w:t>
            </w:r>
          </w:p>
        </w:tc>
      </w:tr>
    </w:tbl>
    <w:p w14:paraId="618037E0" w14:textId="77777777" w:rsidR="005A2227" w:rsidRPr="00E352EF" w:rsidRDefault="005A2227"/>
    <w:p w14:paraId="0EEC712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4F18CD18"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BDCAC6" w14:textId="77777777" w:rsidR="005A2227" w:rsidRPr="00E352EF" w:rsidRDefault="0097053A">
            <w:r w:rsidRPr="00E352EF">
              <w:rPr>
                <w:rFonts w:ascii="Calibri" w:eastAsia="Calibri" w:hAnsi="Calibri" w:cs="Calibri"/>
              </w:rPr>
              <w:t>DF_NAME/2011-2012.USD.M.F.A.BOP.ANN.STO</w:t>
            </w:r>
          </w:p>
        </w:tc>
      </w:tr>
      <w:tr w:rsidR="005A2227" w:rsidRPr="00E352EF" w14:paraId="5E0F837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80F04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8EB679"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FB2244"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5E4A2B"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027B1" w14:textId="77777777" w:rsidR="005A2227" w:rsidRPr="00E352EF" w:rsidRDefault="0097053A">
            <w:r w:rsidRPr="00E352EF">
              <w:rPr>
                <w:rFonts w:ascii="Calibri" w:eastAsia="Calibri" w:hAnsi="Calibri" w:cs="Calibri"/>
                <w:b/>
              </w:rPr>
              <w:t>M2</w:t>
            </w:r>
          </w:p>
        </w:tc>
      </w:tr>
      <w:tr w:rsidR="005A2227" w:rsidRPr="00E352EF" w14:paraId="6BD44F0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482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02F4B"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1E9F" w14:textId="77777777" w:rsidR="005A2227" w:rsidRPr="00E352EF" w:rsidRDefault="0097053A">
            <w:r w:rsidRPr="00E352EF">
              <w:rPr>
                <w:rFonts w:ascii="Calibri" w:eastAsia="Calibri" w:hAnsi="Calibri" w:cs="Calibri"/>
              </w:rPr>
              <w:t>25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A9373"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78CE0" w14:textId="77777777" w:rsidR="005A2227" w:rsidRPr="00E352EF" w:rsidRDefault="0097053A">
            <w:r w:rsidRPr="00E352EF">
              <w:rPr>
                <w:rFonts w:ascii="Calibri" w:eastAsia="Calibri" w:hAnsi="Calibri" w:cs="Calibri"/>
              </w:rPr>
              <w:t>5</w:t>
            </w:r>
          </w:p>
        </w:tc>
      </w:tr>
      <w:tr w:rsidR="005A2227" w:rsidRPr="00E352EF" w14:paraId="0EAD6B6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7CD34"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816D6"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0EC80"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DE5C2"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41599" w14:textId="77777777" w:rsidR="005A2227" w:rsidRPr="00E352EF" w:rsidRDefault="0097053A">
            <w:r w:rsidRPr="00E352EF">
              <w:rPr>
                <w:rFonts w:ascii="Calibri" w:eastAsia="Calibri" w:hAnsi="Calibri" w:cs="Calibri"/>
              </w:rPr>
              <w:t>7</w:t>
            </w:r>
          </w:p>
        </w:tc>
      </w:tr>
      <w:tr w:rsidR="005A2227" w:rsidRPr="00E352EF" w14:paraId="0AF400F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EC3BC"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7D14D"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52DD2"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BA9A1"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76540" w14:textId="77777777" w:rsidR="005A2227" w:rsidRPr="00E352EF" w:rsidRDefault="0097053A">
            <w:r w:rsidRPr="00E352EF">
              <w:rPr>
                <w:rFonts w:ascii="Calibri" w:eastAsia="Calibri" w:hAnsi="Calibri" w:cs="Calibri"/>
              </w:rPr>
              <w:t>11</w:t>
            </w:r>
          </w:p>
        </w:tc>
      </w:tr>
    </w:tbl>
    <w:p w14:paraId="4DD61731" w14:textId="77777777" w:rsidR="005A2227" w:rsidRPr="00E352EF" w:rsidRDefault="005A2227"/>
    <w:tbl>
      <w:tblPr>
        <w:tblW w:w="345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gridCol w:w="864"/>
      </w:tblGrid>
      <w:tr w:rsidR="005A2227" w:rsidRPr="00E352EF" w14:paraId="463880B6" w14:textId="77777777">
        <w:tc>
          <w:tcPr>
            <w:tcW w:w="86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448F41" w14:textId="77777777" w:rsidR="005A2227" w:rsidRPr="00E352EF" w:rsidRDefault="0097053A">
            <w:r w:rsidRPr="00E352EF">
              <w:rPr>
                <w:rFonts w:ascii="Calibri" w:eastAsia="Calibri" w:hAnsi="Calibri" w:cs="Calibri"/>
              </w:rPr>
              <w:t>ds_1</w:t>
            </w:r>
          </w:p>
        </w:tc>
      </w:tr>
      <w:tr w:rsidR="005A2227" w:rsidRPr="00E352EF" w14:paraId="320324C6"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AEA6A1"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B202A"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4DD582" w14:textId="77777777" w:rsidR="005A2227" w:rsidRPr="00E352EF" w:rsidRDefault="0097053A">
            <w:r w:rsidRPr="00E352EF">
              <w:rPr>
                <w:rFonts w:ascii="Calibri" w:eastAsia="Calibri" w:hAnsi="Calibri" w:cs="Calibri"/>
                <w:b/>
              </w:rPr>
              <w:t>M1</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04B0E5" w14:textId="77777777" w:rsidR="005A2227" w:rsidRPr="00E352EF" w:rsidRDefault="0097053A">
            <w:r w:rsidRPr="00E352EF">
              <w:rPr>
                <w:rFonts w:ascii="Calibri" w:eastAsia="Calibri" w:hAnsi="Calibri" w:cs="Calibri"/>
                <w:b/>
              </w:rPr>
              <w:t>M2</w:t>
            </w:r>
          </w:p>
        </w:tc>
      </w:tr>
      <w:tr w:rsidR="005A2227" w:rsidRPr="00E352EF" w14:paraId="1D73D54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682C4"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373F1"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3BD1F" w14:textId="77777777" w:rsidR="005A2227" w:rsidRPr="00E352EF" w:rsidRDefault="0097053A">
            <w:r w:rsidRPr="00E352EF">
              <w:rPr>
                <w:rFonts w:ascii="Calibri" w:eastAsia="Calibri" w:hAnsi="Calibri" w:cs="Calibri"/>
              </w:rPr>
              <w:t>11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F633" w14:textId="77777777" w:rsidR="005A2227" w:rsidRPr="00E352EF" w:rsidRDefault="0097053A">
            <w:r w:rsidRPr="00E352EF">
              <w:rPr>
                <w:rFonts w:ascii="Calibri" w:eastAsia="Calibri" w:hAnsi="Calibri" w:cs="Calibri"/>
              </w:rPr>
              <w:t>5</w:t>
            </w:r>
          </w:p>
        </w:tc>
      </w:tr>
      <w:tr w:rsidR="005A2227" w:rsidRPr="00E352EF" w14:paraId="5BF1FFB2"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8C01A"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EAD11"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23653" w14:textId="77777777" w:rsidR="005A2227" w:rsidRPr="00E352EF" w:rsidRDefault="0097053A">
            <w:r w:rsidRPr="00E352EF">
              <w:rPr>
                <w:rFonts w:ascii="Calibri" w:eastAsia="Calibri" w:hAnsi="Calibri" w:cs="Calibri"/>
              </w:rPr>
              <w:t>14</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AADD20" w14:textId="77777777" w:rsidR="005A2227" w:rsidRPr="00E352EF" w:rsidRDefault="0097053A">
            <w:r w:rsidRPr="00E352EF">
              <w:rPr>
                <w:rFonts w:ascii="Calibri" w:eastAsia="Calibri" w:hAnsi="Calibri" w:cs="Calibri"/>
              </w:rPr>
              <w:t>7</w:t>
            </w:r>
          </w:p>
        </w:tc>
      </w:tr>
    </w:tbl>
    <w:p w14:paraId="6DEB3F28" w14:textId="77777777" w:rsidR="005A2227" w:rsidRPr="00E352EF" w:rsidRDefault="005A2227"/>
    <w:p w14:paraId="74E2C628" w14:textId="77777777" w:rsidR="005A2227" w:rsidRPr="00E352EF" w:rsidRDefault="0097053A" w:rsidP="00EB1629">
      <w:pPr>
        <w:pStyle w:val="Stile3"/>
        <w:rPr>
          <w:lang w:val="en-GB"/>
        </w:rPr>
      </w:pPr>
      <w:bookmarkStart w:id="187" w:name="_Toc462659615"/>
      <w:bookmarkStart w:id="188" w:name="_Toc463805729"/>
      <w:bookmarkStart w:id="189" w:name="_Toc464487896"/>
      <w:r w:rsidRPr="00E352EF">
        <w:rPr>
          <w:lang w:val="en-GB"/>
        </w:rPr>
        <w:t>put</w:t>
      </w:r>
      <w:bookmarkEnd w:id="187"/>
      <w:bookmarkEnd w:id="188"/>
      <w:bookmarkEnd w:id="189"/>
      <w:r w:rsidRPr="00E352EF">
        <w:rPr>
          <w:lang w:val="en-GB"/>
        </w:rPr>
        <w:t xml:space="preserve"> </w:t>
      </w:r>
    </w:p>
    <w:p w14:paraId="3AD8EAA3" w14:textId="77777777" w:rsidR="005A2227" w:rsidRPr="00E352EF" w:rsidRDefault="0097053A" w:rsidP="004E5B90">
      <w:pPr>
        <w:rPr>
          <w:rFonts w:ascii="Cambria" w:eastAsia="Calibri" w:hAnsi="Cambria" w:cs="Calibri"/>
          <w:i/>
          <w:color w:val="5B9BD5"/>
        </w:rPr>
      </w:pPr>
      <w:r w:rsidRPr="00E352EF">
        <w:rPr>
          <w:rFonts w:ascii="Cambria" w:eastAsia="Calibri" w:hAnsi="Cambria" w:cs="Calibri"/>
          <w:i/>
          <w:color w:val="5B9BD5"/>
        </w:rPr>
        <w:t>Semantics</w:t>
      </w:r>
    </w:p>
    <w:p w14:paraId="2EAE3DAB" w14:textId="77777777" w:rsidR="005A2227" w:rsidRPr="00E352EF" w:rsidRDefault="0057074A" w:rsidP="004E5B90">
      <w:pPr>
        <w:rPr>
          <w:rFonts w:ascii="Cambria" w:hAnsi="Cambria"/>
        </w:rPr>
      </w:pPr>
      <w:r w:rsidRPr="00E352EF">
        <w:rPr>
          <w:rFonts w:ascii="Cambria" w:eastAsia="Calibri" w:hAnsi="Cambria" w:cs="Calibri"/>
        </w:rPr>
        <w:t>It s</w:t>
      </w:r>
      <w:r w:rsidR="0097053A" w:rsidRPr="00E352EF">
        <w:rPr>
          <w:rFonts w:ascii="Cambria" w:eastAsia="Calibri" w:hAnsi="Cambria" w:cs="Calibri"/>
        </w:rPr>
        <w:t xml:space="preserve">tores the content of a Dataset expression ds into a persistent </w:t>
      </w:r>
      <w:r w:rsidR="00472C2F" w:rsidRPr="00E352EF">
        <w:t>Dataset</w:t>
      </w:r>
      <w:r w:rsidR="0097053A" w:rsidRPr="00E352EF">
        <w:rPr>
          <w:rFonts w:ascii="Cambria" w:eastAsia="Calibri" w:hAnsi="Cambria" w:cs="Calibri"/>
        </w:rPr>
        <w:t>.</w:t>
      </w:r>
    </w:p>
    <w:p w14:paraId="6D80836A" w14:textId="77777777" w:rsidR="004E5B90" w:rsidRPr="00E352EF" w:rsidRDefault="004E5B90" w:rsidP="004E5B90">
      <w:pPr>
        <w:rPr>
          <w:rFonts w:ascii="Cambria" w:eastAsia="Calibri" w:hAnsi="Cambria" w:cs="Calibri"/>
          <w:i/>
          <w:color w:val="5B9BD5"/>
        </w:rPr>
      </w:pPr>
    </w:p>
    <w:p w14:paraId="763E5F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1E1FA21" w14:textId="77777777" w:rsidR="005A2227" w:rsidRPr="00E352EF" w:rsidRDefault="0097053A" w:rsidP="004E5B90">
      <w:pPr>
        <w:rPr>
          <w:rFonts w:ascii="Cambria" w:hAnsi="Cambria"/>
        </w:rPr>
      </w:pPr>
      <w:r w:rsidRPr="00E352EF">
        <w:rPr>
          <w:rFonts w:ascii="Cambria" w:eastAsia="Calibri" w:hAnsi="Cambria" w:cs="Calibri"/>
          <w:b/>
        </w:rPr>
        <w:t>put(</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ds_id</w:t>
      </w:r>
      <w:r w:rsidRPr="00E352EF">
        <w:rPr>
          <w:rFonts w:ascii="Cambria" w:eastAsia="Calibri" w:hAnsi="Cambria" w:cs="Calibri"/>
          <w:b/>
        </w:rPr>
        <w:t>)</w:t>
      </w:r>
      <w:r w:rsidRPr="00E352EF">
        <w:rPr>
          <w:rFonts w:ascii="Cambria" w:eastAsia="Calibri" w:hAnsi="Cambria" w:cs="Calibri"/>
        </w:rPr>
        <w:t xml:space="preserve"> </w:t>
      </w:r>
    </w:p>
    <w:p w14:paraId="654594FC" w14:textId="77777777" w:rsidR="004E5B90" w:rsidRPr="00E352EF" w:rsidRDefault="004E5B90" w:rsidP="004E5B90">
      <w:pPr>
        <w:rPr>
          <w:rFonts w:ascii="Cambria" w:eastAsia="Calibri" w:hAnsi="Cambria" w:cs="Calibri"/>
          <w:i/>
          <w:color w:val="5B9BD5"/>
        </w:rPr>
      </w:pPr>
    </w:p>
    <w:p w14:paraId="39716EF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FBA2D3A" w14:textId="77777777" w:rsidR="005A2227" w:rsidRPr="00E352EF" w:rsidRDefault="0097053A" w:rsidP="004E5B90">
      <w:pPr>
        <w:rPr>
          <w:rFonts w:ascii="Cambria" w:hAnsi="Cambria"/>
        </w:rPr>
      </w:pPr>
      <w:r w:rsidRPr="00E352EF">
        <w:rPr>
          <w:rFonts w:ascii="Cambria" w:eastAsia="Calibri" w:hAnsi="Cambria" w:cs="Calibri"/>
          <w:i/>
        </w:rPr>
        <w:t>ds, ds_id</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dataset {identifier &lt;IDENT&gt; as scalar-type}+</w:t>
      </w:r>
    </w:p>
    <w:p w14:paraId="3465F8D1" w14:textId="77777777" w:rsidR="005A2227" w:rsidRPr="00E352EF" w:rsidRDefault="0097053A" w:rsidP="004E5B90">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47072F3C" w14:textId="77777777" w:rsidR="005A2227" w:rsidRPr="00E352EF" w:rsidRDefault="005A2227" w:rsidP="004E5B90">
      <w:pPr>
        <w:rPr>
          <w:rFonts w:ascii="Cambria" w:hAnsi="Cambria"/>
        </w:rPr>
      </w:pPr>
    </w:p>
    <w:p w14:paraId="79ABEB4F"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Dataset, or Dataset expression which contents must be stored in the system.</w:t>
      </w:r>
    </w:p>
    <w:p w14:paraId="536F1FB9"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ds_id – </w:t>
      </w:r>
      <w:r w:rsidRPr="00E352EF">
        <w:rPr>
          <w:rFonts w:ascii="Cambria" w:eastAsia="Calibri" w:hAnsi="Cambria" w:cs="Calibri"/>
        </w:rPr>
        <w:t>is the Dataset that will assumes the contents of ds, it will be persistent in the system.</w:t>
      </w:r>
    </w:p>
    <w:p w14:paraId="6920D6F1" w14:textId="77777777" w:rsidR="004E5B90" w:rsidRPr="00E352EF" w:rsidRDefault="004E5B90" w:rsidP="004E5B90">
      <w:pPr>
        <w:rPr>
          <w:rFonts w:ascii="Cambria" w:eastAsia="Calibri" w:hAnsi="Cambria" w:cs="Calibri"/>
          <w:i/>
          <w:color w:val="5B9BD5"/>
        </w:rPr>
      </w:pPr>
    </w:p>
    <w:p w14:paraId="2BE2DA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8E46EFC" w14:textId="77777777" w:rsidR="005A2227" w:rsidRPr="00E352EF" w:rsidRDefault="0097053A" w:rsidP="004E5B90">
      <w:pPr>
        <w:jc w:val="both"/>
        <w:rPr>
          <w:rFonts w:ascii="Cambria" w:hAnsi="Cambria"/>
        </w:rPr>
      </w:pPr>
      <w:r w:rsidRPr="00E352EF">
        <w:rPr>
          <w:rFonts w:ascii="Cambria" w:eastAsia="Calibri" w:hAnsi="Cambria" w:cs="Calibri"/>
        </w:rPr>
        <w:t xml:space="preserve">The Logical Data Structure of </w:t>
      </w:r>
      <w:r w:rsidRPr="00E352EF">
        <w:rPr>
          <w:rFonts w:ascii="Cambria" w:eastAsia="Calibri" w:hAnsi="Cambria" w:cs="Calibri"/>
          <w:i/>
        </w:rPr>
        <w:t>ds</w:t>
      </w:r>
      <w:r w:rsidRPr="00E352EF">
        <w:rPr>
          <w:rFonts w:ascii="Cambria" w:eastAsia="Calibri" w:hAnsi="Cambria" w:cs="Calibri"/>
        </w:rPr>
        <w:t xml:space="preserve"> must conform to the one of the Dataset in the system that is identified by </w:t>
      </w:r>
      <w:r w:rsidRPr="00E352EF">
        <w:rPr>
          <w:rFonts w:ascii="Cambria" w:eastAsia="Calibri" w:hAnsi="Cambria" w:cs="Calibri"/>
          <w:i/>
        </w:rPr>
        <w:t xml:space="preserve">ds_id </w:t>
      </w:r>
      <w:r w:rsidRPr="00E352EF">
        <w:rPr>
          <w:rFonts w:ascii="Cambria" w:eastAsia="Calibri" w:hAnsi="Cambria" w:cs="Calibri"/>
        </w:rPr>
        <w:t>(static).</w:t>
      </w:r>
    </w:p>
    <w:p w14:paraId="2E828C45" w14:textId="77777777" w:rsidR="004E5B90" w:rsidRPr="00E352EF" w:rsidRDefault="004E5B90" w:rsidP="004E5B90">
      <w:pPr>
        <w:rPr>
          <w:rFonts w:ascii="Cambria" w:eastAsia="Calibri" w:hAnsi="Cambria" w:cs="Calibri"/>
          <w:i/>
          <w:color w:val="5B9BD5"/>
        </w:rPr>
      </w:pPr>
    </w:p>
    <w:p w14:paraId="614BFAE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AE610FE" w14:textId="77777777" w:rsidR="005A2227" w:rsidRPr="00E352EF" w:rsidRDefault="0097053A" w:rsidP="00D107F0">
      <w:pPr>
        <w:tabs>
          <w:tab w:val="left" w:pos="3949"/>
        </w:tabs>
        <w:jc w:val="both"/>
        <w:rPr>
          <w:rFonts w:ascii="Cambria" w:hAnsi="Cambria"/>
        </w:rPr>
      </w:pPr>
      <w:r w:rsidRPr="00E352EF">
        <w:rPr>
          <w:rFonts w:ascii="Cambria" w:eastAsia="Calibri" w:hAnsi="Cambria" w:cs="Calibri"/>
        </w:rPr>
        <w:t xml:space="preserve">A Dataset that is a copy of the input one </w:t>
      </w:r>
      <w:r w:rsidRPr="00E352EF">
        <w:rPr>
          <w:rFonts w:ascii="Cambria" w:eastAsia="Calibri" w:hAnsi="Cambria" w:cs="Calibri"/>
          <w:i/>
        </w:rPr>
        <w:t>ds.</w:t>
      </w:r>
      <w:r w:rsidR="0057074A" w:rsidRPr="00E352EF">
        <w:rPr>
          <w:rFonts w:ascii="Cambria" w:eastAsia="Calibri" w:hAnsi="Cambria" w:cs="Calibri"/>
          <w:i/>
        </w:rPr>
        <w:tab/>
      </w:r>
    </w:p>
    <w:p w14:paraId="2726B146" w14:textId="77777777" w:rsidR="005A2227" w:rsidRPr="00E352EF" w:rsidRDefault="005A2227" w:rsidP="004E5B90">
      <w:pPr>
        <w:rPr>
          <w:rFonts w:ascii="Cambria" w:hAnsi="Cambria"/>
        </w:rPr>
      </w:pPr>
    </w:p>
    <w:p w14:paraId="126B8B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42D2478C" w14:textId="77777777" w:rsidR="00EA6708" w:rsidRPr="00E352EF" w:rsidRDefault="004E5B90" w:rsidP="00EA6708">
      <w:pPr>
        <w:rPr>
          <w:rFonts w:ascii="Cambria" w:hAnsi="Cambria"/>
        </w:rPr>
      </w:pPr>
      <w:r w:rsidRPr="00E352EF">
        <w:rPr>
          <w:rFonts w:ascii="Cambria" w:eastAsia="Calibri" w:hAnsi="Cambria" w:cs="Calibri"/>
        </w:rPr>
        <w:t>1)</w:t>
      </w:r>
      <w:r w:rsidR="00EA6708" w:rsidRPr="00E352EF">
        <w:rPr>
          <w:rFonts w:ascii="Cambria" w:eastAsia="Calibri" w:hAnsi="Cambria" w:cs="Calibri"/>
        </w:rPr>
        <w:t xml:space="preserve"> The expression below is to store the ds_1 Dataset.</w:t>
      </w:r>
    </w:p>
    <w:p w14:paraId="180F8E3E" w14:textId="77777777" w:rsidR="004E5B90" w:rsidRPr="00E352EF" w:rsidRDefault="004E5B90" w:rsidP="004E5B90">
      <w:pPr>
        <w:rPr>
          <w:rFonts w:ascii="Cambria" w:eastAsia="Calibri" w:hAnsi="Cambria" w:cs="Calibri"/>
        </w:rPr>
      </w:pPr>
    </w:p>
    <w:p w14:paraId="27D0A5D5" w14:textId="77777777" w:rsidR="005A2227" w:rsidRPr="00E352EF" w:rsidRDefault="0097053A" w:rsidP="004E5B90">
      <w:pPr>
        <w:rPr>
          <w:rFonts w:ascii="Cambria" w:hAnsi="Cambria"/>
        </w:rPr>
      </w:pPr>
      <w:r w:rsidRPr="00E352EF">
        <w:rPr>
          <w:rFonts w:ascii="Cambria" w:eastAsia="Calibri" w:hAnsi="Cambria" w:cs="Calibri"/>
        </w:rPr>
        <w:t>ds := put(ds_1, "DF_NAME/2000-2010.USD.M.F.A.BOP.ANN.STO")</w:t>
      </w:r>
    </w:p>
    <w:p w14:paraId="0A76B6E5" w14:textId="77777777" w:rsidR="005A2227" w:rsidRPr="00E352EF" w:rsidRDefault="005A2227" w:rsidP="004E5B90">
      <w:pPr>
        <w:rPr>
          <w:rFonts w:ascii="Cambria" w:hAnsi="Cambria"/>
        </w:rPr>
      </w:pPr>
    </w:p>
    <w:p w14:paraId="075332DB" w14:textId="77777777" w:rsidR="005A2227" w:rsidRPr="00E352EF" w:rsidRDefault="004E5B90" w:rsidP="004E5B90">
      <w:pPr>
        <w:rPr>
          <w:rFonts w:ascii="Cambria" w:hAnsi="Cambria"/>
        </w:rPr>
      </w:pPr>
      <w:r w:rsidRPr="00E352EF">
        <w:rPr>
          <w:rFonts w:ascii="Cambria" w:eastAsia="Calibri" w:hAnsi="Cambria" w:cs="Calibri"/>
        </w:rPr>
        <w:t>2)</w:t>
      </w:r>
      <w:r w:rsidR="00C37921" w:rsidRPr="00E352EF">
        <w:rPr>
          <w:rFonts w:ascii="Cambria" w:eastAsia="Calibri" w:hAnsi="Cambria" w:cs="Calibri"/>
        </w:rPr>
        <w:t xml:space="preserve"> </w:t>
      </w:r>
      <w:r w:rsidR="0097053A" w:rsidRPr="00E352EF">
        <w:rPr>
          <w:rFonts w:ascii="Cambria" w:eastAsia="Calibri" w:hAnsi="Cambria" w:cs="Calibri"/>
        </w:rPr>
        <w:t>ds := put(log((ds_1 + ds_2),10), "DF_NAME/2000-2010.USD.M.F.A.BOP.ANN.STO")</w:t>
      </w:r>
    </w:p>
    <w:p w14:paraId="1DD2AFDC" w14:textId="77777777" w:rsidR="005A2227" w:rsidRPr="00E352EF" w:rsidRDefault="0097053A" w:rsidP="004E5B90">
      <w:pPr>
        <w:rPr>
          <w:rFonts w:ascii="Cambria" w:hAnsi="Cambria"/>
        </w:rPr>
      </w:pPr>
      <w:r w:rsidRPr="00E352EF">
        <w:rPr>
          <w:rFonts w:ascii="Cambria" w:eastAsia="Calibri" w:hAnsi="Cambria" w:cs="Calibri"/>
        </w:rPr>
        <w:t>The result of logarithm is stored, while the sum is not persistent.</w:t>
      </w:r>
    </w:p>
    <w:p w14:paraId="36B15C85" w14:textId="77777777" w:rsidR="005A2227" w:rsidRPr="00E352EF" w:rsidRDefault="005A2227" w:rsidP="004E5B90">
      <w:pPr>
        <w:rPr>
          <w:rFonts w:ascii="Cambria" w:hAnsi="Cambria"/>
        </w:rPr>
      </w:pPr>
    </w:p>
    <w:p w14:paraId="4D372CBD" w14:textId="77777777" w:rsidR="005A2227" w:rsidRPr="00E352EF" w:rsidRDefault="004E5B90" w:rsidP="004E5B90">
      <w:pPr>
        <w:rPr>
          <w:rFonts w:ascii="Cambria" w:hAnsi="Cambria"/>
        </w:rPr>
      </w:pPr>
      <w:r w:rsidRPr="00E352EF">
        <w:rPr>
          <w:rFonts w:ascii="Cambria" w:eastAsia="Calibri" w:hAnsi="Cambria" w:cs="Calibri"/>
        </w:rPr>
        <w:t>3)</w:t>
      </w:r>
      <w:r w:rsidR="00C37921" w:rsidRPr="00E352EF">
        <w:rPr>
          <w:rFonts w:ascii="Cambria" w:eastAsia="Calibri" w:hAnsi="Cambria" w:cs="Calibri"/>
        </w:rPr>
        <w:t xml:space="preserve"> </w:t>
      </w:r>
      <w:r w:rsidR="0097053A" w:rsidRPr="00E352EF">
        <w:rPr>
          <w:rFonts w:ascii="Cambria" w:eastAsia="Calibri" w:hAnsi="Cambria" w:cs="Calibri"/>
        </w:rPr>
        <w:t>ds := put(log(put(ds_1 + ds_2, "DF_NAME/2000-2011.USD.M.F.A.BOP.ANN.STO"),10),"DF_NAME/2000-2010.USD.M.F.A.BOP.ANN.STO")</w:t>
      </w:r>
    </w:p>
    <w:p w14:paraId="58BC2101" w14:textId="77777777" w:rsidR="005A2227" w:rsidRPr="00E352EF" w:rsidRDefault="0097053A" w:rsidP="004E5B90">
      <w:pPr>
        <w:rPr>
          <w:rFonts w:ascii="Cambria" w:hAnsi="Cambria"/>
        </w:rPr>
      </w:pPr>
      <w:r w:rsidRPr="00E352EF">
        <w:rPr>
          <w:rFonts w:ascii="Cambria" w:eastAsia="Calibri" w:hAnsi="Cambria" w:cs="Calibri"/>
        </w:rPr>
        <w:t xml:space="preserve">Both the results of the sum and the logarithm are stored into the system. The fact that put outputs the input expression allows for this kind of use. </w:t>
      </w:r>
    </w:p>
    <w:p w14:paraId="444B151B" w14:textId="77777777" w:rsidR="005A2227" w:rsidRPr="00E352EF" w:rsidRDefault="0097053A" w:rsidP="00EB1629">
      <w:pPr>
        <w:pStyle w:val="Stile3"/>
        <w:rPr>
          <w:lang w:val="en-GB"/>
        </w:rPr>
      </w:pPr>
      <w:bookmarkStart w:id="190" w:name="_Toc462659616"/>
      <w:bookmarkStart w:id="191" w:name="_Toc463805730"/>
      <w:bookmarkStart w:id="192" w:name="_Toc464487897"/>
      <w:r w:rsidRPr="00E352EF">
        <w:rPr>
          <w:lang w:val="en-GB"/>
        </w:rPr>
        <w:lastRenderedPageBreak/>
        <w:t>eval</w:t>
      </w:r>
      <w:bookmarkEnd w:id="190"/>
      <w:bookmarkEnd w:id="191"/>
      <w:bookmarkEnd w:id="192"/>
    </w:p>
    <w:p w14:paraId="0F757C5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292EB1D3" w14:textId="77777777" w:rsidR="005A2227" w:rsidRPr="00E352EF" w:rsidRDefault="0097053A" w:rsidP="004E5B90">
      <w:r w:rsidRPr="00E352EF">
        <w:rPr>
          <w:rFonts w:ascii="Calibri" w:eastAsia="Calibri" w:hAnsi="Calibri" w:cs="Calibri"/>
        </w:rPr>
        <w:t xml:space="preserve">The </w:t>
      </w:r>
      <w:r w:rsidRPr="00E352EF">
        <w:rPr>
          <w:rFonts w:ascii="Calibri" w:eastAsia="Calibri" w:hAnsi="Calibri" w:cs="Calibri"/>
          <w:b/>
        </w:rPr>
        <w:t>eval</w:t>
      </w:r>
      <w:r w:rsidRPr="00E352EF">
        <w:rPr>
          <w:rFonts w:ascii="Calibri" w:eastAsia="Calibri" w:hAnsi="Calibri" w:cs="Calibri"/>
        </w:rPr>
        <w:t xml:space="preserve"> operator allows </w:t>
      </w:r>
      <w:r w:rsidR="0057074A" w:rsidRPr="00E352EF">
        <w:rPr>
          <w:rFonts w:ascii="Calibri" w:eastAsia="Calibri" w:hAnsi="Calibri" w:cs="Calibri"/>
        </w:rPr>
        <w:t xml:space="preserve">to execute </w:t>
      </w:r>
      <w:r w:rsidRPr="00E352EF">
        <w:rPr>
          <w:rFonts w:ascii="Calibri" w:eastAsia="Calibri" w:hAnsi="Calibri" w:cs="Calibri"/>
        </w:rPr>
        <w:t>a</w:t>
      </w:r>
      <w:r w:rsidR="0057074A" w:rsidRPr="00E352EF">
        <w:rPr>
          <w:rFonts w:ascii="Calibri" w:eastAsia="Calibri" w:hAnsi="Calibri" w:cs="Calibri"/>
        </w:rPr>
        <w:t>n external, non-VTL program,</w:t>
      </w:r>
      <w:r w:rsidRPr="00E352EF">
        <w:rPr>
          <w:rFonts w:ascii="Calibri" w:eastAsia="Calibri" w:hAnsi="Calibri" w:cs="Calibri"/>
        </w:rPr>
        <w:t xml:space="preserve"> </w:t>
      </w:r>
      <w:r w:rsidR="0057074A" w:rsidRPr="00E352EF">
        <w:rPr>
          <w:rFonts w:ascii="Calibri" w:eastAsia="Calibri" w:hAnsi="Calibri" w:cs="Calibri"/>
        </w:rPr>
        <w:t xml:space="preserve">and returns its result as </w:t>
      </w:r>
      <w:r w:rsidRPr="00E352EF">
        <w:rPr>
          <w:rFonts w:ascii="Calibri" w:eastAsia="Calibri" w:hAnsi="Calibri" w:cs="Calibri"/>
        </w:rPr>
        <w:t>a Dataset.</w:t>
      </w:r>
    </w:p>
    <w:p w14:paraId="7F68BE4B" w14:textId="77777777" w:rsidR="004E5B90" w:rsidRPr="00E352EF" w:rsidRDefault="004E5B90" w:rsidP="004E5B90">
      <w:pPr>
        <w:rPr>
          <w:rFonts w:ascii="Calibri" w:eastAsia="Calibri" w:hAnsi="Calibri" w:cs="Calibri"/>
          <w:i/>
          <w:color w:val="5B9BD5"/>
        </w:rPr>
      </w:pPr>
    </w:p>
    <w:p w14:paraId="705950D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2D7FED74" w14:textId="77777777" w:rsidR="005A2227" w:rsidRPr="00E352EF" w:rsidRDefault="0097053A" w:rsidP="004E5B90">
      <w:pPr>
        <w:rPr>
          <w:rFonts w:ascii="Cambria" w:hAnsi="Cambria"/>
        </w:rPr>
      </w:pPr>
      <w:r w:rsidRPr="00E352EF">
        <w:rPr>
          <w:rFonts w:ascii="Cambria" w:eastAsia="Calibri" w:hAnsi="Cambria" w:cs="Calibri"/>
        </w:rPr>
        <w:t xml:space="preserve"> </w:t>
      </w:r>
      <w:r w:rsidRPr="00E352EF">
        <w:rPr>
          <w:rFonts w:ascii="Cambria" w:eastAsia="Calibri" w:hAnsi="Cambria" w:cs="Calibri"/>
          <w:b/>
        </w:rPr>
        <w:t>eval (</w:t>
      </w:r>
      <w:r w:rsidRPr="00E352EF">
        <w:rPr>
          <w:rFonts w:ascii="Cambria" w:eastAsia="Calibri" w:hAnsi="Cambria" w:cs="Calibri"/>
        </w:rPr>
        <w:t xml:space="preserve">Constant&lt;String&gt; </w:t>
      </w:r>
      <w:r w:rsidRPr="00E352EF">
        <w:rPr>
          <w:rFonts w:ascii="Cambria" w:eastAsia="Calibri" w:hAnsi="Cambria" w:cs="Calibri"/>
          <w:i/>
        </w:rPr>
        <w:t>language</w:t>
      </w:r>
      <w:r w:rsidRPr="00E352EF">
        <w:rPr>
          <w:rFonts w:ascii="Cambria" w:eastAsia="Calibri" w:hAnsi="Cambria" w:cs="Calibri"/>
        </w:rPr>
        <w:t>,</w:t>
      </w:r>
    </w:p>
    <w:p w14:paraId="1FC5336A"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script=</w:t>
      </w:r>
      <w:r w:rsidRPr="00E352EF">
        <w:rPr>
          <w:rFonts w:ascii="Cambria" w:eastAsia="Calibri" w:hAnsi="Cambria" w:cs="Calibri"/>
        </w:rPr>
        <w:t xml:space="preserve">}Constant&lt;String&gt; </w:t>
      </w:r>
      <w:r w:rsidRPr="00E352EF">
        <w:rPr>
          <w:rFonts w:ascii="Cambria" w:eastAsia="Calibri" w:hAnsi="Cambria" w:cs="Calibri"/>
          <w:i/>
        </w:rPr>
        <w:t>script</w:t>
      </w:r>
      <w:r w:rsidRPr="00E352EF">
        <w:rPr>
          <w:rFonts w:ascii="Cambria" w:eastAsia="Calibri" w:hAnsi="Cambria" w:cs="Calibri"/>
        </w:rPr>
        <w:t xml:space="preserve"> | Constant&lt;String&gt; </w:t>
      </w:r>
      <w:r w:rsidRPr="00E352EF">
        <w:rPr>
          <w:rFonts w:ascii="Cambria" w:eastAsia="Calibri" w:hAnsi="Cambria" w:cs="Calibri"/>
          <w:i/>
        </w:rPr>
        <w:t>programPath</w:t>
      </w:r>
      <w:r w:rsidRPr="00E352EF">
        <w:rPr>
          <w:rFonts w:ascii="Cambria" w:eastAsia="Calibri" w:hAnsi="Cambria" w:cs="Calibri"/>
        </w:rPr>
        <w:t>],</w:t>
      </w:r>
    </w:p>
    <w:p w14:paraId="6B522CCB"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params=</w:t>
      </w:r>
      <w:r w:rsidRPr="00E352EF">
        <w:rPr>
          <w:rFonts w:ascii="Cambria" w:eastAsia="Calibri" w:hAnsi="Cambria" w:cs="Calibri"/>
        </w:rPr>
        <w:t>}ConstantList&lt;?&gt; parameterList}</w:t>
      </w:r>
    </w:p>
    <w:p w14:paraId="4A8D45EE" w14:textId="77777777" w:rsidR="005A2227" w:rsidRPr="00E352EF" w:rsidRDefault="0097053A" w:rsidP="004E5B90">
      <w:pPr>
        <w:ind w:left="720"/>
        <w:rPr>
          <w:rFonts w:ascii="Cambria" w:hAnsi="Cambria"/>
        </w:rPr>
      </w:pPr>
      <w:r w:rsidRPr="00E352EF">
        <w:rPr>
          <w:rFonts w:ascii="Cambria" w:eastAsia="Calibri" w:hAnsi="Cambria" w:cs="Calibri"/>
        </w:rPr>
        <w:t>, {</w:t>
      </w:r>
      <w:r w:rsidRPr="00E352EF">
        <w:rPr>
          <w:rFonts w:ascii="Cambria" w:eastAsia="Calibri" w:hAnsi="Cambria" w:cs="Calibri"/>
          <w:b/>
        </w:rPr>
        <w:t>dataset=</w:t>
      </w:r>
      <w:r w:rsidRPr="00E352EF">
        <w:rPr>
          <w:rFonts w:ascii="Cambria" w:eastAsia="Calibri" w:hAnsi="Cambria" w:cs="Calibri"/>
        </w:rPr>
        <w:t xml:space="preserve">}PersistentDataset </w:t>
      </w:r>
      <w:r w:rsidRPr="00E352EF">
        <w:rPr>
          <w:rFonts w:ascii="Cambria" w:eastAsia="Calibri" w:hAnsi="Cambria" w:cs="Calibri"/>
          <w:i/>
        </w:rPr>
        <w:t>ds_id</w:t>
      </w:r>
      <w:r w:rsidRPr="00E352EF">
        <w:rPr>
          <w:rFonts w:ascii="Cambria" w:eastAsia="Calibri" w:hAnsi="Cambria" w:cs="Calibri"/>
          <w:b/>
        </w:rPr>
        <w:t>)</w:t>
      </w:r>
    </w:p>
    <w:p w14:paraId="28C0A1BD" w14:textId="77777777" w:rsidR="004E5B90" w:rsidRPr="00E352EF" w:rsidRDefault="004E5B90" w:rsidP="004E5B90">
      <w:pPr>
        <w:rPr>
          <w:rFonts w:ascii="Cambria" w:eastAsia="Calibri" w:hAnsi="Cambria" w:cs="Calibri"/>
          <w:i/>
          <w:color w:val="5B9BD5"/>
        </w:rPr>
      </w:pPr>
    </w:p>
    <w:p w14:paraId="0109A72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6A5F492E" w14:textId="77777777" w:rsidR="00193EF8" w:rsidRPr="00E352EF" w:rsidRDefault="00193EF8" w:rsidP="00193EF8">
      <w:pPr>
        <w:rPr>
          <w:rFonts w:ascii="Cambria" w:hAnsi="Cambria"/>
        </w:rPr>
      </w:pPr>
      <w:r w:rsidRPr="00E352EF">
        <w:rPr>
          <w:rFonts w:ascii="Cambria" w:eastAsia="Calibri" w:hAnsi="Cambria" w:cs="Calibri"/>
          <w:i/>
        </w:rPr>
        <w:t xml:space="preserve">ds_id </w:t>
      </w:r>
      <w:r w:rsidRPr="00E352EF">
        <w:rPr>
          <w:rFonts w:ascii="Cambria" w:eastAsia="Calibri" w:hAnsi="Cambria" w:cs="Calibri"/>
        </w:rPr>
        <w:t>: dataset {identifier &lt;IDENT&gt; as scalar-type}+</w:t>
      </w:r>
    </w:p>
    <w:p w14:paraId="64874FC3" w14:textId="77777777" w:rsidR="00193EF8" w:rsidRPr="00E352EF" w:rsidRDefault="00193EF8" w:rsidP="00193EF8">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360BE048" w14:textId="77777777" w:rsidR="005A2227" w:rsidRPr="00E352EF" w:rsidRDefault="0097053A" w:rsidP="004E5B90">
      <w:pPr>
        <w:rPr>
          <w:rFonts w:ascii="Cambria" w:hAnsi="Cambria"/>
        </w:rPr>
      </w:pPr>
      <w:r w:rsidRPr="00E352EF">
        <w:rPr>
          <w:rFonts w:ascii="Cambria" w:eastAsia="Calibri" w:hAnsi="Cambria" w:cs="Calibri"/>
          <w:i/>
        </w:rPr>
        <w:t>language</w:t>
      </w:r>
      <w:r w:rsidR="001E4C0B" w:rsidRPr="00E352EF">
        <w:rPr>
          <w:rFonts w:ascii="Cambria" w:eastAsia="Calibri" w:hAnsi="Cambria" w:cs="Calibri"/>
        </w:rPr>
        <w:t xml:space="preserve">: </w:t>
      </w:r>
      <w:r w:rsidRPr="00E352EF">
        <w:rPr>
          <w:rFonts w:ascii="Cambria" w:eastAsia="Calibri" w:hAnsi="Cambria" w:cs="Calibri"/>
        </w:rPr>
        <w:t>string</w:t>
      </w:r>
    </w:p>
    <w:p w14:paraId="00A7E7FA" w14:textId="77777777" w:rsidR="005A2227" w:rsidRPr="00E352EF" w:rsidRDefault="0097053A" w:rsidP="004E5B90">
      <w:pPr>
        <w:rPr>
          <w:rFonts w:ascii="Cambria" w:hAnsi="Cambria"/>
        </w:rPr>
      </w:pPr>
      <w:r w:rsidRPr="00E352EF">
        <w:rPr>
          <w:rFonts w:ascii="Cambria" w:eastAsia="Calibri" w:hAnsi="Cambria" w:cs="Calibri"/>
          <w:i/>
        </w:rPr>
        <w:t>script</w:t>
      </w:r>
      <w:r w:rsidR="001E4C0B" w:rsidRPr="00E352EF">
        <w:rPr>
          <w:rFonts w:ascii="Cambria" w:eastAsia="Calibri" w:hAnsi="Cambria" w:cs="Calibri"/>
        </w:rPr>
        <w:t xml:space="preserve">: </w:t>
      </w:r>
      <w:r w:rsidRPr="00E352EF">
        <w:rPr>
          <w:rFonts w:ascii="Cambria" w:eastAsia="Calibri" w:hAnsi="Cambria" w:cs="Calibri"/>
        </w:rPr>
        <w:t>string</w:t>
      </w:r>
    </w:p>
    <w:p w14:paraId="447B0FAD" w14:textId="77777777" w:rsidR="005A2227" w:rsidRPr="00E352EF" w:rsidRDefault="0097053A" w:rsidP="004E5B90">
      <w:pPr>
        <w:rPr>
          <w:rFonts w:ascii="Cambria" w:hAnsi="Cambria"/>
        </w:rPr>
      </w:pPr>
      <w:r w:rsidRPr="00E352EF">
        <w:rPr>
          <w:rFonts w:ascii="Cambria" w:eastAsia="Calibri" w:hAnsi="Cambria" w:cs="Calibri"/>
          <w:i/>
        </w:rPr>
        <w:t>programPath</w:t>
      </w:r>
      <w:r w:rsidR="00193EF8"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string</w:t>
      </w:r>
    </w:p>
    <w:p w14:paraId="40153FFB" w14:textId="77777777" w:rsidR="005A2227" w:rsidRPr="00E352EF" w:rsidRDefault="0097053A" w:rsidP="004E5B90">
      <w:pPr>
        <w:rPr>
          <w:rFonts w:ascii="Cambria" w:eastAsia="Calibri" w:hAnsi="Cambria" w:cs="Calibri"/>
        </w:rPr>
      </w:pPr>
      <w:r w:rsidRPr="00E352EF">
        <w:rPr>
          <w:rFonts w:ascii="Cambria" w:eastAsia="Calibri" w:hAnsi="Cambria" w:cs="Calibri"/>
          <w:i/>
        </w:rPr>
        <w:t>parameterList</w:t>
      </w:r>
      <w:r w:rsidR="00193EF8"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list&lt;scalar-type&gt;</w:t>
      </w:r>
    </w:p>
    <w:p w14:paraId="0A446737" w14:textId="77777777" w:rsidR="00193EF8" w:rsidRPr="00E352EF" w:rsidRDefault="00193EF8" w:rsidP="004E5B90">
      <w:pPr>
        <w:rPr>
          <w:rFonts w:ascii="Cambria" w:hAnsi="Cambria"/>
        </w:rPr>
      </w:pPr>
    </w:p>
    <w:p w14:paraId="7D385316" w14:textId="77777777" w:rsidR="00193EF8" w:rsidRPr="00E352EF" w:rsidRDefault="00193EF8" w:rsidP="00193EF8">
      <w:pPr>
        <w:rPr>
          <w:rFonts w:ascii="Cambria" w:hAnsi="Cambria"/>
        </w:rPr>
      </w:pPr>
      <w:r w:rsidRPr="00E352EF">
        <w:rPr>
          <w:rFonts w:ascii="Cambria" w:eastAsia="Calibri" w:hAnsi="Cambria" w:cs="Calibri"/>
          <w:i/>
        </w:rPr>
        <w:t>ds_id</w:t>
      </w:r>
      <w:r w:rsidRPr="00E352EF">
        <w:rPr>
          <w:rFonts w:ascii="Cambria" w:eastAsia="Calibri" w:hAnsi="Cambria" w:cs="Calibri"/>
        </w:rPr>
        <w:t xml:space="preserve"> – the PersistentDataset the program saves into.</w:t>
      </w:r>
    </w:p>
    <w:p w14:paraId="74D87657" w14:textId="77777777" w:rsidR="005A2227" w:rsidRPr="00E352EF" w:rsidRDefault="0097053A" w:rsidP="004E5B90">
      <w:pPr>
        <w:rPr>
          <w:rFonts w:ascii="Cambria" w:hAnsi="Cambria"/>
        </w:rPr>
      </w:pPr>
      <w:r w:rsidRPr="00E352EF">
        <w:rPr>
          <w:rFonts w:ascii="Cambria" w:eastAsia="Calibri" w:hAnsi="Cambria" w:cs="Calibri"/>
          <w:i/>
        </w:rPr>
        <w:t xml:space="preserve">language – </w:t>
      </w:r>
      <w:r w:rsidRPr="00E352EF">
        <w:rPr>
          <w:rFonts w:ascii="Cambria" w:eastAsia="Calibri" w:hAnsi="Cambria" w:cs="Calibri"/>
        </w:rPr>
        <w:t>is the programming language of the script</w:t>
      </w:r>
      <w:r w:rsidRPr="00E352EF">
        <w:rPr>
          <w:rFonts w:ascii="Cambria" w:eastAsia="Calibri" w:hAnsi="Cambria" w:cs="Calibri"/>
          <w:i/>
        </w:rPr>
        <w:t>.</w:t>
      </w:r>
    </w:p>
    <w:p w14:paraId="2F40D17B" w14:textId="77777777" w:rsidR="005A2227" w:rsidRPr="00E352EF" w:rsidRDefault="0097053A" w:rsidP="004E5B90">
      <w:pPr>
        <w:rPr>
          <w:rFonts w:ascii="Cambria" w:hAnsi="Cambria"/>
        </w:rPr>
      </w:pPr>
      <w:r w:rsidRPr="00E352EF">
        <w:rPr>
          <w:rFonts w:ascii="Cambria" w:eastAsia="Calibri" w:hAnsi="Cambria" w:cs="Calibri"/>
          <w:i/>
        </w:rPr>
        <w:t xml:space="preserve">script </w:t>
      </w:r>
      <w:r w:rsidRPr="00E352EF">
        <w:rPr>
          <w:rFonts w:ascii="Cambria" w:eastAsia="Calibri" w:hAnsi="Cambria" w:cs="Calibri"/>
        </w:rPr>
        <w:t xml:space="preserve"> </w:t>
      </w:r>
      <w:r w:rsidR="004E5B90" w:rsidRPr="00E352EF">
        <w:rPr>
          <w:rFonts w:ascii="Cambria" w:eastAsia="Calibri" w:hAnsi="Cambria" w:cs="Calibri"/>
          <w:i/>
        </w:rPr>
        <w:t>–</w:t>
      </w:r>
      <w:r w:rsidRPr="00E352EF">
        <w:rPr>
          <w:rFonts w:ascii="Cambria" w:eastAsia="Calibri" w:hAnsi="Cambria" w:cs="Calibri"/>
        </w:rPr>
        <w:t xml:space="preserve"> is the code of the script.</w:t>
      </w:r>
    </w:p>
    <w:p w14:paraId="64B1287C" w14:textId="77777777" w:rsidR="005A2227" w:rsidRPr="00E352EF" w:rsidRDefault="0097053A" w:rsidP="004E5B90">
      <w:pPr>
        <w:rPr>
          <w:rFonts w:ascii="Cambria" w:hAnsi="Cambria"/>
        </w:rPr>
      </w:pPr>
      <w:r w:rsidRPr="00E352EF">
        <w:rPr>
          <w:rFonts w:ascii="Cambria" w:eastAsia="Calibri" w:hAnsi="Cambria" w:cs="Calibri"/>
          <w:i/>
        </w:rPr>
        <w:t>programPath</w:t>
      </w:r>
      <w:r w:rsidRPr="00E352EF">
        <w:rPr>
          <w:rFonts w:ascii="Cambria" w:eastAsia="Calibri" w:hAnsi="Cambria" w:cs="Calibri"/>
        </w:rPr>
        <w:t xml:space="preserve"> – a path to a script file.</w:t>
      </w:r>
    </w:p>
    <w:p w14:paraId="7B6AFDDA" w14:textId="77777777" w:rsidR="005A2227" w:rsidRPr="00E352EF" w:rsidRDefault="0097053A" w:rsidP="004E5B90">
      <w:pPr>
        <w:rPr>
          <w:rFonts w:ascii="Cambria" w:hAnsi="Cambria"/>
        </w:rPr>
      </w:pPr>
      <w:r w:rsidRPr="00E352EF">
        <w:rPr>
          <w:rFonts w:ascii="Cambria" w:eastAsia="Calibri" w:hAnsi="Cambria" w:cs="Calibri"/>
          <w:i/>
        </w:rPr>
        <w:t>parameterList</w:t>
      </w:r>
      <w:r w:rsidRPr="00E352EF">
        <w:rPr>
          <w:rFonts w:ascii="Cambria" w:eastAsia="Calibri" w:hAnsi="Cambria" w:cs="Calibri"/>
        </w:rPr>
        <w:t xml:space="preserve"> – the List of input parameters for the script.</w:t>
      </w:r>
    </w:p>
    <w:p w14:paraId="5299881C" w14:textId="77777777" w:rsidR="004E5B90" w:rsidRPr="00E352EF" w:rsidRDefault="004E5B90" w:rsidP="004E5B90">
      <w:pPr>
        <w:rPr>
          <w:rFonts w:ascii="Cambria" w:eastAsia="Calibri" w:hAnsi="Cambria" w:cs="Calibri"/>
          <w:i/>
          <w:color w:val="5B9BD5"/>
        </w:rPr>
      </w:pPr>
    </w:p>
    <w:p w14:paraId="6707740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3FA68C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language must be the name of a programming language, meaningful and executable in the target system (such as a SQL stored-procedure language, R, STATA, etc.) (dynamic).</w:t>
      </w:r>
    </w:p>
    <w:p w14:paraId="5891DA3A"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script must be the code of a program, valid with respect to the specified language. The program can perform whatever internal logic, but is forced to calculate and autonomously store exactly one PersistentDataset, ds_id (dynamic).</w:t>
      </w:r>
    </w:p>
    <w:p w14:paraId="6E6DD7A8"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programPath must be a valid path in the target system to a program file, compliant with the specified language. It does not necessarily correspond to a filesystem file, but can also be the identifier of a DBMS stored procedure, and so forth (dynamic).</w:t>
      </w:r>
    </w:p>
    <w:p w14:paraId="06F73A2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parameterList must be compatible in order and type with the input parameters of the script (dynamic).</w:t>
      </w:r>
    </w:p>
    <w:p w14:paraId="557E8FDB" w14:textId="77777777" w:rsidR="004E5B90" w:rsidRPr="00E352EF" w:rsidRDefault="004E5B90" w:rsidP="004E5B90">
      <w:pPr>
        <w:rPr>
          <w:rFonts w:ascii="Cambria" w:eastAsia="Calibri" w:hAnsi="Cambria" w:cs="Calibri"/>
          <w:i/>
          <w:color w:val="5B9BD5"/>
        </w:rPr>
      </w:pPr>
    </w:p>
    <w:p w14:paraId="7361AC6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w:t>
      </w:r>
      <w:r w:rsidR="00B04129" w:rsidRPr="00E352EF">
        <w:rPr>
          <w:rFonts w:ascii="Cambria" w:eastAsia="Calibri" w:hAnsi="Cambria" w:cs="Calibri"/>
          <w:i/>
          <w:color w:val="5B9BD5"/>
        </w:rPr>
        <w:t xml:space="preserve"> </w:t>
      </w:r>
      <w:r w:rsidR="00EA7AAE" w:rsidRPr="00E352EF">
        <w:rPr>
          <w:rFonts w:ascii="Cambria" w:eastAsia="Calibri" w:hAnsi="Cambria" w:cs="Calibri"/>
          <w:i/>
          <w:color w:val="5B9BD5"/>
        </w:rPr>
        <w:t>specification</w:t>
      </w:r>
    </w:p>
    <w:p w14:paraId="0520088C" w14:textId="77777777" w:rsidR="005A2227" w:rsidRPr="00E352EF" w:rsidRDefault="0097053A" w:rsidP="004E5B90">
      <w:pPr>
        <w:rPr>
          <w:rFonts w:ascii="Cambria" w:hAnsi="Cambria"/>
        </w:rPr>
      </w:pPr>
      <w:r w:rsidRPr="00E352EF">
        <w:rPr>
          <w:rFonts w:ascii="Cambria" w:eastAsia="Calibri" w:hAnsi="Cambria" w:cs="Calibri"/>
        </w:rPr>
        <w:t>The program specified in the eval operator, is user-defined and can perform any internal logic, however it has to adhere to some conventions:</w:t>
      </w:r>
    </w:p>
    <w:p w14:paraId="38F4929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 take as input only String or Numeric parameters, which are directly bound to parameterList;</w:t>
      </w:r>
    </w:p>
    <w:p w14:paraId="19A87962"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autonomously store its results into a single Dataset ds_id.  Indeed, the operator fetches the saved Dataset (like a common get operation) and returns it as output, which can be handled within other VTL expressions;</w:t>
      </w:r>
    </w:p>
    <w:p w14:paraId="6F4565DD"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calculate exactly one Dataset;</w:t>
      </w:r>
    </w:p>
    <w:p w14:paraId="5461B12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cannot refer to a parameter variable, but can only work with physical objects, such as relational tables (for SQL), data frames (for R), which are loaded autonomously by the program with the appropriate commands. Therefore, if a Dataset that has been calculated in a previous step needs to be used within a user-defined program, it must be stored (with a put) into the system and loaded appropriately by the program logic afterwards;</w:t>
      </w:r>
    </w:p>
    <w:p w14:paraId="42D5949C" w14:textId="77777777" w:rsidR="00534B1C"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return 0 if it has terminated correctly, a negative number otherwise.</w:t>
      </w:r>
    </w:p>
    <w:p w14:paraId="6B08E2B3" w14:textId="77777777" w:rsidR="00534B1C" w:rsidRPr="00E352EF" w:rsidRDefault="00534AA7" w:rsidP="00B514D2">
      <w:pPr>
        <w:pStyle w:val="Stile3"/>
        <w:rPr>
          <w:lang w:val="en-GB"/>
        </w:rPr>
      </w:pPr>
      <w:bookmarkStart w:id="193" w:name="_Toc464487898"/>
      <w:r w:rsidRPr="00E352EF">
        <w:rPr>
          <w:lang w:val="en-GB"/>
        </w:rPr>
        <w:t>J</w:t>
      </w:r>
      <w:r w:rsidR="00534B1C" w:rsidRPr="00E352EF">
        <w:rPr>
          <w:lang w:val="en-GB"/>
        </w:rPr>
        <w:t>oin expression</w:t>
      </w:r>
      <w:bookmarkEnd w:id="193"/>
    </w:p>
    <w:p w14:paraId="4EEDE6B6"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Semantics</w:t>
      </w:r>
    </w:p>
    <w:p w14:paraId="17B8AD5C" w14:textId="77777777" w:rsidR="00534B1C" w:rsidRPr="00E352EF" w:rsidRDefault="00534B1C" w:rsidP="00534B1C">
      <w:pPr>
        <w:rPr>
          <w:rFonts w:ascii="Cambria" w:hAnsi="Cambria"/>
        </w:rPr>
      </w:pPr>
      <w:r w:rsidRPr="00E352EF">
        <w:rPr>
          <w:rFonts w:ascii="Cambria" w:hAnsi="Cambria"/>
        </w:rPr>
        <w:t xml:space="preserve">The join expression implements some of the features of the FLWOR expression described in the VTL </w:t>
      </w:r>
      <w:r w:rsidR="00655A4C" w:rsidRPr="00E352EF">
        <w:rPr>
          <w:rFonts w:ascii="Cambria" w:hAnsi="Cambria"/>
        </w:rPr>
        <w:t>User Manual</w:t>
      </w:r>
      <w:r w:rsidRPr="00E352EF">
        <w:rPr>
          <w:rFonts w:ascii="Cambria" w:hAnsi="Cambria"/>
        </w:rPr>
        <w:t>.</w:t>
      </w:r>
    </w:p>
    <w:p w14:paraId="22DF62B6" w14:textId="77777777" w:rsidR="004E5B90" w:rsidRPr="00E352EF" w:rsidRDefault="004E5B90" w:rsidP="00534B1C">
      <w:pPr>
        <w:pStyle w:val="Sottotitolo"/>
        <w:rPr>
          <w:sz w:val="20"/>
        </w:rPr>
      </w:pPr>
    </w:p>
    <w:p w14:paraId="6EDAB41C"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Syntax</w:t>
      </w:r>
    </w:p>
    <w:p w14:paraId="573C87C3" w14:textId="77777777" w:rsidR="00534B1C" w:rsidRPr="00E352EF" w:rsidRDefault="00534B1C" w:rsidP="004E5B90">
      <w:pPr>
        <w:rPr>
          <w:rFonts w:ascii="Cambria" w:hAnsi="Cambria"/>
        </w:rPr>
      </w:pPr>
      <w:r w:rsidRPr="00E352EF">
        <w:rPr>
          <w:rFonts w:ascii="Cambria" w:hAnsi="Cambria"/>
        </w:rPr>
        <w:t>{</w:t>
      </w:r>
      <w:r w:rsidRPr="00E352EF">
        <w:rPr>
          <w:rFonts w:ascii="Cambria" w:hAnsi="Cambria"/>
          <w:b/>
        </w:rPr>
        <w:t xml:space="preserve"> [ </w:t>
      </w:r>
      <w:r w:rsidRPr="00E352EF">
        <w:rPr>
          <w:rFonts w:ascii="Cambria" w:hAnsi="Cambria"/>
        </w:rPr>
        <w:t>join_clause</w:t>
      </w:r>
      <w:r w:rsidRPr="00E352EF">
        <w:rPr>
          <w:rFonts w:ascii="Cambria" w:hAnsi="Cambria"/>
          <w:b/>
        </w:rPr>
        <w:t xml:space="preserve">  ] </w:t>
      </w:r>
      <w:r w:rsidRPr="00E352EF">
        <w:rPr>
          <w:rFonts w:ascii="Cambria" w:hAnsi="Cambria"/>
        </w:rPr>
        <w:t>} { body }</w:t>
      </w:r>
    </w:p>
    <w:p w14:paraId="48312BC4" w14:textId="77777777" w:rsidR="004E5B90" w:rsidRPr="00E352EF" w:rsidRDefault="004E5B90" w:rsidP="004E5B90">
      <w:pPr>
        <w:rPr>
          <w:rFonts w:ascii="Cambria" w:hAnsi="Cambria"/>
        </w:rPr>
      </w:pPr>
    </w:p>
    <w:p w14:paraId="2168D592" w14:textId="77777777" w:rsidR="00127AFF" w:rsidRPr="00E352EF" w:rsidRDefault="00127AFF" w:rsidP="00CB409A">
      <w:pPr>
        <w:rPr>
          <w:rFonts w:asciiTheme="minorHAnsi" w:hAnsiTheme="minorHAnsi"/>
          <w:szCs w:val="22"/>
        </w:rPr>
      </w:pPr>
      <w:r w:rsidRPr="00E352EF">
        <w:rPr>
          <w:rFonts w:asciiTheme="minorHAnsi" w:hAnsiTheme="minorHAnsi"/>
          <w:szCs w:val="22"/>
        </w:rPr>
        <w:t xml:space="preserve">join_clause ::= { [ </w:t>
      </w:r>
      <w:r w:rsidRPr="00E352EF">
        <w:rPr>
          <w:rFonts w:asciiTheme="minorHAnsi" w:hAnsiTheme="minorHAnsi"/>
          <w:b/>
          <w:szCs w:val="22"/>
          <w:u w:val="single"/>
        </w:rPr>
        <w:t>inner</w:t>
      </w:r>
      <w:r w:rsidRPr="00E352EF">
        <w:rPr>
          <w:rFonts w:asciiTheme="minorHAnsi" w:hAnsiTheme="minorHAnsi"/>
          <w:b/>
          <w:szCs w:val="22"/>
        </w:rPr>
        <w:t xml:space="preserve"> </w:t>
      </w:r>
      <w:r w:rsidRPr="00E352EF">
        <w:rPr>
          <w:rFonts w:asciiTheme="minorHAnsi" w:hAnsiTheme="minorHAnsi"/>
          <w:szCs w:val="22"/>
        </w:rPr>
        <w:t>|</w:t>
      </w:r>
      <w:r w:rsidRPr="00E352EF">
        <w:rPr>
          <w:rFonts w:asciiTheme="minorHAnsi" w:hAnsiTheme="minorHAnsi"/>
          <w:b/>
          <w:szCs w:val="22"/>
        </w:rPr>
        <w:t xml:space="preserve"> outer </w:t>
      </w:r>
      <w:r w:rsidRPr="00E352EF">
        <w:rPr>
          <w:rFonts w:asciiTheme="minorHAnsi" w:hAnsiTheme="minorHAnsi"/>
          <w:szCs w:val="22"/>
        </w:rPr>
        <w:t>|</w:t>
      </w:r>
      <w:r w:rsidRPr="00E352EF">
        <w:rPr>
          <w:rFonts w:asciiTheme="minorHAnsi" w:hAnsiTheme="minorHAnsi"/>
          <w:b/>
          <w:szCs w:val="22"/>
        </w:rPr>
        <w:t xml:space="preserve"> cross </w:t>
      </w:r>
      <w:r w:rsidRPr="00E352EF">
        <w:rPr>
          <w:rFonts w:asciiTheme="minorHAnsi" w:hAnsiTheme="minorHAnsi"/>
          <w:szCs w:val="22"/>
        </w:rPr>
        <w:t>]</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w:t>
      </w:r>
      <w:r w:rsidRPr="00E352EF">
        <w:rPr>
          <w:rFonts w:asciiTheme="minorHAnsi" w:hAnsiTheme="minorHAnsi"/>
          <w:b/>
          <w:szCs w:val="22"/>
        </w:rPr>
        <w:t xml:space="preserve">,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b/>
          <w:szCs w:val="22"/>
        </w:rPr>
        <w:t>on</w:t>
      </w:r>
      <w:r w:rsidRPr="00E352EF">
        <w:rPr>
          <w:rFonts w:asciiTheme="minorHAnsi" w:hAnsiTheme="minorHAnsi"/>
          <w:szCs w:val="22"/>
        </w:rPr>
        <w:t xml:space="preserve"> </w:t>
      </w:r>
      <w:r w:rsidRPr="00E352EF">
        <w:rPr>
          <w:rFonts w:asciiTheme="minorHAnsi" w:hAnsiTheme="minorHAnsi"/>
          <w:i/>
          <w:szCs w:val="22"/>
        </w:rPr>
        <w:t>dim</w:t>
      </w:r>
      <w:r w:rsidRPr="00E352EF">
        <w:rPr>
          <w:rFonts w:asciiTheme="minorHAnsi" w:hAnsiTheme="minorHAnsi"/>
          <w:szCs w:val="22"/>
        </w:rPr>
        <w:t xml:space="preserve"> { </w:t>
      </w:r>
      <w:r w:rsidRPr="00E352EF">
        <w:rPr>
          <w:rFonts w:asciiTheme="minorHAnsi" w:hAnsiTheme="minorHAnsi"/>
          <w:b/>
          <w:i/>
          <w:szCs w:val="22"/>
        </w:rPr>
        <w:t xml:space="preserve">, </w:t>
      </w:r>
      <w:r w:rsidRPr="00E352EF">
        <w:rPr>
          <w:rFonts w:asciiTheme="minorHAnsi" w:hAnsiTheme="minorHAnsi"/>
          <w:i/>
          <w:szCs w:val="22"/>
        </w:rPr>
        <w:t>dim</w:t>
      </w:r>
      <w:r w:rsidRPr="00E352EF">
        <w:rPr>
          <w:rFonts w:asciiTheme="minorHAnsi" w:hAnsiTheme="minorHAnsi"/>
          <w:szCs w:val="22"/>
        </w:rPr>
        <w:t xml:space="preserve"> } * } </w:t>
      </w:r>
    </w:p>
    <w:p w14:paraId="4DD613EF" w14:textId="77777777" w:rsidR="00534B1C" w:rsidRPr="00E352EF" w:rsidRDefault="00534B1C" w:rsidP="004E5B90">
      <w:pPr>
        <w:rPr>
          <w:rFonts w:ascii="Cambria" w:hAnsi="Cambria"/>
          <w:b/>
        </w:rPr>
      </w:pPr>
      <w:r w:rsidRPr="00E352EF">
        <w:rPr>
          <w:rFonts w:ascii="Cambria" w:hAnsi="Cambria"/>
          <w:i/>
        </w:rPr>
        <w:t>body</w:t>
      </w:r>
      <w:r w:rsidRPr="00E352EF">
        <w:rPr>
          <w:rFonts w:ascii="Cambria" w:hAnsi="Cambria"/>
        </w:rPr>
        <w:t xml:space="preserve"> :=</w:t>
      </w:r>
      <w:r w:rsidRPr="00E352EF">
        <w:rPr>
          <w:rFonts w:ascii="Cambria" w:hAnsi="Cambria"/>
          <w:b/>
        </w:rPr>
        <w:t xml:space="preserve"> { </w:t>
      </w:r>
      <w:r w:rsidRPr="00E352EF">
        <w:rPr>
          <w:rFonts w:ascii="Cambria" w:hAnsi="Cambria"/>
        </w:rPr>
        <w:t>clause {</w:t>
      </w:r>
      <w:r w:rsidRPr="00E352EF">
        <w:rPr>
          <w:rFonts w:ascii="Cambria" w:hAnsi="Cambria"/>
          <w:b/>
        </w:rPr>
        <w:t xml:space="preserve"> , </w:t>
      </w:r>
      <w:r w:rsidRPr="00E352EF">
        <w:rPr>
          <w:rFonts w:ascii="Cambria" w:hAnsi="Cambria"/>
        </w:rPr>
        <w:t>clause } *</w:t>
      </w:r>
      <w:r w:rsidRPr="00E352EF">
        <w:rPr>
          <w:rFonts w:ascii="Cambria" w:hAnsi="Cambria"/>
          <w:b/>
        </w:rPr>
        <w:t xml:space="preserve"> }</w:t>
      </w:r>
    </w:p>
    <w:p w14:paraId="28C7A61F" w14:textId="77777777" w:rsidR="00534B1C" w:rsidRPr="00E352EF" w:rsidRDefault="00534B1C" w:rsidP="004E5B90">
      <w:pPr>
        <w:rPr>
          <w:rFonts w:ascii="Cambria" w:hAnsi="Cambria"/>
        </w:rPr>
      </w:pPr>
      <w:r w:rsidRPr="00E352EF">
        <w:rPr>
          <w:rFonts w:ascii="Cambria" w:hAnsi="Cambria"/>
          <w:i/>
        </w:rPr>
        <w:t>clause</w:t>
      </w:r>
      <w:r w:rsidRPr="00E352EF">
        <w:rPr>
          <w:rFonts w:ascii="Cambria" w:hAnsi="Cambria"/>
        </w:rPr>
        <w:t xml:space="preserve"> := </w:t>
      </w:r>
      <w:r w:rsidRPr="00E352EF">
        <w:rPr>
          <w:rFonts w:ascii="Cambria" w:hAnsi="Cambria"/>
          <w:i/>
        </w:rPr>
        <w:t>calc_clause</w:t>
      </w:r>
      <w:r w:rsidRPr="00E352EF">
        <w:rPr>
          <w:rFonts w:ascii="Cambria" w:hAnsi="Cambria"/>
        </w:rPr>
        <w:t xml:space="preserve"> | </w:t>
      </w:r>
      <w:r w:rsidRPr="00E352EF">
        <w:rPr>
          <w:rFonts w:ascii="Cambria" w:hAnsi="Cambria"/>
          <w:i/>
        </w:rPr>
        <w:t>drop_clause</w:t>
      </w:r>
      <w:r w:rsidRPr="00E352EF">
        <w:rPr>
          <w:rFonts w:ascii="Cambria" w:hAnsi="Cambria"/>
        </w:rPr>
        <w:t xml:space="preserve"> |</w:t>
      </w:r>
      <w:r w:rsidR="00CB409A" w:rsidRPr="00E352EF">
        <w:rPr>
          <w:rFonts w:ascii="Cambria" w:hAnsi="Cambria"/>
        </w:rPr>
        <w:t xml:space="preserve"> </w:t>
      </w:r>
      <w:r w:rsidRPr="00E352EF">
        <w:rPr>
          <w:rFonts w:ascii="Cambria" w:hAnsi="Cambria"/>
          <w:i/>
        </w:rPr>
        <w:t>filter_clause</w:t>
      </w:r>
      <w:r w:rsidRPr="00E352EF">
        <w:rPr>
          <w:rFonts w:ascii="Cambria" w:hAnsi="Cambria"/>
        </w:rPr>
        <w:t xml:space="preserve">  | </w:t>
      </w:r>
      <w:r w:rsidRPr="00E352EF">
        <w:rPr>
          <w:rFonts w:ascii="Cambria" w:hAnsi="Cambria"/>
          <w:i/>
        </w:rPr>
        <w:t>keep_clause</w:t>
      </w:r>
      <w:r w:rsidRPr="00E352EF">
        <w:rPr>
          <w:rFonts w:ascii="Cambria" w:hAnsi="Cambria"/>
        </w:rPr>
        <w:t xml:space="preserve"> | </w:t>
      </w:r>
      <w:r w:rsidRPr="00E352EF">
        <w:rPr>
          <w:rFonts w:ascii="Cambria" w:hAnsi="Cambria"/>
          <w:i/>
        </w:rPr>
        <w:t>rename_clause</w:t>
      </w:r>
      <w:r w:rsidRPr="00E352EF">
        <w:rPr>
          <w:rFonts w:ascii="Cambria" w:hAnsi="Cambria"/>
        </w:rPr>
        <w:t xml:space="preserve"> | </w:t>
      </w:r>
      <w:r w:rsidRPr="00E352EF">
        <w:rPr>
          <w:rFonts w:ascii="Cambria" w:hAnsi="Cambria"/>
          <w:i/>
        </w:rPr>
        <w:t>unfold_clause</w:t>
      </w:r>
      <w:r w:rsidRPr="00E352EF">
        <w:rPr>
          <w:rFonts w:ascii="Cambria" w:hAnsi="Cambria"/>
        </w:rPr>
        <w:t xml:space="preserve"> | </w:t>
      </w:r>
      <w:r w:rsidRPr="00E352EF">
        <w:rPr>
          <w:rFonts w:ascii="Cambria" w:hAnsi="Cambria"/>
          <w:i/>
        </w:rPr>
        <w:t>fold_clause</w:t>
      </w:r>
    </w:p>
    <w:p w14:paraId="0E3CB521" w14:textId="77777777" w:rsidR="00534B1C" w:rsidRPr="00E352EF" w:rsidRDefault="00534B1C" w:rsidP="004E5B90">
      <w:pPr>
        <w:rPr>
          <w:rFonts w:ascii="Cambria" w:hAnsi="Cambria"/>
          <w:b/>
        </w:rPr>
      </w:pPr>
      <w:r w:rsidRPr="00E352EF">
        <w:rPr>
          <w:rFonts w:ascii="Cambria" w:hAnsi="Cambria"/>
          <w:i/>
        </w:rPr>
        <w:t>calc_clause</w:t>
      </w:r>
      <w:r w:rsidRPr="00E352EF">
        <w:rPr>
          <w:rFonts w:ascii="Cambria" w:hAnsi="Cambria"/>
        </w:rPr>
        <w:t xml:space="preserv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49FD5980" w14:textId="77777777" w:rsidR="00534B1C" w:rsidRPr="00E352EF" w:rsidRDefault="00534B1C" w:rsidP="004E5B90">
      <w:pPr>
        <w:rPr>
          <w:rFonts w:ascii="Cambria" w:hAnsi="Cambria"/>
          <w:b/>
        </w:rPr>
      </w:pPr>
      <w:r w:rsidRPr="00E352EF">
        <w:rPr>
          <w:rFonts w:ascii="Cambria" w:hAnsi="Cambria"/>
          <w:i/>
        </w:rPr>
        <w:t>drop_clause</w:t>
      </w:r>
      <w:r w:rsidRPr="00E352EF">
        <w:rPr>
          <w:rFonts w:ascii="Cambria" w:hAnsi="Cambria"/>
        </w:rPr>
        <w:t xml:space="preserve"> ::=</w:t>
      </w:r>
      <w:r w:rsidRPr="00E352EF">
        <w:rPr>
          <w:rFonts w:ascii="Cambria" w:hAnsi="Cambria"/>
          <w:b/>
        </w:rPr>
        <w:t xml:space="preserve"> drop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175F6B47" w14:textId="77777777" w:rsidR="00534B1C" w:rsidRPr="00E352EF" w:rsidRDefault="00534B1C" w:rsidP="004E5B90">
      <w:pPr>
        <w:rPr>
          <w:rFonts w:ascii="Cambria" w:hAnsi="Cambria"/>
          <w:b/>
        </w:rPr>
      </w:pPr>
      <w:r w:rsidRPr="00E352EF">
        <w:rPr>
          <w:rFonts w:ascii="Cambria" w:hAnsi="Cambria"/>
          <w:i/>
        </w:rPr>
        <w:t>keep_clause</w:t>
      </w:r>
      <w:r w:rsidRPr="00E352EF">
        <w:rPr>
          <w:rFonts w:ascii="Cambria" w:hAnsi="Cambria"/>
        </w:rPr>
        <w:t xml:space="preserve">  ::=</w:t>
      </w:r>
      <w:r w:rsidRPr="00E352EF">
        <w:rPr>
          <w:rFonts w:ascii="Cambria" w:hAnsi="Cambria"/>
          <w:b/>
        </w:rPr>
        <w:t xml:space="preserve"> keep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42A34C39" w14:textId="77777777" w:rsidR="00534B1C" w:rsidRPr="00E352EF" w:rsidRDefault="00534B1C" w:rsidP="004E5B90">
      <w:pPr>
        <w:rPr>
          <w:rFonts w:ascii="Cambria" w:hAnsi="Cambria"/>
        </w:rPr>
      </w:pPr>
      <w:r w:rsidRPr="00E352EF">
        <w:rPr>
          <w:rFonts w:ascii="Cambria" w:hAnsi="Cambria"/>
          <w:i/>
        </w:rPr>
        <w:t>filter_clause</w:t>
      </w:r>
      <w:r w:rsidRPr="00E352EF">
        <w:rPr>
          <w:rFonts w:ascii="Cambria" w:hAnsi="Cambria"/>
        </w:rPr>
        <w:t xml:space="preserve"> ::=</w:t>
      </w:r>
      <w:r w:rsidRPr="00E352EF">
        <w:rPr>
          <w:rFonts w:ascii="Cambria" w:hAnsi="Cambria"/>
          <w:b/>
        </w:rPr>
        <w:t xml:space="preserve"> filter </w:t>
      </w:r>
      <w:r w:rsidRPr="00E352EF">
        <w:rPr>
          <w:rFonts w:ascii="Cambria" w:hAnsi="Cambria"/>
        </w:rPr>
        <w:t>boolean-expression | dpr</w:t>
      </w:r>
    </w:p>
    <w:p w14:paraId="0DB000D9" w14:textId="77777777" w:rsidR="00534B1C" w:rsidRPr="00E352EF" w:rsidRDefault="00534B1C" w:rsidP="004E5B90">
      <w:pPr>
        <w:rPr>
          <w:rFonts w:ascii="Cambria" w:hAnsi="Cambria"/>
          <w:b/>
        </w:rPr>
      </w:pPr>
      <w:r w:rsidRPr="00E352EF">
        <w:rPr>
          <w:rFonts w:ascii="Cambria" w:hAnsi="Cambria"/>
          <w:i/>
        </w:rPr>
        <w:t>rename_clause</w:t>
      </w:r>
      <w:r w:rsidRPr="00E352EF">
        <w:rPr>
          <w:rFonts w:ascii="Cambria" w:hAnsi="Cambria"/>
        </w:rPr>
        <w:t xml:space="preserve"> ::=</w:t>
      </w:r>
      <w:r w:rsidRPr="00E352EF">
        <w:rPr>
          <w:rFonts w:ascii="Cambria" w:hAnsi="Cambria"/>
          <w:b/>
        </w:rPr>
        <w:t xml:space="preserve"> rename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 ,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w:t>
      </w:r>
      <w:r w:rsidRPr="00E352EF">
        <w:rPr>
          <w:rFonts w:ascii="Cambria" w:hAnsi="Cambria"/>
        </w:rPr>
        <w:t>}</w:t>
      </w:r>
    </w:p>
    <w:p w14:paraId="341D4C04" w14:textId="77777777" w:rsidR="00534B1C" w:rsidRPr="00E352EF" w:rsidRDefault="00534B1C" w:rsidP="004E5B90">
      <w:pPr>
        <w:rPr>
          <w:rFonts w:ascii="Cambria" w:hAnsi="Cambria"/>
        </w:rPr>
      </w:pPr>
      <w:r w:rsidRPr="00E352EF">
        <w:rPr>
          <w:rFonts w:ascii="Cambria" w:hAnsi="Cambria"/>
          <w:i/>
        </w:rPr>
        <w:t>unfold_clause</w:t>
      </w:r>
      <w:r w:rsidRPr="00E352EF">
        <w:rPr>
          <w:rFonts w:ascii="Cambria" w:hAnsi="Cambria"/>
        </w:rPr>
        <w:t xml:space="preserve"> ::= </w:t>
      </w:r>
      <w:r w:rsidRPr="00E352EF">
        <w:rPr>
          <w:rFonts w:ascii="Cambria" w:hAnsi="Cambria"/>
          <w:b/>
        </w:rPr>
        <w:t>unfold</w:t>
      </w:r>
      <w:r w:rsidRPr="00E352EF">
        <w:rPr>
          <w:rFonts w:ascii="Cambria" w:hAnsi="Cambria"/>
        </w:rPr>
        <w:t xml:space="preserve"> dim </w:t>
      </w:r>
      <w:r w:rsidRPr="00E352EF">
        <w:rPr>
          <w:rFonts w:ascii="Cambria" w:hAnsi="Cambria"/>
          <w:b/>
        </w:rPr>
        <w:t>,</w:t>
      </w:r>
      <w:r w:rsidRPr="00E352EF">
        <w:rPr>
          <w:rFonts w:ascii="Cambria" w:hAnsi="Cambria"/>
        </w:rPr>
        <w:t xml:space="preserve"> msr </w:t>
      </w:r>
      <w:r w:rsidRPr="00E352EF">
        <w:rPr>
          <w:rFonts w:ascii="Cambria" w:hAnsi="Cambria"/>
          <w:b/>
        </w:rPr>
        <w:t>to</w:t>
      </w:r>
      <w:r w:rsidRPr="00E352EF">
        <w:rPr>
          <w:rFonts w:ascii="Cambria" w:hAnsi="Cambria"/>
        </w:rPr>
        <w:t xml:space="preserve"> elem { </w:t>
      </w:r>
      <w:r w:rsidRPr="00E352EF">
        <w:rPr>
          <w:rFonts w:ascii="Cambria" w:hAnsi="Cambria"/>
          <w:b/>
        </w:rPr>
        <w:t>,</w:t>
      </w:r>
      <w:r w:rsidRPr="00E352EF">
        <w:rPr>
          <w:rFonts w:ascii="Cambria" w:hAnsi="Cambria"/>
        </w:rPr>
        <w:t xml:space="preserve"> elem }</w:t>
      </w:r>
    </w:p>
    <w:p w14:paraId="62F9FE5B" w14:textId="77777777" w:rsidR="00534B1C" w:rsidRPr="00E352EF" w:rsidRDefault="00534B1C" w:rsidP="004E5B90">
      <w:pPr>
        <w:rPr>
          <w:rFonts w:ascii="Cambria" w:hAnsi="Cambria"/>
        </w:rPr>
      </w:pPr>
      <w:r w:rsidRPr="00E352EF">
        <w:rPr>
          <w:rFonts w:ascii="Cambria" w:hAnsi="Cambria"/>
          <w:i/>
        </w:rPr>
        <w:t>fold_clause</w:t>
      </w:r>
      <w:r w:rsidRPr="00E352EF">
        <w:rPr>
          <w:rFonts w:ascii="Cambria" w:hAnsi="Cambria"/>
        </w:rPr>
        <w:t xml:space="preserve"> ::=  </w:t>
      </w:r>
      <w:r w:rsidRPr="00E352EF">
        <w:rPr>
          <w:rFonts w:ascii="Cambria" w:hAnsi="Cambria"/>
          <w:b/>
        </w:rPr>
        <w:t>fold</w:t>
      </w:r>
      <w:r w:rsidRPr="00E352EF">
        <w:rPr>
          <w:rFonts w:ascii="Cambria" w:hAnsi="Cambria"/>
        </w:rPr>
        <w:t xml:space="preserve"> elem { </w:t>
      </w:r>
      <w:r w:rsidRPr="00E352EF">
        <w:rPr>
          <w:rFonts w:ascii="Cambria" w:hAnsi="Cambria"/>
          <w:b/>
        </w:rPr>
        <w:t>,</w:t>
      </w:r>
      <w:r w:rsidRPr="00E352EF">
        <w:rPr>
          <w:rFonts w:ascii="Cambria" w:hAnsi="Cambria"/>
        </w:rPr>
        <w:t xml:space="preserve"> elem } </w:t>
      </w:r>
      <w:r w:rsidRPr="00E352EF">
        <w:rPr>
          <w:rFonts w:ascii="Cambria" w:hAnsi="Cambria"/>
          <w:b/>
        </w:rPr>
        <w:t>to</w:t>
      </w:r>
      <w:r w:rsidRPr="00E352EF">
        <w:rPr>
          <w:rFonts w:ascii="Cambria" w:hAnsi="Cambria"/>
        </w:rPr>
        <w:t xml:space="preserve"> dim </w:t>
      </w:r>
      <w:r w:rsidRPr="00E352EF">
        <w:rPr>
          <w:rFonts w:ascii="Cambria" w:hAnsi="Cambria"/>
          <w:b/>
        </w:rPr>
        <w:t>,</w:t>
      </w:r>
      <w:r w:rsidRPr="00E352EF">
        <w:rPr>
          <w:rFonts w:ascii="Cambria" w:hAnsi="Cambria"/>
        </w:rPr>
        <w:t xml:space="preserve"> msr</w:t>
      </w:r>
    </w:p>
    <w:p w14:paraId="2B9FDF26" w14:textId="77777777" w:rsidR="00534B1C" w:rsidRPr="00E352EF" w:rsidRDefault="00534B1C" w:rsidP="004E5B90">
      <w:pPr>
        <w:rPr>
          <w:rFonts w:ascii="Cambria" w:hAnsi="Cambria"/>
          <w:b/>
        </w:rPr>
      </w:pPr>
      <w:r w:rsidRPr="00E352EF">
        <w:rPr>
          <w:rFonts w:ascii="Cambria" w:hAnsi="Cambria"/>
          <w:i/>
        </w:rPr>
        <w:t>role</w:t>
      </w:r>
      <w:r w:rsidRPr="00E352EF">
        <w:rPr>
          <w:rFonts w:ascii="Cambria" w:hAnsi="Cambria"/>
          <w:b/>
        </w:rPr>
        <w:t xml:space="preserve"> </w:t>
      </w:r>
      <w:r w:rsidRPr="00E352EF">
        <w:rPr>
          <w:rFonts w:ascii="Cambria" w:hAnsi="Cambria"/>
        </w:rPr>
        <w:t>:=</w:t>
      </w:r>
      <w:r w:rsidRPr="00E352EF">
        <w:rPr>
          <w:rFonts w:ascii="Cambria" w:hAnsi="Cambria"/>
          <w:b/>
        </w:rPr>
        <w:t xml:space="preserve"> identifier </w:t>
      </w:r>
      <w:r w:rsidRPr="00E352EF">
        <w:rPr>
          <w:rFonts w:ascii="Cambria" w:hAnsi="Cambria"/>
        </w:rPr>
        <w:t>|</w:t>
      </w:r>
      <w:r w:rsidRPr="00E352EF">
        <w:rPr>
          <w:rFonts w:ascii="Cambria" w:hAnsi="Cambria"/>
          <w:b/>
        </w:rPr>
        <w:t xml:space="preserve"> measure </w:t>
      </w:r>
      <w:r w:rsidRPr="00E352EF">
        <w:rPr>
          <w:rFonts w:ascii="Cambria" w:hAnsi="Cambria"/>
        </w:rPr>
        <w:t>|</w:t>
      </w:r>
      <w:r w:rsidRPr="00E352EF">
        <w:rPr>
          <w:rFonts w:ascii="Cambria" w:hAnsi="Cambria"/>
          <w:b/>
        </w:rPr>
        <w:t xml:space="preserve"> attribute </w:t>
      </w:r>
    </w:p>
    <w:p w14:paraId="2F407279" w14:textId="77777777" w:rsidR="004E5B90" w:rsidRPr="00E352EF" w:rsidRDefault="004E5B90" w:rsidP="00534B1C">
      <w:pPr>
        <w:pStyle w:val="Sottotitolo"/>
        <w:rPr>
          <w:sz w:val="20"/>
        </w:rPr>
      </w:pPr>
    </w:p>
    <w:p w14:paraId="5674523D"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Parameters</w:t>
      </w:r>
    </w:p>
    <w:p w14:paraId="4783D689" w14:textId="77777777" w:rsidR="00710B3F" w:rsidRPr="00E352EF" w:rsidRDefault="00193EF8" w:rsidP="00710B3F">
      <w:pPr>
        <w:rPr>
          <w:rFonts w:ascii="Cambria" w:hAnsi="Cambria"/>
        </w:rPr>
      </w:pPr>
      <w:r w:rsidRPr="00E352EF">
        <w:rPr>
          <w:rFonts w:ascii="Cambria" w:hAnsi="Cambria"/>
          <w:i/>
        </w:rPr>
        <w:t>d</w:t>
      </w:r>
      <w:r w:rsidR="00710B3F" w:rsidRPr="00E352EF">
        <w:rPr>
          <w:rFonts w:ascii="Cambria" w:hAnsi="Cambria"/>
          <w:i/>
        </w:rPr>
        <w:t>s</w:t>
      </w:r>
      <w:r w:rsidRPr="00E352EF">
        <w:rPr>
          <w:rFonts w:ascii="Cambria" w:hAnsi="Cambria"/>
        </w:rPr>
        <w:t xml:space="preserve"> </w:t>
      </w:r>
      <w:r w:rsidR="00710B3F" w:rsidRPr="00E352EF">
        <w:rPr>
          <w:rFonts w:ascii="Cambria" w:hAnsi="Cambria"/>
        </w:rPr>
        <w:t>: [ dataset {identifier &lt;IDENT&gt; as scalar-type}+ {measure &lt;IDENT&gt; as scalar-type }*</w:t>
      </w:r>
    </w:p>
    <w:p w14:paraId="27CA2096" w14:textId="77777777" w:rsidR="00710B3F" w:rsidRPr="009830C1" w:rsidRDefault="00710B3F" w:rsidP="00710B3F">
      <w:pPr>
        <w:rPr>
          <w:rFonts w:ascii="Cambria" w:hAnsi="Cambria"/>
        </w:rPr>
      </w:pPr>
      <w:r w:rsidRPr="00E352EF">
        <w:rPr>
          <w:rFonts w:ascii="Cambria" w:hAnsi="Cambria"/>
        </w:rPr>
        <w:tab/>
      </w:r>
      <w:r w:rsidRPr="00E352EF">
        <w:rPr>
          <w:rFonts w:ascii="Cambria" w:hAnsi="Cambria"/>
        </w:rPr>
        <w:tab/>
        <w:t xml:space="preserve">      </w:t>
      </w:r>
      <w:r w:rsidRPr="009830C1">
        <w:rPr>
          <w:rFonts w:ascii="Cambria" w:hAnsi="Cambria"/>
        </w:rPr>
        <w:t>{attribute &lt;IDENT&gt; as scalar-type} * ]</w:t>
      </w:r>
    </w:p>
    <w:p w14:paraId="1050D3AA" w14:textId="77777777" w:rsidR="004E5B90" w:rsidRPr="009830C1" w:rsidRDefault="004E5B90" w:rsidP="00193EF8">
      <w:pPr>
        <w:rPr>
          <w:rFonts w:ascii="Cambria" w:hAnsi="Cambria"/>
        </w:rPr>
      </w:pPr>
      <w:r w:rsidRPr="009830C1">
        <w:rPr>
          <w:rFonts w:ascii="Cambria" w:hAnsi="Cambria"/>
          <w:i/>
        </w:rPr>
        <w:t>cmp</w:t>
      </w:r>
      <w:r w:rsidRPr="009830C1">
        <w:rPr>
          <w:rFonts w:ascii="Cambria" w:hAnsi="Cambria"/>
        </w:rPr>
        <w:t xml:space="preserve"> : Component</w:t>
      </w:r>
    </w:p>
    <w:p w14:paraId="07D4EAF1" w14:textId="77777777" w:rsidR="004E5B90" w:rsidRPr="009830C1" w:rsidRDefault="004E5B90" w:rsidP="00193EF8">
      <w:pPr>
        <w:rPr>
          <w:rFonts w:ascii="Cambria" w:hAnsi="Cambria"/>
        </w:rPr>
      </w:pPr>
      <w:r w:rsidRPr="009830C1">
        <w:rPr>
          <w:rFonts w:ascii="Cambria" w:hAnsi="Cambria"/>
          <w:i/>
        </w:rPr>
        <w:t>dim</w:t>
      </w:r>
      <w:r w:rsidRPr="009830C1">
        <w:rPr>
          <w:rFonts w:ascii="Cambria" w:hAnsi="Cambria"/>
        </w:rPr>
        <w:t xml:space="preserve"> : IdentifierComponent</w:t>
      </w:r>
    </w:p>
    <w:p w14:paraId="0E45CC49" w14:textId="77777777" w:rsidR="004E5B90" w:rsidRPr="00E352EF" w:rsidRDefault="004E5B90" w:rsidP="00193EF8">
      <w:pPr>
        <w:rPr>
          <w:rFonts w:ascii="Cambria" w:hAnsi="Cambria"/>
        </w:rPr>
      </w:pPr>
      <w:r w:rsidRPr="00E352EF">
        <w:rPr>
          <w:rFonts w:ascii="Cambria" w:hAnsi="Cambria"/>
          <w:i/>
        </w:rPr>
        <w:t>dpr</w:t>
      </w:r>
      <w:r w:rsidRPr="00E352EF">
        <w:rPr>
          <w:rFonts w:ascii="Cambria" w:hAnsi="Cambria"/>
        </w:rPr>
        <w:t xml:space="preserve"> : name of a data point ruleset</w:t>
      </w:r>
    </w:p>
    <w:p w14:paraId="26BAD0DB" w14:textId="77777777" w:rsidR="004E5B90" w:rsidRPr="00E352EF" w:rsidRDefault="004E5B90" w:rsidP="00534B1C">
      <w:pPr>
        <w:rPr>
          <w:rFonts w:ascii="Cambria" w:hAnsi="Cambria"/>
          <w:i/>
        </w:rPr>
      </w:pPr>
    </w:p>
    <w:p w14:paraId="67EB2E35" w14:textId="77777777" w:rsidR="00534B1C" w:rsidRPr="00E352EF" w:rsidRDefault="00534B1C" w:rsidP="00534B1C">
      <w:pPr>
        <w:rPr>
          <w:rFonts w:ascii="Cambria" w:hAnsi="Cambria"/>
        </w:rPr>
      </w:pPr>
      <w:r w:rsidRPr="00E352EF">
        <w:rPr>
          <w:rFonts w:ascii="Cambria" w:hAnsi="Cambria"/>
          <w:i/>
        </w:rPr>
        <w:t>ds</w:t>
      </w:r>
      <w:r w:rsidRPr="00E352EF">
        <w:rPr>
          <w:rFonts w:ascii="Cambria" w:hAnsi="Cambria"/>
        </w:rPr>
        <w:t xml:space="preserve"> – is a Dataset name</w:t>
      </w:r>
    </w:p>
    <w:p w14:paraId="4458A07D" w14:textId="77777777" w:rsidR="00534B1C" w:rsidRPr="00E352EF" w:rsidRDefault="00534B1C" w:rsidP="00534B1C">
      <w:pPr>
        <w:rPr>
          <w:rFonts w:ascii="Cambria" w:hAnsi="Cambria"/>
        </w:rPr>
      </w:pPr>
      <w:r w:rsidRPr="00E352EF">
        <w:rPr>
          <w:rFonts w:ascii="Cambria" w:hAnsi="Cambria"/>
          <w:i/>
        </w:rPr>
        <w:t>alias</w:t>
      </w:r>
      <w:r w:rsidRPr="00E352EF">
        <w:rPr>
          <w:rFonts w:ascii="Cambria" w:hAnsi="Cambria"/>
        </w:rPr>
        <w:t xml:space="preserve"> – is an alias for a </w:t>
      </w:r>
      <w:r w:rsidR="00472C2F" w:rsidRPr="00E352EF">
        <w:t>Dataset</w:t>
      </w:r>
      <w:r w:rsidRPr="00E352EF">
        <w:rPr>
          <w:rFonts w:ascii="Cambria" w:hAnsi="Cambria"/>
        </w:rPr>
        <w:t xml:space="preserve">, to be used when the same </w:t>
      </w:r>
      <w:r w:rsidR="00472C2F" w:rsidRPr="00E352EF">
        <w:t>Dataset</w:t>
      </w:r>
      <w:r w:rsidRPr="00E352EF">
        <w:rPr>
          <w:rFonts w:ascii="Cambria" w:hAnsi="Cambria"/>
        </w:rPr>
        <w:t xml:space="preserve"> appears several times in</w:t>
      </w:r>
    </w:p>
    <w:p w14:paraId="1711B135" w14:textId="77777777" w:rsidR="00534B1C" w:rsidRPr="00E352EF" w:rsidRDefault="00534B1C" w:rsidP="00534B1C">
      <w:pPr>
        <w:rPr>
          <w:rFonts w:ascii="Cambria" w:hAnsi="Cambria"/>
        </w:rPr>
      </w:pPr>
      <w:r w:rsidRPr="00E352EF">
        <w:rPr>
          <w:rFonts w:ascii="Cambria" w:hAnsi="Cambria"/>
          <w:i/>
        </w:rPr>
        <w:t>k</w:t>
      </w:r>
      <w:r w:rsidRPr="00E352EF">
        <w:rPr>
          <w:rFonts w:ascii="Cambria" w:hAnsi="Cambria"/>
          <w:b/>
        </w:rPr>
        <w:t xml:space="preserve">  </w:t>
      </w:r>
      <w:r w:rsidR="00710B3F" w:rsidRPr="00E352EF">
        <w:rPr>
          <w:rFonts w:ascii="Cambria" w:hAnsi="Cambria"/>
        </w:rPr>
        <w:t>–</w:t>
      </w:r>
      <w:r w:rsidRPr="00E352EF">
        <w:rPr>
          <w:rFonts w:ascii="Cambria" w:hAnsi="Cambria"/>
        </w:rPr>
        <w:t xml:space="preserve"> is a scalar expression, or a </w:t>
      </w:r>
      <w:r w:rsidR="00472C2F" w:rsidRPr="00E352EF">
        <w:t>Dataset</w:t>
      </w:r>
      <w:r w:rsidRPr="00E352EF">
        <w:rPr>
          <w:rFonts w:ascii="Cambria" w:hAnsi="Cambria"/>
        </w:rPr>
        <w:t xml:space="preserve"> expression denoting a single measure or attribute</w:t>
      </w:r>
    </w:p>
    <w:p w14:paraId="1CC7F0E8" w14:textId="77777777" w:rsidR="00534B1C" w:rsidRPr="00E352EF" w:rsidRDefault="00534B1C" w:rsidP="00534B1C">
      <w:pPr>
        <w:rPr>
          <w:rFonts w:ascii="Cambria" w:hAnsi="Cambria"/>
        </w:rPr>
      </w:pPr>
      <w:r w:rsidRPr="00E352EF">
        <w:rPr>
          <w:rFonts w:ascii="Cambria" w:hAnsi="Cambria"/>
          <w:i/>
        </w:rPr>
        <w:t>role</w:t>
      </w:r>
      <w:r w:rsidRPr="00E352EF">
        <w:rPr>
          <w:rFonts w:ascii="Cambria" w:hAnsi="Cambria"/>
        </w:rPr>
        <w:t xml:space="preserve"> – is the role of the calculated component </w:t>
      </w:r>
      <w:r w:rsidRPr="00E352EF">
        <w:rPr>
          <w:rFonts w:ascii="Cambria" w:hAnsi="Cambria"/>
          <w:i/>
        </w:rPr>
        <w:t>c</w:t>
      </w:r>
      <w:r w:rsidRPr="00E352EF">
        <w:rPr>
          <w:rFonts w:ascii="Cambria" w:hAnsi="Cambria"/>
        </w:rPr>
        <w:t xml:space="preserve">. If omitted then the role is derived from </w:t>
      </w:r>
      <w:r w:rsidRPr="00E352EF">
        <w:rPr>
          <w:rFonts w:ascii="Cambria" w:hAnsi="Cambria"/>
          <w:i/>
        </w:rPr>
        <w:t>k</w:t>
      </w:r>
      <w:r w:rsidRPr="00E352EF">
        <w:rPr>
          <w:rFonts w:ascii="Cambria" w:hAnsi="Cambria"/>
        </w:rPr>
        <w:t xml:space="preserve"> (if k is a </w:t>
      </w:r>
      <w:r w:rsidR="00472C2F" w:rsidRPr="00E352EF">
        <w:t>Dataset</w:t>
      </w:r>
      <w:r w:rsidRPr="00E352EF">
        <w:rPr>
          <w:rFonts w:ascii="Cambria" w:hAnsi="Cambria"/>
        </w:rPr>
        <w:t xml:space="preserve"> expression) otherwise the default role of </w:t>
      </w:r>
      <w:r w:rsidRPr="00E352EF">
        <w:rPr>
          <w:rFonts w:ascii="Cambria" w:hAnsi="Cambria"/>
          <w:i/>
        </w:rPr>
        <w:t>c</w:t>
      </w:r>
      <w:r w:rsidRPr="00E352EF">
        <w:rPr>
          <w:rFonts w:ascii="Cambria" w:hAnsi="Cambria"/>
        </w:rPr>
        <w:t xml:space="preserve"> is </w:t>
      </w:r>
      <w:r w:rsidRPr="00E352EF">
        <w:rPr>
          <w:rFonts w:ascii="Cambria" w:hAnsi="Cambria"/>
          <w:b/>
        </w:rPr>
        <w:t>attribute</w:t>
      </w:r>
      <w:r w:rsidRPr="00E352EF">
        <w:rPr>
          <w:rFonts w:ascii="Cambria" w:hAnsi="Cambria"/>
        </w:rPr>
        <w:t>.</w:t>
      </w:r>
    </w:p>
    <w:p w14:paraId="3D71C607" w14:textId="77777777" w:rsidR="00534B1C" w:rsidRPr="00E352EF" w:rsidRDefault="00534B1C" w:rsidP="00534B1C">
      <w:pPr>
        <w:rPr>
          <w:rFonts w:ascii="Cambria" w:hAnsi="Cambria"/>
        </w:rPr>
      </w:pPr>
      <w:r w:rsidRPr="00E352EF">
        <w:rPr>
          <w:rFonts w:ascii="Cambria" w:hAnsi="Cambria"/>
          <w:i/>
        </w:rPr>
        <w:t>dim</w:t>
      </w:r>
      <w:r w:rsidRPr="00E352EF">
        <w:rPr>
          <w:rFonts w:ascii="Cambria" w:hAnsi="Cambria"/>
        </w:rPr>
        <w:t xml:space="preserve"> – is a</w:t>
      </w:r>
      <w:r w:rsidR="00A82077" w:rsidRPr="00E352EF">
        <w:rPr>
          <w:rFonts w:ascii="Cambria" w:hAnsi="Cambria"/>
        </w:rPr>
        <w:t>n</w:t>
      </w:r>
      <w:r w:rsidRPr="00E352EF">
        <w:rPr>
          <w:rFonts w:ascii="Cambria" w:hAnsi="Cambria"/>
        </w:rPr>
        <w:t xml:space="preserve"> </w:t>
      </w:r>
      <w:r w:rsidR="00A82077" w:rsidRPr="00E352EF">
        <w:rPr>
          <w:rFonts w:ascii="Cambria" w:eastAsia="Calibri" w:hAnsi="Cambria" w:cs="Calibri"/>
        </w:rPr>
        <w:t>Identifier Component</w:t>
      </w:r>
      <w:r w:rsidRPr="00E352EF">
        <w:rPr>
          <w:rFonts w:ascii="Cambria" w:hAnsi="Cambria"/>
        </w:rPr>
        <w:t xml:space="preserve">common to all </w:t>
      </w:r>
      <w:r w:rsidR="00472C2F" w:rsidRPr="00E352EF">
        <w:t>Dataset</w:t>
      </w:r>
      <w:r w:rsidRPr="00E352EF">
        <w:rPr>
          <w:rFonts w:ascii="Cambria" w:hAnsi="Cambria"/>
        </w:rPr>
        <w:t>s specified in the join clause</w:t>
      </w:r>
    </w:p>
    <w:p w14:paraId="50C6DAE6" w14:textId="77777777" w:rsidR="00710B3F" w:rsidRPr="00E352EF" w:rsidRDefault="00710B3F" w:rsidP="00534B1C">
      <w:pPr>
        <w:pStyle w:val="Sottotitolo"/>
        <w:rPr>
          <w:sz w:val="20"/>
        </w:rPr>
      </w:pPr>
    </w:p>
    <w:p w14:paraId="77C89A05"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Constraints</w:t>
      </w:r>
    </w:p>
    <w:p w14:paraId="65C9A44E" w14:textId="77777777" w:rsidR="00534B1C" w:rsidRPr="00E352EF" w:rsidRDefault="00534B1C" w:rsidP="00534B1C">
      <w:pPr>
        <w:jc w:val="both"/>
        <w:rPr>
          <w:rFonts w:ascii="Cambria" w:hAnsi="Cambria"/>
        </w:rPr>
      </w:pPr>
      <w:r w:rsidRPr="00E352EF">
        <w:rPr>
          <w:rFonts w:ascii="Cambria" w:hAnsi="Cambria"/>
        </w:rPr>
        <w:t xml:space="preserve">For inner and outer joins (see below), one of the </w:t>
      </w:r>
      <w:r w:rsidR="00472C2F" w:rsidRPr="00E352EF">
        <w:t>Dataset</w:t>
      </w:r>
      <w:r w:rsidRPr="00E352EF">
        <w:rPr>
          <w:rFonts w:ascii="Cambria" w:hAnsi="Cambria"/>
        </w:rPr>
        <w:t>s specified in the</w:t>
      </w:r>
      <w:r w:rsidRPr="00E352EF">
        <w:rPr>
          <w:rFonts w:ascii="Cambria" w:hAnsi="Cambria"/>
          <w:i/>
        </w:rPr>
        <w:t xml:space="preserve"> join_clause</w:t>
      </w:r>
      <w:r w:rsidRPr="00E352EF">
        <w:rPr>
          <w:rFonts w:ascii="Cambria" w:hAnsi="Cambria"/>
        </w:rPr>
        <w:t xml:space="preserve"> must contain all </w:t>
      </w:r>
      <w:r w:rsidR="00A82077" w:rsidRPr="00E352EF">
        <w:rPr>
          <w:rFonts w:ascii="Cambria" w:eastAsia="Calibri" w:hAnsi="Cambria" w:cs="Calibri"/>
        </w:rPr>
        <w:t>Identifier Component</w:t>
      </w:r>
      <w:r w:rsidRPr="00E352EF">
        <w:rPr>
          <w:rFonts w:ascii="Cambria" w:hAnsi="Cambria"/>
        </w:rPr>
        <w:t xml:space="preserve">s from all other </w:t>
      </w:r>
      <w:r w:rsidR="00472C2F" w:rsidRPr="00E352EF">
        <w:t>Dataset</w:t>
      </w:r>
      <w:r w:rsidRPr="00E352EF">
        <w:rPr>
          <w:rFonts w:ascii="Cambria" w:hAnsi="Cambria"/>
        </w:rPr>
        <w:t>s from the join_clause (with the same name and the basic scalar type, number, boolean, string, or date) .</w:t>
      </w:r>
    </w:p>
    <w:p w14:paraId="03B13329" w14:textId="77777777" w:rsidR="00534B1C" w:rsidRPr="00E352EF" w:rsidRDefault="00534B1C" w:rsidP="00534B1C">
      <w:pPr>
        <w:pStyle w:val="Sottotitolo"/>
        <w:rPr>
          <w:rFonts w:eastAsia="Calibri" w:cs="Calibri"/>
          <w:i w:val="0"/>
          <w:color w:val="000000"/>
          <w:sz w:val="20"/>
        </w:rPr>
      </w:pPr>
      <w:r w:rsidRPr="00E352EF">
        <w:rPr>
          <w:rFonts w:eastAsia="Calibri" w:cs="Calibri"/>
          <w:i w:val="0"/>
          <w:color w:val="000000"/>
          <w:sz w:val="20"/>
        </w:rPr>
        <w:t xml:space="preserve">The name of the component cannot be </w:t>
      </w:r>
      <w:r w:rsidRPr="00E352EF">
        <w:rPr>
          <w:rFonts w:eastAsia="Calibri" w:cs="Calibri"/>
          <w:b/>
          <w:i w:val="0"/>
          <w:color w:val="000000"/>
          <w:sz w:val="20"/>
        </w:rPr>
        <w:t>filter</w:t>
      </w:r>
      <w:r w:rsidRPr="00E352EF">
        <w:rPr>
          <w:rFonts w:eastAsia="Calibri" w:cs="Calibri"/>
          <w:i w:val="0"/>
          <w:color w:val="000000"/>
          <w:sz w:val="20"/>
        </w:rPr>
        <w:t xml:space="preserve">, </w:t>
      </w:r>
      <w:r w:rsidRPr="00E352EF">
        <w:rPr>
          <w:rFonts w:eastAsia="Calibri" w:cs="Calibri"/>
          <w:b/>
          <w:i w:val="0"/>
          <w:color w:val="000000"/>
          <w:sz w:val="20"/>
        </w:rPr>
        <w:t>keep</w:t>
      </w:r>
      <w:r w:rsidRPr="00E352EF">
        <w:rPr>
          <w:rFonts w:eastAsia="Calibri" w:cs="Calibri"/>
          <w:i w:val="0"/>
          <w:color w:val="000000"/>
          <w:sz w:val="20"/>
        </w:rPr>
        <w:t xml:space="preserve"> or </w:t>
      </w:r>
      <w:r w:rsidRPr="00E352EF">
        <w:rPr>
          <w:rFonts w:eastAsia="Calibri" w:cs="Calibri"/>
          <w:b/>
          <w:i w:val="0"/>
          <w:color w:val="000000"/>
          <w:sz w:val="20"/>
        </w:rPr>
        <w:t>rename</w:t>
      </w:r>
      <w:r w:rsidRPr="00E352EF">
        <w:rPr>
          <w:rFonts w:eastAsia="Calibri" w:cs="Calibri"/>
          <w:i w:val="0"/>
          <w:color w:val="000000"/>
          <w:sz w:val="20"/>
        </w:rPr>
        <w:t>, or those names must be quoted within "</w:t>
      </w:r>
      <w:r w:rsidRPr="00E352EF">
        <w:rPr>
          <w:rFonts w:eastAsia="Calibri" w:cs="Calibri"/>
          <w:b/>
          <w:i w:val="0"/>
          <w:color w:val="000000"/>
          <w:sz w:val="20"/>
        </w:rPr>
        <w:t>'</w:t>
      </w:r>
      <w:r w:rsidRPr="00E352EF">
        <w:rPr>
          <w:rFonts w:eastAsia="Calibri" w:cs="Calibri"/>
          <w:i w:val="0"/>
          <w:color w:val="000000"/>
          <w:sz w:val="20"/>
        </w:rPr>
        <w:t>".</w:t>
      </w:r>
    </w:p>
    <w:p w14:paraId="400451CF" w14:textId="77777777" w:rsidR="00534B1C" w:rsidRPr="00E352EF" w:rsidRDefault="00534B1C" w:rsidP="00534B1C">
      <w:pPr>
        <w:pStyle w:val="Sottotitolo"/>
        <w:rPr>
          <w:rFonts w:eastAsia="Times New Roman" w:cs="Times New Roman"/>
          <w:i w:val="0"/>
          <w:color w:val="000000"/>
          <w:sz w:val="20"/>
        </w:rPr>
      </w:pPr>
      <w:r w:rsidRPr="00E352EF">
        <w:rPr>
          <w:rFonts w:eastAsia="Times New Roman" w:cs="Times New Roman"/>
          <w:i w:val="0"/>
          <w:color w:val="000000"/>
          <w:sz w:val="20"/>
        </w:rPr>
        <w:t xml:space="preserve">A </w:t>
      </w:r>
      <w:r w:rsidR="00472C2F" w:rsidRPr="00E352EF">
        <w:rPr>
          <w:rFonts w:eastAsia="Times New Roman" w:cs="Times New Roman"/>
          <w:i w:val="0"/>
          <w:color w:val="000000"/>
          <w:sz w:val="20"/>
        </w:rPr>
        <w:t>Dataset</w:t>
      </w:r>
      <w:r w:rsidRPr="00E352EF">
        <w:rPr>
          <w:rFonts w:eastAsia="Times New Roman" w:cs="Times New Roman"/>
          <w:i w:val="0"/>
          <w:color w:val="000000"/>
          <w:sz w:val="20"/>
        </w:rPr>
        <w:t xml:space="preserve"> ds should appear only once in the list of </w:t>
      </w:r>
      <w:r w:rsidR="00472C2F" w:rsidRPr="00E352EF">
        <w:rPr>
          <w:rFonts w:eastAsia="Times New Roman" w:cs="Times New Roman"/>
          <w:i w:val="0"/>
          <w:color w:val="000000"/>
          <w:sz w:val="20"/>
        </w:rPr>
        <w:t>Dataset</w:t>
      </w:r>
      <w:r w:rsidRPr="00E352EF">
        <w:rPr>
          <w:rFonts w:eastAsia="Times New Roman" w:cs="Times New Roman"/>
          <w:i w:val="0"/>
          <w:color w:val="000000"/>
          <w:sz w:val="20"/>
        </w:rPr>
        <w:t>s.</w:t>
      </w:r>
    </w:p>
    <w:p w14:paraId="00C34899" w14:textId="77777777" w:rsidR="00710B3F" w:rsidRPr="00E352EF" w:rsidRDefault="00710B3F" w:rsidP="00534B1C">
      <w:pPr>
        <w:pStyle w:val="Sottotitolo"/>
        <w:rPr>
          <w:sz w:val="20"/>
        </w:rPr>
      </w:pPr>
    </w:p>
    <w:p w14:paraId="5EC4B341"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B1D9BC2" w14:textId="77777777" w:rsidR="00534B1C" w:rsidRPr="00E352EF" w:rsidRDefault="00534B1C" w:rsidP="00534B1C">
      <w:pPr>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w:t>
      </w:r>
    </w:p>
    <w:p w14:paraId="79ED29EE" w14:textId="77777777" w:rsidR="00710B3F" w:rsidRPr="00E352EF" w:rsidRDefault="00710B3F" w:rsidP="00534B1C">
      <w:pPr>
        <w:pStyle w:val="Sottotitolo"/>
        <w:rPr>
          <w:sz w:val="20"/>
        </w:rPr>
      </w:pPr>
    </w:p>
    <w:p w14:paraId="1A6E821B"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C81F5FD" w14:textId="77777777" w:rsidR="00534B1C" w:rsidRPr="00E352EF" w:rsidRDefault="00534B1C" w:rsidP="00534B1C">
      <w:pPr>
        <w:jc w:val="both"/>
        <w:rPr>
          <w:rFonts w:ascii="Cambria" w:hAnsi="Cambria"/>
        </w:rPr>
      </w:pPr>
      <w:r w:rsidRPr="00E352EF">
        <w:rPr>
          <w:rFonts w:ascii="Cambria" w:hAnsi="Cambria"/>
        </w:rPr>
        <w:t>This operator implements some of the features of the FLWOR expression described in the VTL manual part 1. Only the features that are useful for validation and transformation purposes are retained in the VTL operator.</w:t>
      </w:r>
    </w:p>
    <w:p w14:paraId="40C6BCE2" w14:textId="77777777" w:rsidR="00534B1C" w:rsidRPr="00E352EF" w:rsidRDefault="00534B1C" w:rsidP="00534B1C">
      <w:pPr>
        <w:jc w:val="both"/>
        <w:rPr>
          <w:rFonts w:ascii="Cambria" w:hAnsi="Cambria"/>
        </w:rPr>
      </w:pPr>
      <w:r w:rsidRPr="00E352EF">
        <w:rPr>
          <w:rFonts w:ascii="Cambria" w:hAnsi="Cambria"/>
        </w:rPr>
        <w:t>First VTL executes the join clause and then the body.</w:t>
      </w:r>
    </w:p>
    <w:p w14:paraId="2348F901" w14:textId="77777777" w:rsidR="00534B1C" w:rsidRPr="00E352EF" w:rsidRDefault="00534B1C" w:rsidP="00534B1C">
      <w:pPr>
        <w:jc w:val="both"/>
        <w:rPr>
          <w:rFonts w:ascii="Cambria" w:hAnsi="Cambria"/>
        </w:rPr>
      </w:pPr>
      <w:r w:rsidRPr="00E352EF">
        <w:rPr>
          <w:rFonts w:ascii="Cambria" w:hAnsi="Cambria"/>
        </w:rPr>
        <w:t xml:space="preserve">The statements are executed in the specified order and operate on an input working </w:t>
      </w:r>
      <w:r w:rsidR="00472C2F" w:rsidRPr="00E352EF">
        <w:t>Dataset</w:t>
      </w:r>
      <w:r w:rsidRPr="00E352EF">
        <w:rPr>
          <w:rFonts w:ascii="Cambria" w:hAnsi="Cambria"/>
        </w:rPr>
        <w:t>.</w:t>
      </w:r>
    </w:p>
    <w:p w14:paraId="4185591B"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the join clause is the input for the first statement of the body.</w:t>
      </w:r>
    </w:p>
    <w:p w14:paraId="33B82E10"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a statement is the input for the following statement. </w:t>
      </w:r>
    </w:p>
    <w:p w14:paraId="3BCBD9B4"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 is returned as the final result of the join expression.</w:t>
      </w:r>
    </w:p>
    <w:p w14:paraId="166BA995" w14:textId="77777777" w:rsidR="00710B3F" w:rsidRPr="00E352EF" w:rsidRDefault="00710B3F" w:rsidP="00710B3F"/>
    <w:p w14:paraId="3B556EC7" w14:textId="77777777" w:rsidR="00534B1C" w:rsidRPr="00E352EF" w:rsidRDefault="00534B1C" w:rsidP="00B3632D">
      <w:pPr>
        <w:pStyle w:val="Titolo3"/>
      </w:pPr>
      <w:bookmarkStart w:id="194" w:name="_Toc464487899"/>
      <w:r w:rsidRPr="00E352EF">
        <w:t>join_clause</w:t>
      </w:r>
      <w:bookmarkEnd w:id="194"/>
    </w:p>
    <w:p w14:paraId="5787A43B" w14:textId="77777777" w:rsidR="00534B1C" w:rsidRPr="00E352EF" w:rsidRDefault="00534B1C" w:rsidP="00D4556A">
      <w:pPr>
        <w:rPr>
          <w:rFonts w:ascii="Cambria" w:hAnsi="Cambria"/>
        </w:rPr>
      </w:pPr>
      <w:r w:rsidRPr="00E352EF">
        <w:rPr>
          <w:rFonts w:ascii="Cambria" w:hAnsi="Cambria"/>
        </w:rPr>
        <w:t xml:space="preserve">The meaning of the </w:t>
      </w:r>
      <w:r w:rsidRPr="00E352EF">
        <w:rPr>
          <w:rFonts w:ascii="Cambria" w:hAnsi="Cambria"/>
          <w:b/>
        </w:rPr>
        <w:t>inner</w:t>
      </w:r>
      <w:r w:rsidRPr="00E352EF">
        <w:rPr>
          <w:rFonts w:ascii="Cambria" w:hAnsi="Cambria"/>
        </w:rPr>
        <w:t xml:space="preserve"> and the </w:t>
      </w:r>
      <w:r w:rsidRPr="00E352EF">
        <w:rPr>
          <w:rFonts w:ascii="Cambria" w:hAnsi="Cambria"/>
          <w:b/>
        </w:rPr>
        <w:t>outer</w:t>
      </w:r>
      <w:r w:rsidRPr="00E352EF">
        <w:rPr>
          <w:rFonts w:ascii="Cambria" w:hAnsi="Cambria"/>
        </w:rPr>
        <w:t xml:space="preserve"> join is the same as the meaning of </w:t>
      </w:r>
      <w:r w:rsidRPr="00E352EF">
        <w:rPr>
          <w:rFonts w:ascii="Cambria" w:eastAsia="Courier" w:hAnsi="Cambria" w:cs="Courier"/>
        </w:rPr>
        <w:t>INNER JOIN</w:t>
      </w:r>
      <w:r w:rsidRPr="00E352EF">
        <w:rPr>
          <w:rFonts w:ascii="Cambria" w:hAnsi="Cambria"/>
        </w:rPr>
        <w:t xml:space="preserve"> and </w:t>
      </w:r>
      <w:r w:rsidRPr="00E352EF">
        <w:rPr>
          <w:rFonts w:ascii="Cambria" w:eastAsia="Courier" w:hAnsi="Cambria" w:cs="Courier"/>
        </w:rPr>
        <w:t>FULL OUTER JOIN</w:t>
      </w:r>
      <w:r w:rsidRPr="00E352EF">
        <w:rPr>
          <w:rFonts w:ascii="Cambria" w:hAnsi="Cambria"/>
        </w:rPr>
        <w:t xml:space="preserve"> constructs, respectively, in the SQL-92 standard. These are the differences:</w:t>
      </w:r>
    </w:p>
    <w:p w14:paraId="09B44068" w14:textId="77777777" w:rsidR="00534B1C" w:rsidRPr="00E352EF" w:rsidRDefault="00127AFF" w:rsidP="00D4556A">
      <w:pPr>
        <w:tabs>
          <w:tab w:val="left" w:pos="1701"/>
        </w:tabs>
        <w:ind w:left="1701" w:hanging="1417"/>
        <w:rPr>
          <w:rFonts w:ascii="Cambria" w:hAnsi="Cambria"/>
        </w:rPr>
      </w:pPr>
      <w:r w:rsidRPr="00E352EF">
        <w:rPr>
          <w:rFonts w:ascii="Cambria" w:hAnsi="Cambria"/>
          <w:b/>
        </w:rPr>
        <w:t>inner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both in ds1 and ds2 (i.e. the common </w:t>
      </w:r>
      <w:r w:rsidR="00A82077" w:rsidRPr="00E352EF">
        <w:rPr>
          <w:rFonts w:ascii="Cambria" w:eastAsia="Calibri" w:hAnsi="Cambria" w:cs="Calibri"/>
        </w:rPr>
        <w:t>Identifier Component</w:t>
      </w:r>
      <w:r w:rsidR="00534B1C" w:rsidRPr="00E352EF">
        <w:rPr>
          <w:rFonts w:ascii="Cambria" w:hAnsi="Cambria"/>
        </w:rPr>
        <w:t>s of ds1 and ds2 have the same values in ds1 and ds2).</w:t>
      </w:r>
    </w:p>
    <w:p w14:paraId="63178882" w14:textId="77777777" w:rsidR="00534B1C" w:rsidRPr="00E352EF" w:rsidRDefault="00127AFF" w:rsidP="00D4556A">
      <w:pPr>
        <w:tabs>
          <w:tab w:val="left" w:pos="1701"/>
        </w:tabs>
        <w:ind w:left="1701" w:hanging="1417"/>
        <w:rPr>
          <w:rFonts w:ascii="Cambria" w:hAnsi="Cambria"/>
          <w:color w:val="auto"/>
        </w:rPr>
      </w:pPr>
      <w:r w:rsidRPr="00E352EF">
        <w:rPr>
          <w:rFonts w:ascii="Cambria" w:hAnsi="Cambria"/>
          <w:b/>
        </w:rPr>
        <w:t>outer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either in ds1 or ds2.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w:t>
      </w:r>
    </w:p>
    <w:p w14:paraId="18DCBBF2" w14:textId="77777777" w:rsidR="00534B1C" w:rsidRPr="00E352EF" w:rsidRDefault="00127AFF" w:rsidP="00D4556A">
      <w:pPr>
        <w:tabs>
          <w:tab w:val="left" w:pos="1701"/>
        </w:tabs>
        <w:ind w:left="1701" w:hanging="1417"/>
        <w:rPr>
          <w:rFonts w:ascii="Cambria" w:hAnsi="Cambria"/>
        </w:rPr>
      </w:pPr>
      <w:r w:rsidRPr="00E352EF">
        <w:rPr>
          <w:rFonts w:ascii="Cambria" w:hAnsi="Cambria"/>
          <w:b/>
        </w:rPr>
        <w:t>cross</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all data points of ds1 combined with all data points of ds2 (i.e. the Cartesian product of ds1 and ds2). </w:t>
      </w:r>
      <w:r w:rsidR="00534B1C" w:rsidRPr="00E352EF">
        <w:rPr>
          <w:rFonts w:ascii="Cambria" w:hAnsi="Cambria"/>
          <w:color w:val="auto"/>
        </w:rPr>
        <w:t>The statements contained in the body are expected to reduce the number of data points by filtering them as needed</w:t>
      </w:r>
      <w:r w:rsidR="00534B1C" w:rsidRPr="00E352EF">
        <w:rPr>
          <w:rFonts w:ascii="Cambria" w:hAnsi="Cambria"/>
        </w:rPr>
        <w:t xml:space="preserve">.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 </w:t>
      </w:r>
    </w:p>
    <w:p w14:paraId="6722E8C9" w14:textId="77777777" w:rsidR="00534B1C" w:rsidRPr="00E352EF" w:rsidRDefault="00534B1C" w:rsidP="00D4556A">
      <w:pPr>
        <w:rPr>
          <w:rFonts w:ascii="Cambria" w:hAnsi="Cambria"/>
        </w:rPr>
      </w:pPr>
      <w:r w:rsidRPr="00E352EF">
        <w:rPr>
          <w:rFonts w:ascii="Cambria" w:hAnsi="Cambria"/>
        </w:rPr>
        <w:t xml:space="preserve">The join clause builds the input </w:t>
      </w:r>
      <w:r w:rsidR="00472C2F" w:rsidRPr="00E352EF">
        <w:t>Dataset</w:t>
      </w:r>
      <w:r w:rsidRPr="00E352EF">
        <w:rPr>
          <w:rFonts w:ascii="Cambria" w:hAnsi="Cambria"/>
        </w:rPr>
        <w:t xml:space="preserve"> of the first statement, according to the following rules.</w:t>
      </w:r>
    </w:p>
    <w:p w14:paraId="414957DD" w14:textId="77777777" w:rsidR="00534B1C" w:rsidRPr="00E352EF" w:rsidRDefault="00534B1C" w:rsidP="008A7573">
      <w:pPr>
        <w:pStyle w:val="Paragrafoelenco"/>
        <w:numPr>
          <w:ilvl w:val="0"/>
          <w:numId w:val="18"/>
        </w:numPr>
        <w:rPr>
          <w:i w:val="0"/>
          <w:color w:val="auto"/>
          <w:sz w:val="20"/>
        </w:rPr>
      </w:pPr>
      <w:r w:rsidRPr="00E352EF">
        <w:rPr>
          <w:i w:val="0"/>
          <w:color w:val="auto"/>
          <w:sz w:val="20"/>
        </w:rPr>
        <w:lastRenderedPageBreak/>
        <w:t xml:space="preserve">If the join clause contains a single </w:t>
      </w:r>
      <w:r w:rsidR="00472C2F" w:rsidRPr="00E352EF">
        <w:t>Dataset</w:t>
      </w:r>
      <w:r w:rsidRPr="00E352EF">
        <w:rPr>
          <w:i w:val="0"/>
          <w:color w:val="auto"/>
          <w:sz w:val="20"/>
        </w:rPr>
        <w:t xml:space="preserve"> then that </w:t>
      </w:r>
      <w:r w:rsidR="00472C2F" w:rsidRPr="00E352EF">
        <w:t>Dataset</w:t>
      </w:r>
      <w:r w:rsidRPr="00E352EF">
        <w:rPr>
          <w:i w:val="0"/>
          <w:color w:val="auto"/>
          <w:sz w:val="20"/>
        </w:rPr>
        <w:t xml:space="preserve"> is the initial working </w:t>
      </w:r>
      <w:r w:rsidR="00472C2F" w:rsidRPr="00E352EF">
        <w:t>Dataset</w:t>
      </w:r>
      <w:r w:rsidRPr="00E352EF">
        <w:rPr>
          <w:i w:val="0"/>
          <w:color w:val="auto"/>
          <w:sz w:val="20"/>
        </w:rPr>
        <w:t xml:space="preserve">. It is possible to refer to the components of the </w:t>
      </w:r>
      <w:r w:rsidR="00472C2F" w:rsidRPr="00E352EF">
        <w:t>Dataset</w:t>
      </w:r>
      <w:r w:rsidRPr="00E352EF">
        <w:rPr>
          <w:i w:val="0"/>
          <w:color w:val="auto"/>
          <w:sz w:val="20"/>
        </w:rPr>
        <w:t xml:space="preserve"> simply by using their name. Suppose that ds1 has a measure m, then</w:t>
      </w:r>
    </w:p>
    <w:p w14:paraId="35BC81E4" w14:textId="77777777" w:rsidR="00534B1C" w:rsidRPr="00E352EF" w:rsidRDefault="00534B1C" w:rsidP="00D4556A">
      <w:pPr>
        <w:ind w:left="1066" w:firstLine="346"/>
        <w:rPr>
          <w:rFonts w:ascii="Cambria" w:hAnsi="Cambria"/>
          <w:color w:val="auto"/>
        </w:rPr>
      </w:pPr>
      <w:r w:rsidRPr="00E352EF">
        <w:rPr>
          <w:rFonts w:ascii="Cambria" w:hAnsi="Cambria"/>
          <w:b/>
          <w:color w:val="auto"/>
        </w:rPr>
        <w:t>[</w:t>
      </w:r>
      <w:r w:rsidRPr="00E352EF">
        <w:rPr>
          <w:rFonts w:ascii="Cambria" w:hAnsi="Cambria"/>
          <w:color w:val="auto"/>
        </w:rPr>
        <w:t xml:space="preserve"> ds1 </w:t>
      </w:r>
      <w:r w:rsidRPr="00E352EF">
        <w:rPr>
          <w:rFonts w:ascii="Cambria" w:hAnsi="Cambria"/>
          <w:b/>
          <w:color w:val="auto"/>
        </w:rPr>
        <w:t>] {</w:t>
      </w:r>
      <w:r w:rsidRPr="00E352EF">
        <w:rPr>
          <w:rFonts w:ascii="Cambria" w:hAnsi="Cambria"/>
          <w:color w:val="auto"/>
        </w:rPr>
        <w:t xml:space="preserve"> a = m +1 </w:t>
      </w:r>
      <w:r w:rsidRPr="00E352EF">
        <w:rPr>
          <w:rFonts w:ascii="Cambria" w:hAnsi="Cambria"/>
          <w:b/>
          <w:color w:val="auto"/>
        </w:rPr>
        <w:t xml:space="preserve">} </w:t>
      </w:r>
      <w:r w:rsidRPr="00E352EF">
        <w:rPr>
          <w:rFonts w:ascii="Cambria" w:hAnsi="Cambria"/>
          <w:color w:val="auto"/>
        </w:rPr>
        <w:tab/>
        <w:t xml:space="preserve"> correct</w:t>
      </w:r>
    </w:p>
    <w:p w14:paraId="1BCFE20B"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For </w:t>
      </w:r>
      <w:r w:rsidRPr="00E352EF">
        <w:rPr>
          <w:b/>
          <w:i w:val="0"/>
          <w:color w:val="auto"/>
          <w:sz w:val="20"/>
        </w:rPr>
        <w:t xml:space="preserve">inner, outer </w:t>
      </w:r>
      <w:r w:rsidRPr="00E352EF">
        <w:rPr>
          <w:i w:val="0"/>
          <w:color w:val="auto"/>
          <w:sz w:val="20"/>
        </w:rPr>
        <w:t>and</w:t>
      </w:r>
      <w:r w:rsidRPr="00E352EF">
        <w:rPr>
          <w:b/>
          <w:i w:val="0"/>
          <w:color w:val="auto"/>
          <w:sz w:val="20"/>
        </w:rPr>
        <w:t xml:space="preserve"> cross </w:t>
      </w:r>
      <w:r w:rsidRPr="00E352EF">
        <w:rPr>
          <w:i w:val="0"/>
          <w:color w:val="auto"/>
          <w:sz w:val="20"/>
        </w:rPr>
        <w:t xml:space="preserve">joins, the initial working </w:t>
      </w:r>
      <w:r w:rsidR="00472C2F" w:rsidRPr="00E352EF">
        <w:t>Dataset</w:t>
      </w:r>
      <w:r w:rsidRPr="00E352EF">
        <w:rPr>
          <w:i w:val="0"/>
          <w:color w:val="auto"/>
          <w:sz w:val="20"/>
        </w:rPr>
        <w:t xml:space="preserve"> is the result of the inner or outer or cross join applied to the </w:t>
      </w:r>
      <w:r w:rsidR="00472C2F" w:rsidRPr="00E352EF">
        <w:t>Dataset</w:t>
      </w:r>
      <w:r w:rsidRPr="00E352EF">
        <w:rPr>
          <w:i w:val="0"/>
          <w:color w:val="auto"/>
          <w:sz w:val="20"/>
        </w:rPr>
        <w:t xml:space="preserve">s specified in the join clause. If the </w:t>
      </w:r>
      <w:r w:rsidR="00472C2F" w:rsidRPr="00E352EF">
        <w:t>Dataset</w:t>
      </w:r>
      <w:r w:rsidRPr="00E352EF">
        <w:rPr>
          <w:i w:val="0"/>
          <w:color w:val="auto"/>
          <w:sz w:val="20"/>
        </w:rPr>
        <w:t xml:space="preserve">s have common measures or attributes (i.e. with identical names) then it is mandatory to refer to those components by specifying both the </w:t>
      </w:r>
      <w:r w:rsidR="00472C2F" w:rsidRPr="00E352EF">
        <w:t>Dataset</w:t>
      </w:r>
      <w:r w:rsidRPr="00E352EF">
        <w:rPr>
          <w:i w:val="0"/>
          <w:color w:val="auto"/>
          <w:sz w:val="20"/>
        </w:rPr>
        <w:t xml:space="preserve"> name and the measure name. Suppose that ds1 and ds2 have a common measure m, then: </w:t>
      </w:r>
    </w:p>
    <w:p w14:paraId="111F8E26" w14:textId="60521EBB"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ds1</w:t>
      </w:r>
      <w:del w:id="195" w:author="Laura Viignola" w:date="2017-05-11T09:27:00Z">
        <w:r w:rsidRPr="00E352EF" w:rsidDel="004266D2">
          <w:rPr>
            <w:rFonts w:ascii="Cambria" w:hAnsi="Cambria"/>
            <w:color w:val="auto"/>
          </w:rPr>
          <w:delText>.</w:delText>
        </w:r>
      </w:del>
      <w:ins w:id="196" w:author="Laura Viignola" w:date="2017-05-11T09:27:00Z">
        <w:r w:rsidR="004266D2">
          <w:rPr>
            <w:rFonts w:ascii="Cambria" w:hAnsi="Cambria"/>
            <w:color w:val="auto"/>
          </w:rPr>
          <w:t>#</w:t>
        </w:r>
      </w:ins>
      <w:r w:rsidRPr="00E352EF">
        <w:rPr>
          <w:rFonts w:ascii="Cambria" w:hAnsi="Cambria"/>
          <w:color w:val="auto"/>
        </w:rPr>
        <w:t xml:space="preserve">m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correct</w:t>
      </w:r>
    </w:p>
    <w:p w14:paraId="029D0C98" w14:textId="77777777"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m + 1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not correct (ambiguous: m can refer to ds1 or ds2)</w:t>
      </w:r>
    </w:p>
    <w:p w14:paraId="5DF8CCF4" w14:textId="77777777" w:rsidR="00534B1C" w:rsidRPr="00E352EF" w:rsidRDefault="00534B1C" w:rsidP="00D4556A">
      <w:pPr>
        <w:ind w:left="706" w:firstLine="2"/>
        <w:rPr>
          <w:rFonts w:ascii="Cambria" w:hAnsi="Cambria"/>
          <w:color w:val="auto"/>
        </w:rPr>
      </w:pPr>
      <w:r w:rsidRPr="00E352EF">
        <w:rPr>
          <w:rFonts w:ascii="Cambria" w:hAnsi="Cambria"/>
          <w:color w:val="auto"/>
        </w:rPr>
        <w:t>The measures can be renamed with the rename clause:</w:t>
      </w:r>
    </w:p>
    <w:p w14:paraId="2CDB8D27" w14:textId="34ADFA1F" w:rsidR="00534B1C" w:rsidRPr="00E352EF" w:rsidRDefault="00534B1C" w:rsidP="00B514D2">
      <w:pPr>
        <w:ind w:firstLine="706"/>
        <w:rPr>
          <w:rFonts w:asciiTheme="majorHAnsi" w:hAnsiTheme="majorHAnsi"/>
        </w:rPr>
      </w:pPr>
      <w:r w:rsidRPr="00E352EF">
        <w:rPr>
          <w:rFonts w:asciiTheme="majorHAnsi" w:hAnsiTheme="majorHAnsi"/>
          <w:b/>
        </w:rPr>
        <w:t>[</w:t>
      </w:r>
      <w:r w:rsidRPr="00E352EF">
        <w:rPr>
          <w:rFonts w:asciiTheme="majorHAnsi" w:hAnsiTheme="majorHAnsi"/>
        </w:rPr>
        <w:t>ds1,ds2</w:t>
      </w:r>
      <w:r w:rsidRPr="00E352EF">
        <w:rPr>
          <w:rFonts w:asciiTheme="majorHAnsi" w:hAnsiTheme="majorHAnsi"/>
          <w:b/>
        </w:rPr>
        <w:t>] { rename</w:t>
      </w:r>
      <w:r w:rsidRPr="00E352EF">
        <w:rPr>
          <w:rFonts w:asciiTheme="majorHAnsi" w:hAnsiTheme="majorHAnsi"/>
        </w:rPr>
        <w:t xml:space="preserve"> 'ds1</w:t>
      </w:r>
      <w:del w:id="197" w:author="Laura Viignola" w:date="2017-05-11T09:27:00Z">
        <w:r w:rsidRPr="00E352EF" w:rsidDel="004266D2">
          <w:rPr>
            <w:rFonts w:asciiTheme="majorHAnsi" w:hAnsiTheme="majorHAnsi"/>
          </w:rPr>
          <w:delText>.</w:delText>
        </w:r>
      </w:del>
      <w:ins w:id="198" w:author="Laura Viignola" w:date="2017-05-11T09:27:00Z">
        <w:r w:rsidR="004266D2">
          <w:rPr>
            <w:rFonts w:asciiTheme="majorHAnsi" w:hAnsiTheme="majorHAnsi"/>
          </w:rPr>
          <w:t>#</w:t>
        </w:r>
      </w:ins>
      <w:r w:rsidRPr="00E352EF">
        <w:rPr>
          <w:rFonts w:asciiTheme="majorHAnsi" w:hAnsiTheme="majorHAnsi"/>
        </w:rPr>
        <w:t xml:space="preserve">m' to m1 , a = m1 + 1 </w:t>
      </w:r>
      <w:r w:rsidRPr="00E352EF">
        <w:rPr>
          <w:rFonts w:asciiTheme="majorHAnsi" w:hAnsiTheme="majorHAnsi"/>
          <w:b/>
        </w:rPr>
        <w:t>}</w:t>
      </w:r>
      <w:r w:rsidRPr="00E352EF">
        <w:rPr>
          <w:rFonts w:asciiTheme="majorHAnsi" w:hAnsiTheme="majorHAnsi"/>
        </w:rPr>
        <w:t xml:space="preserve"> </w:t>
      </w:r>
      <w:r w:rsidRPr="00E352EF">
        <w:rPr>
          <w:rFonts w:asciiTheme="majorHAnsi" w:hAnsiTheme="majorHAnsi"/>
        </w:rPr>
        <w:tab/>
        <w:t xml:space="preserve"> correct</w:t>
      </w:r>
    </w:p>
    <w:p w14:paraId="7DC2D9D8" w14:textId="1742A1F6" w:rsidR="00534B1C" w:rsidRPr="00E352EF" w:rsidRDefault="00534B1C" w:rsidP="00D4556A">
      <w:pPr>
        <w:ind w:left="706" w:firstLine="2"/>
        <w:rPr>
          <w:rFonts w:ascii="Cambria" w:hAnsi="Cambria"/>
          <w:color w:val="auto"/>
        </w:rPr>
      </w:pPr>
      <w:r w:rsidRPr="00E352EF">
        <w:rPr>
          <w:rFonts w:ascii="Cambria" w:hAnsi="Cambria"/>
          <w:color w:val="auto"/>
        </w:rPr>
        <w:t>The use of the quotation is necessary because ds1</w:t>
      </w:r>
      <w:del w:id="199" w:author="Laura Viignola" w:date="2017-05-11T09:27:00Z">
        <w:r w:rsidRPr="00E352EF" w:rsidDel="004266D2">
          <w:rPr>
            <w:rFonts w:ascii="Cambria" w:hAnsi="Cambria"/>
            <w:color w:val="auto"/>
          </w:rPr>
          <w:delText>.</w:delText>
        </w:r>
      </w:del>
      <w:ins w:id="200" w:author="Laura Viignola" w:date="2017-05-11T09:27:00Z">
        <w:r w:rsidR="004266D2">
          <w:rPr>
            <w:rFonts w:ascii="Cambria" w:hAnsi="Cambria"/>
            <w:color w:val="auto"/>
          </w:rPr>
          <w:t>#</w:t>
        </w:r>
      </w:ins>
      <w:r w:rsidRPr="00E352EF">
        <w:rPr>
          <w:rFonts w:ascii="Cambria" w:hAnsi="Cambria"/>
          <w:color w:val="auto"/>
        </w:rPr>
        <w:t>m syntactically is not a valid name (this exception to the syntax rules is allowed only in the join body).</w:t>
      </w:r>
    </w:p>
    <w:p w14:paraId="372C3B04" w14:textId="77777777" w:rsidR="00534B1C" w:rsidRPr="00E352EF" w:rsidRDefault="00534B1C" w:rsidP="00D4556A">
      <w:pPr>
        <w:ind w:left="706" w:firstLine="2"/>
        <w:jc w:val="both"/>
        <w:rPr>
          <w:rFonts w:ascii="Cambria" w:hAnsi="Cambria"/>
          <w:color w:val="auto"/>
        </w:rPr>
      </w:pPr>
      <w:r w:rsidRPr="00E352EF">
        <w:rPr>
          <w:rFonts w:ascii="Cambria" w:hAnsi="Cambria"/>
          <w:color w:val="auto"/>
        </w:rPr>
        <w:t xml:space="preserve">In the final result of the join expression the common measures and attributes that have not been renamed are automatically dropped.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datapoint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36E0D28F"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If the </w:t>
      </w:r>
      <w:r w:rsidRPr="00E352EF">
        <w:rPr>
          <w:b/>
          <w:i w:val="0"/>
          <w:color w:val="auto"/>
          <w:sz w:val="20"/>
        </w:rPr>
        <w:t>on</w:t>
      </w:r>
      <w:r w:rsidRPr="00E352EF">
        <w:rPr>
          <w:i w:val="0"/>
          <w:color w:val="auto"/>
          <w:sz w:val="20"/>
        </w:rPr>
        <w:t xml:space="preserve"> clause is specified then the join is possibly defined on a subset of the common </w:t>
      </w:r>
      <w:r w:rsidR="00A82077" w:rsidRPr="00E352EF">
        <w:rPr>
          <w:rFonts w:eastAsia="Calibri" w:cs="Calibri"/>
          <w:i w:val="0"/>
        </w:rPr>
        <w:t>Identifier Component</w:t>
      </w:r>
      <w:r w:rsidRPr="00E352EF">
        <w:rPr>
          <w:i w:val="0"/>
          <w:color w:val="auto"/>
          <w:sz w:val="20"/>
        </w:rPr>
        <w:t xml:space="preserve">s of the </w:t>
      </w:r>
      <w:r w:rsidR="00472C2F" w:rsidRPr="00E352EF">
        <w:t>Dataset</w:t>
      </w:r>
      <w:r w:rsidRPr="00E352EF">
        <w:rPr>
          <w:i w:val="0"/>
          <w:color w:val="auto"/>
          <w:sz w:val="20"/>
        </w:rPr>
        <w:t xml:space="preserve">s. If the </w:t>
      </w:r>
      <w:r w:rsidR="00472C2F" w:rsidRPr="00E352EF">
        <w:t>Dataset</w:t>
      </w:r>
      <w:r w:rsidRPr="00E352EF">
        <w:rPr>
          <w:i w:val="0"/>
          <w:color w:val="auto"/>
          <w:sz w:val="20"/>
        </w:rPr>
        <w:t xml:space="preserve">s have common </w:t>
      </w:r>
      <w:r w:rsidR="00A82077" w:rsidRPr="00E352EF">
        <w:rPr>
          <w:rFonts w:eastAsia="Calibri" w:cs="Calibri"/>
          <w:i w:val="0"/>
        </w:rPr>
        <w:t>Identifier Component</w:t>
      </w:r>
      <w:r w:rsidRPr="00E352EF">
        <w:rPr>
          <w:i w:val="0"/>
          <w:color w:val="auto"/>
          <w:sz w:val="20"/>
        </w:rPr>
        <w:t>s (i.e. with identical names</w:t>
      </w:r>
      <w:r w:rsidR="00A82077" w:rsidRPr="00E352EF">
        <w:rPr>
          <w:i w:val="0"/>
          <w:color w:val="auto"/>
          <w:sz w:val="20"/>
        </w:rPr>
        <w:t>, data type and values domain</w:t>
      </w:r>
      <w:r w:rsidRPr="00E352EF">
        <w:rPr>
          <w:i w:val="0"/>
          <w:color w:val="auto"/>
          <w:sz w:val="20"/>
        </w:rPr>
        <w:t xml:space="preserve">) that are not specified in the </w:t>
      </w:r>
      <w:r w:rsidRPr="00E352EF">
        <w:rPr>
          <w:b/>
          <w:i w:val="0"/>
          <w:color w:val="auto"/>
          <w:sz w:val="20"/>
        </w:rPr>
        <w:t>on</w:t>
      </w:r>
      <w:r w:rsidRPr="00E352EF">
        <w:rPr>
          <w:i w:val="0"/>
          <w:color w:val="auto"/>
          <w:sz w:val="20"/>
        </w:rPr>
        <w:t xml:space="preserve"> clause then it is mandatory to refer to those </w:t>
      </w:r>
      <w:r w:rsidR="00A82077" w:rsidRPr="00E352EF">
        <w:rPr>
          <w:rFonts w:eastAsia="Calibri" w:cs="Calibri"/>
          <w:i w:val="0"/>
        </w:rPr>
        <w:t>Identifier Component</w:t>
      </w:r>
      <w:r w:rsidRPr="00E352EF">
        <w:rPr>
          <w:i w:val="0"/>
          <w:color w:val="auto"/>
          <w:sz w:val="20"/>
        </w:rPr>
        <w:t xml:space="preserve">s by specifying both the </w:t>
      </w:r>
      <w:r w:rsidR="00472C2F" w:rsidRPr="00E352EF">
        <w:t>Dataset</w:t>
      </w:r>
      <w:r w:rsidRPr="00E352EF">
        <w:rPr>
          <w:i w:val="0"/>
          <w:color w:val="auto"/>
          <w:sz w:val="20"/>
        </w:rPr>
        <w:t xml:space="preserve"> name and the measure name. For example, if ds1 and ds2 have some common </w:t>
      </w:r>
      <w:r w:rsidR="00A82077" w:rsidRPr="00E352EF">
        <w:rPr>
          <w:i w:val="0"/>
          <w:color w:val="auto"/>
          <w:sz w:val="20"/>
        </w:rPr>
        <w:t>Identifier Component</w:t>
      </w:r>
      <w:r w:rsidRPr="00E352EF">
        <w:rPr>
          <w:i w:val="0"/>
          <w:color w:val="auto"/>
          <w:sz w:val="20"/>
        </w:rPr>
        <w:t>s d1, d2 and d3, the following expression:</w:t>
      </w:r>
    </w:p>
    <w:p w14:paraId="69FA8413" w14:textId="77777777" w:rsidR="00534B1C" w:rsidRPr="00E352EF" w:rsidRDefault="00534B1C" w:rsidP="00D4556A">
      <w:pPr>
        <w:ind w:left="1080" w:firstLine="332"/>
        <w:rPr>
          <w:rFonts w:ascii="Cambria" w:hAnsi="Cambria"/>
          <w:color w:val="auto"/>
        </w:rPr>
      </w:pPr>
      <w:r w:rsidRPr="00E352EF">
        <w:rPr>
          <w:rFonts w:ascii="Cambria" w:hAnsi="Cambria"/>
          <w:b/>
          <w:color w:val="auto"/>
        </w:rPr>
        <w:t xml:space="preserve">[ </w:t>
      </w:r>
      <w:r w:rsidRPr="00E352EF">
        <w:rPr>
          <w:rFonts w:ascii="Cambria" w:hAnsi="Cambria"/>
          <w:color w:val="auto"/>
        </w:rPr>
        <w:t xml:space="preserve">ds1,ds2 </w:t>
      </w:r>
      <w:r w:rsidRPr="00E352EF">
        <w:rPr>
          <w:rFonts w:ascii="Cambria" w:hAnsi="Cambria"/>
          <w:b/>
          <w:color w:val="auto"/>
        </w:rPr>
        <w:t>on</w:t>
      </w:r>
      <w:r w:rsidRPr="00E352EF">
        <w:rPr>
          <w:rFonts w:ascii="Cambria" w:hAnsi="Cambria"/>
          <w:color w:val="auto"/>
        </w:rPr>
        <w:t xml:space="preserve"> d1, d2 </w:t>
      </w:r>
      <w:r w:rsidRPr="00E352EF">
        <w:rPr>
          <w:rFonts w:ascii="Cambria" w:hAnsi="Cambria"/>
          <w:b/>
          <w:color w:val="auto"/>
        </w:rPr>
        <w:t xml:space="preserve">] </w:t>
      </w:r>
    </w:p>
    <w:p w14:paraId="4AA9BBB9"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returns a </w:t>
      </w:r>
      <w:r w:rsidR="00472C2F" w:rsidRPr="00E352EF">
        <w:t>Dataset</w:t>
      </w:r>
      <w:r w:rsidRPr="00E352EF">
        <w:rPr>
          <w:rFonts w:ascii="Cambria" w:hAnsi="Cambria"/>
          <w:color w:val="auto"/>
        </w:rPr>
        <w:t xml:space="preserve"> with the following </w:t>
      </w:r>
      <w:r w:rsidR="00A82077" w:rsidRPr="00E352EF">
        <w:rPr>
          <w:rFonts w:ascii="Cambria" w:eastAsia="Calibri" w:hAnsi="Cambria" w:cs="Calibri"/>
        </w:rPr>
        <w:t>Identifier Component</w:t>
      </w:r>
      <w:r w:rsidRPr="00E352EF">
        <w:rPr>
          <w:rFonts w:ascii="Cambria" w:hAnsi="Cambria"/>
          <w:color w:val="auto"/>
        </w:rPr>
        <w:t>s:</w:t>
      </w:r>
    </w:p>
    <w:p w14:paraId="6C93747B" w14:textId="2E3A0725" w:rsidR="00534B1C" w:rsidRPr="009830C1" w:rsidRDefault="00534B1C" w:rsidP="00D4556A">
      <w:pPr>
        <w:ind w:left="1080" w:firstLine="332"/>
        <w:rPr>
          <w:rFonts w:ascii="Cambria" w:hAnsi="Cambria"/>
          <w:color w:val="auto"/>
          <w:lang w:val="fr-FR"/>
        </w:rPr>
      </w:pPr>
      <w:r w:rsidRPr="009830C1">
        <w:rPr>
          <w:rFonts w:ascii="Cambria" w:hAnsi="Cambria"/>
          <w:color w:val="auto"/>
          <w:lang w:val="fr-FR"/>
        </w:rPr>
        <w:t>d1, d2, 'ds1</w:t>
      </w:r>
      <w:del w:id="201" w:author="Laura Viignola" w:date="2017-05-11T09:27:00Z">
        <w:r w:rsidRPr="009830C1" w:rsidDel="004266D2">
          <w:rPr>
            <w:rFonts w:ascii="Cambria" w:hAnsi="Cambria"/>
            <w:color w:val="auto"/>
            <w:lang w:val="fr-FR"/>
          </w:rPr>
          <w:delText>.</w:delText>
        </w:r>
      </w:del>
      <w:ins w:id="202" w:author="Laura Viignola" w:date="2017-05-11T09:27:00Z">
        <w:r w:rsidR="004266D2">
          <w:rPr>
            <w:rFonts w:ascii="Cambria" w:hAnsi="Cambria"/>
            <w:color w:val="auto"/>
            <w:lang w:val="fr-FR"/>
          </w:rPr>
          <w:t>#</w:t>
        </w:r>
      </w:ins>
      <w:r w:rsidRPr="009830C1">
        <w:rPr>
          <w:rFonts w:ascii="Cambria" w:hAnsi="Cambria"/>
          <w:color w:val="auto"/>
          <w:lang w:val="fr-FR"/>
        </w:rPr>
        <w:t>d3', 'ds2</w:t>
      </w:r>
      <w:del w:id="203" w:author="Laura Viignola" w:date="2017-05-11T09:27:00Z">
        <w:r w:rsidRPr="009830C1" w:rsidDel="004266D2">
          <w:rPr>
            <w:rFonts w:ascii="Cambria" w:hAnsi="Cambria"/>
            <w:color w:val="auto"/>
            <w:lang w:val="fr-FR"/>
          </w:rPr>
          <w:delText>.</w:delText>
        </w:r>
      </w:del>
      <w:ins w:id="204" w:author="Laura Viignola" w:date="2017-05-11T09:27:00Z">
        <w:r w:rsidR="004266D2">
          <w:rPr>
            <w:rFonts w:ascii="Cambria" w:hAnsi="Cambria"/>
            <w:color w:val="auto"/>
            <w:lang w:val="fr-FR"/>
          </w:rPr>
          <w:t>#</w:t>
        </w:r>
      </w:ins>
      <w:r w:rsidRPr="009830C1">
        <w:rPr>
          <w:rFonts w:ascii="Cambria" w:hAnsi="Cambria"/>
          <w:color w:val="auto"/>
          <w:lang w:val="fr-FR"/>
        </w:rPr>
        <w:t>d3'</w:t>
      </w:r>
    </w:p>
    <w:p w14:paraId="6FE88F70" w14:textId="77777777" w:rsidR="00534B1C" w:rsidRPr="00E352EF" w:rsidRDefault="00534B1C" w:rsidP="00D4556A">
      <w:pPr>
        <w:rPr>
          <w:rFonts w:ascii="Cambria" w:hAnsi="Cambria"/>
          <w:color w:val="auto"/>
        </w:rPr>
      </w:pPr>
      <w:r w:rsidRPr="009830C1">
        <w:rPr>
          <w:rFonts w:ascii="Cambria" w:hAnsi="Cambria"/>
          <w:color w:val="auto"/>
          <w:lang w:val="fr-FR"/>
        </w:rPr>
        <w:tab/>
      </w:r>
      <w:r w:rsidRPr="00E352EF">
        <w:rPr>
          <w:rFonts w:ascii="Cambria" w:hAnsi="Cambria"/>
          <w:color w:val="auto"/>
        </w:rPr>
        <w:t xml:space="preserve">the </w:t>
      </w:r>
      <w:r w:rsidR="00A82077" w:rsidRPr="00E352EF">
        <w:rPr>
          <w:rFonts w:ascii="Cambria" w:eastAsia="Calibri" w:hAnsi="Cambria" w:cs="Calibri"/>
        </w:rPr>
        <w:t>Identifier Component</w:t>
      </w:r>
      <w:r w:rsidRPr="00E352EF">
        <w:rPr>
          <w:rFonts w:ascii="Cambria" w:hAnsi="Cambria"/>
          <w:color w:val="auto"/>
        </w:rPr>
        <w:t>s can be renamed using the rename clause:</w:t>
      </w:r>
    </w:p>
    <w:p w14:paraId="47D3A629" w14:textId="269C7338" w:rsidR="00534B1C" w:rsidRPr="00E352EF" w:rsidRDefault="00534B1C" w:rsidP="00B514D2">
      <w:pPr>
        <w:ind w:firstLine="706"/>
        <w:rPr>
          <w:rFonts w:ascii="Cambria" w:hAnsi="Cambria"/>
        </w:rPr>
      </w:pPr>
      <w:r w:rsidRPr="00E352EF">
        <w:rPr>
          <w:rFonts w:ascii="Cambria" w:hAnsi="Cambria"/>
          <w:b/>
        </w:rPr>
        <w:t>[</w:t>
      </w:r>
      <w:r w:rsidRPr="00E352EF">
        <w:rPr>
          <w:rFonts w:ascii="Cambria" w:hAnsi="Cambria"/>
        </w:rPr>
        <w:t xml:space="preserve"> ds1,ds2 </w:t>
      </w:r>
      <w:r w:rsidRPr="00E352EF">
        <w:rPr>
          <w:rFonts w:ascii="Cambria" w:hAnsi="Cambria"/>
          <w:b/>
        </w:rPr>
        <w:t>on</w:t>
      </w:r>
      <w:r w:rsidRPr="00E352EF">
        <w:rPr>
          <w:rFonts w:ascii="Cambria" w:hAnsi="Cambria"/>
        </w:rPr>
        <w:t xml:space="preserve"> d1, d2 </w:t>
      </w:r>
      <w:r w:rsidRPr="00E352EF">
        <w:rPr>
          <w:rFonts w:ascii="Cambria" w:hAnsi="Cambria"/>
          <w:b/>
        </w:rPr>
        <w:t>] {</w:t>
      </w:r>
      <w:r w:rsidRPr="00E352EF">
        <w:rPr>
          <w:rFonts w:ascii="Cambria" w:hAnsi="Cambria"/>
        </w:rPr>
        <w:t xml:space="preserve"> </w:t>
      </w:r>
      <w:r w:rsidRPr="00E352EF">
        <w:rPr>
          <w:rFonts w:ascii="Cambria" w:hAnsi="Cambria"/>
          <w:b/>
        </w:rPr>
        <w:t>rename</w:t>
      </w:r>
      <w:r w:rsidRPr="00E352EF">
        <w:rPr>
          <w:rFonts w:ascii="Cambria" w:hAnsi="Cambria"/>
        </w:rPr>
        <w:t xml:space="preserve"> 'ds1</w:t>
      </w:r>
      <w:del w:id="205" w:author="Laura Viignola" w:date="2017-05-11T09:27:00Z">
        <w:r w:rsidRPr="00E352EF" w:rsidDel="004266D2">
          <w:rPr>
            <w:rFonts w:ascii="Cambria" w:hAnsi="Cambria"/>
          </w:rPr>
          <w:delText>.</w:delText>
        </w:r>
      </w:del>
      <w:ins w:id="206" w:author="Laura Viignola" w:date="2017-05-11T09:27:00Z">
        <w:r w:rsidR="004266D2">
          <w:rPr>
            <w:rFonts w:ascii="Cambria" w:hAnsi="Cambria"/>
          </w:rPr>
          <w:t>#</w:t>
        </w:r>
      </w:ins>
      <w:r w:rsidRPr="00E352EF">
        <w:rPr>
          <w:rFonts w:ascii="Cambria" w:hAnsi="Cambria"/>
        </w:rPr>
        <w:t xml:space="preserve">d3' </w:t>
      </w:r>
      <w:r w:rsidRPr="00E352EF">
        <w:rPr>
          <w:rFonts w:ascii="Cambria" w:hAnsi="Cambria"/>
          <w:b/>
        </w:rPr>
        <w:t>to</w:t>
      </w:r>
      <w:r w:rsidRPr="00E352EF">
        <w:rPr>
          <w:rFonts w:ascii="Cambria" w:hAnsi="Cambria"/>
        </w:rPr>
        <w:t xml:space="preserve"> new1, 'ds2_d3' </w:t>
      </w:r>
      <w:r w:rsidRPr="00E352EF">
        <w:rPr>
          <w:rFonts w:ascii="Cambria" w:hAnsi="Cambria"/>
          <w:b/>
        </w:rPr>
        <w:t>to</w:t>
      </w:r>
      <w:r w:rsidRPr="00E352EF">
        <w:rPr>
          <w:rFonts w:ascii="Cambria" w:hAnsi="Cambria"/>
        </w:rPr>
        <w:t xml:space="preserve"> new2 </w:t>
      </w:r>
      <w:r w:rsidRPr="00E352EF">
        <w:rPr>
          <w:rFonts w:ascii="Cambria" w:hAnsi="Cambria"/>
          <w:b/>
        </w:rPr>
        <w:t>}</w:t>
      </w:r>
    </w:p>
    <w:p w14:paraId="1D9A5115" w14:textId="3B44E870" w:rsidR="00534B1C" w:rsidRPr="00E352EF" w:rsidRDefault="00534B1C" w:rsidP="00D4556A">
      <w:pPr>
        <w:ind w:left="709"/>
        <w:jc w:val="both"/>
        <w:rPr>
          <w:rFonts w:ascii="Cambria" w:hAnsi="Cambria"/>
          <w:color w:val="auto"/>
        </w:rPr>
      </w:pPr>
      <w:r w:rsidRPr="00E352EF">
        <w:rPr>
          <w:rFonts w:ascii="Cambria" w:hAnsi="Cambria"/>
          <w:color w:val="auto"/>
        </w:rPr>
        <w:t xml:space="preserve">In the final result of join expression the common </w:t>
      </w:r>
      <w:r w:rsidR="00A82077" w:rsidRPr="00E352EF">
        <w:rPr>
          <w:rFonts w:ascii="Cambria" w:eastAsia="Calibri" w:hAnsi="Cambria" w:cs="Calibri"/>
        </w:rPr>
        <w:t>Identifier Component</w:t>
      </w:r>
      <w:r w:rsidRPr="00E352EF">
        <w:rPr>
          <w:rFonts w:ascii="Cambria" w:hAnsi="Cambria"/>
          <w:color w:val="auto"/>
        </w:rPr>
        <w:t xml:space="preserve">s that are not listed in the </w:t>
      </w:r>
      <w:r w:rsidRPr="00E352EF">
        <w:rPr>
          <w:rFonts w:ascii="Cambria" w:hAnsi="Cambria"/>
          <w:b/>
          <w:color w:val="auto"/>
        </w:rPr>
        <w:t>on</w:t>
      </w:r>
      <w:r w:rsidRPr="00E352EF">
        <w:rPr>
          <w:rFonts w:ascii="Cambria" w:hAnsi="Cambria"/>
          <w:color w:val="auto"/>
        </w:rPr>
        <w:t xml:space="preserve"> clause and have not been renamed are automatically renamed by replacing the "</w:t>
      </w:r>
      <w:del w:id="207" w:author="Laura Viignola" w:date="2017-05-11T09:27:00Z">
        <w:r w:rsidRPr="00E352EF" w:rsidDel="004266D2">
          <w:rPr>
            <w:rFonts w:ascii="Cambria" w:hAnsi="Cambria"/>
            <w:color w:val="auto"/>
          </w:rPr>
          <w:delText>.</w:delText>
        </w:r>
      </w:del>
      <w:ins w:id="208" w:author="Laura Viignola" w:date="2017-05-11T09:27:00Z">
        <w:r w:rsidR="004266D2">
          <w:rPr>
            <w:rFonts w:ascii="Cambria" w:hAnsi="Cambria"/>
            <w:color w:val="auto"/>
          </w:rPr>
          <w:t>#</w:t>
        </w:r>
      </w:ins>
      <w:r w:rsidRPr="00E352EF">
        <w:rPr>
          <w:rFonts w:ascii="Cambria" w:hAnsi="Cambria"/>
          <w:color w:val="auto"/>
        </w:rPr>
        <w:t xml:space="preserve">" with an underscore "_".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w:t>
      </w:r>
      <w:r w:rsidR="000E69FC" w:rsidRPr="00E352EF">
        <w:rPr>
          <w:rFonts w:ascii="Cambria" w:hAnsi="Cambria"/>
          <w:color w:val="auto"/>
        </w:rPr>
        <w:t>t</w:t>
      </w:r>
      <w:r w:rsidR="00AE69F4" w:rsidRPr="00E352EF">
        <w:rPr>
          <w:rFonts w:ascii="Cambria" w:hAnsi="Cambria"/>
          <w:color w:val="auto"/>
        </w:rPr>
        <w:t xml:space="preserve">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44255278"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The join clause can be omitted. In this case VTL implicitly adds a join clause containing all </w:t>
      </w:r>
      <w:r w:rsidR="00472C2F" w:rsidRPr="00E352EF">
        <w:t>Dataset</w:t>
      </w:r>
      <w:r w:rsidRPr="00E352EF">
        <w:rPr>
          <w:i w:val="0"/>
          <w:color w:val="auto"/>
          <w:sz w:val="20"/>
        </w:rPr>
        <w:t>s that are used inside the body. For example, the following join expression:</w:t>
      </w:r>
    </w:p>
    <w:p w14:paraId="66D99624" w14:textId="7AF2DCBE" w:rsidR="00534B1C" w:rsidRPr="00E352EF" w:rsidRDefault="00534B1C" w:rsidP="00B606B2">
      <w:pPr>
        <w:ind w:firstLine="706"/>
        <w:rPr>
          <w:rFonts w:ascii="Cambria" w:hAnsi="Cambria"/>
          <w:color w:val="auto"/>
        </w:rPr>
      </w:pPr>
      <w:r w:rsidRPr="00E352EF">
        <w:rPr>
          <w:rFonts w:ascii="Cambria" w:hAnsi="Cambria"/>
          <w:b/>
          <w:color w:val="auto"/>
        </w:rPr>
        <w:t>{</w:t>
      </w:r>
      <w:r w:rsidRPr="00E352EF">
        <w:rPr>
          <w:rFonts w:ascii="Cambria" w:hAnsi="Cambria"/>
          <w:color w:val="auto"/>
        </w:rPr>
        <w:t xml:space="preserve"> a = ds1</w:t>
      </w:r>
      <w:del w:id="209" w:author="Laura Viignola" w:date="2017-05-11T09:27:00Z">
        <w:r w:rsidRPr="00E352EF" w:rsidDel="004266D2">
          <w:rPr>
            <w:rFonts w:ascii="Cambria" w:hAnsi="Cambria"/>
            <w:color w:val="auto"/>
          </w:rPr>
          <w:delText>.</w:delText>
        </w:r>
      </w:del>
      <w:ins w:id="210" w:author="Laura Viignola" w:date="2017-05-11T09:27:00Z">
        <w:r w:rsidR="004266D2">
          <w:rPr>
            <w:rFonts w:ascii="Cambria" w:hAnsi="Cambria"/>
            <w:color w:val="auto"/>
          </w:rPr>
          <w:t>#</w:t>
        </w:r>
      </w:ins>
      <w:r w:rsidRPr="00E352EF">
        <w:rPr>
          <w:rFonts w:ascii="Cambria" w:hAnsi="Cambria"/>
          <w:color w:val="auto"/>
        </w:rPr>
        <w:t>m1 + ds2</w:t>
      </w:r>
      <w:del w:id="211" w:author="Laura Viignola" w:date="2017-05-11T09:27:00Z">
        <w:r w:rsidRPr="00E352EF" w:rsidDel="004266D2">
          <w:rPr>
            <w:rFonts w:ascii="Cambria" w:hAnsi="Cambria"/>
            <w:color w:val="auto"/>
          </w:rPr>
          <w:delText>.</w:delText>
        </w:r>
      </w:del>
      <w:ins w:id="212"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r w:rsidRPr="00E352EF">
        <w:rPr>
          <w:rFonts w:ascii="Cambria" w:hAnsi="Cambria"/>
          <w:color w:val="auto"/>
        </w:rPr>
        <w:t xml:space="preserve"> </w:t>
      </w:r>
    </w:p>
    <w:p w14:paraId="4461C708" w14:textId="77777777" w:rsidR="00534B1C" w:rsidRPr="00E352EF" w:rsidRDefault="00534B1C" w:rsidP="00D4556A">
      <w:pPr>
        <w:ind w:firstLine="706"/>
        <w:rPr>
          <w:rFonts w:ascii="Cambria" w:hAnsi="Cambria"/>
          <w:color w:val="auto"/>
        </w:rPr>
      </w:pPr>
      <w:r w:rsidRPr="00E352EF">
        <w:rPr>
          <w:rFonts w:ascii="Cambria" w:hAnsi="Cambria"/>
          <w:color w:val="auto"/>
        </w:rPr>
        <w:t>is automatically treated by VTL as equivalent to:</w:t>
      </w:r>
    </w:p>
    <w:p w14:paraId="761D6395" w14:textId="7D55CA8D" w:rsidR="00534B1C" w:rsidRPr="00E352EF" w:rsidRDefault="00534B1C" w:rsidP="00B514D2">
      <w:pPr>
        <w:ind w:firstLine="706"/>
        <w:rPr>
          <w:rFonts w:ascii="Cambria" w:hAnsi="Cambria"/>
          <w:b/>
        </w:rPr>
      </w:pPr>
      <w:r w:rsidRPr="00E352EF">
        <w:rPr>
          <w:rFonts w:ascii="Cambria" w:hAnsi="Cambria"/>
          <w:b/>
        </w:rPr>
        <w:t>[</w:t>
      </w:r>
      <w:r w:rsidR="00127AFF" w:rsidRPr="00E352EF">
        <w:rPr>
          <w:rFonts w:ascii="Cambria" w:hAnsi="Cambria"/>
          <w:b/>
        </w:rPr>
        <w:t>inner</w:t>
      </w:r>
      <w:r w:rsidR="00127AFF" w:rsidRPr="00E352EF">
        <w:rPr>
          <w:rFonts w:ascii="Cambria" w:hAnsi="Cambria"/>
        </w:rPr>
        <w:t xml:space="preserve"> </w:t>
      </w:r>
      <w:r w:rsidRPr="00E352EF">
        <w:rPr>
          <w:rFonts w:ascii="Cambria" w:hAnsi="Cambria"/>
        </w:rPr>
        <w:t>ds1</w:t>
      </w:r>
      <w:r w:rsidR="00127AFF" w:rsidRPr="00E352EF">
        <w:rPr>
          <w:rFonts w:ascii="Cambria" w:hAnsi="Cambria"/>
        </w:rPr>
        <w:t>,</w:t>
      </w:r>
      <w:r w:rsidRPr="00E352EF">
        <w:rPr>
          <w:rFonts w:ascii="Cambria" w:hAnsi="Cambria"/>
        </w:rPr>
        <w:t xml:space="preserve"> ds2</w:t>
      </w:r>
      <w:r w:rsidRPr="00E352EF">
        <w:rPr>
          <w:rFonts w:ascii="Cambria" w:hAnsi="Cambria"/>
          <w:b/>
        </w:rPr>
        <w:t>] {</w:t>
      </w:r>
      <w:r w:rsidRPr="00E352EF">
        <w:rPr>
          <w:rFonts w:ascii="Cambria" w:hAnsi="Cambria"/>
        </w:rPr>
        <w:t xml:space="preserve"> a = ds1</w:t>
      </w:r>
      <w:del w:id="213" w:author="Laura Viignola" w:date="2017-05-11T09:27:00Z">
        <w:r w:rsidRPr="00E352EF" w:rsidDel="004266D2">
          <w:rPr>
            <w:rFonts w:ascii="Cambria" w:hAnsi="Cambria"/>
          </w:rPr>
          <w:delText>.</w:delText>
        </w:r>
      </w:del>
      <w:ins w:id="214" w:author="Laura Viignola" w:date="2017-05-11T09:27:00Z">
        <w:r w:rsidR="004266D2">
          <w:rPr>
            <w:rFonts w:ascii="Cambria" w:hAnsi="Cambria"/>
          </w:rPr>
          <w:t>#</w:t>
        </w:r>
      </w:ins>
      <w:r w:rsidRPr="00E352EF">
        <w:rPr>
          <w:rFonts w:ascii="Cambria" w:hAnsi="Cambria"/>
        </w:rPr>
        <w:t>m1 + ds2</w:t>
      </w:r>
      <w:del w:id="215" w:author="Laura Viignola" w:date="2017-05-11T09:27:00Z">
        <w:r w:rsidRPr="00E352EF" w:rsidDel="004266D2">
          <w:rPr>
            <w:rFonts w:ascii="Cambria" w:hAnsi="Cambria"/>
          </w:rPr>
          <w:delText>.</w:delText>
        </w:r>
      </w:del>
      <w:ins w:id="216"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w:t>
      </w:r>
    </w:p>
    <w:p w14:paraId="608237A0"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and </w:t>
      </w:r>
    </w:p>
    <w:p w14:paraId="7E9CCF8F" w14:textId="79ED9129" w:rsidR="00534B1C" w:rsidRPr="00E352EF" w:rsidRDefault="00534B1C" w:rsidP="00B514D2">
      <w:pPr>
        <w:ind w:firstLine="706"/>
        <w:rPr>
          <w:rFonts w:ascii="Cambria" w:hAnsi="Cambria"/>
        </w:rPr>
      </w:pPr>
      <w:r w:rsidRPr="00E352EF">
        <w:rPr>
          <w:rFonts w:ascii="Cambria" w:hAnsi="Cambria"/>
          <w:b/>
        </w:rPr>
        <w:t>[ outer ] {</w:t>
      </w:r>
      <w:r w:rsidRPr="00E352EF">
        <w:rPr>
          <w:rFonts w:ascii="Cambria" w:hAnsi="Cambria"/>
        </w:rPr>
        <w:t xml:space="preserve"> a = ds1</w:t>
      </w:r>
      <w:del w:id="217" w:author="Laura Viignola" w:date="2017-05-11T09:27:00Z">
        <w:r w:rsidRPr="00E352EF" w:rsidDel="004266D2">
          <w:rPr>
            <w:rFonts w:ascii="Cambria" w:hAnsi="Cambria"/>
          </w:rPr>
          <w:delText>.</w:delText>
        </w:r>
      </w:del>
      <w:ins w:id="218" w:author="Laura Viignola" w:date="2017-05-11T09:27:00Z">
        <w:r w:rsidR="004266D2">
          <w:rPr>
            <w:rFonts w:ascii="Cambria" w:hAnsi="Cambria"/>
          </w:rPr>
          <w:t>#</w:t>
        </w:r>
      </w:ins>
      <w:r w:rsidRPr="00E352EF">
        <w:rPr>
          <w:rFonts w:ascii="Cambria" w:hAnsi="Cambria"/>
        </w:rPr>
        <w:t>m1 + ds2</w:t>
      </w:r>
      <w:del w:id="219" w:author="Laura Viignola" w:date="2017-05-11T09:27:00Z">
        <w:r w:rsidRPr="00E352EF" w:rsidDel="004266D2">
          <w:rPr>
            <w:rFonts w:ascii="Cambria" w:hAnsi="Cambria"/>
          </w:rPr>
          <w:delText>.</w:delText>
        </w:r>
      </w:del>
      <w:ins w:id="220"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 xml:space="preserve">} </w:t>
      </w:r>
    </w:p>
    <w:p w14:paraId="60D3AA5E" w14:textId="77777777" w:rsidR="00534B1C" w:rsidRPr="00E352EF" w:rsidRDefault="00534B1C" w:rsidP="00D4556A">
      <w:pPr>
        <w:ind w:firstLine="706"/>
        <w:rPr>
          <w:rFonts w:ascii="Cambria" w:hAnsi="Cambria"/>
          <w:color w:val="auto"/>
        </w:rPr>
      </w:pPr>
      <w:r w:rsidRPr="00E352EF">
        <w:rPr>
          <w:rFonts w:ascii="Cambria" w:hAnsi="Cambria"/>
          <w:color w:val="auto"/>
        </w:rPr>
        <w:t>is equivalent to:</w:t>
      </w:r>
    </w:p>
    <w:p w14:paraId="333BB715" w14:textId="11E966E9" w:rsidR="00534B1C" w:rsidRPr="00E352EF" w:rsidRDefault="00534B1C" w:rsidP="00B606B2">
      <w:pPr>
        <w:ind w:firstLine="706"/>
        <w:rPr>
          <w:rFonts w:ascii="Cambria" w:hAnsi="Cambria"/>
          <w:color w:val="auto"/>
        </w:rPr>
      </w:pPr>
      <w:r w:rsidRPr="00E352EF">
        <w:rPr>
          <w:rFonts w:ascii="Cambria" w:hAnsi="Cambria"/>
          <w:b/>
          <w:color w:val="auto"/>
        </w:rPr>
        <w:t>[</w:t>
      </w:r>
      <w:r w:rsidR="00127AFF" w:rsidRPr="00E352EF">
        <w:rPr>
          <w:rFonts w:ascii="Cambria" w:hAnsi="Cambria"/>
          <w:b/>
          <w:color w:val="auto"/>
        </w:rPr>
        <w:t>outer</w:t>
      </w:r>
      <w:r w:rsidR="00127AFF" w:rsidRPr="00E352EF">
        <w:rPr>
          <w:rFonts w:ascii="Cambria" w:hAnsi="Cambria"/>
          <w:color w:val="auto"/>
        </w:rPr>
        <w:t xml:space="preserve"> </w:t>
      </w:r>
      <w:r w:rsidRPr="00E352EF">
        <w:rPr>
          <w:rFonts w:ascii="Cambria" w:hAnsi="Cambria"/>
          <w:color w:val="auto"/>
        </w:rPr>
        <w:t>ds1</w:t>
      </w:r>
      <w:r w:rsidR="00127AFF" w:rsidRPr="00E352EF">
        <w:rPr>
          <w:rFonts w:ascii="Cambria" w:hAnsi="Cambria"/>
          <w:color w:val="auto"/>
        </w:rPr>
        <w:t>,</w:t>
      </w:r>
      <w:r w:rsidRPr="00E352EF">
        <w:rPr>
          <w:rFonts w:ascii="Cambria" w:hAnsi="Cambria"/>
          <w:color w:val="auto"/>
        </w:rPr>
        <w:t xml:space="preserve"> ds2</w:t>
      </w:r>
      <w:r w:rsidRPr="00E352EF">
        <w:rPr>
          <w:rFonts w:ascii="Cambria" w:hAnsi="Cambria"/>
          <w:b/>
          <w:color w:val="auto"/>
        </w:rPr>
        <w:t>] {</w:t>
      </w:r>
      <w:r w:rsidRPr="00E352EF">
        <w:rPr>
          <w:rFonts w:ascii="Cambria" w:hAnsi="Cambria"/>
          <w:color w:val="auto"/>
        </w:rPr>
        <w:t xml:space="preserve"> a = ds1</w:t>
      </w:r>
      <w:del w:id="221" w:author="Laura Viignola" w:date="2017-05-11T09:27:00Z">
        <w:r w:rsidRPr="00E352EF" w:rsidDel="004266D2">
          <w:rPr>
            <w:rFonts w:ascii="Cambria" w:hAnsi="Cambria"/>
            <w:color w:val="auto"/>
          </w:rPr>
          <w:delText>.</w:delText>
        </w:r>
      </w:del>
      <w:ins w:id="222" w:author="Laura Viignola" w:date="2017-05-11T09:27:00Z">
        <w:r w:rsidR="004266D2">
          <w:rPr>
            <w:rFonts w:ascii="Cambria" w:hAnsi="Cambria"/>
            <w:color w:val="auto"/>
          </w:rPr>
          <w:t>#</w:t>
        </w:r>
      </w:ins>
      <w:r w:rsidRPr="00E352EF">
        <w:rPr>
          <w:rFonts w:ascii="Cambria" w:hAnsi="Cambria"/>
          <w:color w:val="auto"/>
        </w:rPr>
        <w:t>m1 + ds2</w:t>
      </w:r>
      <w:del w:id="223" w:author="Laura Viignola" w:date="2017-05-11T09:27:00Z">
        <w:r w:rsidRPr="00E352EF" w:rsidDel="004266D2">
          <w:rPr>
            <w:rFonts w:ascii="Cambria" w:hAnsi="Cambria"/>
            <w:color w:val="auto"/>
          </w:rPr>
          <w:delText>.</w:delText>
        </w:r>
      </w:del>
      <w:ins w:id="224"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p>
    <w:p w14:paraId="14EB7FCA" w14:textId="77777777" w:rsidR="00534B1C" w:rsidRPr="00E352EF" w:rsidRDefault="00534B1C" w:rsidP="00534B1C">
      <w:pPr>
        <w:jc w:val="both"/>
        <w:rPr>
          <w:rFonts w:ascii="Cambria" w:hAnsi="Cambria"/>
          <w:i/>
          <w:color w:val="auto"/>
        </w:rPr>
      </w:pPr>
    </w:p>
    <w:p w14:paraId="29923616"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710B3F" w:rsidRPr="00E352EF">
        <w:rPr>
          <w:rFonts w:ascii="Cambria" w:eastAsia="Calibri" w:hAnsi="Cambria" w:cs="Calibri"/>
          <w:i/>
          <w:color w:val="5B9BD5"/>
        </w:rPr>
        <w:t>s</w:t>
      </w:r>
    </w:p>
    <w:p w14:paraId="6931AB54" w14:textId="77777777" w:rsidR="00CB409A" w:rsidRPr="00E352EF" w:rsidRDefault="00710B3F" w:rsidP="00CB409A">
      <w:pPr>
        <w:pStyle w:val="Sottotitolo"/>
        <w:rPr>
          <w:rFonts w:asciiTheme="majorHAnsi" w:hAnsiTheme="majorHAnsi"/>
          <w:i w:val="0"/>
          <w:color w:val="auto"/>
          <w:szCs w:val="22"/>
        </w:rPr>
      </w:pPr>
      <w:r w:rsidRPr="00E352EF">
        <w:rPr>
          <w:rFonts w:asciiTheme="minorHAnsi" w:hAnsiTheme="minorHAnsi"/>
          <w:i w:val="0"/>
          <w:color w:val="auto"/>
          <w:szCs w:val="22"/>
        </w:rPr>
        <w:t>1)</w:t>
      </w:r>
      <w:r w:rsidR="00CB409A" w:rsidRPr="00E352EF">
        <w:rPr>
          <w:rFonts w:asciiTheme="minorHAnsi" w:hAnsiTheme="minorHAnsi"/>
          <w:i w:val="0"/>
          <w:color w:val="auto"/>
          <w:szCs w:val="22"/>
        </w:rPr>
        <w:t xml:space="preserve"> </w:t>
      </w:r>
      <w:r w:rsidR="00CB409A" w:rsidRPr="00E352EF">
        <w:rPr>
          <w:rFonts w:asciiTheme="majorHAnsi" w:hAnsiTheme="majorHAnsi"/>
          <w:i w:val="0"/>
          <w:color w:val="auto"/>
          <w:szCs w:val="22"/>
        </w:rPr>
        <w:t xml:space="preserve">inner join returns data points that exists in both </w:t>
      </w:r>
      <w:r w:rsidR="00CB409A" w:rsidRPr="00E352EF">
        <w:rPr>
          <w:rFonts w:asciiTheme="majorHAnsi" w:hAnsiTheme="majorHAnsi"/>
          <w:i w:val="0"/>
          <w:color w:val="auto"/>
        </w:rPr>
        <w:t>Dataset</w:t>
      </w:r>
      <w:r w:rsidR="00CB409A" w:rsidRPr="00E352EF">
        <w:rPr>
          <w:rFonts w:asciiTheme="majorHAnsi" w:hAnsiTheme="majorHAnsi"/>
          <w:i w:val="0"/>
          <w:color w:val="auto"/>
          <w:szCs w:val="22"/>
        </w:rPr>
        <w:t>s</w:t>
      </w:r>
    </w:p>
    <w:p w14:paraId="31869E57" w14:textId="77777777" w:rsidR="00CB409A" w:rsidRPr="00E352EF" w:rsidRDefault="00CB409A" w:rsidP="00CB409A">
      <w:pPr>
        <w:rPr>
          <w:rFonts w:asciiTheme="majorHAnsi" w:hAnsiTheme="majorHAnsi"/>
          <w:color w:val="auto"/>
          <w:szCs w:val="22"/>
        </w:rPr>
      </w:pPr>
      <w:r w:rsidRPr="00E352EF">
        <w:rPr>
          <w:rFonts w:asciiTheme="majorHAnsi" w:hAnsiTheme="majorHAnsi"/>
          <w:color w:val="auto"/>
          <w:szCs w:val="22"/>
        </w:rPr>
        <w:t xml:space="preserve">ds3 := </w:t>
      </w:r>
      <w:r w:rsidRPr="00E352EF">
        <w:rPr>
          <w:rFonts w:asciiTheme="majorHAnsi" w:hAnsiTheme="majorHAnsi"/>
          <w:b/>
          <w:color w:val="auto"/>
          <w:szCs w:val="22"/>
        </w:rPr>
        <w:t>[</w:t>
      </w:r>
      <w:r w:rsidRPr="00E352EF">
        <w:rPr>
          <w:rFonts w:asciiTheme="majorHAnsi" w:hAnsiTheme="majorHAnsi"/>
          <w:color w:val="auto"/>
          <w:szCs w:val="22"/>
        </w:rPr>
        <w:t xml:space="preserve"> ds1, ds2 </w:t>
      </w:r>
      <w:r w:rsidRPr="00E352EF">
        <w:rPr>
          <w:rFonts w:asciiTheme="majorHAnsi" w:hAnsiTheme="majorHAnsi"/>
          <w:b/>
          <w:color w:val="auto"/>
          <w:szCs w:val="22"/>
        </w:rPr>
        <w:t>] {</w:t>
      </w:r>
      <w:r w:rsidRPr="00E352EF">
        <w:rPr>
          <w:rFonts w:asciiTheme="majorHAnsi" w:hAnsiTheme="majorHAnsi"/>
          <w:color w:val="auto"/>
          <w:szCs w:val="22"/>
        </w:rPr>
        <w:t xml:space="preserve"> </w:t>
      </w:r>
    </w:p>
    <w:p w14:paraId="14754DDE" w14:textId="6E0F2A78"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obs_value = ds1</w:t>
      </w:r>
      <w:del w:id="225" w:author="Laura Viignola" w:date="2017-05-11T09:28:00Z">
        <w:r w:rsidRPr="00E352EF" w:rsidDel="004266D2">
          <w:rPr>
            <w:rFonts w:asciiTheme="majorHAnsi" w:hAnsiTheme="majorHAnsi"/>
            <w:color w:val="auto"/>
            <w:szCs w:val="22"/>
          </w:rPr>
          <w:delText>.</w:delText>
        </w:r>
      </w:del>
      <w:ins w:id="226"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obs_value + ds2</w:t>
      </w:r>
      <w:del w:id="227" w:author="Laura Viignola" w:date="2017-05-11T09:28:00Z">
        <w:r w:rsidRPr="00E352EF" w:rsidDel="004266D2">
          <w:rPr>
            <w:rFonts w:asciiTheme="majorHAnsi" w:hAnsiTheme="majorHAnsi"/>
            <w:color w:val="auto"/>
            <w:szCs w:val="22"/>
          </w:rPr>
          <w:delText>.</w:delText>
        </w:r>
      </w:del>
      <w:ins w:id="228"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 xml:space="preserve">obs_value , </w:t>
      </w:r>
    </w:p>
    <w:p w14:paraId="73390474" w14:textId="537CFD9F"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obs_status = ds1</w:t>
      </w:r>
      <w:del w:id="229" w:author="Laura Viignola" w:date="2017-05-11T09:28:00Z">
        <w:r w:rsidRPr="00E352EF" w:rsidDel="004266D2">
          <w:rPr>
            <w:rFonts w:asciiTheme="majorHAnsi" w:hAnsiTheme="majorHAnsi"/>
            <w:color w:val="auto"/>
            <w:szCs w:val="22"/>
          </w:rPr>
          <w:delText>.</w:delText>
        </w:r>
      </w:del>
      <w:ins w:id="230"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obs_status</w:t>
      </w:r>
      <w:r w:rsidRPr="00E352EF">
        <w:rPr>
          <w:rFonts w:asciiTheme="majorHAnsi" w:hAnsiTheme="majorHAnsi"/>
          <w:color w:val="auto"/>
          <w:szCs w:val="22"/>
        </w:rPr>
        <w:tab/>
      </w:r>
    </w:p>
    <w:p w14:paraId="6D6CC8EE" w14:textId="77777777" w:rsidR="00CB409A" w:rsidRPr="00E352EF" w:rsidRDefault="00CB409A" w:rsidP="00CB409A">
      <w:pPr>
        <w:pStyle w:val="Sottotitolo"/>
        <w:ind w:firstLine="706"/>
        <w:rPr>
          <w:rFonts w:asciiTheme="majorHAnsi" w:hAnsiTheme="majorHAnsi"/>
          <w:b/>
          <w:i w:val="0"/>
          <w:color w:val="auto"/>
          <w:szCs w:val="22"/>
        </w:rPr>
      </w:pPr>
      <w:r w:rsidRPr="00E352EF">
        <w:rPr>
          <w:rFonts w:asciiTheme="majorHAnsi" w:hAnsiTheme="majorHAnsi"/>
          <w:b/>
          <w:i w:val="0"/>
          <w:color w:val="auto"/>
          <w:szCs w:val="22"/>
        </w:rPr>
        <w:t>}</w:t>
      </w:r>
    </w:p>
    <w:p w14:paraId="016536CB" w14:textId="77777777" w:rsidR="00CB409A" w:rsidRPr="00E352EF" w:rsidRDefault="00CB409A" w:rsidP="00CB409A">
      <w:pPr>
        <w:pStyle w:val="Sottotitolo"/>
        <w:rPr>
          <w:rFonts w:asciiTheme="majorHAnsi" w:hAnsiTheme="majorHAnsi"/>
          <w:i w:val="0"/>
          <w:color w:val="auto"/>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CF0F6E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2F3C59E"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6F152A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33C92E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5DBC8B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AEC0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1EFA41"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1737F8E"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209FE83"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D02C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036A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C8A0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798E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9B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92506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5C7C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EBFA4"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ACAF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893F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1FDDE"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11DA27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6191D"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E67E5"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877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EDBAA"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E025F"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8EFAD85" w14:textId="77777777" w:rsidR="00534B1C" w:rsidRPr="00E352EF" w:rsidRDefault="00534B1C" w:rsidP="00534B1C">
      <w:pPr>
        <w:tabs>
          <w:tab w:val="left" w:pos="0"/>
        </w:tabs>
        <w:spacing w:after="40"/>
        <w:rPr>
          <w:rFonts w:asciiTheme="minorHAnsi" w:hAnsiTheme="minorHAnsi"/>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5646E14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DE07073"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ds2</w:t>
            </w:r>
          </w:p>
        </w:tc>
      </w:tr>
      <w:tr w:rsidR="00534B1C" w:rsidRPr="00E352EF" w14:paraId="1BE44E1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3CC05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ABFD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2C22A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3A659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Mar>
              <w:top w:w="43" w:type="dxa"/>
              <w:left w:w="43" w:type="dxa"/>
              <w:bottom w:w="43" w:type="dxa"/>
              <w:right w:w="43" w:type="dxa"/>
            </w:tcMar>
          </w:tcPr>
          <w:p w14:paraId="5D58348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A27CFD4"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14B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C1E0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7DE8F"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1F7D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EBA"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45CABB8" w14:textId="77777777" w:rsidR="00534B1C" w:rsidRPr="00E352EF" w:rsidRDefault="00534B1C" w:rsidP="00534B1C">
      <w:pPr>
        <w:tabs>
          <w:tab w:val="left" w:pos="0"/>
        </w:tabs>
        <w:spacing w:after="40"/>
        <w:rPr>
          <w:rFonts w:asciiTheme="minorHAnsi" w:hAnsiTheme="minorHAnsi"/>
          <w:szCs w:val="22"/>
        </w:rPr>
      </w:pPr>
    </w:p>
    <w:p w14:paraId="7234720E" w14:textId="77777777" w:rsidR="00534B1C" w:rsidRPr="00E352EF" w:rsidRDefault="00534B1C" w:rsidP="00534B1C">
      <w:pPr>
        <w:rPr>
          <w:rFonts w:asciiTheme="minorHAnsi" w:hAnsiTheme="minorHAnsi"/>
          <w:szCs w:val="22"/>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1CB5F5A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1087679"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BAE46A0"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E88A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EE095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EA680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CA527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06E9A01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718EAC2A"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8468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6CA84"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3EE3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B679AA"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5F6645B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096FCA29" w14:textId="77777777" w:rsidR="00534B1C" w:rsidRPr="00E352EF" w:rsidRDefault="00534B1C" w:rsidP="00534B1C">
      <w:pPr>
        <w:pStyle w:val="Sottotitolo"/>
        <w:rPr>
          <w:rFonts w:asciiTheme="minorHAnsi" w:hAnsiTheme="minorHAnsi"/>
          <w:szCs w:val="22"/>
        </w:rPr>
      </w:pPr>
    </w:p>
    <w:p w14:paraId="20AB46F6"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 the example above can be expressed equivalently as:</w:t>
      </w:r>
    </w:p>
    <w:p w14:paraId="65CE0A74"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Pr="00E352EF">
        <w:rPr>
          <w:rFonts w:asciiTheme="majorHAnsi" w:hAnsiTheme="majorHAnsi"/>
          <w:szCs w:val="22"/>
        </w:rPr>
        <w:t xml:space="preserve"> </w:t>
      </w:r>
    </w:p>
    <w:p w14:paraId="2C740219" w14:textId="15BAD155"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1" w:author="Laura Viignola" w:date="2017-05-11T09:28:00Z">
        <w:r w:rsidRPr="00E352EF" w:rsidDel="004266D2">
          <w:rPr>
            <w:rFonts w:asciiTheme="majorHAnsi" w:hAnsiTheme="majorHAnsi"/>
            <w:szCs w:val="22"/>
          </w:rPr>
          <w:delText>.</w:delText>
        </w:r>
      </w:del>
      <w:ins w:id="232" w:author="Laura Viignola" w:date="2017-05-11T09:28:00Z">
        <w:r w:rsidR="004266D2">
          <w:rPr>
            <w:rFonts w:asciiTheme="majorHAnsi" w:hAnsiTheme="majorHAnsi"/>
            <w:szCs w:val="22"/>
          </w:rPr>
          <w:t>#</w:t>
        </w:r>
      </w:ins>
      <w:r w:rsidRPr="00E352EF">
        <w:rPr>
          <w:rFonts w:asciiTheme="majorHAnsi" w:hAnsiTheme="majorHAnsi"/>
          <w:szCs w:val="22"/>
        </w:rPr>
        <w:t>obs_value + ds2</w:t>
      </w:r>
      <w:del w:id="233" w:author="Laura Viignola" w:date="2017-05-11T09:28:00Z">
        <w:r w:rsidRPr="00E352EF" w:rsidDel="004266D2">
          <w:rPr>
            <w:rFonts w:asciiTheme="majorHAnsi" w:hAnsiTheme="majorHAnsi"/>
            <w:szCs w:val="22"/>
          </w:rPr>
          <w:delText>.</w:delText>
        </w:r>
      </w:del>
      <w:ins w:id="234"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79813984" w14:textId="3A792D27"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35" w:author="Laura Viignola" w:date="2017-05-11T09:28:00Z">
        <w:r w:rsidRPr="00E352EF" w:rsidDel="004266D2">
          <w:rPr>
            <w:rFonts w:asciiTheme="majorHAnsi" w:hAnsiTheme="majorHAnsi"/>
            <w:szCs w:val="22"/>
          </w:rPr>
          <w:delText>.</w:delText>
        </w:r>
      </w:del>
      <w:ins w:id="236" w:author="Laura Viignola" w:date="2017-05-11T09:28:00Z">
        <w:r w:rsidR="004266D2">
          <w:rPr>
            <w:rFonts w:asciiTheme="majorHAnsi" w:hAnsiTheme="majorHAnsi"/>
            <w:szCs w:val="22"/>
          </w:rPr>
          <w:t>#</w:t>
        </w:r>
      </w:ins>
      <w:r w:rsidRPr="00E352EF">
        <w:rPr>
          <w:rFonts w:asciiTheme="majorHAnsi" w:hAnsiTheme="majorHAnsi"/>
          <w:szCs w:val="22"/>
        </w:rPr>
        <w:t>obs_status</w:t>
      </w:r>
    </w:p>
    <w:p w14:paraId="6D88853F" w14:textId="77777777" w:rsidR="00534B1C" w:rsidRPr="00E352EF" w:rsidRDefault="00534B1C" w:rsidP="00CB409A">
      <w:pPr>
        <w:ind w:left="706"/>
        <w:rPr>
          <w:rFonts w:asciiTheme="majorHAnsi" w:hAnsiTheme="majorHAnsi"/>
          <w:b/>
          <w:szCs w:val="22"/>
        </w:rPr>
      </w:pPr>
      <w:r w:rsidRPr="00E352EF">
        <w:rPr>
          <w:rFonts w:asciiTheme="majorHAnsi" w:hAnsiTheme="majorHAnsi"/>
          <w:b/>
          <w:szCs w:val="22"/>
        </w:rPr>
        <w:t>}</w:t>
      </w:r>
    </w:p>
    <w:p w14:paraId="296CAB50" w14:textId="77777777" w:rsidR="00710B3F" w:rsidRPr="00E352EF" w:rsidRDefault="00710B3F" w:rsidP="00534B1C">
      <w:pPr>
        <w:rPr>
          <w:rFonts w:asciiTheme="majorHAnsi" w:hAnsiTheme="majorHAnsi"/>
          <w:szCs w:val="22"/>
        </w:rPr>
      </w:pPr>
    </w:p>
    <w:p w14:paraId="48F4E56B" w14:textId="77777777" w:rsidR="00534B1C" w:rsidRPr="00E352EF" w:rsidRDefault="00710B3F" w:rsidP="00534B1C">
      <w:pPr>
        <w:rPr>
          <w:rFonts w:asciiTheme="majorHAnsi" w:hAnsiTheme="majorHAnsi"/>
          <w:szCs w:val="22"/>
        </w:rPr>
      </w:pPr>
      <w:r w:rsidRPr="00E352EF">
        <w:rPr>
          <w:rFonts w:asciiTheme="majorHAnsi" w:hAnsiTheme="majorHAnsi"/>
          <w:szCs w:val="22"/>
        </w:rPr>
        <w:t>2)</w:t>
      </w:r>
      <w:r w:rsidR="00534B1C" w:rsidRPr="00E352EF">
        <w:rPr>
          <w:rFonts w:asciiTheme="majorHAnsi" w:hAnsiTheme="majorHAnsi"/>
          <w:szCs w:val="22"/>
        </w:rPr>
        <w:t xml:space="preserve"> outer join returns data points that exist in at least one </w:t>
      </w:r>
      <w:r w:rsidR="00472C2F" w:rsidRPr="00E352EF">
        <w:rPr>
          <w:rFonts w:asciiTheme="majorHAnsi" w:hAnsiTheme="majorHAnsi"/>
        </w:rPr>
        <w:t>Dataset</w:t>
      </w:r>
      <w:r w:rsidR="00534B1C" w:rsidRPr="00E352EF">
        <w:rPr>
          <w:rFonts w:asciiTheme="majorHAnsi" w:hAnsiTheme="majorHAnsi"/>
          <w:szCs w:val="22"/>
        </w:rPr>
        <w:t xml:space="preserve"> when a data point does not exist in the other </w:t>
      </w:r>
      <w:r w:rsidR="00472C2F" w:rsidRPr="00E352EF">
        <w:rPr>
          <w:rFonts w:asciiTheme="majorHAnsi" w:hAnsiTheme="majorHAnsi"/>
        </w:rPr>
        <w:t>Dataset</w:t>
      </w:r>
      <w:r w:rsidR="00534B1C" w:rsidRPr="00E352EF">
        <w:rPr>
          <w:rFonts w:asciiTheme="majorHAnsi" w:hAnsiTheme="majorHAnsi"/>
          <w:szCs w:val="22"/>
        </w:rPr>
        <w:t>, the value of its measures and components  is null</w:t>
      </w:r>
      <w:r w:rsidR="00CB409A" w:rsidRPr="00E352EF">
        <w:rPr>
          <w:rFonts w:asciiTheme="majorHAnsi" w:hAnsiTheme="majorHAnsi"/>
          <w:szCs w:val="22"/>
        </w:rPr>
        <w:t xml:space="preserve"> </w:t>
      </w:r>
      <w:r w:rsidR="00534B1C" w:rsidRPr="00E352EF">
        <w:rPr>
          <w:rFonts w:asciiTheme="majorHAnsi" w:hAnsiTheme="majorHAnsi"/>
          <w:szCs w:val="22"/>
        </w:rPr>
        <w:t xml:space="preserve"> compare with the following example</w:t>
      </w:r>
      <w:r w:rsidR="00CB409A" w:rsidRPr="00E352EF">
        <w:rPr>
          <w:rFonts w:asciiTheme="majorHAnsi" w:hAnsiTheme="majorHAnsi"/>
          <w:szCs w:val="22"/>
        </w:rPr>
        <w:t>:</w:t>
      </w:r>
    </w:p>
    <w:p w14:paraId="76120D0A" w14:textId="77777777" w:rsidR="00CB409A" w:rsidRPr="00E352EF" w:rsidRDefault="00CB409A" w:rsidP="00534B1C">
      <w:pPr>
        <w:rPr>
          <w:rFonts w:asciiTheme="majorHAnsi" w:hAnsiTheme="majorHAnsi"/>
          <w:szCs w:val="22"/>
        </w:rPr>
      </w:pPr>
    </w:p>
    <w:p w14:paraId="2D8B2A4D"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00127AFF" w:rsidRPr="00E352EF">
        <w:rPr>
          <w:rFonts w:asciiTheme="majorHAnsi" w:hAnsiTheme="majorHAnsi"/>
          <w:b/>
          <w:szCs w:val="22"/>
        </w:rPr>
        <w:t>outer</w:t>
      </w:r>
      <w:r w:rsidR="00127AFF" w:rsidRPr="00E352EF">
        <w:rPr>
          <w:rFonts w:asciiTheme="majorHAnsi" w:hAnsiTheme="majorHAnsi"/>
          <w:szCs w:val="22"/>
        </w:rPr>
        <w:t xml:space="preserve"> </w:t>
      </w:r>
      <w:r w:rsidRPr="00E352EF">
        <w:rPr>
          <w:rFonts w:asciiTheme="majorHAnsi" w:hAnsiTheme="majorHAnsi"/>
          <w:szCs w:val="22"/>
        </w:rPr>
        <w:t>ds1</w:t>
      </w:r>
      <w:r w:rsidR="00127AFF" w:rsidRPr="00E352EF">
        <w:rPr>
          <w:rFonts w:asciiTheme="majorHAnsi" w:hAnsiTheme="majorHAnsi"/>
          <w:szCs w:val="22"/>
        </w:rPr>
        <w:t>,</w:t>
      </w:r>
      <w:r w:rsidRPr="00E352EF">
        <w:rPr>
          <w:rFonts w:asciiTheme="majorHAnsi" w:hAnsiTheme="majorHAnsi"/>
          <w:szCs w:val="22"/>
        </w:rPr>
        <w:t xml:space="preserve"> ds2 </w:t>
      </w:r>
      <w:r w:rsidRPr="00E352EF">
        <w:rPr>
          <w:rFonts w:asciiTheme="majorHAnsi" w:hAnsiTheme="majorHAnsi"/>
          <w:b/>
          <w:szCs w:val="22"/>
        </w:rPr>
        <w:t>] {</w:t>
      </w:r>
      <w:r w:rsidRPr="00E352EF">
        <w:rPr>
          <w:rFonts w:asciiTheme="majorHAnsi" w:hAnsiTheme="majorHAnsi"/>
          <w:szCs w:val="22"/>
        </w:rPr>
        <w:t xml:space="preserve"> </w:t>
      </w:r>
    </w:p>
    <w:p w14:paraId="4EE29494" w14:textId="2424ADFC"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7" w:author="Laura Viignola" w:date="2017-05-11T09:28:00Z">
        <w:r w:rsidRPr="00E352EF" w:rsidDel="004266D2">
          <w:rPr>
            <w:rFonts w:asciiTheme="majorHAnsi" w:hAnsiTheme="majorHAnsi"/>
            <w:szCs w:val="22"/>
          </w:rPr>
          <w:delText>.</w:delText>
        </w:r>
      </w:del>
      <w:ins w:id="238" w:author="Laura Viignola" w:date="2017-05-11T09:28:00Z">
        <w:r w:rsidR="004266D2">
          <w:rPr>
            <w:rFonts w:asciiTheme="majorHAnsi" w:hAnsiTheme="majorHAnsi"/>
            <w:szCs w:val="22"/>
          </w:rPr>
          <w:t>#</w:t>
        </w:r>
      </w:ins>
      <w:r w:rsidRPr="00E352EF">
        <w:rPr>
          <w:rFonts w:asciiTheme="majorHAnsi" w:hAnsiTheme="majorHAnsi"/>
          <w:szCs w:val="22"/>
        </w:rPr>
        <w:t>obs_value + ds2</w:t>
      </w:r>
      <w:del w:id="239" w:author="Laura Viignola" w:date="2017-05-11T09:28:00Z">
        <w:r w:rsidRPr="00E352EF" w:rsidDel="004266D2">
          <w:rPr>
            <w:rFonts w:asciiTheme="majorHAnsi" w:hAnsiTheme="majorHAnsi"/>
            <w:szCs w:val="22"/>
          </w:rPr>
          <w:delText>.</w:delText>
        </w:r>
      </w:del>
      <w:ins w:id="240"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656ACBFA" w14:textId="20543780"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41" w:author="Laura Viignola" w:date="2017-05-11T09:28:00Z">
        <w:r w:rsidRPr="00E352EF" w:rsidDel="004266D2">
          <w:rPr>
            <w:rFonts w:asciiTheme="majorHAnsi" w:hAnsiTheme="majorHAnsi"/>
            <w:szCs w:val="22"/>
          </w:rPr>
          <w:delText>.</w:delText>
        </w:r>
      </w:del>
      <w:ins w:id="242" w:author="Laura Viignola" w:date="2017-05-11T09:28:00Z">
        <w:r w:rsidR="004266D2">
          <w:rPr>
            <w:rFonts w:asciiTheme="majorHAnsi" w:hAnsiTheme="majorHAnsi"/>
            <w:szCs w:val="22"/>
          </w:rPr>
          <w:t>#</w:t>
        </w:r>
      </w:ins>
      <w:r w:rsidRPr="00E352EF">
        <w:rPr>
          <w:rFonts w:asciiTheme="majorHAnsi" w:hAnsiTheme="majorHAnsi"/>
          <w:szCs w:val="22"/>
        </w:rPr>
        <w:t>obs_status</w:t>
      </w:r>
    </w:p>
    <w:p w14:paraId="4D202A55"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6592DEA4"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604EA06"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65BC5B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E741A1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19960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D9B2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5616B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9B315E5"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DE9680E"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DAB7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6E85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26B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66E3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FC445"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789E96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9A48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96E71"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E9CA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C5D9A" w14:textId="77777777" w:rsidR="00534B1C" w:rsidRPr="00E352EF" w:rsidRDefault="00534B1C" w:rsidP="00534B1C">
            <w:pPr>
              <w:rPr>
                <w:rFonts w:asciiTheme="minorHAnsi" w:hAnsiTheme="minorHAnsi"/>
                <w:szCs w:val="22"/>
              </w:rPr>
            </w:pP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FB9D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D57C49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B6B3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ADD7"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E5EC"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28040"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F84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B1E8870" w14:textId="77777777" w:rsidR="00534B1C" w:rsidRPr="00E352EF" w:rsidRDefault="00534B1C" w:rsidP="00534B1C">
      <w:pPr>
        <w:rPr>
          <w:rFonts w:asciiTheme="minorHAnsi" w:hAnsiTheme="minorHAnsi"/>
          <w:szCs w:val="22"/>
        </w:rPr>
      </w:pPr>
    </w:p>
    <w:p w14:paraId="7D64FC83" w14:textId="77777777" w:rsidR="00710B3F" w:rsidRPr="00E352EF" w:rsidRDefault="00710B3F" w:rsidP="00534B1C">
      <w:pPr>
        <w:rPr>
          <w:rFonts w:ascii="Cambria" w:hAnsi="Cambria"/>
          <w:szCs w:val="22"/>
        </w:rPr>
      </w:pPr>
      <w:r w:rsidRPr="00E352EF">
        <w:rPr>
          <w:rFonts w:ascii="Cambria" w:hAnsi="Cambria"/>
          <w:szCs w:val="22"/>
        </w:rPr>
        <w:t>3)</w:t>
      </w:r>
    </w:p>
    <w:p w14:paraId="263826E7" w14:textId="77777777" w:rsidR="00534B1C" w:rsidRPr="00E352EF" w:rsidRDefault="00534B1C" w:rsidP="00534B1C">
      <w:pPr>
        <w:rPr>
          <w:rFonts w:ascii="Cambria" w:hAnsi="Cambria"/>
          <w:szCs w:val="22"/>
        </w:rPr>
      </w:pPr>
      <w:r w:rsidRPr="00E352EF">
        <w:rPr>
          <w:rFonts w:ascii="Cambria" w:hAnsi="Cambria"/>
          <w:szCs w:val="22"/>
        </w:rPr>
        <w:t>nvl is used to replace the null value with 0 (compare with the previous example)</w:t>
      </w:r>
    </w:p>
    <w:p w14:paraId="53392264"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w:t>
      </w:r>
      <w:r w:rsidR="00127AFF" w:rsidRPr="00E352EF">
        <w:rPr>
          <w:rFonts w:ascii="Cambria" w:hAnsi="Cambria"/>
          <w:b/>
          <w:szCs w:val="22"/>
        </w:rPr>
        <w:t>outer</w:t>
      </w:r>
      <w:r w:rsidR="00127AFF" w:rsidRPr="00E352EF">
        <w:rPr>
          <w:rFonts w:ascii="Cambria" w:hAnsi="Cambria"/>
          <w:szCs w:val="22"/>
        </w:rPr>
        <w:t xml:space="preserve"> </w:t>
      </w:r>
      <w:r w:rsidRPr="00E352EF">
        <w:rPr>
          <w:rFonts w:ascii="Cambria" w:hAnsi="Cambria"/>
          <w:szCs w:val="22"/>
        </w:rPr>
        <w:t>ds1</w:t>
      </w:r>
      <w:r w:rsidR="00127AFF" w:rsidRPr="00E352EF">
        <w:rPr>
          <w:rFonts w:ascii="Cambria" w:hAnsi="Cambria"/>
          <w:szCs w:val="22"/>
        </w:rPr>
        <w:t>,</w:t>
      </w:r>
      <w:r w:rsidRPr="00E352EF">
        <w:rPr>
          <w:rFonts w:ascii="Cambria" w:hAnsi="Cambria"/>
          <w:szCs w:val="22"/>
        </w:rPr>
        <w:t xml:space="preserve"> ds2 </w:t>
      </w:r>
      <w:r w:rsidRPr="00E352EF">
        <w:rPr>
          <w:rFonts w:ascii="Cambria" w:hAnsi="Cambria"/>
          <w:b/>
          <w:szCs w:val="22"/>
        </w:rPr>
        <w:t>] {</w:t>
      </w:r>
      <w:r w:rsidRPr="00E352EF">
        <w:rPr>
          <w:rFonts w:ascii="Cambria" w:hAnsi="Cambria"/>
          <w:szCs w:val="22"/>
        </w:rPr>
        <w:t xml:space="preserve"> </w:t>
      </w:r>
    </w:p>
    <w:p w14:paraId="51E93230" w14:textId="2E203F3E" w:rsidR="00534B1C" w:rsidRPr="00E352EF" w:rsidRDefault="00534B1C" w:rsidP="00534B1C">
      <w:pPr>
        <w:ind w:firstLine="706"/>
        <w:rPr>
          <w:rFonts w:ascii="Cambria" w:hAnsi="Cambria"/>
          <w:szCs w:val="22"/>
        </w:rPr>
      </w:pPr>
      <w:r w:rsidRPr="00E352EF">
        <w:rPr>
          <w:rFonts w:ascii="Cambria" w:hAnsi="Cambria"/>
          <w:szCs w:val="22"/>
        </w:rPr>
        <w:t>obs_value = ds1</w:t>
      </w:r>
      <w:del w:id="243" w:author="Laura Viignola" w:date="2017-05-11T09:28:00Z">
        <w:r w:rsidRPr="00E352EF" w:rsidDel="004266D2">
          <w:rPr>
            <w:rFonts w:ascii="Cambria" w:hAnsi="Cambria"/>
            <w:szCs w:val="22"/>
          </w:rPr>
          <w:delText>.</w:delText>
        </w:r>
      </w:del>
      <w:ins w:id="244" w:author="Laura Viignola" w:date="2017-05-11T09:28:00Z">
        <w:r w:rsidR="004266D2">
          <w:rPr>
            <w:rFonts w:ascii="Cambria" w:hAnsi="Cambria"/>
            <w:szCs w:val="22"/>
          </w:rPr>
          <w:t>#</w:t>
        </w:r>
      </w:ins>
      <w:r w:rsidRPr="00E352EF">
        <w:rPr>
          <w:rFonts w:ascii="Cambria" w:hAnsi="Cambria"/>
          <w:szCs w:val="22"/>
        </w:rPr>
        <w:t>obs_value + nvl (ds2</w:t>
      </w:r>
      <w:del w:id="245" w:author="Laura Viignola" w:date="2017-05-11T09:28:00Z">
        <w:r w:rsidRPr="00E352EF" w:rsidDel="004266D2">
          <w:rPr>
            <w:rFonts w:ascii="Cambria" w:hAnsi="Cambria"/>
            <w:szCs w:val="22"/>
          </w:rPr>
          <w:delText>.</w:delText>
        </w:r>
      </w:del>
      <w:ins w:id="246" w:author="Laura Viignola" w:date="2017-05-11T09:28:00Z">
        <w:r w:rsidR="004266D2">
          <w:rPr>
            <w:rFonts w:ascii="Cambria" w:hAnsi="Cambria"/>
            <w:szCs w:val="22"/>
          </w:rPr>
          <w:t>#</w:t>
        </w:r>
      </w:ins>
      <w:r w:rsidRPr="00E352EF">
        <w:rPr>
          <w:rFonts w:ascii="Cambria" w:hAnsi="Cambria"/>
          <w:szCs w:val="22"/>
        </w:rPr>
        <w:t xml:space="preserve">obs_value, 0) , </w:t>
      </w:r>
    </w:p>
    <w:p w14:paraId="7A374FCC" w14:textId="1BFD63F4" w:rsidR="00534B1C" w:rsidRPr="00E352EF" w:rsidRDefault="00534B1C" w:rsidP="00534B1C">
      <w:pPr>
        <w:ind w:firstLine="706"/>
        <w:rPr>
          <w:rFonts w:ascii="Cambria" w:hAnsi="Cambria"/>
          <w:szCs w:val="22"/>
        </w:rPr>
      </w:pPr>
      <w:r w:rsidRPr="00E352EF">
        <w:rPr>
          <w:rFonts w:ascii="Cambria" w:hAnsi="Cambria"/>
          <w:szCs w:val="22"/>
        </w:rPr>
        <w:t>obs_status = ds1</w:t>
      </w:r>
      <w:del w:id="247" w:author="Laura Viignola" w:date="2017-05-11T09:28:00Z">
        <w:r w:rsidRPr="00E352EF" w:rsidDel="004266D2">
          <w:rPr>
            <w:rFonts w:ascii="Cambria" w:hAnsi="Cambria"/>
            <w:szCs w:val="22"/>
          </w:rPr>
          <w:delText>.</w:delText>
        </w:r>
      </w:del>
      <w:ins w:id="248" w:author="Laura Viignola" w:date="2017-05-11T09:28:00Z">
        <w:r w:rsidR="004266D2">
          <w:rPr>
            <w:rFonts w:ascii="Cambria" w:hAnsi="Cambria"/>
            <w:szCs w:val="22"/>
          </w:rPr>
          <w:t>#</w:t>
        </w:r>
      </w:ins>
      <w:r w:rsidRPr="00E352EF">
        <w:rPr>
          <w:rFonts w:ascii="Cambria" w:hAnsi="Cambria"/>
          <w:szCs w:val="22"/>
        </w:rPr>
        <w:t>obs_status</w:t>
      </w:r>
    </w:p>
    <w:p w14:paraId="36FD48AF" w14:textId="77777777" w:rsidR="00534B1C" w:rsidRPr="00E352EF" w:rsidRDefault="00534B1C" w:rsidP="00710B3F">
      <w:pPr>
        <w:ind w:firstLine="706"/>
        <w:rPr>
          <w:rFonts w:ascii="Cambria" w:hAnsi="Cambria"/>
          <w:b/>
          <w:szCs w:val="22"/>
        </w:rPr>
      </w:pP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27ECA5C5"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DDA39EB" w14:textId="501343A7" w:rsidR="00534B1C" w:rsidRPr="00E352EF" w:rsidRDefault="00B93728" w:rsidP="00534B1C">
            <w:pPr>
              <w:rPr>
                <w:rFonts w:asciiTheme="minorHAnsi" w:hAnsiTheme="minorHAnsi"/>
                <w:szCs w:val="22"/>
              </w:rPr>
            </w:pPr>
            <w:del w:id="249" w:author="Laura Viignola" w:date="2017-05-10T18:08:00Z">
              <w:r w:rsidRPr="00E352EF" w:rsidDel="00B93728">
                <w:rPr>
                  <w:rFonts w:asciiTheme="minorHAnsi" w:hAnsiTheme="minorHAnsi"/>
                  <w:szCs w:val="22"/>
                </w:rPr>
                <w:delText>D</w:delText>
              </w:r>
              <w:r w:rsidR="00534B1C" w:rsidRPr="00E352EF" w:rsidDel="00B93728">
                <w:rPr>
                  <w:rFonts w:asciiTheme="minorHAnsi" w:hAnsiTheme="minorHAnsi"/>
                  <w:szCs w:val="22"/>
                </w:rPr>
                <w:delText>s</w:delText>
              </w:r>
            </w:del>
            <w:ins w:id="250" w:author="Laura Viignola" w:date="2017-05-10T18:08:00Z">
              <w:r>
                <w:rPr>
                  <w:rFonts w:asciiTheme="minorHAnsi" w:hAnsiTheme="minorHAnsi"/>
                  <w:szCs w:val="22"/>
                </w:rPr>
                <w:t>d</w:t>
              </w:r>
              <w:r w:rsidRPr="00E352EF">
                <w:rPr>
                  <w:rFonts w:asciiTheme="minorHAnsi" w:hAnsiTheme="minorHAnsi"/>
                  <w:szCs w:val="22"/>
                </w:rPr>
                <w:t>s</w:t>
              </w:r>
              <w:r>
                <w:rPr>
                  <w:rFonts w:asciiTheme="minorHAnsi" w:hAnsiTheme="minorHAnsi"/>
                  <w:szCs w:val="22"/>
                </w:rPr>
                <w:t>_bop</w:t>
              </w:r>
            </w:ins>
            <w:r w:rsidR="00534B1C" w:rsidRPr="00E352EF">
              <w:rPr>
                <w:rFonts w:asciiTheme="minorHAnsi" w:hAnsiTheme="minorHAnsi"/>
                <w:szCs w:val="22"/>
              </w:rPr>
              <w:t>3</w:t>
            </w:r>
          </w:p>
        </w:tc>
      </w:tr>
      <w:tr w:rsidR="00534B1C" w:rsidRPr="00E352EF" w14:paraId="46F9006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A02F4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42F09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5A2D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15940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2EDBF2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3B7A1DF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9071E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EEE5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A01E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8D324"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8D11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1C8C60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D93C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B38D3"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FAFF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EBB9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EC142"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67610B9C"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3196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1442"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018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F0011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9F90"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10757A3" w14:textId="77777777" w:rsidR="00534B1C" w:rsidRPr="00E352EF" w:rsidRDefault="00534B1C" w:rsidP="00534B1C">
      <w:pPr>
        <w:rPr>
          <w:rFonts w:asciiTheme="minorHAnsi" w:hAnsiTheme="minorHAnsi"/>
          <w:szCs w:val="22"/>
        </w:rPr>
      </w:pPr>
    </w:p>
    <w:p w14:paraId="61B9B445" w14:textId="77777777" w:rsidR="00710B3F" w:rsidRPr="00E352EF" w:rsidRDefault="00710B3F" w:rsidP="00534B1C">
      <w:pPr>
        <w:rPr>
          <w:rFonts w:ascii="Cambria" w:hAnsi="Cambria"/>
          <w:szCs w:val="22"/>
        </w:rPr>
      </w:pPr>
      <w:r w:rsidRPr="00E352EF">
        <w:rPr>
          <w:rFonts w:ascii="Cambria" w:hAnsi="Cambria"/>
          <w:szCs w:val="22"/>
        </w:rPr>
        <w:t>4)</w:t>
      </w:r>
    </w:p>
    <w:p w14:paraId="2C45B3C7" w14:textId="478A3525" w:rsidR="00534B1C" w:rsidRPr="00E352EF" w:rsidRDefault="00534B1C" w:rsidP="00534B1C">
      <w:pPr>
        <w:rPr>
          <w:rFonts w:ascii="Cambria" w:hAnsi="Cambria"/>
          <w:szCs w:val="22"/>
        </w:rPr>
      </w:pPr>
      <w:r w:rsidRPr="00E352EF">
        <w:rPr>
          <w:rFonts w:ascii="Cambria" w:hAnsi="Cambria"/>
          <w:szCs w:val="22"/>
        </w:rPr>
        <w:t xml:space="preserve">example of join defined on a subset of the </w:t>
      </w:r>
      <w:r w:rsidR="00A82077" w:rsidRPr="00E352EF">
        <w:rPr>
          <w:rFonts w:ascii="Cambria" w:eastAsia="Calibri" w:hAnsi="Cambria" w:cs="Calibri"/>
        </w:rPr>
        <w:t>Identifier Component</w:t>
      </w:r>
      <w:r w:rsidRPr="00E352EF">
        <w:rPr>
          <w:rFonts w:ascii="Cambria" w:hAnsi="Cambria"/>
          <w:szCs w:val="22"/>
        </w:rPr>
        <w:t>s (family_id)</w:t>
      </w:r>
    </w:p>
    <w:tbl>
      <w:tblPr>
        <w:tblW w:w="0" w:type="auto"/>
        <w:tblInd w:w="108" w:type="dxa"/>
        <w:tblBorders>
          <w:top w:val="nil"/>
          <w:left w:val="nil"/>
          <w:bottom w:val="nil"/>
          <w:right w:val="nil"/>
        </w:tblBorders>
        <w:tblLook w:val="0000" w:firstRow="0" w:lastRow="0" w:firstColumn="0" w:lastColumn="0" w:noHBand="0" w:noVBand="0"/>
      </w:tblPr>
      <w:tblGrid>
        <w:gridCol w:w="1294"/>
        <w:gridCol w:w="1294"/>
        <w:gridCol w:w="961"/>
        <w:gridCol w:w="1583"/>
      </w:tblGrid>
      <w:tr w:rsidR="00534B1C" w:rsidRPr="00E352EF" w14:paraId="11D029FD" w14:textId="77777777" w:rsidTr="00534B1C">
        <w:trPr>
          <w:trHeight w:val="100"/>
        </w:trPr>
        <w:tc>
          <w:tcPr>
            <w:tcW w:w="4512"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090EA4AD" w14:textId="77777777" w:rsidR="00534B1C" w:rsidRPr="00E352EF" w:rsidRDefault="00534B1C" w:rsidP="00534B1C">
            <w:pPr>
              <w:autoSpaceDE w:val="0"/>
              <w:autoSpaceDN w:val="0"/>
              <w:adjustRightInd w:val="0"/>
              <w:spacing w:before="120" w:after="120"/>
            </w:pPr>
            <w:r w:rsidRPr="00E352EF">
              <w:t>ds_census</w:t>
            </w:r>
          </w:p>
        </w:tc>
      </w:tr>
      <w:tr w:rsidR="00534B1C" w:rsidRPr="00E352EF" w14:paraId="4C19B2A5" w14:textId="77777777" w:rsidTr="00534B1C">
        <w:trPr>
          <w:trHeight w:val="100"/>
        </w:trPr>
        <w:tc>
          <w:tcPr>
            <w:tcW w:w="117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777AB" w14:textId="77777777" w:rsidR="00534B1C" w:rsidRPr="00E352EF" w:rsidRDefault="00534B1C" w:rsidP="00534B1C">
            <w:pPr>
              <w:autoSpaceDE w:val="0"/>
              <w:autoSpaceDN w:val="0"/>
              <w:adjustRightInd w:val="0"/>
              <w:rPr>
                <w:rFonts w:cs="Consolas"/>
                <w:bCs/>
              </w:rPr>
            </w:pPr>
            <w:r w:rsidRPr="00E352EF">
              <w:rPr>
                <w:rFonts w:cs="Consolas"/>
                <w:bCs/>
              </w:rPr>
              <w:t>PERSON_ID</w:t>
            </w:r>
          </w:p>
        </w:tc>
        <w:tc>
          <w:tcPr>
            <w:tcW w:w="11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6D421" w14:textId="77777777" w:rsidR="00534B1C" w:rsidRPr="00E352EF" w:rsidRDefault="00534B1C" w:rsidP="00534B1C">
            <w:pPr>
              <w:autoSpaceDE w:val="0"/>
              <w:autoSpaceDN w:val="0"/>
              <w:adjustRightInd w:val="0"/>
              <w:rPr>
                <w:rFonts w:cs="Consolas"/>
                <w:bCs/>
              </w:rPr>
            </w:pPr>
            <w:r w:rsidRPr="00E352EF">
              <w:rPr>
                <w:rFonts w:cs="Consolas"/>
                <w:bCs/>
              </w:rPr>
              <w:t xml:space="preserve">FAMILY_ID </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64DD51" w14:textId="77777777" w:rsidR="00534B1C" w:rsidRPr="00E352EF" w:rsidRDefault="00534B1C" w:rsidP="00534B1C">
            <w:pPr>
              <w:autoSpaceDE w:val="0"/>
              <w:autoSpaceDN w:val="0"/>
              <w:adjustRightInd w:val="0"/>
              <w:rPr>
                <w:rFonts w:cs="Consolas"/>
                <w:bCs/>
              </w:rPr>
            </w:pPr>
            <w:r w:rsidRPr="00E352EF">
              <w:t>REL</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8B3268" w14:textId="77777777" w:rsidR="00534B1C" w:rsidRPr="00E352EF" w:rsidRDefault="00534B1C" w:rsidP="00534B1C">
            <w:pPr>
              <w:autoSpaceDE w:val="0"/>
              <w:autoSpaceDN w:val="0"/>
              <w:adjustRightInd w:val="0"/>
              <w:rPr>
                <w:rFonts w:cs="Consolas"/>
                <w:bCs/>
              </w:rPr>
            </w:pPr>
            <w:r w:rsidRPr="00E352EF">
              <w:t>NATIONALITY</w:t>
            </w:r>
          </w:p>
        </w:tc>
      </w:tr>
      <w:tr w:rsidR="00534B1C" w:rsidRPr="00E352EF" w14:paraId="5C5D3BF4"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10E74F3E" w14:textId="77777777" w:rsidR="00534B1C" w:rsidRPr="00E352EF" w:rsidRDefault="00534B1C" w:rsidP="00534B1C">
            <w:pPr>
              <w:autoSpaceDE w:val="0"/>
              <w:autoSpaceDN w:val="0"/>
              <w:adjustRightInd w:val="0"/>
              <w:rPr>
                <w:rFonts w:cs="Consolas"/>
              </w:rPr>
            </w:pPr>
            <w:r w:rsidRPr="00E352EF">
              <w:rPr>
                <w:rFonts w:cs="Consolas"/>
              </w:rPr>
              <w:t>1</w:t>
            </w:r>
          </w:p>
        </w:tc>
        <w:tc>
          <w:tcPr>
            <w:tcW w:w="1125" w:type="dxa"/>
            <w:tcBorders>
              <w:top w:val="single" w:sz="4" w:space="0" w:color="auto"/>
              <w:left w:val="single" w:sz="4" w:space="0" w:color="auto"/>
              <w:bottom w:val="single" w:sz="4" w:space="0" w:color="auto"/>
              <w:right w:val="single" w:sz="4" w:space="0" w:color="auto"/>
            </w:tcBorders>
          </w:tcPr>
          <w:p w14:paraId="14D7B533"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324F176E"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1F42AFC1"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40E82DE2"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7FD1EC5C" w14:textId="77777777" w:rsidR="00534B1C" w:rsidRPr="00E352EF" w:rsidRDefault="00534B1C" w:rsidP="00534B1C">
            <w:pPr>
              <w:autoSpaceDE w:val="0"/>
              <w:autoSpaceDN w:val="0"/>
              <w:adjustRightInd w:val="0"/>
              <w:rPr>
                <w:rFonts w:cs="Consolas"/>
              </w:rPr>
            </w:pPr>
            <w:r w:rsidRPr="00E352EF">
              <w:rPr>
                <w:rFonts w:cs="Consolas"/>
              </w:rPr>
              <w:t>2</w:t>
            </w:r>
          </w:p>
        </w:tc>
        <w:tc>
          <w:tcPr>
            <w:tcW w:w="1125" w:type="dxa"/>
            <w:tcBorders>
              <w:top w:val="single" w:sz="4" w:space="0" w:color="auto"/>
              <w:left w:val="single" w:sz="4" w:space="0" w:color="auto"/>
              <w:bottom w:val="single" w:sz="4" w:space="0" w:color="auto"/>
              <w:right w:val="single" w:sz="4" w:space="0" w:color="auto"/>
            </w:tcBorders>
          </w:tcPr>
          <w:p w14:paraId="336574C4"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563D5A0B"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0AB445D8"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ABC2F7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6351CB5" w14:textId="77777777" w:rsidR="00534B1C" w:rsidRPr="00E352EF" w:rsidRDefault="00534B1C" w:rsidP="00534B1C">
            <w:pPr>
              <w:autoSpaceDE w:val="0"/>
              <w:autoSpaceDN w:val="0"/>
              <w:adjustRightInd w:val="0"/>
              <w:rPr>
                <w:rFonts w:cs="Consolas"/>
              </w:rPr>
            </w:pPr>
            <w:r w:rsidRPr="00E352EF">
              <w:rPr>
                <w:rFonts w:cs="Consolas"/>
              </w:rPr>
              <w:t>3</w:t>
            </w:r>
          </w:p>
        </w:tc>
        <w:tc>
          <w:tcPr>
            <w:tcW w:w="1125" w:type="dxa"/>
            <w:tcBorders>
              <w:top w:val="single" w:sz="4" w:space="0" w:color="auto"/>
              <w:left w:val="single" w:sz="4" w:space="0" w:color="auto"/>
              <w:bottom w:val="single" w:sz="4" w:space="0" w:color="auto"/>
              <w:right w:val="single" w:sz="4" w:space="0" w:color="auto"/>
            </w:tcBorders>
          </w:tcPr>
          <w:p w14:paraId="5E9B0AEB"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7CFEB7ED"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52E30824"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36645BF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5075884D" w14:textId="77777777" w:rsidR="00534B1C" w:rsidRPr="00E352EF" w:rsidRDefault="00534B1C" w:rsidP="00534B1C">
            <w:pPr>
              <w:autoSpaceDE w:val="0"/>
              <w:autoSpaceDN w:val="0"/>
              <w:adjustRightInd w:val="0"/>
              <w:rPr>
                <w:rFonts w:cs="Consolas"/>
              </w:rPr>
            </w:pPr>
            <w:r w:rsidRPr="00E352EF">
              <w:rPr>
                <w:rFonts w:cs="Consolas"/>
              </w:rPr>
              <w:lastRenderedPageBreak/>
              <w:t>4</w:t>
            </w:r>
          </w:p>
        </w:tc>
        <w:tc>
          <w:tcPr>
            <w:tcW w:w="1125" w:type="dxa"/>
            <w:tcBorders>
              <w:top w:val="single" w:sz="4" w:space="0" w:color="auto"/>
              <w:left w:val="single" w:sz="4" w:space="0" w:color="auto"/>
              <w:bottom w:val="single" w:sz="4" w:space="0" w:color="auto"/>
              <w:right w:val="single" w:sz="4" w:space="0" w:color="auto"/>
            </w:tcBorders>
          </w:tcPr>
          <w:p w14:paraId="47FAC1E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79EE4D4D"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4618899E"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128C37D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432936AC" w14:textId="77777777" w:rsidR="00534B1C" w:rsidRPr="00E352EF" w:rsidRDefault="00534B1C" w:rsidP="00534B1C">
            <w:pPr>
              <w:autoSpaceDE w:val="0"/>
              <w:autoSpaceDN w:val="0"/>
              <w:adjustRightInd w:val="0"/>
              <w:rPr>
                <w:rFonts w:cs="Consolas"/>
              </w:rPr>
            </w:pPr>
            <w:r w:rsidRPr="00E352EF">
              <w:rPr>
                <w:rFonts w:cs="Consolas"/>
              </w:rPr>
              <w:t>5</w:t>
            </w:r>
          </w:p>
        </w:tc>
        <w:tc>
          <w:tcPr>
            <w:tcW w:w="1125" w:type="dxa"/>
            <w:tcBorders>
              <w:top w:val="single" w:sz="4" w:space="0" w:color="auto"/>
              <w:left w:val="single" w:sz="4" w:space="0" w:color="auto"/>
              <w:bottom w:val="single" w:sz="4" w:space="0" w:color="auto"/>
              <w:right w:val="single" w:sz="4" w:space="0" w:color="auto"/>
            </w:tcBorders>
          </w:tcPr>
          <w:p w14:paraId="1F234ECF"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8932B60"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30F3C2FD"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677B7A2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846AAA4" w14:textId="77777777" w:rsidR="00534B1C" w:rsidRPr="00E352EF" w:rsidRDefault="00534B1C" w:rsidP="00534B1C">
            <w:pPr>
              <w:autoSpaceDE w:val="0"/>
              <w:autoSpaceDN w:val="0"/>
              <w:adjustRightInd w:val="0"/>
              <w:rPr>
                <w:rFonts w:cs="Consolas"/>
              </w:rPr>
            </w:pPr>
            <w:r w:rsidRPr="00E352EF">
              <w:rPr>
                <w:rFonts w:cs="Consolas"/>
              </w:rPr>
              <w:t>6</w:t>
            </w:r>
          </w:p>
        </w:tc>
        <w:tc>
          <w:tcPr>
            <w:tcW w:w="1125" w:type="dxa"/>
            <w:tcBorders>
              <w:top w:val="single" w:sz="4" w:space="0" w:color="auto"/>
              <w:left w:val="single" w:sz="4" w:space="0" w:color="auto"/>
              <w:bottom w:val="single" w:sz="4" w:space="0" w:color="auto"/>
              <w:right w:val="single" w:sz="4" w:space="0" w:color="auto"/>
            </w:tcBorders>
          </w:tcPr>
          <w:p w14:paraId="3A0D1B43"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3DBB055"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3E08824C"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7ED671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0709C3CC" w14:textId="77777777" w:rsidR="00534B1C" w:rsidRPr="00E352EF" w:rsidRDefault="00534B1C" w:rsidP="00534B1C">
            <w:pPr>
              <w:autoSpaceDE w:val="0"/>
              <w:autoSpaceDN w:val="0"/>
              <w:adjustRightInd w:val="0"/>
              <w:rPr>
                <w:rFonts w:cs="Consolas"/>
              </w:rPr>
            </w:pPr>
            <w:r w:rsidRPr="00E352EF">
              <w:rPr>
                <w:rFonts w:cs="Consolas"/>
              </w:rPr>
              <w:t>7</w:t>
            </w:r>
          </w:p>
        </w:tc>
        <w:tc>
          <w:tcPr>
            <w:tcW w:w="1125" w:type="dxa"/>
            <w:tcBorders>
              <w:top w:val="single" w:sz="4" w:space="0" w:color="auto"/>
              <w:left w:val="single" w:sz="4" w:space="0" w:color="auto"/>
              <w:bottom w:val="single" w:sz="4" w:space="0" w:color="auto"/>
              <w:right w:val="single" w:sz="4" w:space="0" w:color="auto"/>
            </w:tcBorders>
          </w:tcPr>
          <w:p w14:paraId="1CA9213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1F6CB026"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27AE61DF" w14:textId="77777777" w:rsidR="00534B1C" w:rsidRPr="00E352EF" w:rsidRDefault="00534B1C" w:rsidP="00534B1C">
            <w:pPr>
              <w:autoSpaceDE w:val="0"/>
              <w:autoSpaceDN w:val="0"/>
              <w:adjustRightInd w:val="0"/>
              <w:rPr>
                <w:rFonts w:cs="Consolas"/>
              </w:rPr>
            </w:pPr>
            <w:r w:rsidRPr="00E352EF">
              <w:rPr>
                <w:rFonts w:cs="Consolas"/>
              </w:rPr>
              <w:t>IT</w:t>
            </w:r>
          </w:p>
        </w:tc>
      </w:tr>
    </w:tbl>
    <w:p w14:paraId="1999280A" w14:textId="77777777" w:rsidR="00534B1C" w:rsidRPr="00E352EF" w:rsidRDefault="00534B1C" w:rsidP="00534B1C">
      <w:pPr>
        <w:rPr>
          <w:rFonts w:asciiTheme="minorHAnsi" w:hAnsiTheme="minorHAnsi"/>
          <w:szCs w:val="22"/>
        </w:rPr>
      </w:pPr>
    </w:p>
    <w:p w14:paraId="23A1C813" w14:textId="77777777" w:rsidR="00534B1C" w:rsidRPr="00E352EF" w:rsidRDefault="00534B1C" w:rsidP="00534B1C">
      <w:pPr>
        <w:rPr>
          <w:rFonts w:ascii="Cambria" w:hAnsi="Cambria"/>
          <w:szCs w:val="22"/>
        </w:rPr>
      </w:pPr>
      <w:r w:rsidRPr="00E352EF">
        <w:rPr>
          <w:rFonts w:ascii="Cambria" w:hAnsi="Cambria"/>
          <w:szCs w:val="22"/>
        </w:rPr>
        <w:t>head := ds_census (rel=HEAD);</w:t>
      </w:r>
    </w:p>
    <w:p w14:paraId="10853C79" w14:textId="77777777" w:rsidR="00534B1C" w:rsidRPr="00F70A81" w:rsidRDefault="00534B1C" w:rsidP="00534B1C">
      <w:pPr>
        <w:rPr>
          <w:rFonts w:ascii="Cambria" w:hAnsi="Cambria"/>
          <w:szCs w:val="22"/>
          <w:lang w:val="fr-FR"/>
        </w:rPr>
      </w:pPr>
      <w:r w:rsidRPr="00F70A81">
        <w:rPr>
          <w:rFonts w:ascii="Cambria" w:hAnsi="Cambria"/>
          <w:szCs w:val="22"/>
          <w:lang w:val="fr-FR"/>
        </w:rPr>
        <w:t>spouse := ds_census (rel=SPOUSE);</w:t>
      </w:r>
    </w:p>
    <w:p w14:paraId="626DB0F1" w14:textId="77777777" w:rsidR="00534B1C" w:rsidRPr="00E352EF" w:rsidRDefault="00534B1C" w:rsidP="00534B1C">
      <w:pPr>
        <w:rPr>
          <w:rFonts w:ascii="Cambria" w:hAnsi="Cambria"/>
          <w:szCs w:val="22"/>
        </w:rPr>
      </w:pPr>
      <w:r w:rsidRPr="00E352EF">
        <w:rPr>
          <w:rFonts w:ascii="Cambria" w:hAnsi="Cambria"/>
          <w:szCs w:val="22"/>
        </w:rPr>
        <w:t>child := ds_census(rel=</w:t>
      </w:r>
      <w:r w:rsidRPr="00E352EF">
        <w:rPr>
          <w:rFonts w:ascii="Cambria" w:hAnsi="Cambria"/>
        </w:rPr>
        <w:t xml:space="preserve"> CHILD</w:t>
      </w:r>
      <w:r w:rsidRPr="00E352EF">
        <w:rPr>
          <w:rFonts w:ascii="Cambria" w:hAnsi="Cambria"/>
          <w:szCs w:val="22"/>
        </w:rPr>
        <w:t xml:space="preserve"> ) ;</w:t>
      </w:r>
    </w:p>
    <w:p w14:paraId="2529F63A" w14:textId="77777777" w:rsidR="00534B1C" w:rsidRPr="00E352EF" w:rsidRDefault="00534B1C" w:rsidP="00534B1C">
      <w:pPr>
        <w:rPr>
          <w:rFonts w:ascii="Cambria" w:hAnsi="Cambria"/>
          <w:szCs w:val="22"/>
        </w:rPr>
      </w:pPr>
      <w:r w:rsidRPr="00E352EF">
        <w:rPr>
          <w:rFonts w:ascii="Cambria" w:hAnsi="Cambria"/>
          <w:b/>
          <w:szCs w:val="22"/>
        </w:rPr>
        <w:t>[</w:t>
      </w:r>
      <w:r w:rsidRPr="00E352EF">
        <w:rPr>
          <w:rFonts w:ascii="Cambria" w:hAnsi="Cambria"/>
          <w:szCs w:val="22"/>
        </w:rPr>
        <w:t xml:space="preserve"> head, spouse, child on family_id </w:t>
      </w:r>
      <w:r w:rsidRPr="00E352EF">
        <w:rPr>
          <w:rFonts w:ascii="Cambria" w:hAnsi="Cambria"/>
          <w:b/>
          <w:szCs w:val="22"/>
        </w:rPr>
        <w:t>] {</w:t>
      </w:r>
      <w:r w:rsidRPr="00E352EF">
        <w:rPr>
          <w:rFonts w:ascii="Cambria" w:hAnsi="Cambria"/>
          <w:szCs w:val="22"/>
        </w:rPr>
        <w:t xml:space="preserve"> </w:t>
      </w:r>
    </w:p>
    <w:p w14:paraId="55D7DF64" w14:textId="56F55C03"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1" w:author="Laura Viignola" w:date="2017-05-11T09:28:00Z">
        <w:r w:rsidRPr="00E352EF" w:rsidDel="004266D2">
          <w:rPr>
            <w:rFonts w:ascii="Cambria" w:hAnsi="Cambria"/>
          </w:rPr>
          <w:delText>.</w:delText>
        </w:r>
      </w:del>
      <w:ins w:id="252" w:author="Laura Viignola" w:date="2017-05-11T09:28:00Z">
        <w:r w:rsidR="004266D2">
          <w:rPr>
            <w:rFonts w:ascii="Cambria" w:hAnsi="Cambria"/>
          </w:rPr>
          <w:t>#</w:t>
        </w:r>
      </w:ins>
      <w:r w:rsidRPr="00E352EF">
        <w:rPr>
          <w:rFonts w:ascii="Cambria" w:hAnsi="Cambria"/>
        </w:rPr>
        <w:t>person_id to head_id, spouse</w:t>
      </w:r>
      <w:del w:id="253" w:author="Laura Viignola" w:date="2017-05-11T09:28:00Z">
        <w:r w:rsidRPr="00E352EF" w:rsidDel="004266D2">
          <w:rPr>
            <w:rFonts w:ascii="Cambria" w:hAnsi="Cambria"/>
          </w:rPr>
          <w:delText>.</w:delText>
        </w:r>
      </w:del>
      <w:ins w:id="254" w:author="Laura Viignola" w:date="2017-05-11T09:28:00Z">
        <w:r w:rsidR="004266D2">
          <w:rPr>
            <w:rFonts w:ascii="Cambria" w:hAnsi="Cambria"/>
          </w:rPr>
          <w:t>#</w:t>
        </w:r>
      </w:ins>
      <w:r w:rsidRPr="00E352EF">
        <w:rPr>
          <w:rFonts w:ascii="Cambria" w:hAnsi="Cambria"/>
        </w:rPr>
        <w:t>person_id to spouse_id, child</w:t>
      </w:r>
      <w:del w:id="255" w:author="Laura Viignola" w:date="2017-05-11T09:28:00Z">
        <w:r w:rsidRPr="00E352EF" w:rsidDel="004266D2">
          <w:rPr>
            <w:rFonts w:ascii="Cambria" w:hAnsi="Cambria"/>
          </w:rPr>
          <w:delText>.</w:delText>
        </w:r>
      </w:del>
      <w:ins w:id="256" w:author="Laura Viignola" w:date="2017-05-11T09:28:00Z">
        <w:r w:rsidR="004266D2">
          <w:rPr>
            <w:rFonts w:ascii="Cambria" w:hAnsi="Cambria"/>
          </w:rPr>
          <w:t>#</w:t>
        </w:r>
      </w:ins>
      <w:r w:rsidRPr="00E352EF">
        <w:rPr>
          <w:rFonts w:ascii="Cambria" w:hAnsi="Cambria"/>
        </w:rPr>
        <w:t>person_id to child_id ;</w:t>
      </w:r>
    </w:p>
    <w:p w14:paraId="55A1F4BD" w14:textId="07777CAB"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7" w:author="Laura Viignola" w:date="2017-05-11T09:28:00Z">
        <w:r w:rsidRPr="00E352EF" w:rsidDel="004266D2">
          <w:rPr>
            <w:rFonts w:ascii="Cambria" w:hAnsi="Cambria"/>
          </w:rPr>
          <w:delText>.</w:delText>
        </w:r>
      </w:del>
      <w:ins w:id="258" w:author="Laura Viignola" w:date="2017-05-11T09:28:00Z">
        <w:r w:rsidR="004266D2">
          <w:rPr>
            <w:rFonts w:ascii="Cambria" w:hAnsi="Cambria"/>
          </w:rPr>
          <w:t>#</w:t>
        </w:r>
      </w:ins>
      <w:del w:id="259" w:author="Laura Viignola" w:date="2017-05-11T09:28:00Z">
        <w:r w:rsidRPr="00E352EF" w:rsidDel="004266D2">
          <w:rPr>
            <w:rFonts w:ascii="Cambria" w:hAnsi="Cambria"/>
          </w:rPr>
          <w:delText xml:space="preserve"> </w:delText>
        </w:r>
      </w:del>
      <w:r w:rsidRPr="00E352EF">
        <w:rPr>
          <w:rFonts w:ascii="Cambria" w:hAnsi="Cambria"/>
        </w:rPr>
        <w:t>nationality to head_nationality, spouse</w:t>
      </w:r>
      <w:del w:id="260" w:author="Laura Viignola" w:date="2017-05-11T09:28:00Z">
        <w:r w:rsidRPr="00E352EF" w:rsidDel="004266D2">
          <w:rPr>
            <w:rFonts w:ascii="Cambria" w:hAnsi="Cambria"/>
          </w:rPr>
          <w:delText>.</w:delText>
        </w:r>
      </w:del>
      <w:ins w:id="261" w:author="Laura Viignola" w:date="2017-05-11T09:28:00Z">
        <w:r w:rsidR="004266D2">
          <w:rPr>
            <w:rFonts w:ascii="Cambria" w:hAnsi="Cambria"/>
          </w:rPr>
          <w:t>#</w:t>
        </w:r>
      </w:ins>
      <w:del w:id="262" w:author="Laura Viignola" w:date="2017-05-11T09:28:00Z">
        <w:r w:rsidRPr="00E352EF" w:rsidDel="004266D2">
          <w:rPr>
            <w:rFonts w:ascii="Cambria" w:hAnsi="Cambria"/>
          </w:rPr>
          <w:delText xml:space="preserve"> </w:delText>
        </w:r>
      </w:del>
      <w:r w:rsidRPr="00E352EF">
        <w:rPr>
          <w:rFonts w:ascii="Cambria" w:hAnsi="Cambria"/>
        </w:rPr>
        <w:t>nationality to spouse_nationality, child</w:t>
      </w:r>
      <w:del w:id="263" w:author="Laura Viignola" w:date="2017-05-11T09:28:00Z">
        <w:r w:rsidRPr="00E352EF" w:rsidDel="004266D2">
          <w:rPr>
            <w:rFonts w:ascii="Cambria" w:hAnsi="Cambria"/>
          </w:rPr>
          <w:delText>.</w:delText>
        </w:r>
      </w:del>
      <w:ins w:id="264" w:author="Laura Viignola" w:date="2017-05-11T09:28:00Z">
        <w:r w:rsidR="004266D2">
          <w:rPr>
            <w:rFonts w:ascii="Cambria" w:hAnsi="Cambria"/>
          </w:rPr>
          <w:t>#</w:t>
        </w:r>
      </w:ins>
      <w:del w:id="265" w:author="Laura Viignola" w:date="2017-05-11T09:28:00Z">
        <w:r w:rsidRPr="00E352EF" w:rsidDel="004266D2">
          <w:rPr>
            <w:rFonts w:ascii="Cambria" w:hAnsi="Cambria"/>
          </w:rPr>
          <w:delText xml:space="preserve"> </w:delText>
        </w:r>
      </w:del>
      <w:r w:rsidRPr="00E352EF">
        <w:rPr>
          <w:rFonts w:ascii="Cambria" w:hAnsi="Cambria"/>
        </w:rPr>
        <w:t>nationality to child_nationality ;</w:t>
      </w:r>
    </w:p>
    <w:p w14:paraId="4136E8B4" w14:textId="77777777" w:rsidR="00534B1C" w:rsidRPr="00E352EF" w:rsidRDefault="00534B1C" w:rsidP="00534B1C">
      <w:pPr>
        <w:rPr>
          <w:rFonts w:ascii="Cambria" w:hAnsi="Cambria"/>
          <w:b/>
          <w:szCs w:val="22"/>
        </w:rPr>
      </w:pPr>
      <w:r w:rsidRPr="00E352EF">
        <w:rPr>
          <w:rFonts w:ascii="Cambria" w:hAnsi="Cambria"/>
          <w:b/>
          <w:szCs w:val="22"/>
        </w:rPr>
        <w:t>}</w:t>
      </w:r>
    </w:p>
    <w:p w14:paraId="728A0666" w14:textId="77777777" w:rsidR="00534B1C" w:rsidRPr="00E352EF" w:rsidRDefault="00534B1C" w:rsidP="00534B1C">
      <w:pPr>
        <w:rPr>
          <w:rFonts w:asciiTheme="minorHAnsi" w:hAnsiTheme="minorHAnsi"/>
          <w:szCs w:val="22"/>
        </w:rPr>
      </w:pPr>
    </w:p>
    <w:tbl>
      <w:tblPr>
        <w:tblW w:w="9254" w:type="dxa"/>
        <w:tblInd w:w="108" w:type="dxa"/>
        <w:tblBorders>
          <w:top w:val="nil"/>
          <w:left w:val="nil"/>
          <w:bottom w:val="nil"/>
          <w:right w:val="nil"/>
        </w:tblBorders>
        <w:tblLayout w:type="fixed"/>
        <w:tblLook w:val="0000" w:firstRow="0" w:lastRow="0" w:firstColumn="0" w:lastColumn="0" w:noHBand="0" w:noVBand="0"/>
      </w:tblPr>
      <w:tblGrid>
        <w:gridCol w:w="1225"/>
        <w:gridCol w:w="1225"/>
        <w:gridCol w:w="1275"/>
        <w:gridCol w:w="1134"/>
        <w:gridCol w:w="1418"/>
        <w:gridCol w:w="1417"/>
        <w:gridCol w:w="1560"/>
      </w:tblGrid>
      <w:tr w:rsidR="00534B1C" w:rsidRPr="00E352EF" w14:paraId="71EC7F97" w14:textId="77777777" w:rsidTr="00534B1C">
        <w:trPr>
          <w:trHeight w:val="100"/>
        </w:trPr>
        <w:tc>
          <w:tcPr>
            <w:tcW w:w="9254" w:type="dxa"/>
            <w:gridSpan w:val="7"/>
            <w:tcBorders>
              <w:top w:val="single" w:sz="4" w:space="0" w:color="auto"/>
              <w:left w:val="single" w:sz="4" w:space="0" w:color="auto"/>
              <w:bottom w:val="single" w:sz="4" w:space="0" w:color="auto"/>
              <w:right w:val="single" w:sz="4" w:space="0" w:color="auto"/>
            </w:tcBorders>
            <w:shd w:val="clear" w:color="auto" w:fill="F2DBDB" w:themeFill="accent2" w:themeFillTint="33"/>
            <w:tcMar>
              <w:left w:w="57" w:type="dxa"/>
              <w:right w:w="57" w:type="dxa"/>
            </w:tcMar>
          </w:tcPr>
          <w:p w14:paraId="34245C0F" w14:textId="77777777" w:rsidR="00534B1C" w:rsidRPr="00E352EF" w:rsidRDefault="00534B1C" w:rsidP="00534B1C">
            <w:pPr>
              <w:autoSpaceDE w:val="0"/>
              <w:autoSpaceDN w:val="0"/>
              <w:adjustRightInd w:val="0"/>
            </w:pPr>
            <w:r w:rsidRPr="00E352EF">
              <w:t>ds_result</w:t>
            </w:r>
          </w:p>
        </w:tc>
      </w:tr>
      <w:tr w:rsidR="00534B1C" w:rsidRPr="00E352EF" w14:paraId="2B932F82" w14:textId="77777777" w:rsidTr="00534B1C">
        <w:trPr>
          <w:trHeight w:val="100"/>
        </w:trPr>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18E7C363" w14:textId="77777777" w:rsidR="00534B1C" w:rsidRPr="00E352EF" w:rsidRDefault="00534B1C" w:rsidP="00534B1C">
            <w:pPr>
              <w:autoSpaceDE w:val="0"/>
              <w:autoSpaceDN w:val="0"/>
              <w:adjustRightInd w:val="0"/>
            </w:pPr>
            <w:r w:rsidRPr="00E352EF">
              <w:t>FAMILY_ID</w:t>
            </w:r>
          </w:p>
        </w:tc>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0E3F6670" w14:textId="77777777" w:rsidR="00534B1C" w:rsidRPr="00E352EF" w:rsidRDefault="00534B1C" w:rsidP="00534B1C">
            <w:pPr>
              <w:autoSpaceDE w:val="0"/>
              <w:autoSpaceDN w:val="0"/>
              <w:adjustRightInd w:val="0"/>
              <w:rPr>
                <w:rFonts w:cs="Consolas"/>
                <w:bCs/>
              </w:rPr>
            </w:pPr>
            <w:r w:rsidRPr="00E352EF">
              <w:t>HEAD_ID</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31499661" w14:textId="77777777" w:rsidR="00534B1C" w:rsidRPr="00E352EF" w:rsidRDefault="00534B1C" w:rsidP="00534B1C">
            <w:pPr>
              <w:autoSpaceDE w:val="0"/>
              <w:autoSpaceDN w:val="0"/>
              <w:adjustRightInd w:val="0"/>
            </w:pPr>
            <w:r w:rsidRPr="00E352EF">
              <w:t>SPOUSE_ID</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6F1AC9D9" w14:textId="77777777" w:rsidR="00534B1C" w:rsidRPr="00E352EF" w:rsidRDefault="00534B1C" w:rsidP="00534B1C">
            <w:pPr>
              <w:autoSpaceDE w:val="0"/>
              <w:autoSpaceDN w:val="0"/>
              <w:adjustRightInd w:val="0"/>
            </w:pPr>
            <w:r w:rsidRPr="00E352EF">
              <w:t>CHILD_ID</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1BE7607" w14:textId="77777777" w:rsidR="00534B1C" w:rsidRPr="00E352EF" w:rsidRDefault="00534B1C" w:rsidP="00534B1C">
            <w:pPr>
              <w:autoSpaceDE w:val="0"/>
              <w:autoSpaceDN w:val="0"/>
              <w:adjustRightInd w:val="0"/>
              <w:rPr>
                <w:rFonts w:cs="Consolas"/>
                <w:bCs/>
              </w:rPr>
            </w:pPr>
            <w:r w:rsidRPr="00E352EF">
              <w:t>HEAD_NATIONALITY</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32C2CF79" w14:textId="77777777" w:rsidR="00534B1C" w:rsidRPr="00E352EF" w:rsidRDefault="00534B1C" w:rsidP="00534B1C">
            <w:pPr>
              <w:autoSpaceDE w:val="0"/>
              <w:autoSpaceDN w:val="0"/>
              <w:adjustRightInd w:val="0"/>
              <w:rPr>
                <w:rFonts w:cs="Consolas"/>
                <w:bCs/>
              </w:rPr>
            </w:pPr>
            <w:r w:rsidRPr="00E352EF">
              <w:t>SPOUSE_NATIONALITY</w:t>
            </w:r>
          </w:p>
        </w:tc>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69E2235" w14:textId="77777777" w:rsidR="00534B1C" w:rsidRPr="00E352EF" w:rsidRDefault="00534B1C" w:rsidP="00534B1C">
            <w:pPr>
              <w:autoSpaceDE w:val="0"/>
              <w:autoSpaceDN w:val="0"/>
              <w:adjustRightInd w:val="0"/>
              <w:rPr>
                <w:rFonts w:cs="Consolas"/>
                <w:bCs/>
              </w:rPr>
            </w:pPr>
            <w:r w:rsidRPr="00E352EF">
              <w:t>CHILD_NATIONALITY</w:t>
            </w:r>
          </w:p>
        </w:tc>
      </w:tr>
      <w:tr w:rsidR="00534B1C" w:rsidRPr="00E352EF" w14:paraId="0912C207"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8926990" w14:textId="77777777" w:rsidR="00534B1C" w:rsidRPr="00E352EF" w:rsidRDefault="00534B1C" w:rsidP="00534B1C">
            <w:pPr>
              <w:autoSpaceDE w:val="0"/>
              <w:autoSpaceDN w:val="0"/>
              <w:adjustRightInd w:val="0"/>
            </w:pPr>
            <w:r w:rsidRPr="00E352EF">
              <w:t>1</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3E8A343" w14:textId="77777777" w:rsidR="00534B1C" w:rsidRPr="00E352EF" w:rsidRDefault="00534B1C" w:rsidP="00534B1C">
            <w:pPr>
              <w:autoSpaceDE w:val="0"/>
              <w:autoSpaceDN w:val="0"/>
              <w:adjustRightInd w:val="0"/>
              <w:rPr>
                <w:rFonts w:cs="Consolas"/>
              </w:rPr>
            </w:pPr>
            <w:r w:rsidRPr="00E352EF">
              <w:t>1</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7ECC1508" w14:textId="77777777" w:rsidR="00534B1C" w:rsidRPr="00E352EF" w:rsidRDefault="00534B1C" w:rsidP="00534B1C">
            <w:pPr>
              <w:autoSpaceDE w:val="0"/>
              <w:autoSpaceDN w:val="0"/>
              <w:adjustRightInd w:val="0"/>
              <w:rPr>
                <w:rFonts w:cs="Consolas"/>
              </w:rPr>
            </w:pPr>
            <w:r w:rsidRPr="00E352EF">
              <w:t>2</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764FCFFC" w14:textId="77777777" w:rsidR="00534B1C" w:rsidRPr="00E352EF" w:rsidRDefault="00534B1C" w:rsidP="00534B1C">
            <w:pPr>
              <w:autoSpaceDE w:val="0"/>
              <w:autoSpaceDN w:val="0"/>
              <w:adjustRightInd w:val="0"/>
              <w:rPr>
                <w:rFonts w:cs="Consolas"/>
              </w:rPr>
            </w:pPr>
            <w:r w:rsidRPr="00E352EF">
              <w:t>3</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EEAEEF4" w14:textId="77777777" w:rsidR="00534B1C" w:rsidRPr="00E352EF" w:rsidRDefault="00534B1C" w:rsidP="00534B1C">
            <w:pPr>
              <w:autoSpaceDE w:val="0"/>
              <w:autoSpaceDN w:val="0"/>
              <w:adjustRightInd w:val="0"/>
              <w:rPr>
                <w:rFonts w:cs="Consolas"/>
              </w:rPr>
            </w:pPr>
            <w:r w:rsidRPr="00E352EF">
              <w:rPr>
                <w:rFonts w:cs="Consolas"/>
              </w:rPr>
              <w:t>IT</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45DE02F2" w14:textId="77777777" w:rsidR="00534B1C" w:rsidRPr="00E352EF" w:rsidRDefault="00534B1C" w:rsidP="00534B1C">
            <w:pPr>
              <w:autoSpaceDE w:val="0"/>
              <w:autoSpaceDN w:val="0"/>
              <w:adjustRightInd w:val="0"/>
              <w:rPr>
                <w:rFonts w:cs="Consolas"/>
              </w:rPr>
            </w:pPr>
            <w:r w:rsidRPr="00E352EF">
              <w:rPr>
                <w:rFonts w:cs="Consolas"/>
              </w:rPr>
              <w:t>IT</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7123E4F0"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1003370"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2FAA3D51"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0FF1DCD"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626FEFD"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61110E9E" w14:textId="77777777" w:rsidR="00534B1C" w:rsidRPr="00E352EF" w:rsidRDefault="00534B1C" w:rsidP="00534B1C">
            <w:pPr>
              <w:autoSpaceDE w:val="0"/>
              <w:autoSpaceDN w:val="0"/>
              <w:adjustRightInd w:val="0"/>
              <w:rPr>
                <w:rFonts w:cs="Consolas"/>
              </w:rPr>
            </w:pPr>
            <w:r w:rsidRPr="00E352EF">
              <w:t>6</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66AB403"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2688D785"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6AC0C987"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3C61436"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7FC1F8AB"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F6DC609"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1532DB2"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2F0CEB1E" w14:textId="77777777" w:rsidR="00534B1C" w:rsidRPr="00E352EF" w:rsidRDefault="00534B1C" w:rsidP="00534B1C">
            <w:pPr>
              <w:autoSpaceDE w:val="0"/>
              <w:autoSpaceDN w:val="0"/>
              <w:adjustRightInd w:val="0"/>
              <w:rPr>
                <w:rFonts w:cs="Consolas"/>
              </w:rPr>
            </w:pPr>
            <w:r w:rsidRPr="00E352EF">
              <w:t>7</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1DA4B57E"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52D36336"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1291F08D" w14:textId="77777777" w:rsidR="00534B1C" w:rsidRPr="00E352EF" w:rsidRDefault="00534B1C" w:rsidP="00534B1C">
            <w:pPr>
              <w:autoSpaceDE w:val="0"/>
              <w:autoSpaceDN w:val="0"/>
              <w:adjustRightInd w:val="0"/>
              <w:rPr>
                <w:rFonts w:cs="Consolas"/>
              </w:rPr>
            </w:pPr>
            <w:r w:rsidRPr="00E352EF">
              <w:rPr>
                <w:rFonts w:cs="Consolas"/>
              </w:rPr>
              <w:t>IT</w:t>
            </w:r>
          </w:p>
        </w:tc>
      </w:tr>
    </w:tbl>
    <w:p w14:paraId="61021DED" w14:textId="77777777" w:rsidR="00534B1C" w:rsidRPr="00E352EF" w:rsidRDefault="00534B1C" w:rsidP="00534B1C">
      <w:pPr>
        <w:rPr>
          <w:rFonts w:asciiTheme="minorHAnsi" w:hAnsiTheme="minorHAnsi"/>
          <w:szCs w:val="22"/>
        </w:rPr>
      </w:pPr>
    </w:p>
    <w:p w14:paraId="294303C9" w14:textId="77777777" w:rsidR="00534B1C" w:rsidRPr="00E352EF" w:rsidRDefault="00534B1C" w:rsidP="00B3632D">
      <w:pPr>
        <w:pStyle w:val="Titolo3"/>
      </w:pPr>
      <w:bookmarkStart w:id="266" w:name="_Toc464487900"/>
      <w:r w:rsidRPr="00E352EF">
        <w:t>calc_clause</w:t>
      </w:r>
      <w:bookmarkEnd w:id="266"/>
    </w:p>
    <w:p w14:paraId="0AF50513" w14:textId="77777777" w:rsidR="00B606B2" w:rsidRPr="00E352EF" w:rsidRDefault="00B606B2" w:rsidP="00B606B2"/>
    <w:p w14:paraId="74D04F37" w14:textId="77777777" w:rsidR="00534B1C" w:rsidRPr="00E352EF" w:rsidRDefault="00534B1C" w:rsidP="00B606B2">
      <w:pPr>
        <w:ind w:firstLine="706"/>
        <w:rPr>
          <w:rFonts w:ascii="Cambria" w:hAnsi="Cambria"/>
          <w:b/>
        </w:rPr>
      </w:pPr>
      <w:r w:rsidRPr="00E352EF">
        <w:rPr>
          <w:rFonts w:ascii="Cambria" w:hAnsi="Cambria"/>
        </w:rPr>
        <w:t>calc_clause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767BDC5A" w14:textId="77777777" w:rsidR="00127AFF" w:rsidRPr="00E352EF" w:rsidRDefault="00127AFF" w:rsidP="00534B1C">
      <w:pPr>
        <w:jc w:val="both"/>
        <w:rPr>
          <w:rFonts w:ascii="Cambria" w:hAnsi="Cambria"/>
          <w:color w:val="auto"/>
        </w:rPr>
      </w:pPr>
    </w:p>
    <w:p w14:paraId="08C14DC7" w14:textId="77777777" w:rsidR="00534B1C" w:rsidRPr="00E352EF" w:rsidRDefault="00534B1C" w:rsidP="00534B1C">
      <w:pPr>
        <w:jc w:val="both"/>
        <w:rPr>
          <w:rFonts w:ascii="Cambria" w:hAnsi="Cambria"/>
        </w:rPr>
      </w:pPr>
      <w:r w:rsidRPr="00E352EF">
        <w:rPr>
          <w:rFonts w:ascii="Cambria" w:hAnsi="Cambria"/>
          <w:color w:val="auto"/>
        </w:rPr>
        <w:t>The calc_clause adds a new component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or replaces an existing component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Attribute</w:t>
      </w:r>
      <w:r w:rsidRPr="00E352EF">
        <w:rPr>
          <w:rFonts w:ascii="Cambria" w:hAnsi="Cambria"/>
          <w:color w:val="auto"/>
        </w:rPr>
        <w:t xml:space="preserve">: the </w:t>
      </w:r>
      <w:r w:rsidR="00A82077" w:rsidRPr="00E352EF">
        <w:rPr>
          <w:rFonts w:ascii="Cambria" w:eastAsia="Calibri" w:hAnsi="Cambria" w:cs="Calibri"/>
        </w:rPr>
        <w:t>Identifier Component</w:t>
      </w:r>
      <w:r w:rsidRPr="00E352EF">
        <w:rPr>
          <w:rFonts w:ascii="Cambria" w:hAnsi="Cambria"/>
          <w:color w:val="auto"/>
        </w:rPr>
        <w:t xml:space="preserve">s cannot be replaced) of the working </w:t>
      </w:r>
      <w:r w:rsidR="00472C2F" w:rsidRPr="00E352EF">
        <w:t>Dataset</w:t>
      </w:r>
      <w:r w:rsidRPr="00E352EF">
        <w:rPr>
          <w:rFonts w:ascii="Cambria" w:hAnsi="Cambria"/>
          <w:color w:val="auto"/>
        </w:rPr>
        <w:t xml:space="preserve">. </w:t>
      </w:r>
      <w:r w:rsidRPr="00E352EF">
        <w:rPr>
          <w:rFonts w:ascii="Cambria" w:hAnsi="Cambria"/>
        </w:rPr>
        <w:t xml:space="preserve">If </w:t>
      </w:r>
      <w:r w:rsidRPr="00E352EF">
        <w:rPr>
          <w:rFonts w:ascii="Cambria" w:hAnsi="Cambria"/>
          <w:i/>
        </w:rPr>
        <w:t>calc_comp</w:t>
      </w:r>
      <w:r w:rsidRPr="00E352EF">
        <w:rPr>
          <w:rFonts w:ascii="Cambria" w:hAnsi="Cambria"/>
        </w:rPr>
        <w:t xml:space="preserve"> coincides with the name of an existing Component in the working </w:t>
      </w:r>
      <w:r w:rsidR="00472C2F" w:rsidRPr="00E352EF">
        <w:t>Dataset</w:t>
      </w:r>
      <w:r w:rsidRPr="00E352EF">
        <w:rPr>
          <w:rFonts w:ascii="Cambria" w:hAnsi="Cambria"/>
        </w:rPr>
        <w:t xml:space="preserve"> (even with different type), the calculated one replaces the former, in name, value and type. </w:t>
      </w:r>
    </w:p>
    <w:p w14:paraId="7AD1801D" w14:textId="77777777" w:rsidR="00710B3F" w:rsidRPr="00E352EF" w:rsidRDefault="00710B3F" w:rsidP="00534B1C">
      <w:pPr>
        <w:pStyle w:val="Sottotitolo"/>
        <w:rPr>
          <w:sz w:val="20"/>
        </w:rPr>
      </w:pPr>
    </w:p>
    <w:p w14:paraId="522CDAE9"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DD6F895" w14:textId="77777777" w:rsidR="00534B1C" w:rsidRPr="00E352EF" w:rsidRDefault="00B606B2" w:rsidP="00534B1C">
      <w:pPr>
        <w:rPr>
          <w:rFonts w:ascii="Cambria" w:hAnsi="Cambria"/>
        </w:rPr>
      </w:pPr>
      <w:r w:rsidRPr="00E352EF">
        <w:rPr>
          <w:rFonts w:ascii="Cambria" w:hAnsi="Cambria"/>
        </w:rPr>
        <w:t>S</w:t>
      </w:r>
      <w:r w:rsidR="00534B1C" w:rsidRPr="00E352EF">
        <w:rPr>
          <w:rFonts w:ascii="Cambria" w:hAnsi="Cambria"/>
        </w:rPr>
        <w:t>uppose merge_flags is a user defined function (not shown here) that returns EP when applied to E, P</w:t>
      </w:r>
    </w:p>
    <w:p w14:paraId="5B0B4119" w14:textId="77777777" w:rsidR="00534B1C" w:rsidRPr="00E352EF" w:rsidRDefault="00534B1C" w:rsidP="00534B1C">
      <w:pPr>
        <w:rPr>
          <w:rFonts w:ascii="Cambria" w:hAnsi="Cambria"/>
        </w:rPr>
      </w:pPr>
      <w:r w:rsidRPr="00E352EF">
        <w:rPr>
          <w:rFonts w:ascii="Cambria" w:hAnsi="Cambria"/>
        </w:rPr>
        <w:t xml:space="preserve">ds3 := </w:t>
      </w:r>
      <w:r w:rsidRPr="00E352EF">
        <w:rPr>
          <w:rFonts w:ascii="Cambria" w:hAnsi="Cambria"/>
          <w:b/>
        </w:rPr>
        <w:t xml:space="preserve">[ </w:t>
      </w:r>
      <w:r w:rsidRPr="00E352EF">
        <w:rPr>
          <w:rFonts w:ascii="Cambria" w:hAnsi="Cambria"/>
        </w:rPr>
        <w:t xml:space="preserve">ds1, ds2 </w:t>
      </w:r>
      <w:r w:rsidRPr="00E352EF">
        <w:rPr>
          <w:rFonts w:ascii="Cambria" w:hAnsi="Cambria"/>
          <w:b/>
        </w:rPr>
        <w:t>] {</w:t>
      </w:r>
      <w:r w:rsidRPr="00E352EF">
        <w:rPr>
          <w:rFonts w:ascii="Cambria" w:hAnsi="Cambria"/>
        </w:rPr>
        <w:t xml:space="preserve"> </w:t>
      </w:r>
    </w:p>
    <w:p w14:paraId="59CD352C" w14:textId="1C040EEB" w:rsidR="00534B1C" w:rsidRPr="00E352EF" w:rsidRDefault="00534B1C" w:rsidP="00B606B2">
      <w:pPr>
        <w:ind w:firstLine="1701"/>
        <w:rPr>
          <w:rFonts w:ascii="Cambria" w:hAnsi="Cambria"/>
        </w:rPr>
      </w:pPr>
      <w:r w:rsidRPr="00E352EF">
        <w:rPr>
          <w:rFonts w:ascii="Cambria" w:hAnsi="Cambria"/>
        </w:rPr>
        <w:t>obs_value = ds1</w:t>
      </w:r>
      <w:del w:id="267" w:author="Laura Viignola" w:date="2017-05-11T09:28:00Z">
        <w:r w:rsidRPr="00E352EF" w:rsidDel="004266D2">
          <w:rPr>
            <w:rFonts w:ascii="Cambria" w:hAnsi="Cambria"/>
          </w:rPr>
          <w:delText>.</w:delText>
        </w:r>
      </w:del>
      <w:ins w:id="268" w:author="Laura Viignola" w:date="2017-05-11T09:28:00Z">
        <w:r w:rsidR="004266D2">
          <w:rPr>
            <w:rFonts w:ascii="Cambria" w:hAnsi="Cambria"/>
          </w:rPr>
          <w:t>#</w:t>
        </w:r>
      </w:ins>
      <w:r w:rsidRPr="00E352EF">
        <w:rPr>
          <w:rFonts w:ascii="Cambria" w:hAnsi="Cambria"/>
        </w:rPr>
        <w:t>obs_value + ds2</w:t>
      </w:r>
      <w:del w:id="269" w:author="Laura Viignola" w:date="2017-05-11T09:28:00Z">
        <w:r w:rsidRPr="00E352EF" w:rsidDel="004266D2">
          <w:rPr>
            <w:rFonts w:ascii="Cambria" w:hAnsi="Cambria"/>
          </w:rPr>
          <w:delText>.</w:delText>
        </w:r>
      </w:del>
      <w:ins w:id="270" w:author="Laura Viignola" w:date="2017-05-11T09:28:00Z">
        <w:r w:rsidR="004266D2">
          <w:rPr>
            <w:rFonts w:ascii="Cambria" w:hAnsi="Cambria"/>
          </w:rPr>
          <w:t>#</w:t>
        </w:r>
      </w:ins>
      <w:r w:rsidRPr="00E352EF">
        <w:rPr>
          <w:rFonts w:ascii="Cambria" w:hAnsi="Cambria"/>
        </w:rPr>
        <w:t xml:space="preserve">obs_value , </w:t>
      </w:r>
    </w:p>
    <w:p w14:paraId="307DB1B3" w14:textId="0D1FE19B" w:rsidR="00534B1C" w:rsidRPr="00E352EF" w:rsidRDefault="00534B1C" w:rsidP="00B606B2">
      <w:pPr>
        <w:ind w:firstLine="1701"/>
        <w:rPr>
          <w:rFonts w:ascii="Cambria" w:hAnsi="Cambria"/>
        </w:rPr>
      </w:pPr>
      <w:r w:rsidRPr="00E352EF">
        <w:rPr>
          <w:rFonts w:ascii="Cambria" w:hAnsi="Cambria"/>
        </w:rPr>
        <w:t>obs_status = merge_flags ( ds1</w:t>
      </w:r>
      <w:del w:id="271" w:author="Laura Viignola" w:date="2017-05-11T09:28:00Z">
        <w:r w:rsidRPr="00E352EF" w:rsidDel="004266D2">
          <w:rPr>
            <w:rFonts w:ascii="Cambria" w:hAnsi="Cambria"/>
          </w:rPr>
          <w:delText>.</w:delText>
        </w:r>
      </w:del>
      <w:ins w:id="272" w:author="Laura Viignola" w:date="2017-05-11T09:28:00Z">
        <w:r w:rsidR="004266D2">
          <w:rPr>
            <w:rFonts w:ascii="Cambria" w:hAnsi="Cambria"/>
          </w:rPr>
          <w:t>#</w:t>
        </w:r>
      </w:ins>
      <w:r w:rsidRPr="00E352EF">
        <w:rPr>
          <w:rFonts w:ascii="Cambria" w:hAnsi="Cambria"/>
        </w:rPr>
        <w:t>obs_status, ds2</w:t>
      </w:r>
      <w:del w:id="273" w:author="Laura Viignola" w:date="2017-05-11T09:28:00Z">
        <w:r w:rsidRPr="00E352EF" w:rsidDel="004266D2">
          <w:rPr>
            <w:rFonts w:ascii="Cambria" w:hAnsi="Cambria"/>
          </w:rPr>
          <w:delText>.</w:delText>
        </w:r>
      </w:del>
      <w:ins w:id="274" w:author="Laura Viignola" w:date="2017-05-11T09:28:00Z">
        <w:r w:rsidR="004266D2">
          <w:rPr>
            <w:rFonts w:ascii="Cambria" w:hAnsi="Cambria"/>
          </w:rPr>
          <w:t>#</w:t>
        </w:r>
      </w:ins>
      <w:r w:rsidRPr="00E352EF">
        <w:rPr>
          <w:rFonts w:ascii="Cambria" w:hAnsi="Cambria"/>
        </w:rPr>
        <w:t xml:space="preserve">obs_status ) </w:t>
      </w:r>
      <w:r w:rsidRPr="00E352EF">
        <w:rPr>
          <w:rFonts w:ascii="Cambria" w:hAnsi="Cambria"/>
        </w:rPr>
        <w:tab/>
      </w:r>
    </w:p>
    <w:p w14:paraId="6116FC43" w14:textId="77777777" w:rsidR="00534B1C" w:rsidRPr="00E352EF" w:rsidRDefault="00534B1C" w:rsidP="00B606B2">
      <w:pPr>
        <w:ind w:left="1412" w:firstLine="148"/>
        <w:rPr>
          <w:rFonts w:ascii="Cambria" w:hAnsi="Cambria"/>
          <w:b/>
        </w:rPr>
      </w:pPr>
      <w:r w:rsidRPr="00E352EF">
        <w:rPr>
          <w:rFonts w:ascii="Cambria" w:hAnsi="Cambria"/>
          <w:b/>
        </w:rPr>
        <w:t>}</w:t>
      </w:r>
    </w:p>
    <w:p w14:paraId="49D8872E" w14:textId="77777777" w:rsidR="00B606B2" w:rsidRPr="00E352EF" w:rsidRDefault="00B606B2" w:rsidP="00B606B2">
      <w:pPr>
        <w:ind w:left="1412" w:firstLine="148"/>
        <w:rPr>
          <w:rFonts w:ascii="Cambria" w:hAnsi="Cambria"/>
          <w:b/>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7259936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2C6DEAF"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1289C9A"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798AB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CCAC9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6B3D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52D15E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1DAEACD1"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56DAD35F"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C8F2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C580E"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AF437"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7C7B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02E64467" w14:textId="77777777" w:rsidR="00534B1C" w:rsidRPr="00E352EF" w:rsidRDefault="00534B1C" w:rsidP="00534B1C">
            <w:pPr>
              <w:rPr>
                <w:rFonts w:asciiTheme="minorHAnsi" w:hAnsiTheme="minorHAnsi"/>
                <w:szCs w:val="22"/>
              </w:rPr>
            </w:pPr>
            <w:r w:rsidRPr="00E352EF">
              <w:rPr>
                <w:rFonts w:asciiTheme="minorHAnsi" w:hAnsiTheme="minorHAnsi"/>
                <w:szCs w:val="22"/>
              </w:rPr>
              <w:t>EP</w:t>
            </w:r>
          </w:p>
        </w:tc>
      </w:tr>
    </w:tbl>
    <w:p w14:paraId="23EBC6F2" w14:textId="77777777" w:rsidR="00534B1C" w:rsidRPr="00E352EF" w:rsidRDefault="00534B1C" w:rsidP="00534B1C">
      <w:pPr>
        <w:rPr>
          <w:rFonts w:asciiTheme="minorHAnsi" w:hAnsiTheme="minorHAnsi"/>
          <w:szCs w:val="22"/>
        </w:rPr>
      </w:pPr>
    </w:p>
    <w:p w14:paraId="273BFDD1" w14:textId="77777777" w:rsidR="00534B1C" w:rsidRPr="00E352EF" w:rsidRDefault="00534B1C" w:rsidP="00B3632D">
      <w:pPr>
        <w:pStyle w:val="Titolo3"/>
      </w:pPr>
      <w:bookmarkStart w:id="275" w:name="_Toc464487901"/>
      <w:r w:rsidRPr="00E352EF">
        <w:t>drop_clause</w:t>
      </w:r>
      <w:bookmarkEnd w:id="275"/>
    </w:p>
    <w:p w14:paraId="438514D7" w14:textId="77777777" w:rsidR="00B606B2" w:rsidRPr="00E352EF" w:rsidRDefault="00B606B2" w:rsidP="00B606B2"/>
    <w:p w14:paraId="637D54BE" w14:textId="77777777" w:rsidR="00534B1C" w:rsidRPr="009830C1" w:rsidRDefault="00534B1C" w:rsidP="00B606B2">
      <w:pPr>
        <w:ind w:firstLine="706"/>
        <w:rPr>
          <w:rFonts w:ascii="Cambria" w:hAnsi="Cambria"/>
          <w:b/>
          <w:szCs w:val="22"/>
          <w:lang w:val="fr-FR"/>
        </w:rPr>
      </w:pPr>
      <w:r w:rsidRPr="009830C1">
        <w:rPr>
          <w:rFonts w:ascii="Cambria" w:hAnsi="Cambria"/>
          <w:szCs w:val="22"/>
          <w:lang w:val="fr-FR"/>
        </w:rPr>
        <w:t>drop_clause ::=</w:t>
      </w:r>
      <w:r w:rsidRPr="009830C1">
        <w:rPr>
          <w:rFonts w:ascii="Cambria" w:hAnsi="Cambria"/>
          <w:b/>
          <w:szCs w:val="22"/>
          <w:lang w:val="fr-FR"/>
        </w:rPr>
        <w:t xml:space="preserve"> drop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p>
    <w:p w14:paraId="5A28F8A7"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drop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drops from the working </w:t>
      </w:r>
      <w:r w:rsidR="00472C2F" w:rsidRPr="00E352EF">
        <w:t>Dataset</w:t>
      </w:r>
      <w:r w:rsidR="00534B1C" w:rsidRPr="00E352EF">
        <w:rPr>
          <w:rFonts w:ascii="Cambria" w:hAnsi="Cambria"/>
          <w:color w:val="auto"/>
        </w:rPr>
        <w:t xml:space="preserve"> the measures and attributes specified.</w:t>
      </w:r>
    </w:p>
    <w:p w14:paraId="70D813A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2C75F615" w14:textId="77777777" w:rsidR="00534B1C" w:rsidRPr="00E352EF" w:rsidRDefault="00534B1C" w:rsidP="00534B1C">
      <w:pPr>
        <w:rPr>
          <w:rFonts w:ascii="Cambria" w:hAnsi="Cambria"/>
          <w:szCs w:val="22"/>
        </w:rPr>
      </w:pPr>
      <w:r w:rsidRPr="00E352EF">
        <w:rPr>
          <w:rFonts w:ascii="Cambria" w:hAnsi="Cambria"/>
          <w:szCs w:val="22"/>
        </w:rPr>
        <w:t xml:space="preserve">ds2 := </w:t>
      </w:r>
      <w:r w:rsidRPr="00E352EF">
        <w:rPr>
          <w:rFonts w:ascii="Cambria" w:hAnsi="Cambria"/>
          <w:b/>
          <w:szCs w:val="22"/>
        </w:rPr>
        <w:t xml:space="preserve">[ </w:t>
      </w:r>
      <w:r w:rsidRPr="00E352EF">
        <w:rPr>
          <w:rFonts w:ascii="Cambria" w:hAnsi="Cambria"/>
          <w:szCs w:val="22"/>
        </w:rPr>
        <w:t>ds1</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drop</w:t>
      </w:r>
      <w:r w:rsidRPr="00E352EF">
        <w:rPr>
          <w:rFonts w:ascii="Cambria" w:hAnsi="Cambria"/>
          <w:szCs w:val="22"/>
        </w:rPr>
        <w:t xml:space="preserve"> obs_status</w:t>
      </w:r>
      <w:r w:rsidRPr="00E352EF">
        <w:rPr>
          <w:rFonts w:ascii="Cambria" w:hAnsi="Cambria"/>
          <w:b/>
          <w:szCs w:val="22"/>
        </w:rPr>
        <w:t xml:space="preserve"> }</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599A0F8A"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46E615D"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61AB0F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6530A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C3197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9B5A4D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2343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5F99198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005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5A4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52AE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AED9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477F3EA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67837"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93B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5ED7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385C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42B7331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DBC4"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2F080"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159E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2F96B"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92F1208" w14:textId="77777777" w:rsidR="00534B1C" w:rsidRPr="00E352EF" w:rsidRDefault="00534B1C" w:rsidP="00534B1C">
      <w:pPr>
        <w:spacing w:before="100" w:after="100" w:line="276" w:lineRule="auto"/>
        <w:jc w:val="both"/>
        <w:rPr>
          <w:rFonts w:asciiTheme="minorHAnsi" w:hAnsiTheme="minorHAnsi"/>
          <w:color w:val="auto"/>
        </w:rPr>
      </w:pPr>
    </w:p>
    <w:p w14:paraId="6DD3843C" w14:textId="77777777" w:rsidR="00534B1C" w:rsidRPr="00E352EF" w:rsidRDefault="00534B1C" w:rsidP="00B3632D">
      <w:pPr>
        <w:pStyle w:val="Titolo3"/>
      </w:pPr>
      <w:bookmarkStart w:id="276" w:name="_Toc464487902"/>
      <w:r w:rsidRPr="00E352EF">
        <w:t>keep_clause</w:t>
      </w:r>
      <w:bookmarkEnd w:id="276"/>
    </w:p>
    <w:p w14:paraId="6684EF00" w14:textId="77777777" w:rsidR="00534B1C" w:rsidRPr="00E352EF" w:rsidRDefault="00534B1C" w:rsidP="00CB409A">
      <w:pPr>
        <w:rPr>
          <w:rFonts w:ascii="Cambria" w:hAnsi="Cambria"/>
          <w:b/>
          <w:szCs w:val="22"/>
        </w:rPr>
      </w:pPr>
      <w:r w:rsidRPr="00E352EF">
        <w:rPr>
          <w:rFonts w:ascii="Cambria" w:hAnsi="Cambria"/>
          <w:szCs w:val="22"/>
        </w:rPr>
        <w:t>keep_clause  ::=</w:t>
      </w:r>
      <w:r w:rsidRPr="00E352EF">
        <w:rPr>
          <w:rFonts w:ascii="Cambria" w:hAnsi="Cambria"/>
          <w:b/>
          <w:szCs w:val="22"/>
        </w:rPr>
        <w:t xml:space="preserve"> keep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p>
    <w:p w14:paraId="14D1C0EC"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keep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keeps in the working </w:t>
      </w:r>
      <w:r w:rsidR="00472C2F" w:rsidRPr="00E352EF">
        <w:t>Dataset</w:t>
      </w:r>
      <w:r w:rsidR="00534B1C" w:rsidRPr="00E352EF">
        <w:rPr>
          <w:rFonts w:ascii="Cambria" w:hAnsi="Cambria"/>
          <w:color w:val="auto"/>
        </w:rPr>
        <w:t xml:space="preserve"> only the measures and attributes specified.</w:t>
      </w:r>
    </w:p>
    <w:p w14:paraId="4DE2E31E"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142FD762" w14:textId="77777777" w:rsidR="00534B1C" w:rsidRPr="00E352EF" w:rsidRDefault="00534B1C" w:rsidP="00534B1C">
      <w:pPr>
        <w:rPr>
          <w:rFonts w:ascii="Cambria" w:hAnsi="Cambria"/>
          <w:b/>
          <w:szCs w:val="22"/>
        </w:rPr>
      </w:pPr>
      <w:r w:rsidRPr="00E352EF">
        <w:rPr>
          <w:rFonts w:ascii="Cambria" w:hAnsi="Cambria"/>
          <w:szCs w:val="22"/>
        </w:rPr>
        <w:t xml:space="preserve">ds2 := </w:t>
      </w:r>
      <w:r w:rsidRPr="00E352EF">
        <w:rPr>
          <w:rFonts w:ascii="Cambria" w:hAnsi="Cambria"/>
          <w:b/>
          <w:szCs w:val="22"/>
        </w:rPr>
        <w:t>[</w:t>
      </w:r>
      <w:r w:rsidRPr="00E352EF">
        <w:rPr>
          <w:rFonts w:ascii="Cambria" w:hAnsi="Cambria"/>
          <w:szCs w:val="22"/>
        </w:rPr>
        <w:t xml:space="preserve"> ds1</w:t>
      </w:r>
      <w:r w:rsidRPr="00E352EF">
        <w:rPr>
          <w:rFonts w:ascii="Cambria" w:hAnsi="Cambria"/>
          <w:b/>
          <w:szCs w:val="22"/>
        </w:rPr>
        <w:t xml:space="preserve">] </w:t>
      </w:r>
      <w:r w:rsidR="00CB409A" w:rsidRPr="00E352EF">
        <w:rPr>
          <w:rFonts w:ascii="Cambria" w:hAnsi="Cambria"/>
          <w:b/>
          <w:szCs w:val="22"/>
        </w:rPr>
        <w:t xml:space="preserve"> </w:t>
      </w:r>
      <w:r w:rsidRPr="00E352EF">
        <w:rPr>
          <w:rFonts w:ascii="Cambria" w:hAnsi="Cambria"/>
          <w:b/>
          <w:szCs w:val="22"/>
        </w:rPr>
        <w:t>{</w:t>
      </w:r>
      <w:r w:rsidRPr="00E352EF">
        <w:rPr>
          <w:rFonts w:ascii="Cambria" w:hAnsi="Cambria"/>
          <w:szCs w:val="22"/>
        </w:rPr>
        <w:t xml:space="preserve"> </w:t>
      </w:r>
      <w:r w:rsidRPr="00E352EF">
        <w:rPr>
          <w:rFonts w:ascii="Cambria" w:hAnsi="Cambria"/>
          <w:b/>
          <w:szCs w:val="22"/>
        </w:rPr>
        <w:t>keep</w:t>
      </w:r>
      <w:r w:rsidRPr="00E352EF">
        <w:rPr>
          <w:rFonts w:ascii="Cambria" w:hAnsi="Cambria"/>
          <w:szCs w:val="22"/>
        </w:rPr>
        <w:t xml:space="preserve"> time, ref_area, partner, obs_value </w:t>
      </w:r>
      <w:r w:rsidRPr="00E352EF">
        <w:rPr>
          <w:rFonts w:ascii="Cambria" w:hAnsi="Cambria"/>
          <w:b/>
          <w:szCs w:val="22"/>
        </w:rPr>
        <w:t>}</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1ACE621E"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A668A25"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CFCDAF5"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96E6F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27C2A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62BB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C0515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0815594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8C1DE"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24BD3"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39FE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9B72F"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7B1455F6"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D913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7CD55"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D092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3E2E5"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0F8E8E0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2B85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72371"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7A29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503C7"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6AEABCB7" w14:textId="77777777" w:rsidR="00534B1C" w:rsidRPr="00E352EF" w:rsidRDefault="00534B1C" w:rsidP="00534B1C">
      <w:pPr>
        <w:spacing w:before="100" w:after="100" w:line="276" w:lineRule="auto"/>
        <w:jc w:val="both"/>
        <w:rPr>
          <w:rFonts w:asciiTheme="minorHAnsi" w:hAnsiTheme="minorHAnsi"/>
          <w:color w:val="auto"/>
        </w:rPr>
      </w:pPr>
    </w:p>
    <w:p w14:paraId="4A56AF17" w14:textId="77777777" w:rsidR="00534B1C" w:rsidRPr="00E352EF" w:rsidRDefault="00534B1C" w:rsidP="00B3632D">
      <w:pPr>
        <w:pStyle w:val="Titolo3"/>
      </w:pPr>
      <w:bookmarkStart w:id="277" w:name="_Toc464487903"/>
      <w:r w:rsidRPr="00E352EF">
        <w:t>filter_clause</w:t>
      </w:r>
      <w:bookmarkEnd w:id="277"/>
    </w:p>
    <w:p w14:paraId="7A87F3DF" w14:textId="77777777" w:rsidR="00534B1C" w:rsidRPr="00E352EF" w:rsidRDefault="00534B1C" w:rsidP="00127AFF">
      <w:pPr>
        <w:rPr>
          <w:rFonts w:ascii="Cambria" w:hAnsi="Cambria"/>
          <w:szCs w:val="22"/>
        </w:rPr>
      </w:pPr>
      <w:r w:rsidRPr="00E352EF">
        <w:rPr>
          <w:rFonts w:ascii="Cambria" w:hAnsi="Cambria"/>
          <w:szCs w:val="22"/>
        </w:rPr>
        <w:t>filter_clause ::=</w:t>
      </w:r>
      <w:r w:rsidRPr="00E352EF">
        <w:rPr>
          <w:rFonts w:ascii="Cambria" w:hAnsi="Cambria"/>
          <w:b/>
          <w:szCs w:val="22"/>
        </w:rPr>
        <w:t xml:space="preserve"> filter </w:t>
      </w:r>
      <w:r w:rsidRPr="00E352EF">
        <w:rPr>
          <w:rFonts w:ascii="Cambria" w:hAnsi="Cambria"/>
          <w:szCs w:val="22"/>
        </w:rPr>
        <w:t>boolean-expression | dpr</w:t>
      </w:r>
    </w:p>
    <w:p w14:paraId="4CA3AF24" w14:textId="77777777" w:rsidR="00710B3F" w:rsidRPr="00E352EF" w:rsidRDefault="00710B3F" w:rsidP="00710B3F">
      <w:pPr>
        <w:jc w:val="both"/>
        <w:rPr>
          <w:rFonts w:ascii="Cambria" w:hAnsi="Cambria"/>
          <w:color w:val="auto"/>
        </w:rPr>
      </w:pPr>
    </w:p>
    <w:p w14:paraId="3E82DF1B" w14:textId="77777777" w:rsidR="00534B1C" w:rsidRPr="00E352EF" w:rsidRDefault="00710B3F" w:rsidP="00710B3F">
      <w:pPr>
        <w:jc w:val="both"/>
        <w:rPr>
          <w:rFonts w:ascii="Cambria" w:hAnsi="Cambria"/>
          <w:color w:val="auto"/>
        </w:rPr>
      </w:pPr>
      <w:r w:rsidRPr="00E352EF">
        <w:rPr>
          <w:rFonts w:ascii="Cambria" w:hAnsi="Cambria"/>
          <w:color w:val="auto"/>
        </w:rPr>
        <w:t>W</w:t>
      </w:r>
      <w:r w:rsidR="00534B1C" w:rsidRPr="00E352EF">
        <w:rPr>
          <w:rFonts w:ascii="Cambria" w:hAnsi="Cambria"/>
          <w:color w:val="auto"/>
        </w:rPr>
        <w:t>hen a boolean expression is specified</w:t>
      </w:r>
      <w:r w:rsidR="00534B1C" w:rsidRPr="00E352EF">
        <w:rPr>
          <w:rFonts w:ascii="Cambria" w:hAnsi="Cambria"/>
          <w:b/>
          <w:color w:val="auto"/>
        </w:rPr>
        <w:t>, filter</w:t>
      </w:r>
      <w:r w:rsidR="00534B1C" w:rsidRPr="00E352EF">
        <w:rPr>
          <w:rFonts w:ascii="Cambria" w:hAnsi="Cambria"/>
          <w:color w:val="auto"/>
        </w:rPr>
        <w:t xml:space="preserve"> filters out the data points of the working </w:t>
      </w:r>
      <w:r w:rsidR="00472C2F" w:rsidRPr="00E352EF">
        <w:t>Dataset</w:t>
      </w:r>
      <w:r w:rsidR="00534B1C" w:rsidRPr="00E352EF">
        <w:rPr>
          <w:rFonts w:ascii="Cambria" w:hAnsi="Cambria"/>
          <w:color w:val="auto"/>
        </w:rPr>
        <w:t xml:space="preserve"> for which the boolean expression evaluates to false or null (i.e., only the data points for which the Boolean expression evaluates to true are maintained).</w:t>
      </w:r>
    </w:p>
    <w:p w14:paraId="3DB5DF48" w14:textId="77777777" w:rsidR="00534B1C" w:rsidRPr="00E352EF" w:rsidRDefault="00534B1C" w:rsidP="00710B3F">
      <w:pPr>
        <w:jc w:val="both"/>
        <w:rPr>
          <w:rFonts w:ascii="Cambria" w:hAnsi="Cambria"/>
          <w:color w:val="auto"/>
        </w:rPr>
      </w:pPr>
      <w:r w:rsidRPr="00E352EF">
        <w:rPr>
          <w:rFonts w:ascii="Cambria" w:hAnsi="Cambria"/>
          <w:color w:val="auto"/>
        </w:rPr>
        <w:t>when a data point ruleset is specified</w:t>
      </w:r>
      <w:r w:rsidRPr="00E352EF">
        <w:rPr>
          <w:rFonts w:ascii="Cambria" w:hAnsi="Cambria"/>
          <w:b/>
          <w:color w:val="auto"/>
        </w:rPr>
        <w:t>, filter</w:t>
      </w:r>
      <w:r w:rsidRPr="00E352EF">
        <w:rPr>
          <w:rFonts w:ascii="Cambria" w:hAnsi="Cambria"/>
          <w:color w:val="auto"/>
        </w:rPr>
        <w:t xml:space="preserve"> filters out the data points of the working </w:t>
      </w:r>
      <w:r w:rsidR="00472C2F" w:rsidRPr="00E352EF">
        <w:t>Dataset</w:t>
      </w:r>
      <w:r w:rsidRPr="00E352EF">
        <w:rPr>
          <w:rFonts w:ascii="Cambria" w:hAnsi="Cambria"/>
          <w:color w:val="auto"/>
        </w:rPr>
        <w:t xml:space="preserve"> for which at least one antecedent condition evaluates to true and its corresponding consequent condition evaluates to false or null (i.e., only the data points that satisfy the whole ruleset are maintained).</w:t>
      </w:r>
    </w:p>
    <w:p w14:paraId="0543AA25" w14:textId="77777777" w:rsidR="00534B1C" w:rsidRPr="00E352EF" w:rsidRDefault="00534B1C" w:rsidP="00710B3F">
      <w:pPr>
        <w:jc w:val="both"/>
        <w:rPr>
          <w:rFonts w:ascii="Cambria" w:hAnsi="Cambria"/>
          <w:color w:val="auto"/>
        </w:rPr>
      </w:pPr>
      <w:r w:rsidRPr="00E352EF">
        <w:rPr>
          <w:rFonts w:ascii="Cambria" w:hAnsi="Cambria"/>
          <w:color w:val="auto"/>
        </w:rPr>
        <w:t xml:space="preserve">Note that </w:t>
      </w:r>
      <w:r w:rsidRPr="00E352EF">
        <w:rPr>
          <w:rFonts w:ascii="Cambria" w:hAnsi="Cambria"/>
          <w:b/>
          <w:color w:val="auto"/>
        </w:rPr>
        <w:t>null</w:t>
      </w:r>
      <w:r w:rsidRPr="00E352EF">
        <w:rPr>
          <w:rFonts w:ascii="Cambria" w:hAnsi="Cambria"/>
          <w:color w:val="auto"/>
        </w:rPr>
        <w:t xml:space="preserve"> as a result of a boolean expression is always interpreted as "not satisfied".</w:t>
      </w:r>
    </w:p>
    <w:p w14:paraId="0FE310E1" w14:textId="77777777" w:rsidR="00193EF8" w:rsidRPr="00E352EF" w:rsidRDefault="00193EF8" w:rsidP="00534B1C">
      <w:pPr>
        <w:pStyle w:val="Sottotitolo"/>
        <w:rPr>
          <w:rFonts w:asciiTheme="minorHAnsi" w:hAnsiTheme="minorHAnsi"/>
          <w:szCs w:val="22"/>
        </w:rPr>
      </w:pPr>
    </w:p>
    <w:p w14:paraId="150B4D80"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193EF8" w:rsidRPr="00E352EF">
        <w:rPr>
          <w:rFonts w:ascii="Cambria" w:eastAsia="Calibri" w:hAnsi="Cambria" w:cs="Calibri"/>
          <w:i/>
          <w:color w:val="5B9BD5"/>
        </w:rPr>
        <w:t>s</w:t>
      </w:r>
    </w:p>
    <w:p w14:paraId="6DA8DF18" w14:textId="5B073A0D" w:rsidR="00534B1C" w:rsidRPr="00E352EF" w:rsidRDefault="00710B3F" w:rsidP="00CB409A">
      <w:pPr>
        <w:spacing w:after="40"/>
        <w:rPr>
          <w:color w:val="auto"/>
          <w:szCs w:val="22"/>
        </w:rPr>
      </w:pPr>
      <w:r w:rsidRPr="00E352EF">
        <w:rPr>
          <w:rFonts w:ascii="Cambria" w:hAnsi="Cambria"/>
          <w:szCs w:val="22"/>
        </w:rPr>
        <w:t>1)</w:t>
      </w:r>
      <w:r w:rsidR="00CB409A" w:rsidRPr="00E352EF">
        <w:rPr>
          <w:rFonts w:ascii="Cambria" w:hAnsi="Cambria"/>
          <w:szCs w:val="22"/>
        </w:rPr>
        <w:t xml:space="preserve"> </w:t>
      </w:r>
      <w:r w:rsidR="00CB409A" w:rsidRPr="00E352EF">
        <w:rPr>
          <w:color w:val="auto"/>
          <w:szCs w:val="22"/>
        </w:rPr>
        <w:t>C</w:t>
      </w:r>
      <w:r w:rsidR="00534B1C" w:rsidRPr="00E352EF">
        <w:rPr>
          <w:color w:val="auto"/>
          <w:szCs w:val="22"/>
        </w:rPr>
        <w:t>ompute new measure obs_value_neg derived from obs_value</w:t>
      </w:r>
      <w:r w:rsidR="00CB409A" w:rsidRPr="00E352EF">
        <w:rPr>
          <w:color w:val="auto"/>
          <w:szCs w:val="22"/>
        </w:rPr>
        <w:t xml:space="preserve">, </w:t>
      </w:r>
      <w:r w:rsidR="00534B1C" w:rsidRPr="00E352EF">
        <w:rPr>
          <w:color w:val="auto"/>
          <w:szCs w:val="22"/>
        </w:rPr>
        <w:t>rename ds1</w:t>
      </w:r>
      <w:del w:id="278" w:author="Laura Viignola" w:date="2017-05-11T09:28:00Z">
        <w:r w:rsidR="00534B1C" w:rsidRPr="00E352EF" w:rsidDel="004266D2">
          <w:rPr>
            <w:color w:val="auto"/>
            <w:szCs w:val="22"/>
          </w:rPr>
          <w:delText>.</w:delText>
        </w:r>
      </w:del>
      <w:ins w:id="279" w:author="Laura Viignola" w:date="2017-05-11T09:28:00Z">
        <w:r w:rsidR="004266D2">
          <w:rPr>
            <w:color w:val="auto"/>
            <w:szCs w:val="22"/>
          </w:rPr>
          <w:t>#</w:t>
        </w:r>
      </w:ins>
      <w:r w:rsidR="00534B1C" w:rsidRPr="00E352EF">
        <w:rPr>
          <w:color w:val="auto"/>
          <w:szCs w:val="22"/>
        </w:rPr>
        <w:t>obs_status  to keep it in the result</w:t>
      </w:r>
      <w:r w:rsidR="00CB409A" w:rsidRPr="00E352EF">
        <w:rPr>
          <w:color w:val="auto"/>
          <w:szCs w:val="22"/>
        </w:rPr>
        <w:t xml:space="preserve">. </w:t>
      </w:r>
      <w:r w:rsidR="00534B1C" w:rsidRPr="00E352EF">
        <w:rPr>
          <w:color w:val="auto"/>
          <w:szCs w:val="22"/>
        </w:rPr>
        <w:t>ds1</w:t>
      </w:r>
      <w:del w:id="280" w:author="Laura Viignola" w:date="2017-05-11T09:29:00Z">
        <w:r w:rsidR="00534B1C" w:rsidRPr="00E352EF" w:rsidDel="004266D2">
          <w:rPr>
            <w:color w:val="auto"/>
            <w:szCs w:val="22"/>
          </w:rPr>
          <w:delText>.</w:delText>
        </w:r>
      </w:del>
      <w:ins w:id="281" w:author="Laura Viignola" w:date="2017-05-11T09:29:00Z">
        <w:r w:rsidR="004266D2">
          <w:rPr>
            <w:color w:val="auto"/>
            <w:szCs w:val="22"/>
          </w:rPr>
          <w:t>#</w:t>
        </w:r>
      </w:ins>
      <w:r w:rsidR="00534B1C" w:rsidRPr="00E352EF">
        <w:rPr>
          <w:color w:val="auto"/>
          <w:szCs w:val="22"/>
        </w:rPr>
        <w:t xml:space="preserve">obs_value is not kept </w:t>
      </w:r>
    </w:p>
    <w:p w14:paraId="02839362"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[outer</w:t>
      </w:r>
      <w:r w:rsidRPr="00E352EF">
        <w:rPr>
          <w:rFonts w:ascii="Cambria" w:hAnsi="Cambria"/>
          <w:szCs w:val="22"/>
        </w:rPr>
        <w:t xml:space="preserve"> ds1, ds2 </w:t>
      </w:r>
      <w:r w:rsidRPr="00E352EF">
        <w:rPr>
          <w:rFonts w:ascii="Cambria" w:hAnsi="Cambria"/>
          <w:b/>
          <w:szCs w:val="22"/>
        </w:rPr>
        <w:t>] {</w:t>
      </w:r>
      <w:r w:rsidRPr="00E352EF">
        <w:rPr>
          <w:rFonts w:ascii="Cambria" w:hAnsi="Cambria"/>
          <w:szCs w:val="22"/>
        </w:rPr>
        <w:t xml:space="preserve"> </w:t>
      </w:r>
    </w:p>
    <w:p w14:paraId="0CB9CD3A" w14:textId="54F7CE31" w:rsidR="00534B1C" w:rsidRPr="00E352EF" w:rsidRDefault="00534B1C" w:rsidP="00CB409A">
      <w:pPr>
        <w:ind w:left="2552"/>
        <w:rPr>
          <w:rFonts w:ascii="Cambria" w:hAnsi="Cambria"/>
          <w:szCs w:val="22"/>
        </w:rPr>
      </w:pPr>
      <w:r w:rsidRPr="00E352EF">
        <w:rPr>
          <w:rFonts w:ascii="Cambria" w:hAnsi="Cambria"/>
          <w:b/>
          <w:szCs w:val="22"/>
        </w:rPr>
        <w:t>filter</w:t>
      </w:r>
      <w:r w:rsidRPr="00E352EF">
        <w:rPr>
          <w:rFonts w:ascii="Cambria" w:hAnsi="Cambria"/>
          <w:szCs w:val="22"/>
        </w:rPr>
        <w:t xml:space="preserve"> ds2</w:t>
      </w:r>
      <w:del w:id="282" w:author="Laura Viignola" w:date="2017-05-11T09:29:00Z">
        <w:r w:rsidRPr="00E352EF" w:rsidDel="004266D2">
          <w:rPr>
            <w:rFonts w:ascii="Cambria" w:hAnsi="Cambria"/>
            <w:szCs w:val="22"/>
          </w:rPr>
          <w:delText>.</w:delText>
        </w:r>
      </w:del>
      <w:ins w:id="283" w:author="Laura Viignola" w:date="2017-05-11T09:29:00Z">
        <w:r w:rsidR="004266D2">
          <w:rPr>
            <w:rFonts w:ascii="Cambria" w:hAnsi="Cambria"/>
            <w:szCs w:val="22"/>
          </w:rPr>
          <w:t>#</w:t>
        </w:r>
      </w:ins>
      <w:r w:rsidRPr="00E352EF">
        <w:rPr>
          <w:rFonts w:ascii="Cambria" w:hAnsi="Cambria"/>
          <w:szCs w:val="22"/>
        </w:rPr>
        <w:t>obs_value &lt;&gt; 0 ,</w:t>
      </w:r>
    </w:p>
    <w:p w14:paraId="4F02ED82" w14:textId="0343320F" w:rsidR="00534B1C" w:rsidRPr="00E352EF" w:rsidRDefault="00534B1C" w:rsidP="00CB409A">
      <w:pPr>
        <w:ind w:left="2552"/>
        <w:rPr>
          <w:rFonts w:ascii="Cambria" w:hAnsi="Cambria"/>
          <w:szCs w:val="22"/>
        </w:rPr>
      </w:pPr>
      <w:r w:rsidRPr="00E352EF">
        <w:rPr>
          <w:rFonts w:ascii="Cambria" w:hAnsi="Cambria"/>
          <w:szCs w:val="22"/>
        </w:rPr>
        <w:t>obs_value = ds1</w:t>
      </w:r>
      <w:del w:id="284" w:author="Laura Viignola" w:date="2017-05-11T09:29:00Z">
        <w:r w:rsidRPr="00E352EF" w:rsidDel="004266D2">
          <w:rPr>
            <w:rFonts w:ascii="Cambria" w:hAnsi="Cambria"/>
            <w:szCs w:val="22"/>
          </w:rPr>
          <w:delText>.</w:delText>
        </w:r>
      </w:del>
      <w:ins w:id="285" w:author="Laura Viignola" w:date="2017-05-11T09:29:00Z">
        <w:r w:rsidR="004266D2">
          <w:rPr>
            <w:rFonts w:ascii="Cambria" w:hAnsi="Cambria"/>
            <w:szCs w:val="22"/>
          </w:rPr>
          <w:t>#</w:t>
        </w:r>
      </w:ins>
      <w:r w:rsidRPr="00E352EF">
        <w:rPr>
          <w:rFonts w:ascii="Cambria" w:hAnsi="Cambria"/>
          <w:szCs w:val="22"/>
        </w:rPr>
        <w:t>obs_value / ds2</w:t>
      </w:r>
      <w:del w:id="286" w:author="Laura Viignola" w:date="2017-05-11T09:29:00Z">
        <w:r w:rsidRPr="00E352EF" w:rsidDel="004266D2">
          <w:rPr>
            <w:rFonts w:ascii="Cambria" w:hAnsi="Cambria"/>
            <w:szCs w:val="22"/>
          </w:rPr>
          <w:delText>.</w:delText>
        </w:r>
      </w:del>
      <w:ins w:id="287" w:author="Laura Viignola" w:date="2017-05-11T09:29:00Z">
        <w:r w:rsidR="004266D2">
          <w:rPr>
            <w:rFonts w:ascii="Cambria" w:hAnsi="Cambria"/>
            <w:szCs w:val="22"/>
          </w:rPr>
          <w:t>#</w:t>
        </w:r>
      </w:ins>
      <w:r w:rsidRPr="00E352EF">
        <w:rPr>
          <w:rFonts w:ascii="Cambria" w:hAnsi="Cambria"/>
          <w:szCs w:val="22"/>
        </w:rPr>
        <w:t>obs_status ,</w:t>
      </w:r>
      <w:r w:rsidRPr="00E352EF">
        <w:rPr>
          <w:rFonts w:ascii="Cambria" w:hAnsi="Cambria"/>
          <w:szCs w:val="22"/>
        </w:rPr>
        <w:tab/>
      </w:r>
      <w:r w:rsidRPr="00E352EF">
        <w:rPr>
          <w:rFonts w:ascii="Cambria" w:hAnsi="Cambria"/>
          <w:szCs w:val="22"/>
        </w:rPr>
        <w:tab/>
      </w:r>
      <w:r w:rsidRPr="00E352EF">
        <w:rPr>
          <w:rFonts w:ascii="Cambria" w:hAnsi="Cambria"/>
          <w:szCs w:val="22"/>
        </w:rPr>
        <w:tab/>
      </w:r>
    </w:p>
    <w:p w14:paraId="3E5E70FB" w14:textId="37DCA2AB" w:rsidR="00534B1C" w:rsidRPr="00E352EF" w:rsidRDefault="00534B1C" w:rsidP="00CB409A">
      <w:pPr>
        <w:ind w:left="2552"/>
        <w:rPr>
          <w:rFonts w:ascii="Cambria" w:hAnsi="Cambria"/>
          <w:szCs w:val="22"/>
        </w:rPr>
      </w:pPr>
      <w:r w:rsidRPr="00E352EF">
        <w:rPr>
          <w:rFonts w:ascii="Cambria" w:hAnsi="Cambria"/>
          <w:b/>
          <w:szCs w:val="22"/>
        </w:rPr>
        <w:t>rename</w:t>
      </w:r>
      <w:r w:rsidRPr="00E352EF">
        <w:rPr>
          <w:rFonts w:ascii="Cambria" w:hAnsi="Cambria"/>
          <w:szCs w:val="22"/>
        </w:rPr>
        <w:t xml:space="preserve"> 'ds1</w:t>
      </w:r>
      <w:del w:id="288" w:author="Laura Viignola" w:date="2017-05-11T09:29:00Z">
        <w:r w:rsidRPr="00E352EF" w:rsidDel="004266D2">
          <w:rPr>
            <w:rFonts w:ascii="Cambria" w:hAnsi="Cambria"/>
            <w:szCs w:val="22"/>
          </w:rPr>
          <w:delText>.</w:delText>
        </w:r>
      </w:del>
      <w:ins w:id="289" w:author="Laura Viignola" w:date="2017-05-11T09:29:00Z">
        <w:r w:rsidR="004266D2">
          <w:rPr>
            <w:rFonts w:ascii="Cambria" w:hAnsi="Cambria"/>
            <w:szCs w:val="22"/>
          </w:rPr>
          <w:t>#</w:t>
        </w:r>
      </w:ins>
      <w:r w:rsidRPr="00E352EF">
        <w:rPr>
          <w:rFonts w:ascii="Cambria" w:hAnsi="Cambria"/>
          <w:szCs w:val="22"/>
        </w:rPr>
        <w:t>obs_status' to obs_status</w:t>
      </w:r>
    </w:p>
    <w:p w14:paraId="482112CB" w14:textId="77777777" w:rsidR="00534B1C" w:rsidRPr="00E352EF" w:rsidRDefault="00534B1C" w:rsidP="00CB409A">
      <w:pPr>
        <w:ind w:left="2552"/>
        <w:rPr>
          <w:rFonts w:ascii="Cambria" w:hAnsi="Cambria"/>
          <w:b/>
          <w:szCs w:val="22"/>
        </w:rPr>
      </w:pPr>
      <w:r w:rsidRPr="00E352EF">
        <w:rPr>
          <w:rFonts w:ascii="Cambria" w:hAnsi="Cambria"/>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5EE1F01B"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7DAC5C5"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CED01C8"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CC517F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356E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CEEECD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000E2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E2AD9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7787F2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A4A40"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F1EA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37458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43978"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D851E"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14B3D2CB" w14:textId="77777777" w:rsidR="00534B1C" w:rsidRPr="00E352EF" w:rsidRDefault="00534B1C" w:rsidP="00534B1C">
      <w:pPr>
        <w:spacing w:before="100" w:after="100" w:line="276" w:lineRule="auto"/>
        <w:jc w:val="both"/>
        <w:rPr>
          <w:rFonts w:asciiTheme="minorHAnsi" w:hAnsiTheme="minorHAnsi"/>
          <w:color w:val="auto"/>
        </w:rPr>
      </w:pPr>
    </w:p>
    <w:p w14:paraId="51AA74D6" w14:textId="77777777" w:rsidR="00534B1C" w:rsidRPr="00E352EF" w:rsidRDefault="00710B3F" w:rsidP="00534B1C">
      <w:pPr>
        <w:rPr>
          <w:rFonts w:ascii="Cambria" w:hAnsi="Cambria"/>
          <w:szCs w:val="22"/>
        </w:rPr>
      </w:pPr>
      <w:r w:rsidRPr="00E352EF">
        <w:rPr>
          <w:rFonts w:ascii="Cambria" w:hAnsi="Cambria"/>
          <w:szCs w:val="22"/>
        </w:rPr>
        <w:t>2)</w:t>
      </w:r>
      <w:r w:rsidR="00534B1C" w:rsidRPr="00E352EF">
        <w:rPr>
          <w:rFonts w:ascii="Cambria" w:hAnsi="Cambria"/>
          <w:szCs w:val="22"/>
        </w:rPr>
        <w:t xml:space="preserve"> </w:t>
      </w:r>
      <w:r w:rsidR="00CB409A" w:rsidRPr="00E352EF">
        <w:rPr>
          <w:rFonts w:ascii="Cambria" w:hAnsi="Cambria"/>
          <w:szCs w:val="22"/>
        </w:rPr>
        <w:t>S</w:t>
      </w:r>
      <w:r w:rsidR="00534B1C" w:rsidRPr="00E352EF">
        <w:rPr>
          <w:rFonts w:ascii="Cambria" w:hAnsi="Cambria"/>
          <w:szCs w:val="22"/>
        </w:rPr>
        <w:t>imple filter</w:t>
      </w:r>
    </w:p>
    <w:p w14:paraId="13510D56" w14:textId="77777777" w:rsidR="00CB409A" w:rsidRPr="00E352EF" w:rsidRDefault="00CB409A" w:rsidP="00534B1C">
      <w:pPr>
        <w:rPr>
          <w:rFonts w:ascii="Cambria" w:hAnsi="Cambria"/>
          <w:szCs w:val="22"/>
        </w:rPr>
      </w:pPr>
    </w:p>
    <w:p w14:paraId="27795CAF" w14:textId="77777777" w:rsidR="00534B1C" w:rsidRPr="00E352EF" w:rsidRDefault="00534B1C" w:rsidP="00534B1C">
      <w:pPr>
        <w:rPr>
          <w:rFonts w:ascii="Cambria" w:hAnsi="Cambria"/>
          <w:szCs w:val="22"/>
        </w:rPr>
      </w:pPr>
      <w:r w:rsidRPr="00E352EF">
        <w:rPr>
          <w:rFonts w:ascii="Cambria" w:hAnsi="Cambria"/>
          <w:szCs w:val="22"/>
        </w:rPr>
        <w:t xml:space="preserve">ds2 := [ ds1 </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filter</w:t>
      </w:r>
      <w:r w:rsidRPr="00E352EF">
        <w:rPr>
          <w:rFonts w:ascii="Cambria" w:hAnsi="Cambria"/>
          <w:szCs w:val="22"/>
        </w:rPr>
        <w:t xml:space="preserve"> obs_value &lt; 10 and time = "2010" </w:t>
      </w: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BCC8B6D"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5E56124" w14:textId="77777777" w:rsidR="00534B1C" w:rsidRPr="00E352EF" w:rsidRDefault="00534B1C" w:rsidP="00534B1C">
            <w:pPr>
              <w:rPr>
                <w:rFonts w:asciiTheme="minorHAnsi" w:hAnsiTheme="minorHAnsi"/>
                <w:szCs w:val="22"/>
              </w:rPr>
            </w:pPr>
            <w:r w:rsidRPr="00E352EF">
              <w:rPr>
                <w:rFonts w:asciiTheme="minorHAnsi" w:hAnsiTheme="minorHAnsi"/>
                <w:szCs w:val="22"/>
              </w:rPr>
              <w:t>ds2</w:t>
            </w:r>
          </w:p>
        </w:tc>
      </w:tr>
      <w:tr w:rsidR="00534B1C" w:rsidRPr="00E352EF" w14:paraId="2D121F8E"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0DBD6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28B69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F0CCE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F116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2E9C408"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4189067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14A5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E2846"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BED8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3532B"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A624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3B0413B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A312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BFC1C"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8354"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2207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F469"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26746C4E" w14:textId="77777777" w:rsidR="00534B1C" w:rsidRPr="00E352EF" w:rsidRDefault="00534B1C" w:rsidP="00534B1C">
      <w:pPr>
        <w:rPr>
          <w:rFonts w:asciiTheme="minorHAnsi" w:hAnsiTheme="minorHAnsi"/>
          <w:szCs w:val="22"/>
        </w:rPr>
      </w:pPr>
    </w:p>
    <w:p w14:paraId="4FEF25E8" w14:textId="77777777" w:rsidR="00534B1C" w:rsidRPr="00E352EF" w:rsidRDefault="00534B1C" w:rsidP="00B3632D">
      <w:pPr>
        <w:pStyle w:val="Titolo3"/>
      </w:pPr>
      <w:bookmarkStart w:id="290" w:name="_Toc464487904"/>
      <w:r w:rsidRPr="00E352EF">
        <w:t>rename_clause</w:t>
      </w:r>
      <w:bookmarkEnd w:id="290"/>
    </w:p>
    <w:p w14:paraId="248E23E1" w14:textId="77777777" w:rsidR="00534B1C" w:rsidRPr="00E352EF" w:rsidRDefault="00534B1C" w:rsidP="00B606B2">
      <w:pPr>
        <w:ind w:firstLine="706"/>
        <w:rPr>
          <w:rFonts w:ascii="Cambria" w:hAnsi="Cambria"/>
          <w:b/>
          <w:szCs w:val="22"/>
        </w:rPr>
      </w:pPr>
      <w:r w:rsidRPr="00E352EF">
        <w:rPr>
          <w:rFonts w:ascii="Cambria" w:hAnsi="Cambria"/>
          <w:szCs w:val="22"/>
        </w:rPr>
        <w:t>rename_clause ::=</w:t>
      </w:r>
      <w:r w:rsidRPr="00E352EF">
        <w:rPr>
          <w:rFonts w:ascii="Cambria" w:hAnsi="Cambria"/>
          <w:b/>
          <w:szCs w:val="22"/>
        </w:rPr>
        <w:t xml:space="preserve"> rename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 ,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p>
    <w:p w14:paraId="7C03261B" w14:textId="77777777" w:rsidR="00710B3F" w:rsidRPr="00E352EF" w:rsidRDefault="00710B3F" w:rsidP="00710B3F">
      <w:pPr>
        <w:jc w:val="both"/>
        <w:rPr>
          <w:rFonts w:ascii="Cambria" w:hAnsi="Cambria"/>
          <w:b/>
          <w:color w:val="auto"/>
        </w:rPr>
      </w:pPr>
    </w:p>
    <w:p w14:paraId="1FD9E2EE" w14:textId="77777777" w:rsidR="00534B1C" w:rsidRPr="00E352EF" w:rsidRDefault="00534B1C" w:rsidP="00710B3F">
      <w:pPr>
        <w:jc w:val="both"/>
        <w:rPr>
          <w:rFonts w:ascii="Cambria" w:hAnsi="Cambria"/>
          <w:color w:val="auto"/>
        </w:rPr>
      </w:pPr>
      <w:r w:rsidRPr="00E352EF">
        <w:rPr>
          <w:rFonts w:ascii="Cambria" w:hAnsi="Cambria"/>
          <w:b/>
          <w:color w:val="auto"/>
        </w:rPr>
        <w:lastRenderedPageBreak/>
        <w:t>rename</w:t>
      </w:r>
      <w:r w:rsidRPr="00E352EF">
        <w:rPr>
          <w:rFonts w:ascii="Cambria" w:hAnsi="Cambria"/>
          <w:color w:val="auto"/>
        </w:rPr>
        <w:t xml:space="preserve"> allows renaming one or more components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M</w:t>
      </w:r>
      <w:r w:rsidRPr="00E352EF">
        <w:rPr>
          <w:rFonts w:ascii="Cambria" w:hAnsi="Cambria"/>
          <w:color w:val="auto"/>
        </w:rPr>
        <w:t xml:space="preserve">easure 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xml:space="preserve">). VTL verifies that the resulting </w:t>
      </w:r>
      <w:r w:rsidR="00472C2F" w:rsidRPr="00E352EF">
        <w:t>Dataset</w:t>
      </w:r>
      <w:r w:rsidRPr="00E352EF">
        <w:rPr>
          <w:rFonts w:ascii="Cambria" w:hAnsi="Cambria"/>
          <w:color w:val="auto"/>
        </w:rPr>
        <w:t>, after renaming all the specified components, has unique names of its components (otherwise an error is raised). Renaming a</w:t>
      </w:r>
      <w:r w:rsidR="00A82077" w:rsidRPr="00E352EF">
        <w:rPr>
          <w:rFonts w:ascii="Cambria" w:hAnsi="Cambria"/>
          <w:color w:val="auto"/>
        </w:rPr>
        <w:t>n</w:t>
      </w:r>
      <w:r w:rsidRPr="00E352EF">
        <w:rPr>
          <w:rFonts w:ascii="Cambria" w:hAnsi="Cambria"/>
          <w:color w:val="auto"/>
        </w:rPr>
        <w:t xml:space="preserve"> </w:t>
      </w:r>
      <w:r w:rsidR="00A82077" w:rsidRPr="00E352EF">
        <w:rPr>
          <w:rFonts w:ascii="Cambria" w:eastAsia="Calibri" w:hAnsi="Cambria" w:cs="Calibri"/>
        </w:rPr>
        <w:t>Identifier Component</w:t>
      </w:r>
      <w:r w:rsidRPr="00E352EF">
        <w:rPr>
          <w:rFonts w:ascii="Cambria" w:hAnsi="Cambria"/>
          <w:color w:val="auto"/>
        </w:rPr>
        <w:t xml:space="preserve">implies that the actual values of </w:t>
      </w:r>
      <w:r w:rsidR="00A82077" w:rsidRPr="00E352EF">
        <w:rPr>
          <w:rFonts w:ascii="Cambria" w:hAnsi="Cambria"/>
          <w:color w:val="auto"/>
        </w:rPr>
        <w:t>it</w:t>
      </w:r>
      <w:r w:rsidRPr="00E352EF">
        <w:rPr>
          <w:rFonts w:ascii="Cambria" w:hAnsi="Cambria"/>
          <w:color w:val="auto"/>
        </w:rPr>
        <w:t xml:space="preserve"> are valid for the dimension type (usually the code list associated to the </w:t>
      </w:r>
      <w:r w:rsidR="00A82077" w:rsidRPr="00E352EF">
        <w:rPr>
          <w:rFonts w:ascii="Cambria" w:hAnsi="Cambria"/>
          <w:color w:val="auto"/>
        </w:rPr>
        <w:t>Identifier</w:t>
      </w:r>
      <w:r w:rsidRPr="00E352EF">
        <w:rPr>
          <w:rFonts w:ascii="Cambria" w:hAnsi="Cambria"/>
          <w:color w:val="auto"/>
        </w:rPr>
        <w:t>).</w:t>
      </w:r>
    </w:p>
    <w:p w14:paraId="04E38787" w14:textId="77777777" w:rsidR="00193EF8" w:rsidRPr="00E352EF" w:rsidRDefault="00193EF8" w:rsidP="00534B1C">
      <w:pPr>
        <w:pStyle w:val="Sottotitolo"/>
        <w:rPr>
          <w:rFonts w:asciiTheme="minorHAnsi" w:hAnsiTheme="minorHAnsi"/>
          <w:szCs w:val="22"/>
        </w:rPr>
      </w:pPr>
    </w:p>
    <w:p w14:paraId="27D2E8F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613FF191"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 compute the measure obs_value_neg derived from obs_value</w:t>
      </w:r>
    </w:p>
    <w:p w14:paraId="6D233D76" w14:textId="7A92319E" w:rsidR="00534B1C" w:rsidRPr="00E352EF" w:rsidRDefault="00534B1C" w:rsidP="00710B3F">
      <w:pPr>
        <w:rPr>
          <w:rFonts w:asciiTheme="majorHAnsi" w:hAnsiTheme="majorHAnsi"/>
          <w:szCs w:val="22"/>
        </w:rPr>
      </w:pPr>
      <w:r w:rsidRPr="00E352EF">
        <w:rPr>
          <w:rFonts w:asciiTheme="majorHAnsi" w:hAnsiTheme="majorHAnsi"/>
          <w:szCs w:val="22"/>
        </w:rPr>
        <w:t xml:space="preserve"> rename ds1</w:t>
      </w:r>
      <w:del w:id="291" w:author="Laura Viignola" w:date="2017-05-11T09:29:00Z">
        <w:r w:rsidRPr="00E352EF" w:rsidDel="004266D2">
          <w:rPr>
            <w:rFonts w:asciiTheme="majorHAnsi" w:hAnsiTheme="majorHAnsi"/>
            <w:szCs w:val="22"/>
          </w:rPr>
          <w:delText>.</w:delText>
        </w:r>
      </w:del>
      <w:ins w:id="292" w:author="Laura Viignola" w:date="2017-05-11T09:29:00Z">
        <w:r w:rsidR="004266D2">
          <w:rPr>
            <w:rFonts w:asciiTheme="majorHAnsi" w:hAnsiTheme="majorHAnsi"/>
            <w:szCs w:val="22"/>
          </w:rPr>
          <w:t>#</w:t>
        </w:r>
      </w:ins>
      <w:r w:rsidRPr="00E352EF">
        <w:rPr>
          <w:rFonts w:asciiTheme="majorHAnsi" w:hAnsiTheme="majorHAnsi"/>
          <w:szCs w:val="22"/>
        </w:rPr>
        <w:t>obs_status  to keep it in the result</w:t>
      </w:r>
    </w:p>
    <w:p w14:paraId="7BF9C662" w14:textId="6401E7F7" w:rsidR="00534B1C" w:rsidRPr="00E352EF" w:rsidRDefault="00534B1C" w:rsidP="00710B3F">
      <w:pPr>
        <w:rPr>
          <w:rFonts w:asciiTheme="majorHAnsi" w:hAnsiTheme="majorHAnsi"/>
          <w:szCs w:val="22"/>
        </w:rPr>
      </w:pPr>
      <w:r w:rsidRPr="00E352EF">
        <w:rPr>
          <w:rFonts w:asciiTheme="majorHAnsi" w:hAnsiTheme="majorHAnsi"/>
          <w:szCs w:val="22"/>
        </w:rPr>
        <w:t xml:space="preserve"> ds1</w:t>
      </w:r>
      <w:del w:id="293" w:author="Laura Viignola" w:date="2017-05-11T09:29:00Z">
        <w:r w:rsidRPr="00E352EF" w:rsidDel="004266D2">
          <w:rPr>
            <w:rFonts w:asciiTheme="majorHAnsi" w:hAnsiTheme="majorHAnsi"/>
            <w:szCs w:val="22"/>
          </w:rPr>
          <w:delText>.</w:delText>
        </w:r>
      </w:del>
      <w:ins w:id="294" w:author="Laura Viignola" w:date="2017-05-11T09:29:00Z">
        <w:r w:rsidR="004266D2">
          <w:rPr>
            <w:rFonts w:asciiTheme="majorHAnsi" w:hAnsiTheme="majorHAnsi"/>
            <w:szCs w:val="22"/>
          </w:rPr>
          <w:t>#</w:t>
        </w:r>
      </w:ins>
      <w:r w:rsidRPr="00E352EF">
        <w:rPr>
          <w:rFonts w:asciiTheme="majorHAnsi" w:hAnsiTheme="majorHAnsi"/>
          <w:szCs w:val="22"/>
        </w:rPr>
        <w:t xml:space="preserve">obs_value is not kept </w:t>
      </w:r>
    </w:p>
    <w:p w14:paraId="383C9ACF" w14:textId="77777777" w:rsidR="00710B3F" w:rsidRPr="00E352EF" w:rsidRDefault="00710B3F" w:rsidP="00710B3F">
      <w:pPr>
        <w:rPr>
          <w:rFonts w:asciiTheme="majorHAnsi" w:hAnsiTheme="majorHAnsi"/>
          <w:szCs w:val="22"/>
        </w:rPr>
      </w:pPr>
    </w:p>
    <w:p w14:paraId="080BBEC2"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 outer</w:t>
      </w:r>
      <w:r w:rsidRPr="00E352EF">
        <w:rPr>
          <w:rFonts w:asciiTheme="majorHAnsi" w:hAnsiTheme="majorHAnsi"/>
          <w:szCs w:val="22"/>
        </w:rPr>
        <w:t xml:space="preserve"> ds1, ds2 </w:t>
      </w:r>
      <w:r w:rsidRPr="00E352EF">
        <w:rPr>
          <w:rFonts w:asciiTheme="majorHAnsi" w:hAnsiTheme="majorHAnsi"/>
          <w:b/>
          <w:szCs w:val="22"/>
        </w:rPr>
        <w:t>] {</w:t>
      </w:r>
      <w:r w:rsidRPr="00E352EF">
        <w:rPr>
          <w:rFonts w:asciiTheme="majorHAnsi" w:hAnsiTheme="majorHAnsi"/>
          <w:szCs w:val="22"/>
        </w:rPr>
        <w:t xml:space="preserve"> </w:t>
      </w:r>
    </w:p>
    <w:p w14:paraId="45A1DDDC" w14:textId="6211616A" w:rsidR="00534B1C" w:rsidRPr="00E352EF" w:rsidRDefault="00534B1C" w:rsidP="00710B3F">
      <w:pPr>
        <w:ind w:firstLine="706"/>
        <w:rPr>
          <w:rFonts w:asciiTheme="majorHAnsi" w:hAnsiTheme="majorHAnsi"/>
          <w:szCs w:val="22"/>
        </w:rPr>
      </w:pPr>
      <w:r w:rsidRPr="00E352EF">
        <w:rPr>
          <w:rFonts w:asciiTheme="majorHAnsi" w:hAnsiTheme="majorHAnsi"/>
          <w:szCs w:val="22"/>
        </w:rPr>
        <w:t>obs_value_neg = -ds1</w:t>
      </w:r>
      <w:del w:id="295" w:author="Laura Viignola" w:date="2017-05-11T09:29:00Z">
        <w:r w:rsidRPr="00E352EF" w:rsidDel="004266D2">
          <w:rPr>
            <w:rFonts w:asciiTheme="majorHAnsi" w:hAnsiTheme="majorHAnsi"/>
            <w:szCs w:val="22"/>
          </w:rPr>
          <w:delText>.</w:delText>
        </w:r>
      </w:del>
      <w:ins w:id="296" w:author="Laura Viignola" w:date="2017-05-11T09:29:00Z">
        <w:r w:rsidR="004266D2">
          <w:rPr>
            <w:rFonts w:asciiTheme="majorHAnsi" w:hAnsiTheme="majorHAnsi"/>
            <w:szCs w:val="22"/>
          </w:rPr>
          <w:t>#</w:t>
        </w:r>
      </w:ins>
      <w:r w:rsidRPr="00E352EF">
        <w:rPr>
          <w:rFonts w:asciiTheme="majorHAnsi" w:hAnsiTheme="majorHAnsi"/>
          <w:szCs w:val="22"/>
        </w:rPr>
        <w:t>obs_value,</w:t>
      </w:r>
      <w:r w:rsidRPr="00E352EF">
        <w:rPr>
          <w:rFonts w:asciiTheme="majorHAnsi" w:hAnsiTheme="majorHAnsi"/>
          <w:szCs w:val="22"/>
        </w:rPr>
        <w:tab/>
      </w:r>
      <w:r w:rsidRPr="00E352EF">
        <w:rPr>
          <w:rFonts w:asciiTheme="majorHAnsi" w:hAnsiTheme="majorHAnsi"/>
          <w:szCs w:val="22"/>
        </w:rPr>
        <w:tab/>
      </w:r>
      <w:r w:rsidRPr="00E352EF">
        <w:rPr>
          <w:rFonts w:asciiTheme="majorHAnsi" w:hAnsiTheme="majorHAnsi"/>
          <w:szCs w:val="22"/>
        </w:rPr>
        <w:tab/>
      </w:r>
    </w:p>
    <w:p w14:paraId="6DC92267" w14:textId="1735DEC0" w:rsidR="00534B1C" w:rsidRPr="00E352EF" w:rsidRDefault="00534B1C" w:rsidP="00710B3F">
      <w:pPr>
        <w:ind w:firstLine="706"/>
        <w:rPr>
          <w:rFonts w:asciiTheme="majorHAnsi" w:hAnsiTheme="majorHAnsi"/>
          <w:szCs w:val="22"/>
        </w:rPr>
      </w:pPr>
      <w:r w:rsidRPr="00E352EF">
        <w:rPr>
          <w:rFonts w:asciiTheme="majorHAnsi" w:hAnsiTheme="majorHAnsi"/>
          <w:b/>
          <w:szCs w:val="22"/>
        </w:rPr>
        <w:t>rename</w:t>
      </w:r>
      <w:r w:rsidRPr="00E352EF">
        <w:rPr>
          <w:rFonts w:asciiTheme="majorHAnsi" w:hAnsiTheme="majorHAnsi"/>
          <w:szCs w:val="22"/>
        </w:rPr>
        <w:t xml:space="preserve"> 'ds1</w:t>
      </w:r>
      <w:del w:id="297" w:author="Laura Viignola" w:date="2017-05-11T09:29:00Z">
        <w:r w:rsidRPr="00E352EF" w:rsidDel="004266D2">
          <w:rPr>
            <w:rFonts w:asciiTheme="majorHAnsi" w:hAnsiTheme="majorHAnsi"/>
            <w:szCs w:val="22"/>
          </w:rPr>
          <w:delText>.</w:delText>
        </w:r>
      </w:del>
      <w:ins w:id="298" w:author="Laura Viignola" w:date="2017-05-11T09:29:00Z">
        <w:r w:rsidR="004266D2">
          <w:rPr>
            <w:rFonts w:asciiTheme="majorHAnsi" w:hAnsiTheme="majorHAnsi"/>
            <w:szCs w:val="22"/>
          </w:rPr>
          <w:t>#</w:t>
        </w:r>
      </w:ins>
      <w:r w:rsidRPr="00E352EF">
        <w:rPr>
          <w:rFonts w:asciiTheme="majorHAnsi" w:hAnsiTheme="majorHAnsi"/>
          <w:szCs w:val="22"/>
        </w:rPr>
        <w:t>obs_status' to obs_status</w:t>
      </w:r>
      <w:r w:rsidRPr="00E352EF">
        <w:rPr>
          <w:rFonts w:asciiTheme="majorHAnsi" w:hAnsiTheme="majorHAnsi"/>
          <w:szCs w:val="22"/>
        </w:rPr>
        <w:tab/>
      </w:r>
      <w:r w:rsidRPr="00E352EF">
        <w:rPr>
          <w:rFonts w:asciiTheme="majorHAnsi" w:hAnsiTheme="majorHAnsi"/>
          <w:szCs w:val="22"/>
        </w:rPr>
        <w:tab/>
        <w:t xml:space="preserve"> equivalent to obs_status = ds1</w:t>
      </w:r>
      <w:del w:id="299" w:author="Laura Viignola" w:date="2017-05-11T09:29:00Z">
        <w:r w:rsidRPr="00E352EF" w:rsidDel="004266D2">
          <w:rPr>
            <w:rFonts w:asciiTheme="majorHAnsi" w:hAnsiTheme="majorHAnsi"/>
            <w:szCs w:val="22"/>
          </w:rPr>
          <w:delText>.</w:delText>
        </w:r>
      </w:del>
      <w:ins w:id="300" w:author="Laura Viignola" w:date="2017-05-11T09:29:00Z">
        <w:r w:rsidR="004266D2">
          <w:rPr>
            <w:rFonts w:asciiTheme="majorHAnsi" w:hAnsiTheme="majorHAnsi"/>
            <w:szCs w:val="22"/>
          </w:rPr>
          <w:t>#</w:t>
        </w:r>
      </w:ins>
      <w:r w:rsidRPr="00E352EF">
        <w:rPr>
          <w:rFonts w:asciiTheme="majorHAnsi" w:hAnsiTheme="majorHAnsi"/>
          <w:szCs w:val="22"/>
        </w:rPr>
        <w:t>obs_status</w:t>
      </w:r>
    </w:p>
    <w:p w14:paraId="5839AF52"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1B240E18"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807B7D4"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1E68A676"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13D6C8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7997F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8A50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70728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7E7B07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0F56844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6B45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04AC9"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E6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280838"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004D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2F990D43"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1E296F"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8484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A04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854D"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BADD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B80609F"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9C5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120CE"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5F3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4CB44"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6E231"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77078009" w14:textId="77777777" w:rsidR="00534B1C" w:rsidRPr="00E352EF" w:rsidRDefault="00534B1C" w:rsidP="00534B1C">
      <w:pPr>
        <w:rPr>
          <w:rFonts w:asciiTheme="minorHAnsi" w:hAnsiTheme="minorHAnsi"/>
          <w:szCs w:val="22"/>
        </w:rPr>
      </w:pPr>
    </w:p>
    <w:p w14:paraId="75C7D606" w14:textId="77777777" w:rsidR="00534B1C" w:rsidRPr="00E352EF" w:rsidRDefault="00534B1C" w:rsidP="00B3632D">
      <w:pPr>
        <w:pStyle w:val="Titolo3"/>
      </w:pPr>
      <w:bookmarkStart w:id="301" w:name="_Toc464487905"/>
      <w:r w:rsidRPr="00E352EF">
        <w:t>unfold_clause</w:t>
      </w:r>
      <w:bookmarkEnd w:id="301"/>
    </w:p>
    <w:p w14:paraId="0E6A8EA8" w14:textId="77777777" w:rsidR="00B606B2" w:rsidRPr="00E352EF" w:rsidRDefault="00B606B2" w:rsidP="00710B3F">
      <w:pPr>
        <w:ind w:left="426" w:hanging="142"/>
        <w:rPr>
          <w:rFonts w:ascii="Cambria" w:hAnsi="Cambria"/>
          <w:szCs w:val="22"/>
        </w:rPr>
      </w:pPr>
    </w:p>
    <w:p w14:paraId="28EF7ADB"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unfold_clause ::= </w:t>
      </w:r>
      <w:r w:rsidRPr="00E352EF">
        <w:rPr>
          <w:rFonts w:ascii="Cambria" w:hAnsi="Cambria"/>
          <w:b/>
          <w:szCs w:val="22"/>
        </w:rPr>
        <w:t>unfold</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 </w:t>
      </w:r>
      <w:r w:rsidRPr="00E352EF">
        <w:rPr>
          <w:rFonts w:ascii="Cambria" w:hAnsi="Cambria"/>
          <w:b/>
          <w:szCs w:val="22"/>
        </w:rPr>
        <w:t>to</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w:t>
      </w:r>
    </w:p>
    <w:p w14:paraId="0648E367" w14:textId="77777777" w:rsidR="00710B3F" w:rsidRPr="00E352EF" w:rsidRDefault="00710B3F" w:rsidP="00710B3F">
      <w:pPr>
        <w:rPr>
          <w:rFonts w:ascii="Cambria" w:hAnsi="Cambria"/>
          <w:b/>
        </w:rPr>
      </w:pPr>
    </w:p>
    <w:p w14:paraId="3548909B" w14:textId="77777777" w:rsidR="00534B1C" w:rsidRPr="00E352EF" w:rsidRDefault="00534B1C" w:rsidP="00710B3F">
      <w:pPr>
        <w:rPr>
          <w:rFonts w:ascii="Cambria" w:hAnsi="Cambria"/>
        </w:rPr>
      </w:pPr>
      <w:r w:rsidRPr="00E352EF">
        <w:rPr>
          <w:rFonts w:ascii="Cambria" w:hAnsi="Cambria"/>
          <w:b/>
        </w:rPr>
        <w:t>unfold</w:t>
      </w:r>
      <w:r w:rsidRPr="00E352EF">
        <w:rPr>
          <w:rFonts w:ascii="Cambria" w:hAnsi="Cambria"/>
        </w:rPr>
        <w:t xml:space="preserve"> creates the resulting </w:t>
      </w:r>
      <w:r w:rsidR="00472C2F" w:rsidRPr="00E352EF">
        <w:t>Dataset</w:t>
      </w:r>
      <w:r w:rsidRPr="00E352EF">
        <w:rPr>
          <w:rFonts w:ascii="Cambria" w:hAnsi="Cambria"/>
        </w:rPr>
        <w:t xml:space="preserve"> in the following way: drops the </w:t>
      </w:r>
      <w:r w:rsidR="00A82077" w:rsidRPr="00E352EF">
        <w:rPr>
          <w:rFonts w:ascii="Cambria" w:eastAsia="Calibri" w:hAnsi="Cambria" w:cs="Calibri"/>
        </w:rPr>
        <w:t>Identifier Component</w:t>
      </w:r>
      <w:r w:rsidRPr="00E352EF">
        <w:rPr>
          <w:rFonts w:ascii="Cambria" w:hAnsi="Cambria"/>
        </w:rPr>
        <w:t xml:space="preserve"> </w:t>
      </w:r>
      <w:r w:rsidRPr="00E352EF">
        <w:rPr>
          <w:rFonts w:ascii="Cambria" w:hAnsi="Cambria"/>
          <w:i/>
        </w:rPr>
        <w:t>dim</w:t>
      </w:r>
      <w:r w:rsidRPr="00E352EF">
        <w:rPr>
          <w:rFonts w:ascii="Cambria" w:hAnsi="Cambria"/>
        </w:rPr>
        <w:t xml:space="preserve"> and the measure </w:t>
      </w:r>
      <w:r w:rsidRPr="00E352EF">
        <w:rPr>
          <w:rFonts w:ascii="Cambria" w:hAnsi="Cambria"/>
          <w:i/>
        </w:rPr>
        <w:t>msr</w:t>
      </w:r>
      <w:r w:rsidRPr="00E352EF">
        <w:rPr>
          <w:rFonts w:ascii="Cambria" w:hAnsi="Cambria"/>
        </w:rPr>
        <w:t xml:space="preserve"> from the resulting </w:t>
      </w:r>
      <w:r w:rsidR="00472C2F" w:rsidRPr="00E352EF">
        <w:t>Dataset</w:t>
      </w:r>
      <w:r w:rsidRPr="00E352EF">
        <w:rPr>
          <w:rFonts w:ascii="Cambria" w:hAnsi="Cambria"/>
        </w:rPr>
        <w:t xml:space="preserve">, partitions the input </w:t>
      </w:r>
      <w:r w:rsidR="00472C2F" w:rsidRPr="00E352EF">
        <w:t>Dataset</w:t>
      </w:r>
      <w:r w:rsidRPr="00E352EF">
        <w:rPr>
          <w:rFonts w:ascii="Cambria" w:hAnsi="Cambria"/>
        </w:rPr>
        <w:t xml:space="preserve"> by grouping the values of the remaining </w:t>
      </w:r>
      <w:r w:rsidR="00A82077" w:rsidRPr="00E352EF">
        <w:rPr>
          <w:rFonts w:ascii="Cambria" w:hAnsi="Cambria"/>
        </w:rPr>
        <w:t xml:space="preserve">Identifiers </w:t>
      </w:r>
      <w:r w:rsidRPr="00E352EF">
        <w:rPr>
          <w:rFonts w:ascii="Cambria" w:hAnsi="Cambria"/>
        </w:rPr>
        <w:t xml:space="preserve">of the </w:t>
      </w:r>
      <w:r w:rsidR="00472C2F" w:rsidRPr="00E352EF">
        <w:t>Dataset</w:t>
      </w:r>
      <w:r w:rsidRPr="00E352EF">
        <w:rPr>
          <w:rFonts w:ascii="Cambria" w:hAnsi="Cambria"/>
        </w:rPr>
        <w:t xml:space="preserve">, transposes the data points of each group into a single data point of the resulting </w:t>
      </w:r>
      <w:r w:rsidR="00472C2F" w:rsidRPr="00E352EF">
        <w:t>Dataset</w:t>
      </w:r>
      <w:r w:rsidRPr="00E352EF">
        <w:rPr>
          <w:rFonts w:ascii="Cambria" w:hAnsi="Cambria"/>
        </w:rPr>
        <w:t xml:space="preserve"> and adds new measures elements (all </w:t>
      </w:r>
      <w:r w:rsidRPr="00E352EF">
        <w:rPr>
          <w:rFonts w:ascii="Cambria" w:hAnsi="Cambria"/>
          <w:i/>
        </w:rPr>
        <w:t>elem</w:t>
      </w:r>
      <w:r w:rsidRPr="00E352EF">
        <w:rPr>
          <w:rFonts w:ascii="Cambria" w:hAnsi="Cambria"/>
        </w:rPr>
        <w:t xml:space="preserve"> in the list). Then in the newly created data point </w:t>
      </w:r>
      <w:r w:rsidRPr="00E352EF">
        <w:rPr>
          <w:rFonts w:ascii="Cambria" w:hAnsi="Cambria"/>
          <w:b/>
        </w:rPr>
        <w:t>unfold</w:t>
      </w:r>
      <w:r w:rsidRPr="00E352EF">
        <w:rPr>
          <w:rFonts w:ascii="Cambria" w:hAnsi="Cambria"/>
        </w:rPr>
        <w:t xml:space="preserve"> assigns to the value of each measure </w:t>
      </w:r>
      <w:r w:rsidRPr="00E352EF">
        <w:rPr>
          <w:rFonts w:ascii="Cambria" w:hAnsi="Cambria"/>
          <w:i/>
        </w:rPr>
        <w:t>elem</w:t>
      </w:r>
      <w:r w:rsidRPr="00E352EF">
        <w:rPr>
          <w:rFonts w:ascii="Cambria" w:hAnsi="Cambria"/>
        </w:rPr>
        <w:t xml:space="preserve"> the value of </w:t>
      </w:r>
      <w:r w:rsidRPr="00E352EF">
        <w:rPr>
          <w:rFonts w:ascii="Cambria" w:hAnsi="Cambria"/>
          <w:i/>
        </w:rPr>
        <w:t>msr</w:t>
      </w:r>
      <w:r w:rsidRPr="00E352EF">
        <w:rPr>
          <w:rFonts w:ascii="Cambria" w:hAnsi="Cambria"/>
        </w:rPr>
        <w:t xml:space="preserve"> existing in the input </w:t>
      </w:r>
      <w:r w:rsidR="00472C2F" w:rsidRPr="00E352EF">
        <w:t>Dataset</w:t>
      </w:r>
      <w:r w:rsidRPr="00E352EF">
        <w:rPr>
          <w:rFonts w:ascii="Cambria" w:hAnsi="Cambria"/>
        </w:rPr>
        <w:t xml:space="preserve"> where dim = </w:t>
      </w:r>
      <w:r w:rsidRPr="00E352EF">
        <w:rPr>
          <w:rFonts w:ascii="Cambria" w:hAnsi="Cambria"/>
          <w:i/>
        </w:rPr>
        <w:t>elem</w:t>
      </w:r>
      <w:r w:rsidRPr="00E352EF">
        <w:rPr>
          <w:rFonts w:ascii="Cambria" w:hAnsi="Cambria"/>
        </w:rPr>
        <w:t xml:space="preserve"> (if such a data point exists) or </w:t>
      </w:r>
      <w:r w:rsidRPr="00E352EF">
        <w:rPr>
          <w:rFonts w:ascii="Cambria" w:hAnsi="Cambria"/>
          <w:b/>
        </w:rPr>
        <w:t>null</w:t>
      </w:r>
      <w:r w:rsidRPr="00E352EF">
        <w:rPr>
          <w:rFonts w:ascii="Cambria" w:hAnsi="Cambria"/>
        </w:rPr>
        <w:t xml:space="preserve"> otherwise.</w:t>
      </w:r>
    </w:p>
    <w:p w14:paraId="3BE047E6" w14:textId="77777777" w:rsidR="00534B1C" w:rsidRPr="00E352EF" w:rsidRDefault="00534B1C" w:rsidP="00710B3F">
      <w:pPr>
        <w:rPr>
          <w:rFonts w:ascii="Cambria" w:hAnsi="Cambria"/>
        </w:rPr>
      </w:pPr>
      <w:r w:rsidRPr="00E352EF">
        <w:rPr>
          <w:rFonts w:ascii="Cambria" w:hAnsi="Cambria"/>
        </w:rPr>
        <w:t xml:space="preserve">The data points where "dim </w:t>
      </w:r>
      <w:r w:rsidRPr="00E352EF">
        <w:rPr>
          <w:rFonts w:ascii="Cambria" w:hAnsi="Cambria"/>
          <w:b/>
        </w:rPr>
        <w:t>not in</w:t>
      </w:r>
      <w:r w:rsidRPr="00E352EF">
        <w:rPr>
          <w:rFonts w:ascii="Cambria" w:hAnsi="Cambria"/>
        </w:rPr>
        <w:t xml:space="preserve"> (</w:t>
      </w:r>
      <w:r w:rsidRPr="00E352EF">
        <w:rPr>
          <w:rFonts w:ascii="Cambria" w:hAnsi="Cambria"/>
          <w:i/>
        </w:rPr>
        <w:t xml:space="preserve">elem </w:t>
      </w:r>
      <w:r w:rsidRPr="00E352EF">
        <w:rPr>
          <w:rFonts w:ascii="Cambria" w:hAnsi="Cambria"/>
        </w:rPr>
        <w:t xml:space="preserve">, …)" are removed from the resulting </w:t>
      </w:r>
      <w:r w:rsidR="00472C2F" w:rsidRPr="00E352EF">
        <w:t>Dataset</w:t>
      </w:r>
      <w:r w:rsidRPr="00E352EF">
        <w:rPr>
          <w:rFonts w:ascii="Cambria" w:hAnsi="Cambria"/>
        </w:rPr>
        <w:t>.</w:t>
      </w:r>
    </w:p>
    <w:p w14:paraId="2633283C" w14:textId="77777777" w:rsidR="00534B1C" w:rsidRPr="00E352EF" w:rsidRDefault="00534B1C" w:rsidP="00710B3F">
      <w:pPr>
        <w:rPr>
          <w:rFonts w:ascii="Cambria" w:hAnsi="Cambria"/>
        </w:rPr>
      </w:pPr>
      <w:r w:rsidRPr="00E352EF">
        <w:rPr>
          <w:rFonts w:ascii="Cambria" w:hAnsi="Cambria"/>
        </w:rPr>
        <w:t xml:space="preserve">Note that the attributes created may have names that are not syntactically correct (they may start with a digit, contain special characters, etc.): those names must be quoted (included in single quote " </w:t>
      </w:r>
      <w:r w:rsidRPr="00E352EF">
        <w:rPr>
          <w:rFonts w:ascii="Cambria" w:hAnsi="Cambria"/>
          <w:b/>
        </w:rPr>
        <w:t>'</w:t>
      </w:r>
      <w:r w:rsidRPr="00E352EF">
        <w:rPr>
          <w:rFonts w:ascii="Cambria" w:hAnsi="Cambria"/>
        </w:rPr>
        <w:t xml:space="preserve"> " ) in any expression, and it is not allowed to create a </w:t>
      </w:r>
      <w:r w:rsidR="00472C2F" w:rsidRPr="00E352EF">
        <w:t>Dataset</w:t>
      </w:r>
      <w:r w:rsidRPr="00E352EF">
        <w:rPr>
          <w:rFonts w:ascii="Cambria" w:hAnsi="Cambria"/>
        </w:rPr>
        <w:t xml:space="preserve"> based on those data. It is also not allowed to return a </w:t>
      </w:r>
      <w:r w:rsidR="00472C2F" w:rsidRPr="00E352EF">
        <w:t>Dataset</w:t>
      </w:r>
      <w:r w:rsidRPr="00E352EF">
        <w:rPr>
          <w:rFonts w:ascii="Cambria" w:hAnsi="Cambria"/>
        </w:rPr>
        <w:t xml:space="preserve"> as the final result of the join expression with names not complying with the VTL rules. Note that the names can be renamed using the </w:t>
      </w:r>
      <w:r w:rsidRPr="00E352EF">
        <w:rPr>
          <w:rFonts w:ascii="Cambria" w:hAnsi="Cambria"/>
          <w:b/>
        </w:rPr>
        <w:t>rename</w:t>
      </w:r>
      <w:r w:rsidRPr="00E352EF">
        <w:rPr>
          <w:rFonts w:ascii="Cambria" w:hAnsi="Cambria"/>
        </w:rPr>
        <w:t xml:space="preserve"> operator.</w:t>
      </w:r>
    </w:p>
    <w:p w14:paraId="139B4BEF" w14:textId="77777777" w:rsidR="00710B3F" w:rsidRPr="00E352EF" w:rsidRDefault="00710B3F" w:rsidP="00534B1C">
      <w:pPr>
        <w:pStyle w:val="Sottotitolo"/>
        <w:rPr>
          <w:rFonts w:asciiTheme="minorHAnsi" w:hAnsiTheme="minorHAnsi"/>
          <w:szCs w:val="22"/>
        </w:rPr>
      </w:pPr>
    </w:p>
    <w:p w14:paraId="47BCC3E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2FB4319C" w14:textId="77777777" w:rsidR="00534B1C" w:rsidRPr="00E352EF" w:rsidRDefault="00534B1C" w:rsidP="00534B1C">
      <w:pPr>
        <w:rPr>
          <w:rFonts w:ascii="Cambria" w:hAnsi="Cambria"/>
          <w:szCs w:val="22"/>
        </w:rPr>
      </w:pPr>
      <w:r w:rsidRPr="00E352EF">
        <w:rPr>
          <w:rFonts w:ascii="Cambria" w:hAnsi="Cambria"/>
          <w:szCs w:val="22"/>
        </w:rPr>
        <w:t xml:space="preserve"> </w:t>
      </w:r>
      <w:r w:rsidR="00B606B2" w:rsidRPr="00E352EF">
        <w:rPr>
          <w:rFonts w:ascii="Cambria" w:hAnsi="Cambria"/>
          <w:szCs w:val="22"/>
        </w:rPr>
        <w:t>U</w:t>
      </w:r>
      <w:r w:rsidRPr="00E352EF">
        <w:rPr>
          <w:rFonts w:ascii="Cambria" w:hAnsi="Cambria"/>
          <w:szCs w:val="22"/>
        </w:rPr>
        <w:t xml:space="preserve">nfold and fold </w:t>
      </w:r>
      <w:r w:rsidR="00A82077" w:rsidRPr="00E352EF">
        <w:rPr>
          <w:rFonts w:ascii="Cambria" w:hAnsi="Cambria"/>
          <w:szCs w:val="22"/>
        </w:rPr>
        <w:t xml:space="preserve">Identifier </w:t>
      </w:r>
      <w:r w:rsidRPr="00E352EF">
        <w:rPr>
          <w:rFonts w:ascii="Cambria" w:hAnsi="Cambria"/>
          <w:szCs w:val="22"/>
        </w:rPr>
        <w:t>ref_area and measure obs_value</w:t>
      </w:r>
    </w:p>
    <w:p w14:paraId="2EE00C75" w14:textId="77777777" w:rsidR="00B606B2" w:rsidRPr="00E352EF" w:rsidRDefault="00B606B2" w:rsidP="00534B1C">
      <w:pPr>
        <w:rPr>
          <w:rFonts w:ascii="Cambria" w:hAnsi="Cambria"/>
          <w:b/>
          <w:szCs w:val="22"/>
        </w:rPr>
      </w:pPr>
      <w:r w:rsidRPr="00E352EF">
        <w:rPr>
          <w:rFonts w:ascii="Cambria" w:hAnsi="Cambria"/>
          <w:szCs w:val="22"/>
        </w:rPr>
        <w:t xml:space="preserve">ds_unfold := </w:t>
      </w:r>
      <w:r w:rsidRPr="00E352EF">
        <w:rPr>
          <w:rFonts w:ascii="Cambria" w:hAnsi="Cambria"/>
          <w:b/>
          <w:szCs w:val="22"/>
        </w:rPr>
        <w:t>[</w:t>
      </w:r>
      <w:r w:rsidRPr="00E352EF">
        <w:rPr>
          <w:rFonts w:ascii="Cambria" w:hAnsi="Cambria"/>
          <w:szCs w:val="22"/>
        </w:rPr>
        <w:t xml:space="preserve"> ds1 </w:t>
      </w:r>
      <w:r w:rsidRPr="00E352EF">
        <w:rPr>
          <w:rFonts w:ascii="Cambria" w:hAnsi="Cambria"/>
          <w:b/>
          <w:szCs w:val="22"/>
        </w:rPr>
        <w:t>] { unfold</w:t>
      </w:r>
      <w:r w:rsidRPr="00E352EF">
        <w:rPr>
          <w:rFonts w:ascii="Cambria" w:hAnsi="Cambria"/>
          <w:szCs w:val="22"/>
        </w:rPr>
        <w:t xml:space="preserve"> ref_area, obs_value </w:t>
      </w:r>
      <w:r w:rsidRPr="00E352EF">
        <w:rPr>
          <w:rFonts w:ascii="Cambria" w:hAnsi="Cambria"/>
          <w:b/>
          <w:szCs w:val="22"/>
        </w:rPr>
        <w:t>to</w:t>
      </w:r>
      <w:r w:rsidRPr="00E352EF">
        <w:rPr>
          <w:rFonts w:ascii="Cambria" w:hAnsi="Cambria"/>
          <w:szCs w:val="22"/>
        </w:rPr>
        <w:t xml:space="preserve"> (EU25, BG, RO ) </w:t>
      </w:r>
      <w:r w:rsidRPr="00E352EF">
        <w:rPr>
          <w:rFonts w:ascii="Cambria" w:hAnsi="Cambria"/>
          <w:b/>
          <w:szCs w:val="22"/>
        </w:rPr>
        <w:t>}</w:t>
      </w:r>
    </w:p>
    <w:p w14:paraId="644AB5B9" w14:textId="77777777" w:rsidR="00B606B2" w:rsidRPr="00E352EF" w:rsidRDefault="00B606B2" w:rsidP="00534B1C">
      <w:pPr>
        <w:rPr>
          <w:rFonts w:ascii="Cambria" w:hAnsi="Cambria"/>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511668A"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12A7684"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B24566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7AC0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AE5D2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399E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336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41094AC"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9EFA7A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12EDE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CA96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AC38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6B20D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72D3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11A2D7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E618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FEE3A"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308C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48EBC"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4B75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5E59FC5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21A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E59E3"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3F3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5147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E2FB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3D33570C" w14:textId="77777777" w:rsidR="00534B1C" w:rsidRPr="00E352EF" w:rsidRDefault="00534B1C" w:rsidP="00534B1C">
      <w:pPr>
        <w:rPr>
          <w:rFonts w:asciiTheme="minorHAnsi" w:hAnsiTheme="minorHAnsi"/>
          <w:szCs w:val="22"/>
        </w:rPr>
      </w:pPr>
    </w:p>
    <w:p w14:paraId="759F4A56" w14:textId="77777777" w:rsidR="00534B1C" w:rsidRPr="00E352EF" w:rsidRDefault="00534B1C" w:rsidP="00534B1C">
      <w:pPr>
        <w:rPr>
          <w:rFonts w:ascii="Cambria" w:hAnsi="Cambria"/>
          <w:szCs w:val="22"/>
        </w:rPr>
      </w:pPr>
    </w:p>
    <w:tbl>
      <w:tblPr>
        <w:tblW w:w="5759" w:type="dxa"/>
        <w:tblInd w:w="108" w:type="dxa"/>
        <w:tblLook w:val="04A0" w:firstRow="1" w:lastRow="0" w:firstColumn="1" w:lastColumn="0" w:noHBand="0" w:noVBand="1"/>
      </w:tblPr>
      <w:tblGrid>
        <w:gridCol w:w="677"/>
        <w:gridCol w:w="1152"/>
        <w:gridCol w:w="1310"/>
        <w:gridCol w:w="1310"/>
        <w:gridCol w:w="1310"/>
      </w:tblGrid>
      <w:tr w:rsidR="00534B1C" w:rsidRPr="00E352EF" w14:paraId="749CDB93" w14:textId="77777777" w:rsidTr="00534B1C">
        <w:trPr>
          <w:trHeight w:val="374"/>
        </w:trPr>
        <w:tc>
          <w:tcPr>
            <w:tcW w:w="575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F3C36B" w14:textId="77777777" w:rsidR="00534B1C" w:rsidRPr="00E352EF" w:rsidRDefault="00534B1C" w:rsidP="00534B1C">
            <w:pPr>
              <w:rPr>
                <w:rFonts w:asciiTheme="minorHAnsi" w:hAnsiTheme="minorHAnsi"/>
                <w:szCs w:val="22"/>
              </w:rPr>
            </w:pPr>
            <w:r w:rsidRPr="00E352EF">
              <w:rPr>
                <w:rFonts w:asciiTheme="minorHAnsi" w:hAnsiTheme="minorHAnsi"/>
                <w:szCs w:val="22"/>
              </w:rPr>
              <w:t>ds_unfold</w:t>
            </w:r>
          </w:p>
        </w:tc>
      </w:tr>
      <w:tr w:rsidR="00534B1C" w:rsidRPr="00E352EF" w14:paraId="65CA3E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0A092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D914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685BF191" w14:textId="77777777" w:rsidR="00534B1C" w:rsidRPr="00E352EF" w:rsidRDefault="00534B1C" w:rsidP="00534B1C">
            <w:pPr>
              <w:rPr>
                <w:rFonts w:asciiTheme="minorHAnsi" w:hAnsiTheme="minorHAnsi"/>
                <w:b/>
                <w:szCs w:val="22"/>
              </w:rPr>
            </w:pPr>
            <w:r w:rsidRPr="00E352EF">
              <w:rPr>
                <w:rFonts w:asciiTheme="minorHAnsi" w:hAnsiTheme="minorHAnsi"/>
                <w:b/>
                <w:szCs w:val="22"/>
              </w:rPr>
              <w:t>EU25</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2A4F2351" w14:textId="77777777" w:rsidR="00534B1C" w:rsidRPr="00E352EF" w:rsidRDefault="00534B1C" w:rsidP="00534B1C">
            <w:pPr>
              <w:rPr>
                <w:rFonts w:asciiTheme="minorHAnsi" w:hAnsiTheme="minorHAnsi"/>
                <w:b/>
                <w:szCs w:val="22"/>
              </w:rPr>
            </w:pPr>
            <w:r w:rsidRPr="00E352EF">
              <w:rPr>
                <w:rFonts w:asciiTheme="minorHAnsi" w:hAnsiTheme="minorHAnsi"/>
                <w:b/>
                <w:szCs w:val="22"/>
              </w:rPr>
              <w:t>BG</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0A938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RO </w:t>
            </w:r>
          </w:p>
        </w:tc>
      </w:tr>
      <w:tr w:rsidR="00534B1C" w:rsidRPr="00E352EF" w14:paraId="163C975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B880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FEF85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Pr>
          <w:p w14:paraId="3A8931F7"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0" w:type="dxa"/>
            <w:tcBorders>
              <w:top w:val="single" w:sz="6" w:space="0" w:color="000000"/>
              <w:left w:val="single" w:sz="6" w:space="0" w:color="000000"/>
              <w:bottom w:val="single" w:sz="6" w:space="0" w:color="000000"/>
              <w:right w:val="single" w:sz="6" w:space="0" w:color="000000"/>
            </w:tcBorders>
          </w:tcPr>
          <w:p w14:paraId="3C4E91FE"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39F2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bl>
    <w:p w14:paraId="2D87DDF2" w14:textId="77777777" w:rsidR="00534B1C" w:rsidRPr="00E352EF" w:rsidRDefault="00534B1C" w:rsidP="00534B1C">
      <w:pPr>
        <w:spacing w:before="100" w:after="100" w:line="276" w:lineRule="auto"/>
      </w:pPr>
    </w:p>
    <w:p w14:paraId="505A5CDD" w14:textId="77777777" w:rsidR="00534B1C" w:rsidRPr="00E352EF" w:rsidRDefault="00534B1C" w:rsidP="00B3632D">
      <w:pPr>
        <w:pStyle w:val="Titolo3"/>
      </w:pPr>
      <w:bookmarkStart w:id="302" w:name="_Toc464487906"/>
      <w:r w:rsidRPr="00E352EF">
        <w:t>fold_clause</w:t>
      </w:r>
      <w:bookmarkEnd w:id="302"/>
    </w:p>
    <w:p w14:paraId="35A95CDB" w14:textId="77777777" w:rsidR="00B606B2" w:rsidRPr="00E352EF" w:rsidRDefault="00B606B2" w:rsidP="00710B3F">
      <w:pPr>
        <w:ind w:left="426" w:hanging="142"/>
        <w:rPr>
          <w:rFonts w:ascii="Cambria" w:hAnsi="Cambria"/>
          <w:szCs w:val="22"/>
        </w:rPr>
      </w:pPr>
    </w:p>
    <w:p w14:paraId="3D5C1DD8"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fold_clause ::=  </w:t>
      </w:r>
      <w:r w:rsidRPr="00E352EF">
        <w:rPr>
          <w:rFonts w:ascii="Cambria" w:hAnsi="Cambria"/>
          <w:b/>
          <w:szCs w:val="22"/>
        </w:rPr>
        <w:t>fold</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 </w:t>
      </w:r>
      <w:r w:rsidRPr="00E352EF">
        <w:rPr>
          <w:rFonts w:ascii="Cambria" w:hAnsi="Cambria"/>
          <w:b/>
          <w:szCs w:val="22"/>
        </w:rPr>
        <w:t>to</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w:t>
      </w:r>
    </w:p>
    <w:p w14:paraId="11F1AA9C" w14:textId="77777777" w:rsidR="00710B3F" w:rsidRPr="00E352EF" w:rsidRDefault="00710B3F" w:rsidP="00710B3F">
      <w:pPr>
        <w:rPr>
          <w:rFonts w:ascii="Cambria" w:hAnsi="Cambria"/>
          <w:b/>
        </w:rPr>
      </w:pPr>
    </w:p>
    <w:p w14:paraId="7F2ACC8E" w14:textId="77777777" w:rsidR="00534B1C" w:rsidRPr="00E352EF" w:rsidRDefault="00534B1C" w:rsidP="00710B3F">
      <w:pPr>
        <w:rPr>
          <w:rFonts w:ascii="Cambria" w:hAnsi="Cambria"/>
        </w:rPr>
      </w:pPr>
      <w:r w:rsidRPr="00E352EF">
        <w:rPr>
          <w:rFonts w:ascii="Cambria" w:hAnsi="Cambria"/>
          <w:b/>
        </w:rPr>
        <w:t>fold</w:t>
      </w:r>
      <w:r w:rsidRPr="00E352EF">
        <w:rPr>
          <w:rFonts w:ascii="Cambria" w:hAnsi="Cambria"/>
        </w:rPr>
        <w:t xml:space="preserve"> transposes a single data point of the input </w:t>
      </w:r>
      <w:r w:rsidR="00472C2F" w:rsidRPr="00E352EF">
        <w:t>Dataset</w:t>
      </w:r>
      <w:r w:rsidRPr="00E352EF">
        <w:rPr>
          <w:rFonts w:ascii="Cambria" w:hAnsi="Cambria"/>
        </w:rPr>
        <w:t xml:space="preserve"> into several data points. It adds </w:t>
      </w:r>
      <w:r w:rsidR="00A82077" w:rsidRPr="00E352EF">
        <w:rPr>
          <w:rFonts w:ascii="Cambria" w:hAnsi="Cambria"/>
        </w:rPr>
        <w:t xml:space="preserve">Identifier </w:t>
      </w:r>
      <w:r w:rsidRPr="00E352EF">
        <w:rPr>
          <w:rFonts w:ascii="Cambria" w:hAnsi="Cambria"/>
        </w:rPr>
        <w:t xml:space="preserve">dim and measure msr to the resulting </w:t>
      </w:r>
      <w:r w:rsidR="00472C2F" w:rsidRPr="00E352EF">
        <w:t>Dataset</w:t>
      </w:r>
      <w:r w:rsidRPr="00E352EF">
        <w:rPr>
          <w:rFonts w:ascii="Cambria" w:hAnsi="Cambria"/>
        </w:rPr>
        <w:t xml:space="preserve">, inserts into the resulting </w:t>
      </w:r>
      <w:r w:rsidR="00472C2F" w:rsidRPr="00E352EF">
        <w:t>Dataset</w:t>
      </w:r>
      <w:r w:rsidRPr="00E352EF">
        <w:rPr>
          <w:rFonts w:ascii="Cambria" w:hAnsi="Cambria"/>
        </w:rPr>
        <w:t xml:space="preserve"> a data point for each value A in the element list and assigns to the inserted data point dim = A and msr = value of measure A in the input </w:t>
      </w:r>
      <w:r w:rsidR="00472C2F" w:rsidRPr="00E352EF">
        <w:t>Dataset</w:t>
      </w:r>
      <w:r w:rsidRPr="00E352EF">
        <w:rPr>
          <w:rFonts w:ascii="Cambria" w:hAnsi="Cambria"/>
        </w:rPr>
        <w:t xml:space="preserve">. </w:t>
      </w:r>
    </w:p>
    <w:p w14:paraId="27F65208" w14:textId="77777777" w:rsidR="00534B1C" w:rsidRPr="00E352EF" w:rsidRDefault="00534B1C" w:rsidP="00710B3F">
      <w:pPr>
        <w:rPr>
          <w:rFonts w:ascii="Cambria" w:hAnsi="Cambria"/>
        </w:rPr>
      </w:pPr>
      <w:r w:rsidRPr="00E352EF">
        <w:rPr>
          <w:rFonts w:ascii="Cambria" w:hAnsi="Cambria"/>
        </w:rPr>
        <w:t xml:space="preserve">When measure A is null then </w:t>
      </w:r>
      <w:r w:rsidRPr="00E352EF">
        <w:rPr>
          <w:rFonts w:ascii="Cambria" w:hAnsi="Cambria"/>
          <w:b/>
        </w:rPr>
        <w:t>fold</w:t>
      </w:r>
      <w:r w:rsidRPr="00E352EF">
        <w:rPr>
          <w:rFonts w:ascii="Cambria" w:hAnsi="Cambria"/>
        </w:rPr>
        <w:t xml:space="preserve"> does not create a data point for that measure.</w:t>
      </w:r>
    </w:p>
    <w:p w14:paraId="2FB5CCDB" w14:textId="77777777" w:rsidR="00534B1C" w:rsidRPr="00E352EF" w:rsidRDefault="00534B1C" w:rsidP="00710B3F">
      <w:pPr>
        <w:rPr>
          <w:rFonts w:ascii="Cambria" w:hAnsi="Cambria"/>
        </w:rPr>
      </w:pPr>
      <w:r w:rsidRPr="00E352EF">
        <w:rPr>
          <w:rFonts w:ascii="Cambria" w:hAnsi="Cambria"/>
        </w:rPr>
        <w:t xml:space="preserve">Note that in general unfolding and folding are not exactly symmetric operations, i.e. in some cases the fold operation applied to the unfolded </w:t>
      </w:r>
      <w:r w:rsidR="00472C2F" w:rsidRPr="00E352EF">
        <w:t>Dataset</w:t>
      </w:r>
      <w:r w:rsidRPr="00E352EF">
        <w:rPr>
          <w:rFonts w:ascii="Cambria" w:hAnsi="Cambria"/>
        </w:rPr>
        <w:t xml:space="preserve"> does not recreate exactly the original </w:t>
      </w:r>
      <w:r w:rsidR="00472C2F" w:rsidRPr="00E352EF">
        <w:t>Dataset</w:t>
      </w:r>
      <w:r w:rsidRPr="00E352EF">
        <w:rPr>
          <w:rFonts w:ascii="Cambria" w:hAnsi="Cambria"/>
        </w:rPr>
        <w:t xml:space="preserve"> (before unfolding).</w:t>
      </w:r>
    </w:p>
    <w:p w14:paraId="6C80C021" w14:textId="77777777" w:rsidR="00B606B2" w:rsidRPr="00E352EF" w:rsidRDefault="00B606B2" w:rsidP="00D4556A">
      <w:pPr>
        <w:rPr>
          <w:rFonts w:ascii="Cambria" w:eastAsia="Calibri" w:hAnsi="Cambria" w:cs="Calibri"/>
          <w:i/>
          <w:color w:val="5B9BD5"/>
        </w:rPr>
      </w:pPr>
    </w:p>
    <w:p w14:paraId="2257924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4934AA5" w14:textId="77777777" w:rsidR="00534B1C" w:rsidRPr="00E352EF" w:rsidRDefault="00534B1C" w:rsidP="00534B1C">
      <w:pPr>
        <w:rPr>
          <w:rFonts w:ascii="Cambria" w:hAnsi="Cambria"/>
          <w:b/>
          <w:szCs w:val="22"/>
        </w:rPr>
      </w:pPr>
      <w:r w:rsidRPr="00E352EF">
        <w:rPr>
          <w:rFonts w:ascii="Cambria" w:hAnsi="Cambria"/>
          <w:szCs w:val="22"/>
        </w:rPr>
        <w:t xml:space="preserve">ds_fold := </w:t>
      </w:r>
      <w:r w:rsidRPr="00E352EF">
        <w:rPr>
          <w:rFonts w:ascii="Cambria" w:hAnsi="Cambria"/>
          <w:b/>
          <w:szCs w:val="22"/>
        </w:rPr>
        <w:t xml:space="preserve">[ </w:t>
      </w:r>
      <w:r w:rsidRPr="00E352EF">
        <w:rPr>
          <w:rFonts w:ascii="Cambria" w:hAnsi="Cambria"/>
          <w:szCs w:val="22"/>
        </w:rPr>
        <w:t xml:space="preserve">ds_unfold </w:t>
      </w:r>
      <w:r w:rsidRPr="00E352EF">
        <w:rPr>
          <w:rFonts w:ascii="Cambria" w:hAnsi="Cambria"/>
          <w:b/>
          <w:szCs w:val="22"/>
        </w:rPr>
        <w:t>] { fold</w:t>
      </w:r>
      <w:r w:rsidRPr="00E352EF">
        <w:rPr>
          <w:rFonts w:ascii="Cambria" w:hAnsi="Cambria"/>
          <w:szCs w:val="22"/>
        </w:rPr>
        <w:t xml:space="preserve"> (EU25, BG, RO ) </w:t>
      </w:r>
      <w:r w:rsidRPr="00E352EF">
        <w:rPr>
          <w:rFonts w:ascii="Cambria" w:hAnsi="Cambria"/>
          <w:b/>
          <w:szCs w:val="22"/>
        </w:rPr>
        <w:t>to</w:t>
      </w:r>
      <w:r w:rsidRPr="00E352EF">
        <w:rPr>
          <w:rFonts w:ascii="Cambria" w:hAnsi="Cambria"/>
          <w:szCs w:val="22"/>
        </w:rPr>
        <w:t xml:space="preserve"> ref_area, obs_value </w:t>
      </w:r>
      <w:r w:rsidRPr="00E352EF">
        <w:rPr>
          <w:rFonts w:ascii="Cambria" w:hAnsi="Cambria"/>
          <w:b/>
          <w:szCs w:val="22"/>
        </w:rPr>
        <w:t>}</w:t>
      </w:r>
    </w:p>
    <w:p w14:paraId="71A34CCB" w14:textId="77777777" w:rsidR="00B606B2" w:rsidRPr="00E352EF" w:rsidRDefault="00B606B2" w:rsidP="00534B1C">
      <w:pPr>
        <w:rPr>
          <w:rFonts w:ascii="Cambria" w:hAnsi="Cambria"/>
          <w:szCs w:val="22"/>
        </w:rPr>
      </w:pP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64E46CC9"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C5F212" w14:textId="77777777" w:rsidR="00534B1C" w:rsidRPr="00E352EF" w:rsidRDefault="00534B1C" w:rsidP="00534B1C">
            <w:pPr>
              <w:rPr>
                <w:rFonts w:asciiTheme="minorHAnsi" w:hAnsiTheme="minorHAnsi"/>
                <w:szCs w:val="22"/>
              </w:rPr>
            </w:pPr>
            <w:r w:rsidRPr="00E352EF">
              <w:rPr>
                <w:rFonts w:asciiTheme="minorHAnsi" w:hAnsiTheme="minorHAnsi"/>
                <w:szCs w:val="22"/>
              </w:rPr>
              <w:t>ds_fold</w:t>
            </w:r>
          </w:p>
        </w:tc>
      </w:tr>
      <w:tr w:rsidR="00534B1C" w:rsidRPr="00E352EF" w14:paraId="6F9954C7"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2E497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C52A0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EA398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AE4BA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24EDBB0A"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5653F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F5C4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9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0E71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1682B65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D412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8684E"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63F9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27A17"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6911492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94C3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0CDCED"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43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2C785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63016C0" w14:textId="77777777" w:rsidR="00534B1C" w:rsidRPr="00E352EF" w:rsidRDefault="00534B1C" w:rsidP="00534B1C"/>
    <w:p w14:paraId="7DE57CC4" w14:textId="77777777" w:rsidR="00745EED" w:rsidRPr="00E352EF" w:rsidRDefault="00745EED" w:rsidP="00534B1C"/>
    <w:p w14:paraId="67F0742C" w14:textId="77777777" w:rsidR="00534B1C" w:rsidRPr="00E352EF" w:rsidRDefault="00534B1C" w:rsidP="006E1BB1">
      <w:pPr>
        <w:pStyle w:val="Stile3"/>
        <w:rPr>
          <w:lang w:val="en-GB"/>
        </w:rPr>
      </w:pPr>
      <w:bookmarkStart w:id="303" w:name="_Toc464487907"/>
      <w:r w:rsidRPr="00E352EF">
        <w:rPr>
          <w:lang w:val="en-GB"/>
        </w:rPr>
        <w:t>Function Creation</w:t>
      </w:r>
      <w:bookmarkEnd w:id="303"/>
    </w:p>
    <w:p w14:paraId="0EA59753"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Semantics</w:t>
      </w:r>
    </w:p>
    <w:p w14:paraId="01AB0EBE" w14:textId="77777777" w:rsidR="00534B1C" w:rsidRPr="00E352EF" w:rsidRDefault="00534B1C" w:rsidP="00710B3F">
      <w:pPr>
        <w:rPr>
          <w:rFonts w:ascii="Cambria" w:hAnsi="Cambria"/>
        </w:rPr>
      </w:pPr>
      <w:r w:rsidRPr="00E352EF">
        <w:rPr>
          <w:rFonts w:ascii="Cambria" w:hAnsi="Cambria"/>
        </w:rPr>
        <w:t>Creates a named function with given arguments, defined by a given expression.</w:t>
      </w:r>
    </w:p>
    <w:p w14:paraId="1A613C5C" w14:textId="77777777" w:rsidR="00710B3F" w:rsidRPr="00E352EF" w:rsidRDefault="00710B3F" w:rsidP="00710B3F">
      <w:pPr>
        <w:pStyle w:val="Sottotitolo"/>
        <w:rPr>
          <w:sz w:val="20"/>
        </w:rPr>
      </w:pPr>
    </w:p>
    <w:p w14:paraId="1F5544C8"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Syntax</w:t>
      </w:r>
    </w:p>
    <w:p w14:paraId="253C6F58" w14:textId="77777777" w:rsidR="00534B1C" w:rsidRPr="00E352EF" w:rsidRDefault="00534B1C" w:rsidP="00710B3F">
      <w:pPr>
        <w:ind w:left="567" w:hanging="283"/>
        <w:rPr>
          <w:rFonts w:ascii="Cambria" w:hAnsi="Cambria"/>
          <w:i/>
        </w:rPr>
      </w:pPr>
      <w:r w:rsidRPr="00E352EF">
        <w:rPr>
          <w:rFonts w:ascii="Cambria" w:hAnsi="Cambria"/>
          <w:b/>
        </w:rPr>
        <w:t xml:space="preserve">create function </w:t>
      </w:r>
      <w:r w:rsidRPr="00E352EF">
        <w:rPr>
          <w:rFonts w:ascii="Cambria" w:hAnsi="Cambria"/>
          <w:i/>
        </w:rPr>
        <w:t>function-name</w:t>
      </w:r>
      <w:r w:rsidRPr="00E352EF">
        <w:rPr>
          <w:rFonts w:ascii="Cambria" w:hAnsi="Cambria"/>
        </w:rPr>
        <w:t xml:space="preserve"> </w:t>
      </w:r>
      <w:r w:rsidRPr="00E352EF">
        <w:rPr>
          <w:rFonts w:ascii="Cambria" w:hAnsi="Cambria"/>
          <w:b/>
        </w:rPr>
        <w:t xml:space="preserve">( </w:t>
      </w:r>
      <w:r w:rsidRPr="00E352EF">
        <w:rPr>
          <w:rFonts w:ascii="Cambria" w:hAnsi="Cambria"/>
          <w:i/>
        </w:rPr>
        <w:t>arg-list</w:t>
      </w:r>
      <w:r w:rsidRPr="00E352EF">
        <w:rPr>
          <w:rFonts w:ascii="Cambria" w:hAnsi="Cambria"/>
          <w:b/>
          <w:i/>
        </w:rPr>
        <w:t xml:space="preserve"> </w:t>
      </w:r>
      <w:r w:rsidRPr="00E352EF">
        <w:rPr>
          <w:rFonts w:ascii="Cambria" w:hAnsi="Cambria"/>
          <w:b/>
        </w:rPr>
        <w:t>)</w:t>
      </w:r>
      <w:r w:rsidRPr="00E352EF">
        <w:rPr>
          <w:rFonts w:ascii="Cambria" w:hAnsi="Cambria"/>
          <w:b/>
        </w:rPr>
        <w:br/>
      </w:r>
      <w:r w:rsidRPr="00E352EF">
        <w:rPr>
          <w:rFonts w:ascii="Cambria" w:hAnsi="Cambria"/>
        </w:rPr>
        <w:t xml:space="preserve">[ </w:t>
      </w:r>
      <w:r w:rsidRPr="00E352EF">
        <w:rPr>
          <w:rFonts w:ascii="Cambria" w:hAnsi="Cambria"/>
          <w:b/>
        </w:rPr>
        <w:t xml:space="preserve">returns </w:t>
      </w:r>
      <w:r w:rsidRPr="00E352EF">
        <w:rPr>
          <w:rFonts w:ascii="Cambria" w:hAnsi="Cambria"/>
          <w:i/>
        </w:rPr>
        <w:t>return-type</w:t>
      </w:r>
      <w:r w:rsidRPr="00E352EF">
        <w:rPr>
          <w:rFonts w:ascii="Cambria" w:hAnsi="Cambria"/>
        </w:rPr>
        <w:t xml:space="preserve"> ]</w:t>
      </w:r>
      <w:r w:rsidRPr="00E352EF">
        <w:rPr>
          <w:rFonts w:ascii="Cambria" w:hAnsi="Cambria"/>
        </w:rPr>
        <w:br/>
      </w:r>
      <w:r w:rsidRPr="00E352EF">
        <w:rPr>
          <w:rFonts w:ascii="Cambria" w:hAnsi="Cambria"/>
          <w:b/>
        </w:rPr>
        <w:t xml:space="preserve">as </w:t>
      </w:r>
      <w:r w:rsidRPr="00E352EF">
        <w:rPr>
          <w:rFonts w:ascii="Cambria" w:hAnsi="Cambria"/>
          <w:i/>
        </w:rPr>
        <w:t>defining-expression</w:t>
      </w:r>
    </w:p>
    <w:p w14:paraId="1A884FC6" w14:textId="77777777" w:rsidR="00710B3F" w:rsidRPr="00E352EF" w:rsidRDefault="00710B3F" w:rsidP="00710B3F">
      <w:pPr>
        <w:pStyle w:val="Sottotitolo"/>
        <w:rPr>
          <w:sz w:val="20"/>
        </w:rPr>
      </w:pPr>
    </w:p>
    <w:p w14:paraId="7A69195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Parameters</w:t>
      </w:r>
    </w:p>
    <w:p w14:paraId="2CFF456D" w14:textId="77777777" w:rsidR="00534B1C" w:rsidRPr="00E352EF" w:rsidRDefault="00534B1C" w:rsidP="00710B3F">
      <w:pPr>
        <w:ind w:left="567" w:hanging="283"/>
        <w:rPr>
          <w:rFonts w:ascii="Cambria" w:hAnsi="Cambria"/>
        </w:rPr>
      </w:pPr>
      <w:r w:rsidRPr="00E352EF">
        <w:rPr>
          <w:rFonts w:ascii="Cambria" w:hAnsi="Cambria"/>
          <w:i/>
        </w:rPr>
        <w:t xml:space="preserve">function-name </w:t>
      </w:r>
      <w:r w:rsidR="00193EF8" w:rsidRPr="00E352EF">
        <w:rPr>
          <w:rFonts w:ascii="Cambria" w:hAnsi="Cambria"/>
          <w:i/>
        </w:rPr>
        <w:t xml:space="preserve"> </w:t>
      </w:r>
      <w:r w:rsidR="00710B3F" w:rsidRPr="00E352EF">
        <w:rPr>
          <w:rFonts w:ascii="Cambria" w:hAnsi="Cambria"/>
        </w:rPr>
        <w:t>:</w:t>
      </w:r>
      <w:r w:rsidRPr="00E352EF">
        <w:rPr>
          <w:rFonts w:ascii="Cambria" w:hAnsi="Cambria"/>
        </w:rPr>
        <w:t xml:space="preserve"> &lt;IDENT&gt;</w:t>
      </w:r>
    </w:p>
    <w:p w14:paraId="5817406F" w14:textId="77777777" w:rsidR="002C623F" w:rsidRPr="00E352EF" w:rsidRDefault="002C623F" w:rsidP="00710B3F">
      <w:pPr>
        <w:ind w:left="567" w:hanging="283"/>
        <w:rPr>
          <w:rFonts w:ascii="Cambria" w:hAnsi="Cambria"/>
        </w:rPr>
      </w:pPr>
      <w:r w:rsidRPr="00E352EF">
        <w:rPr>
          <w:rFonts w:ascii="Cambria" w:hAnsi="Cambria"/>
          <w:i/>
        </w:rPr>
        <w:t xml:space="preserve">arg-list </w:t>
      </w:r>
      <w:r w:rsidRPr="00E352EF">
        <w:rPr>
          <w:rFonts w:ascii="Cambria" w:hAnsi="Cambria"/>
        </w:rPr>
        <w:t>:</w:t>
      </w:r>
      <w:r w:rsidR="00193EF8" w:rsidRPr="00E352EF">
        <w:rPr>
          <w:rFonts w:ascii="Cambria" w:hAnsi="Cambria"/>
        </w:rPr>
        <w:t xml:space="preserve"> </w:t>
      </w:r>
      <w:r w:rsidRPr="00E352EF">
        <w:rPr>
          <w:rFonts w:ascii="Cambria" w:hAnsi="Cambria"/>
        </w:rPr>
        <w:t>[ arg {, arg } ]</w:t>
      </w:r>
    </w:p>
    <w:p w14:paraId="0F0FDA5D" w14:textId="77777777" w:rsidR="00534B1C" w:rsidRPr="00E352EF" w:rsidRDefault="00534B1C" w:rsidP="00710B3F">
      <w:pPr>
        <w:ind w:left="567" w:hanging="283"/>
        <w:rPr>
          <w:rFonts w:ascii="Cambria" w:hAnsi="Cambria"/>
        </w:rPr>
      </w:pPr>
      <w:r w:rsidRPr="00E352EF">
        <w:rPr>
          <w:rFonts w:ascii="Cambria" w:hAnsi="Cambria"/>
          <w:i/>
        </w:rPr>
        <w:t xml:space="preserve">arg </w:t>
      </w:r>
      <w:r w:rsidR="00710B3F" w:rsidRPr="00E352EF">
        <w:rPr>
          <w:rFonts w:ascii="Cambria" w:hAnsi="Cambria"/>
        </w:rPr>
        <w:t>:</w:t>
      </w:r>
      <w:r w:rsidRPr="00E352EF">
        <w:rPr>
          <w:rFonts w:ascii="Cambria" w:hAnsi="Cambria"/>
        </w:rPr>
        <w:t xml:space="preserve"> arg-name [ </w:t>
      </w:r>
      <w:r w:rsidRPr="00E352EF">
        <w:rPr>
          <w:rFonts w:ascii="Cambria" w:hAnsi="Cambria"/>
          <w:b/>
        </w:rPr>
        <w:t xml:space="preserve">as </w:t>
      </w:r>
      <w:r w:rsidRPr="00E352EF">
        <w:rPr>
          <w:rFonts w:ascii="Cambria" w:hAnsi="Cambria"/>
        </w:rPr>
        <w:t xml:space="preserve">arg-type ] [ </w:t>
      </w:r>
      <w:r w:rsidRPr="00E352EF">
        <w:rPr>
          <w:rFonts w:ascii="Cambria" w:hAnsi="Cambria"/>
          <w:b/>
        </w:rPr>
        <w:t>:=</w:t>
      </w:r>
      <w:r w:rsidRPr="00E352EF">
        <w:rPr>
          <w:rFonts w:ascii="Cambria" w:hAnsi="Cambria"/>
        </w:rPr>
        <w:t xml:space="preserve"> default-value ]</w:t>
      </w:r>
    </w:p>
    <w:p w14:paraId="6E38D4CF" w14:textId="77777777" w:rsidR="00534B1C" w:rsidRPr="00E352EF" w:rsidRDefault="00534B1C" w:rsidP="00710B3F">
      <w:pPr>
        <w:ind w:left="567" w:hanging="283"/>
        <w:rPr>
          <w:rFonts w:ascii="Cambria" w:hAnsi="Cambria"/>
        </w:rPr>
      </w:pPr>
      <w:r w:rsidRPr="00E352EF">
        <w:rPr>
          <w:rFonts w:ascii="Cambria" w:hAnsi="Cambria"/>
          <w:i/>
        </w:rPr>
        <w:t xml:space="preserve">arg-name </w:t>
      </w:r>
      <w:r w:rsidR="00710B3F" w:rsidRPr="00E352EF">
        <w:rPr>
          <w:rFonts w:ascii="Cambria" w:hAnsi="Cambria"/>
        </w:rPr>
        <w:t>:</w:t>
      </w:r>
      <w:r w:rsidRPr="00E352EF">
        <w:rPr>
          <w:rFonts w:ascii="Cambria" w:hAnsi="Cambria"/>
        </w:rPr>
        <w:t xml:space="preserve"> &lt;IDENT&gt;</w:t>
      </w:r>
    </w:p>
    <w:p w14:paraId="1548FDCA" w14:textId="77777777" w:rsidR="00534B1C" w:rsidRPr="00E352EF" w:rsidRDefault="00534B1C" w:rsidP="00710B3F">
      <w:pPr>
        <w:ind w:left="567" w:hanging="283"/>
        <w:rPr>
          <w:rFonts w:ascii="Cambria" w:hAnsi="Cambria"/>
        </w:rPr>
      </w:pPr>
      <w:r w:rsidRPr="00E352EF">
        <w:rPr>
          <w:rFonts w:ascii="Cambria" w:hAnsi="Cambria"/>
          <w:i/>
        </w:rPr>
        <w:t>arg-type</w:t>
      </w:r>
      <w:r w:rsidR="00710B3F" w:rsidRPr="00E352EF">
        <w:rPr>
          <w:rFonts w:ascii="Cambria" w:hAnsi="Cambria"/>
          <w:i/>
        </w:rPr>
        <w:t xml:space="preserve"> </w:t>
      </w:r>
      <w:r w:rsidR="00710B3F" w:rsidRPr="00E352EF">
        <w:rPr>
          <w:rFonts w:ascii="Cambria" w:hAnsi="Cambria"/>
        </w:rPr>
        <w:t>:</w:t>
      </w:r>
      <w:r w:rsidRPr="00E352EF">
        <w:rPr>
          <w:rFonts w:ascii="Cambria" w:hAnsi="Cambria"/>
        </w:rPr>
        <w:t xml:space="preserve"> type</w:t>
      </w:r>
    </w:p>
    <w:p w14:paraId="2C3CFA23" w14:textId="77777777" w:rsidR="00534B1C" w:rsidRPr="00E352EF" w:rsidRDefault="00534B1C" w:rsidP="00710B3F">
      <w:pPr>
        <w:ind w:left="567" w:hanging="283"/>
        <w:rPr>
          <w:rFonts w:ascii="Cambria" w:hAnsi="Cambria"/>
        </w:rPr>
      </w:pPr>
      <w:r w:rsidRPr="00E352EF">
        <w:rPr>
          <w:rFonts w:ascii="Cambria" w:hAnsi="Cambria"/>
          <w:i/>
        </w:rPr>
        <w:t xml:space="preserve">default-value </w:t>
      </w:r>
      <w:r w:rsidR="00710B3F" w:rsidRPr="00E352EF">
        <w:rPr>
          <w:rFonts w:ascii="Cambria" w:hAnsi="Cambria"/>
        </w:rPr>
        <w:t>:</w:t>
      </w:r>
      <w:r w:rsidRPr="00E352EF">
        <w:rPr>
          <w:rFonts w:ascii="Cambria" w:hAnsi="Cambria"/>
        </w:rPr>
        <w:t xml:space="preserve"> literal</w:t>
      </w:r>
    </w:p>
    <w:p w14:paraId="3A54DCB1" w14:textId="77777777" w:rsidR="00534B1C" w:rsidRPr="00E352EF" w:rsidRDefault="00534B1C" w:rsidP="00710B3F">
      <w:pPr>
        <w:ind w:left="567" w:hanging="283"/>
        <w:rPr>
          <w:rFonts w:ascii="Cambria" w:hAnsi="Cambria"/>
        </w:rPr>
      </w:pPr>
      <w:r w:rsidRPr="00E352EF">
        <w:rPr>
          <w:rFonts w:ascii="Cambria" w:hAnsi="Cambria"/>
          <w:i/>
        </w:rPr>
        <w:t xml:space="preserve">defining-expression </w:t>
      </w:r>
      <w:r w:rsidR="00710B3F" w:rsidRPr="00E352EF">
        <w:rPr>
          <w:rFonts w:ascii="Cambria" w:hAnsi="Cambria"/>
        </w:rPr>
        <w:t xml:space="preserve">: </w:t>
      </w:r>
      <w:r w:rsidRPr="00E352EF">
        <w:rPr>
          <w:rFonts w:ascii="Cambria" w:hAnsi="Cambria"/>
        </w:rPr>
        <w:t xml:space="preserve"> expression</w:t>
      </w:r>
    </w:p>
    <w:p w14:paraId="64A3532E" w14:textId="77777777" w:rsidR="00534B1C" w:rsidRPr="00E352EF" w:rsidRDefault="00534B1C" w:rsidP="00710B3F">
      <w:pPr>
        <w:ind w:left="567" w:hanging="283"/>
        <w:rPr>
          <w:rFonts w:ascii="Cambria" w:hAnsi="Cambria"/>
        </w:rPr>
      </w:pPr>
      <w:r w:rsidRPr="00E352EF">
        <w:rPr>
          <w:rFonts w:ascii="Cambria" w:hAnsi="Cambria"/>
          <w:i/>
        </w:rPr>
        <w:t>return-type</w:t>
      </w:r>
      <w:r w:rsidR="00710B3F" w:rsidRPr="00E352EF">
        <w:rPr>
          <w:rFonts w:ascii="Cambria" w:hAnsi="Cambria"/>
          <w:i/>
        </w:rPr>
        <w:t xml:space="preserve"> </w:t>
      </w:r>
      <w:r w:rsidR="00193EF8" w:rsidRPr="00E352EF">
        <w:rPr>
          <w:rFonts w:ascii="Cambria" w:hAnsi="Cambria"/>
          <w:i/>
        </w:rPr>
        <w:t xml:space="preserve"> </w:t>
      </w:r>
      <w:r w:rsidRPr="00E352EF">
        <w:rPr>
          <w:rFonts w:ascii="Cambria" w:hAnsi="Cambria"/>
        </w:rPr>
        <w:t>: type</w:t>
      </w:r>
    </w:p>
    <w:p w14:paraId="68BB0697" w14:textId="77777777" w:rsidR="00710B3F" w:rsidRPr="00E352EF" w:rsidRDefault="00710B3F" w:rsidP="00710B3F">
      <w:pPr>
        <w:rPr>
          <w:rFonts w:ascii="Cambria" w:hAnsi="Cambria"/>
          <w:i/>
        </w:rPr>
      </w:pPr>
    </w:p>
    <w:p w14:paraId="69F8CADC" w14:textId="77777777" w:rsidR="00534B1C" w:rsidRPr="00E352EF" w:rsidRDefault="00534B1C" w:rsidP="00710B3F">
      <w:pPr>
        <w:rPr>
          <w:rFonts w:ascii="Cambria" w:hAnsi="Cambria"/>
        </w:rPr>
      </w:pPr>
      <w:r w:rsidRPr="00E352EF">
        <w:rPr>
          <w:rFonts w:ascii="Cambria" w:hAnsi="Cambria"/>
          <w:i/>
        </w:rPr>
        <w:t xml:space="preserve">function-name </w:t>
      </w:r>
      <w:r w:rsidR="00710B3F" w:rsidRPr="00E352EF">
        <w:rPr>
          <w:rFonts w:ascii="Cambria" w:hAnsi="Cambria"/>
        </w:rPr>
        <w:t>–</w:t>
      </w:r>
      <w:r w:rsidRPr="00E352EF">
        <w:rPr>
          <w:rFonts w:ascii="Cambria" w:hAnsi="Cambria"/>
        </w:rPr>
        <w:t xml:space="preserve"> the name under which the function is created</w:t>
      </w:r>
    </w:p>
    <w:p w14:paraId="088B4B5E" w14:textId="77777777" w:rsidR="00534B1C" w:rsidRPr="00E352EF" w:rsidRDefault="00534B1C" w:rsidP="00710B3F">
      <w:pPr>
        <w:rPr>
          <w:rFonts w:ascii="Cambria" w:hAnsi="Cambria"/>
        </w:rPr>
      </w:pPr>
      <w:r w:rsidRPr="00E352EF">
        <w:rPr>
          <w:rFonts w:ascii="Cambria" w:hAnsi="Cambria"/>
          <w:i/>
        </w:rPr>
        <w:t>arg-list</w:t>
      </w:r>
      <w:r w:rsidRPr="00E352EF">
        <w:rPr>
          <w:rFonts w:ascii="Cambria" w:hAnsi="Cambria"/>
        </w:rPr>
        <w:t xml:space="preserve"> – the comma-separated list of formal arguments (can be empty)</w:t>
      </w:r>
    </w:p>
    <w:p w14:paraId="62D708C6" w14:textId="77777777" w:rsidR="00534B1C" w:rsidRPr="00E352EF" w:rsidRDefault="00534B1C" w:rsidP="00710B3F">
      <w:pPr>
        <w:rPr>
          <w:rFonts w:ascii="Cambria" w:hAnsi="Cambria"/>
        </w:rPr>
      </w:pPr>
      <w:r w:rsidRPr="00E352EF">
        <w:rPr>
          <w:rFonts w:ascii="Cambria" w:hAnsi="Cambria"/>
          <w:i/>
        </w:rPr>
        <w:t>arg-name</w:t>
      </w:r>
      <w:r w:rsidRPr="00E352EF">
        <w:rPr>
          <w:rFonts w:ascii="Cambria" w:hAnsi="Cambria"/>
        </w:rPr>
        <w:t xml:space="preserve"> – the name of an individual argument</w:t>
      </w:r>
    </w:p>
    <w:p w14:paraId="6E787389" w14:textId="77777777" w:rsidR="00534B1C" w:rsidRPr="00E352EF" w:rsidRDefault="00534B1C" w:rsidP="00710B3F">
      <w:pPr>
        <w:rPr>
          <w:rFonts w:ascii="Cambria" w:hAnsi="Cambria"/>
        </w:rPr>
      </w:pPr>
      <w:r w:rsidRPr="00E352EF">
        <w:rPr>
          <w:rFonts w:ascii="Cambria" w:hAnsi="Cambria"/>
          <w:i/>
        </w:rPr>
        <w:t>arg-type</w:t>
      </w:r>
      <w:r w:rsidRPr="00E352EF">
        <w:rPr>
          <w:rFonts w:ascii="Cambria" w:hAnsi="Cambria"/>
        </w:rPr>
        <w:t xml:space="preserve"> – the optionally specified argument type</w:t>
      </w:r>
    </w:p>
    <w:p w14:paraId="1DF54648" w14:textId="77777777" w:rsidR="00534B1C" w:rsidRPr="00E352EF" w:rsidRDefault="00534B1C" w:rsidP="00710B3F">
      <w:pPr>
        <w:rPr>
          <w:rFonts w:ascii="Cambria" w:hAnsi="Cambria"/>
        </w:rPr>
      </w:pPr>
      <w:r w:rsidRPr="00E352EF">
        <w:rPr>
          <w:rFonts w:ascii="Cambria" w:hAnsi="Cambria"/>
          <w:i/>
        </w:rPr>
        <w:t>default-value</w:t>
      </w:r>
      <w:r w:rsidRPr="00E352EF">
        <w:rPr>
          <w:rFonts w:ascii="Cambria" w:hAnsi="Cambria"/>
        </w:rPr>
        <w:t xml:space="preserve"> – the optionally specified argument default value; it can be a scalar literal (number, string, Boolean, or date) or a function literal (an anonymous function) </w:t>
      </w:r>
    </w:p>
    <w:p w14:paraId="65960734" w14:textId="77777777" w:rsidR="00534B1C" w:rsidRPr="00E352EF" w:rsidRDefault="00534B1C" w:rsidP="00710B3F">
      <w:pPr>
        <w:rPr>
          <w:rFonts w:ascii="Cambria" w:hAnsi="Cambria"/>
        </w:rPr>
      </w:pPr>
      <w:r w:rsidRPr="00E352EF">
        <w:rPr>
          <w:rFonts w:ascii="Cambria" w:hAnsi="Cambria"/>
          <w:i/>
        </w:rPr>
        <w:t xml:space="preserve">return-type – </w:t>
      </w:r>
      <w:r w:rsidRPr="00E352EF">
        <w:rPr>
          <w:rFonts w:ascii="Cambria" w:hAnsi="Cambria"/>
        </w:rPr>
        <w:t>the optionally specified function return type</w:t>
      </w:r>
    </w:p>
    <w:p w14:paraId="479F47EE" w14:textId="77777777" w:rsidR="00534B1C" w:rsidRPr="00E352EF" w:rsidRDefault="00534B1C" w:rsidP="00710B3F">
      <w:pPr>
        <w:rPr>
          <w:rFonts w:ascii="Cambria" w:hAnsi="Cambria"/>
        </w:rPr>
      </w:pPr>
      <w:r w:rsidRPr="00E352EF">
        <w:rPr>
          <w:rFonts w:ascii="Cambria" w:hAnsi="Cambria"/>
          <w:i/>
        </w:rPr>
        <w:t>defining-expression</w:t>
      </w:r>
      <w:r w:rsidRPr="00E352EF">
        <w:rPr>
          <w:rFonts w:ascii="Cambria" w:hAnsi="Cambria"/>
        </w:rPr>
        <w:t xml:space="preserve"> – the expression that defines the function</w:t>
      </w:r>
    </w:p>
    <w:p w14:paraId="449760D5" w14:textId="77777777" w:rsidR="00710B3F" w:rsidRPr="00E352EF" w:rsidRDefault="00710B3F" w:rsidP="00710B3F">
      <w:pPr>
        <w:pStyle w:val="Sottotitolo"/>
        <w:rPr>
          <w:sz w:val="20"/>
        </w:rPr>
      </w:pPr>
    </w:p>
    <w:p w14:paraId="7E6AB06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Constraints</w:t>
      </w:r>
    </w:p>
    <w:p w14:paraId="5DFD73BF" w14:textId="77777777" w:rsidR="00042D34" w:rsidRPr="00E352EF" w:rsidRDefault="00042D34" w:rsidP="006E1BB1"/>
    <w:p w14:paraId="5F4E3FA0"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lastRenderedPageBreak/>
        <w:t>Each arg-name must be unique within the arg-list. For each arg-name, element arg-type can be omitted if the argument type can be inferred from the definition. If both arg-type and default-value are given, then default-value must be compatible with arg-type. Arguments that have default-value must come at the end of arg-list.</w:t>
      </w:r>
    </w:p>
    <w:p w14:paraId="57EBC3C7"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t>If return-type is omitted, the statically inferred type of defining-expression is used as an implicit return-type. If return-type is given, the inferred type of defining-expression must be compatible with return-type.</w:t>
      </w:r>
    </w:p>
    <w:p w14:paraId="0AC27D4B" w14:textId="77777777" w:rsidR="00710B3F" w:rsidRPr="00E352EF" w:rsidRDefault="00710B3F" w:rsidP="00710B3F">
      <w:pPr>
        <w:pStyle w:val="Sottotitolo"/>
        <w:rPr>
          <w:sz w:val="20"/>
        </w:rPr>
      </w:pPr>
    </w:p>
    <w:p w14:paraId="624D4B1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 xml:space="preserve">Returns </w:t>
      </w:r>
    </w:p>
    <w:p w14:paraId="4A475919" w14:textId="77777777" w:rsidR="00534B1C" w:rsidRPr="00E352EF" w:rsidRDefault="00534B1C" w:rsidP="00710B3F">
      <w:pPr>
        <w:rPr>
          <w:rFonts w:ascii="Cambria" w:hAnsi="Cambria"/>
        </w:rPr>
      </w:pPr>
      <w:r w:rsidRPr="00E352EF">
        <w:rPr>
          <w:rFonts w:ascii="Cambria" w:hAnsi="Cambria"/>
        </w:rPr>
        <w:t>Nothing</w:t>
      </w:r>
    </w:p>
    <w:p w14:paraId="2E31EB73" w14:textId="77777777" w:rsidR="00710B3F" w:rsidRPr="00E352EF" w:rsidRDefault="00710B3F" w:rsidP="00710B3F">
      <w:pPr>
        <w:pStyle w:val="Sottotitolo"/>
        <w:rPr>
          <w:sz w:val="20"/>
        </w:rPr>
      </w:pPr>
    </w:p>
    <w:p w14:paraId="4C226CA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 specification</w:t>
      </w:r>
    </w:p>
    <w:p w14:paraId="5FAFF0C7" w14:textId="77777777" w:rsidR="00534B1C" w:rsidRPr="00E352EF" w:rsidRDefault="00534B1C" w:rsidP="00891DB2">
      <w:pPr>
        <w:jc w:val="both"/>
        <w:rPr>
          <w:rFonts w:ascii="Cambria" w:hAnsi="Cambria"/>
        </w:rPr>
      </w:pPr>
      <w:r w:rsidRPr="00E352EF">
        <w:rPr>
          <w:rFonts w:ascii="Cambria" w:hAnsi="Cambria"/>
        </w:rPr>
        <w:t xml:space="preserve">The </w:t>
      </w:r>
      <w:r w:rsidRPr="00E352EF">
        <w:rPr>
          <w:rFonts w:ascii="Cambria" w:hAnsi="Cambria"/>
          <w:b/>
        </w:rPr>
        <w:t>create function</w:t>
      </w:r>
      <w:r w:rsidRPr="00E352EF">
        <w:rPr>
          <w:rFonts w:ascii="Cambria" w:hAnsi="Cambria"/>
        </w:rPr>
        <w:t xml:space="preserve"> construct creates a named function with zero or more given arguments, defining expression, and the return type. The function can be called by name followed by the sequence of comma-separated call arguments in parentheses. Each call argument is an expression of type compatible with the corresponding </w:t>
      </w:r>
      <w:r w:rsidRPr="00E352EF">
        <w:rPr>
          <w:rFonts w:ascii="Cambria" w:hAnsi="Cambria"/>
          <w:i/>
        </w:rPr>
        <w:t>arg-type</w:t>
      </w:r>
      <w:r w:rsidRPr="00E352EF">
        <w:rPr>
          <w:rFonts w:ascii="Cambria" w:hAnsi="Cambria"/>
        </w:rPr>
        <w:t>, whose result is passed by value. The named function call syntax is:</w:t>
      </w:r>
    </w:p>
    <w:p w14:paraId="7BB4EA84" w14:textId="77777777" w:rsidR="00534B1C" w:rsidRPr="00E352EF" w:rsidRDefault="00534B1C" w:rsidP="00891DB2">
      <w:pPr>
        <w:ind w:left="567" w:hanging="283"/>
        <w:jc w:val="both"/>
        <w:rPr>
          <w:rFonts w:ascii="Cambria" w:hAnsi="Cambria"/>
        </w:rPr>
      </w:pPr>
      <w:r w:rsidRPr="00E352EF">
        <w:rPr>
          <w:rFonts w:ascii="Cambria" w:hAnsi="Cambria"/>
          <w:i/>
        </w:rPr>
        <w:t xml:space="preserve">function-call </w:t>
      </w:r>
      <w:r w:rsidRPr="00E352EF">
        <w:rPr>
          <w:rFonts w:ascii="Cambria" w:hAnsi="Cambria"/>
        </w:rPr>
        <w:t xml:space="preserve">::= function-name </w:t>
      </w:r>
      <w:r w:rsidRPr="00E352EF">
        <w:rPr>
          <w:rFonts w:ascii="Cambria" w:hAnsi="Cambria"/>
          <w:b/>
        </w:rPr>
        <w:t xml:space="preserve">( </w:t>
      </w:r>
      <w:r w:rsidRPr="00E352EF">
        <w:rPr>
          <w:rFonts w:ascii="Cambria" w:hAnsi="Cambria"/>
        </w:rPr>
        <w:t>call-arg-list</w:t>
      </w:r>
      <w:r w:rsidRPr="00E352EF">
        <w:rPr>
          <w:rFonts w:ascii="Cambria" w:hAnsi="Cambria"/>
          <w:b/>
        </w:rPr>
        <w:t xml:space="preserve"> )</w:t>
      </w:r>
    </w:p>
    <w:p w14:paraId="6695BD31" w14:textId="77777777" w:rsidR="00534B1C" w:rsidRPr="00E352EF" w:rsidRDefault="00534B1C" w:rsidP="00891DB2">
      <w:pPr>
        <w:ind w:left="567" w:hanging="283"/>
        <w:jc w:val="both"/>
        <w:rPr>
          <w:rFonts w:ascii="Cambria" w:hAnsi="Cambria"/>
          <w:i/>
        </w:rPr>
      </w:pPr>
      <w:r w:rsidRPr="00E352EF">
        <w:rPr>
          <w:rFonts w:ascii="Cambria" w:hAnsi="Cambria"/>
          <w:i/>
        </w:rPr>
        <w:t xml:space="preserve">call-arg-list </w:t>
      </w:r>
      <w:r w:rsidRPr="00E352EF">
        <w:rPr>
          <w:rFonts w:ascii="Cambria" w:hAnsi="Cambria"/>
        </w:rPr>
        <w:t xml:space="preserve">::= </w:t>
      </w:r>
      <w:r w:rsidRPr="00E352EF">
        <w:rPr>
          <w:rFonts w:ascii="Cambria" w:hAnsi="Cambria"/>
          <w:i/>
        </w:rPr>
        <w:t xml:space="preserve">{ call-arg { </w:t>
      </w:r>
      <w:r w:rsidRPr="00E352EF">
        <w:rPr>
          <w:rFonts w:ascii="Cambria" w:hAnsi="Cambria"/>
          <w:b/>
          <w:i/>
        </w:rPr>
        <w:t>,</w:t>
      </w:r>
      <w:r w:rsidRPr="00E352EF">
        <w:rPr>
          <w:rFonts w:ascii="Cambria" w:hAnsi="Cambria"/>
          <w:i/>
        </w:rPr>
        <w:t xml:space="preserve"> call-arg } }</w:t>
      </w:r>
    </w:p>
    <w:p w14:paraId="1987E8BB" w14:textId="77777777" w:rsidR="00534B1C" w:rsidRPr="00E352EF" w:rsidRDefault="00534B1C" w:rsidP="00891DB2">
      <w:pPr>
        <w:ind w:left="567" w:hanging="283"/>
        <w:jc w:val="both"/>
        <w:rPr>
          <w:rFonts w:ascii="Cambria" w:hAnsi="Cambria"/>
        </w:rPr>
      </w:pPr>
      <w:r w:rsidRPr="00E352EF">
        <w:rPr>
          <w:rFonts w:ascii="Cambria" w:hAnsi="Cambria"/>
          <w:i/>
        </w:rPr>
        <w:t>call-arg</w:t>
      </w:r>
      <w:r w:rsidRPr="00E352EF">
        <w:rPr>
          <w:rFonts w:ascii="Cambria" w:hAnsi="Cambria"/>
        </w:rPr>
        <w:t xml:space="preserve"> ::= positional-arg | named-arg</w:t>
      </w:r>
    </w:p>
    <w:p w14:paraId="0DF7FEF1" w14:textId="77777777" w:rsidR="00534B1C" w:rsidRPr="00E352EF" w:rsidRDefault="00534B1C" w:rsidP="00891DB2">
      <w:pPr>
        <w:ind w:left="567" w:hanging="283"/>
        <w:jc w:val="both"/>
        <w:rPr>
          <w:rFonts w:ascii="Cambria" w:hAnsi="Cambria"/>
        </w:rPr>
      </w:pPr>
      <w:r w:rsidRPr="00E352EF">
        <w:rPr>
          <w:rFonts w:ascii="Cambria" w:hAnsi="Cambria"/>
          <w:i/>
        </w:rPr>
        <w:t xml:space="preserve">positional-arg </w:t>
      </w:r>
      <w:r w:rsidRPr="00E352EF">
        <w:rPr>
          <w:rFonts w:ascii="Cambria" w:hAnsi="Cambria"/>
        </w:rPr>
        <w:t>::= arg-value</w:t>
      </w:r>
    </w:p>
    <w:p w14:paraId="7DFC0F15" w14:textId="77777777" w:rsidR="00534B1C" w:rsidRPr="00E352EF" w:rsidRDefault="00534B1C" w:rsidP="00891DB2">
      <w:pPr>
        <w:ind w:left="567" w:hanging="283"/>
        <w:jc w:val="both"/>
        <w:rPr>
          <w:rFonts w:ascii="Cambria" w:hAnsi="Cambria"/>
        </w:rPr>
      </w:pPr>
      <w:r w:rsidRPr="00E352EF">
        <w:rPr>
          <w:rFonts w:ascii="Cambria" w:hAnsi="Cambria"/>
          <w:i/>
        </w:rPr>
        <w:t xml:space="preserve">named-arg </w:t>
      </w:r>
      <w:r w:rsidRPr="00E352EF">
        <w:rPr>
          <w:rFonts w:ascii="Cambria" w:hAnsi="Cambria"/>
        </w:rPr>
        <w:t xml:space="preserve">::= </w:t>
      </w:r>
      <w:r w:rsidRPr="00E352EF">
        <w:rPr>
          <w:rFonts w:ascii="Cambria" w:hAnsi="Cambria"/>
          <w:i/>
        </w:rPr>
        <w:t>arg-name</w:t>
      </w:r>
      <w:r w:rsidRPr="00E352EF">
        <w:rPr>
          <w:rFonts w:ascii="Cambria" w:hAnsi="Cambria"/>
        </w:rPr>
        <w:t xml:space="preserve"> </w:t>
      </w:r>
      <w:r w:rsidRPr="00E352EF">
        <w:rPr>
          <w:rFonts w:ascii="Cambria" w:hAnsi="Cambria"/>
          <w:b/>
        </w:rPr>
        <w:t xml:space="preserve">:= </w:t>
      </w:r>
      <w:r w:rsidRPr="00E352EF">
        <w:rPr>
          <w:rFonts w:ascii="Cambria" w:hAnsi="Cambria"/>
        </w:rPr>
        <w:t>arg-value</w:t>
      </w:r>
    </w:p>
    <w:p w14:paraId="49DB86EC" w14:textId="77777777" w:rsidR="00534B1C" w:rsidRPr="00E352EF" w:rsidRDefault="00534B1C" w:rsidP="00891DB2">
      <w:pPr>
        <w:ind w:left="567" w:hanging="283"/>
        <w:jc w:val="both"/>
        <w:rPr>
          <w:rFonts w:ascii="Cambria" w:hAnsi="Cambria"/>
        </w:rPr>
      </w:pPr>
      <w:r w:rsidRPr="00E352EF">
        <w:rPr>
          <w:rFonts w:ascii="Cambria" w:hAnsi="Cambria"/>
          <w:i/>
        </w:rPr>
        <w:t xml:space="preserve">arg-value </w:t>
      </w:r>
      <w:r w:rsidRPr="00E352EF">
        <w:rPr>
          <w:rFonts w:ascii="Cambria" w:hAnsi="Cambria"/>
        </w:rPr>
        <w:t>::=</w:t>
      </w:r>
      <w:r w:rsidRPr="00E352EF">
        <w:rPr>
          <w:rFonts w:ascii="Cambria" w:hAnsi="Cambria"/>
          <w:i/>
        </w:rPr>
        <w:t xml:space="preserve"> </w:t>
      </w:r>
      <w:r w:rsidRPr="00E352EF">
        <w:rPr>
          <w:rFonts w:ascii="Cambria" w:hAnsi="Cambria"/>
        </w:rPr>
        <w:t>expression</w:t>
      </w:r>
    </w:p>
    <w:p w14:paraId="05D3F3F7" w14:textId="77777777" w:rsidR="00534B1C" w:rsidRPr="00E352EF" w:rsidRDefault="00534B1C" w:rsidP="00891DB2">
      <w:pPr>
        <w:jc w:val="both"/>
        <w:rPr>
          <w:rFonts w:ascii="Cambria" w:hAnsi="Cambria"/>
        </w:rPr>
      </w:pPr>
      <w:r w:rsidRPr="00E352EF">
        <w:rPr>
          <w:rFonts w:ascii="Cambria" w:hAnsi="Cambria"/>
        </w:rPr>
        <w:t xml:space="preserve">In </w:t>
      </w:r>
      <w:r w:rsidRPr="00E352EF">
        <w:rPr>
          <w:rFonts w:ascii="Cambria" w:hAnsi="Cambria"/>
          <w:i/>
        </w:rPr>
        <w:t xml:space="preserve">call-arg-list, </w:t>
      </w:r>
      <w:r w:rsidRPr="00E352EF">
        <w:rPr>
          <w:rFonts w:ascii="Cambria" w:hAnsi="Cambria"/>
        </w:rPr>
        <w:t>positional arguments and named arguments cannot be arbitrarily mixed: named arguments must come after all positional arguments (if any).</w:t>
      </w:r>
    </w:p>
    <w:p w14:paraId="2F42F13F" w14:textId="77777777" w:rsidR="00534B1C" w:rsidRPr="00E352EF" w:rsidRDefault="00534B1C" w:rsidP="00891DB2">
      <w:pPr>
        <w:jc w:val="both"/>
        <w:rPr>
          <w:rFonts w:ascii="Cambria" w:hAnsi="Cambria"/>
        </w:rPr>
      </w:pPr>
      <w:r w:rsidRPr="00E352EF">
        <w:rPr>
          <w:rFonts w:ascii="Cambria" w:hAnsi="Cambria"/>
        </w:rPr>
        <w:t xml:space="preserve">For </w:t>
      </w:r>
      <w:r w:rsidRPr="00E352EF">
        <w:rPr>
          <w:rFonts w:ascii="Cambria" w:hAnsi="Cambria"/>
          <w:i/>
        </w:rPr>
        <w:t>function-call</w:t>
      </w:r>
      <w:r w:rsidRPr="00E352EF">
        <w:rPr>
          <w:rFonts w:ascii="Cambria" w:hAnsi="Cambria"/>
        </w:rPr>
        <w:t xml:space="preserve"> to be valid, the following properties are statically checked:</w:t>
      </w:r>
    </w:p>
    <w:p w14:paraId="362DBF4D" w14:textId="77777777" w:rsidR="00534B1C" w:rsidRPr="00E352EF" w:rsidRDefault="00534B1C" w:rsidP="00891DB2">
      <w:pPr>
        <w:jc w:val="both"/>
        <w:rPr>
          <w:rFonts w:ascii="Cambria" w:hAnsi="Cambria"/>
        </w:rPr>
      </w:pPr>
      <w:r w:rsidRPr="00E352EF">
        <w:rPr>
          <w:rFonts w:ascii="Cambria" w:hAnsi="Cambria"/>
        </w:rPr>
        <w:t xml:space="preserve">First, the </w:t>
      </w:r>
      <w:r w:rsidRPr="00E352EF">
        <w:rPr>
          <w:rFonts w:ascii="Cambria" w:hAnsi="Cambria"/>
          <w:i/>
        </w:rPr>
        <w:t>function-name</w:t>
      </w:r>
      <w:r w:rsidRPr="00E352EF">
        <w:rPr>
          <w:rFonts w:ascii="Cambria" w:hAnsi="Cambria"/>
        </w:rPr>
        <w:t xml:space="preserve"> must refer to a function created with </w:t>
      </w:r>
      <w:r w:rsidRPr="00E352EF">
        <w:rPr>
          <w:rFonts w:ascii="Cambria" w:hAnsi="Cambria"/>
          <w:b/>
        </w:rPr>
        <w:t>create function</w:t>
      </w:r>
      <w:r w:rsidRPr="00E352EF">
        <w:rPr>
          <w:rFonts w:ascii="Cambria" w:hAnsi="Cambria"/>
        </w:rPr>
        <w:t>.</w:t>
      </w:r>
    </w:p>
    <w:p w14:paraId="1410B668" w14:textId="77777777" w:rsidR="00534B1C" w:rsidRPr="00E352EF" w:rsidRDefault="00534B1C" w:rsidP="00891DB2">
      <w:pPr>
        <w:jc w:val="both"/>
        <w:rPr>
          <w:rFonts w:ascii="Cambria" w:hAnsi="Cambria"/>
        </w:rPr>
      </w:pPr>
      <w:r w:rsidRPr="00E352EF">
        <w:rPr>
          <w:rFonts w:ascii="Cambria" w:hAnsi="Cambria"/>
        </w:rPr>
        <w:t xml:space="preserve">Second, all arguments to </w:t>
      </w:r>
      <w:r w:rsidRPr="00E352EF">
        <w:rPr>
          <w:rFonts w:ascii="Cambria" w:hAnsi="Cambria"/>
          <w:i/>
        </w:rPr>
        <w:t>function-name</w:t>
      </w:r>
      <w:r w:rsidRPr="00E352EF">
        <w:rPr>
          <w:rFonts w:ascii="Cambria" w:hAnsi="Cambria"/>
        </w:rPr>
        <w:t xml:space="preserve"> that do not have </w:t>
      </w:r>
      <w:r w:rsidRPr="00E352EF">
        <w:rPr>
          <w:rFonts w:ascii="Cambria" w:hAnsi="Cambria"/>
          <w:i/>
        </w:rPr>
        <w:t>default-value</w:t>
      </w:r>
      <w:r w:rsidRPr="00E352EF">
        <w:rPr>
          <w:rFonts w:ascii="Cambria" w:hAnsi="Cambria"/>
        </w:rPr>
        <w:t xml:space="preserve"> must be supplied. Positional arguments are supplied in the order in which they appear in the corresponding </w:t>
      </w:r>
      <w:r w:rsidRPr="00E352EF">
        <w:rPr>
          <w:rFonts w:ascii="Cambria" w:hAnsi="Cambria"/>
          <w:i/>
        </w:rPr>
        <w:t>arg-list</w:t>
      </w:r>
      <w:r w:rsidRPr="00E352EF">
        <w:rPr>
          <w:rFonts w:ascii="Cambria" w:hAnsi="Cambria"/>
        </w:rPr>
        <w:t xml:space="preserve">. The named arguments can be given in any order after the positional arguments, but cannot refer to arguments whose values are already given by an earlier </w:t>
      </w:r>
      <w:r w:rsidRPr="00E352EF">
        <w:rPr>
          <w:rFonts w:ascii="Cambria" w:hAnsi="Cambria"/>
          <w:i/>
        </w:rPr>
        <w:t>positional-arg</w:t>
      </w:r>
      <w:r w:rsidRPr="00E352EF">
        <w:rPr>
          <w:rFonts w:ascii="Cambria" w:hAnsi="Cambria"/>
        </w:rPr>
        <w:t xml:space="preserve"> or </w:t>
      </w:r>
      <w:r w:rsidRPr="00E352EF">
        <w:rPr>
          <w:rFonts w:ascii="Cambria" w:hAnsi="Cambria"/>
          <w:i/>
        </w:rPr>
        <w:t>named-arg</w:t>
      </w:r>
      <w:r w:rsidRPr="00E352EF">
        <w:rPr>
          <w:rFonts w:ascii="Cambria" w:hAnsi="Cambria"/>
        </w:rPr>
        <w:t>.</w:t>
      </w:r>
    </w:p>
    <w:p w14:paraId="6032678E" w14:textId="77777777" w:rsidR="00534B1C" w:rsidRPr="00E352EF" w:rsidRDefault="00534B1C" w:rsidP="00891DB2">
      <w:pPr>
        <w:jc w:val="both"/>
        <w:rPr>
          <w:rFonts w:ascii="Cambria" w:hAnsi="Cambria"/>
        </w:rPr>
      </w:pPr>
      <w:r w:rsidRPr="00E352EF">
        <w:rPr>
          <w:rFonts w:ascii="Cambria" w:hAnsi="Cambria"/>
        </w:rPr>
        <w:t xml:space="preserve">For each </w:t>
      </w:r>
      <w:r w:rsidRPr="00E352EF">
        <w:rPr>
          <w:rFonts w:ascii="Cambria" w:hAnsi="Cambria"/>
          <w:i/>
        </w:rPr>
        <w:t>arg-name</w:t>
      </w:r>
      <w:r w:rsidRPr="00E352EF">
        <w:rPr>
          <w:rFonts w:ascii="Cambria" w:hAnsi="Cambria"/>
        </w:rPr>
        <w:t xml:space="preserve">, the type of the provided </w:t>
      </w:r>
      <w:r w:rsidRPr="00E352EF">
        <w:rPr>
          <w:rFonts w:ascii="Cambria" w:hAnsi="Cambria"/>
          <w:i/>
        </w:rPr>
        <w:t>arg-value</w:t>
      </w:r>
      <w:r w:rsidRPr="00E352EF">
        <w:rPr>
          <w:rFonts w:ascii="Cambria" w:hAnsi="Cambria"/>
        </w:rPr>
        <w:t xml:space="preserve"> must be compatible with the corresponding </w:t>
      </w:r>
      <w:r w:rsidRPr="00E352EF">
        <w:rPr>
          <w:rFonts w:ascii="Cambria" w:hAnsi="Cambria"/>
          <w:i/>
        </w:rPr>
        <w:t>arg-type</w:t>
      </w:r>
      <w:r w:rsidRPr="00E352EF">
        <w:rPr>
          <w:rFonts w:ascii="Cambria" w:hAnsi="Cambria"/>
        </w:rPr>
        <w:t>.</w:t>
      </w:r>
    </w:p>
    <w:p w14:paraId="08BBA023" w14:textId="77777777" w:rsidR="00534B1C" w:rsidRPr="00E352EF" w:rsidRDefault="00534B1C" w:rsidP="00891DB2">
      <w:pPr>
        <w:jc w:val="both"/>
        <w:rPr>
          <w:rFonts w:ascii="Cambria" w:hAnsi="Cambria"/>
          <w:i/>
        </w:rPr>
      </w:pPr>
      <w:r w:rsidRPr="00E352EF">
        <w:rPr>
          <w:rFonts w:ascii="Cambria" w:hAnsi="Cambria"/>
        </w:rPr>
        <w:t xml:space="preserve">Values for arguments with </w:t>
      </w:r>
      <w:r w:rsidRPr="00E352EF">
        <w:rPr>
          <w:rFonts w:ascii="Cambria" w:hAnsi="Cambria"/>
          <w:i/>
        </w:rPr>
        <w:t>default-value</w:t>
      </w:r>
      <w:r w:rsidRPr="00E352EF">
        <w:rPr>
          <w:rFonts w:ascii="Cambria" w:hAnsi="Cambria"/>
        </w:rPr>
        <w:t xml:space="preserve"> must be specified using </w:t>
      </w:r>
      <w:r w:rsidRPr="00E352EF">
        <w:rPr>
          <w:rFonts w:ascii="Cambria" w:hAnsi="Cambria"/>
          <w:i/>
        </w:rPr>
        <w:t>named-arg</w:t>
      </w:r>
      <w:r w:rsidRPr="00E352EF">
        <w:rPr>
          <w:rFonts w:ascii="Cambria" w:hAnsi="Cambria"/>
        </w:rPr>
        <w:t xml:space="preserve">, nor </w:t>
      </w:r>
      <w:r w:rsidRPr="00E352EF">
        <w:rPr>
          <w:rFonts w:ascii="Cambria" w:hAnsi="Cambria"/>
          <w:i/>
        </w:rPr>
        <w:t>positional-arg.</w:t>
      </w:r>
    </w:p>
    <w:p w14:paraId="20FB0142" w14:textId="77777777" w:rsidR="00534B1C" w:rsidRPr="00E352EF" w:rsidRDefault="00534B1C" w:rsidP="00891DB2">
      <w:pPr>
        <w:jc w:val="both"/>
        <w:rPr>
          <w:rFonts w:ascii="Cambria" w:hAnsi="Cambria"/>
        </w:rPr>
      </w:pPr>
      <w:r w:rsidRPr="00E352EF">
        <w:rPr>
          <w:rFonts w:ascii="Cambria" w:hAnsi="Cambria"/>
        </w:rPr>
        <w:t xml:space="preserve">The result of a </w:t>
      </w:r>
      <w:r w:rsidRPr="00E352EF">
        <w:rPr>
          <w:rFonts w:ascii="Cambria" w:hAnsi="Cambria"/>
          <w:i/>
        </w:rPr>
        <w:t>function-call</w:t>
      </w:r>
      <w:r w:rsidRPr="00E352EF">
        <w:rPr>
          <w:rFonts w:ascii="Cambria" w:hAnsi="Cambria"/>
        </w:rPr>
        <w:t xml:space="preserve"> to a </w:t>
      </w:r>
      <w:r w:rsidRPr="00E352EF">
        <w:rPr>
          <w:rFonts w:ascii="Cambria" w:hAnsi="Cambria"/>
          <w:i/>
        </w:rPr>
        <w:t>function-name</w:t>
      </w:r>
      <w:r w:rsidRPr="00E352EF">
        <w:rPr>
          <w:rFonts w:ascii="Cambria" w:hAnsi="Cambria"/>
        </w:rPr>
        <w:t xml:space="preserve"> defined using </w:t>
      </w:r>
      <w:r w:rsidRPr="00E352EF">
        <w:rPr>
          <w:rFonts w:ascii="Cambria" w:hAnsi="Cambria"/>
          <w:b/>
        </w:rPr>
        <w:t>create function</w:t>
      </w:r>
      <w:r w:rsidRPr="00E352EF">
        <w:rPr>
          <w:rFonts w:ascii="Cambria" w:hAnsi="Cambria"/>
        </w:rPr>
        <w:t xml:space="preserve"> is the value of </w:t>
      </w:r>
      <w:r w:rsidRPr="00E352EF">
        <w:rPr>
          <w:rFonts w:ascii="Cambria" w:hAnsi="Cambria"/>
          <w:i/>
        </w:rPr>
        <w:t>defining-expression</w:t>
      </w:r>
      <w:r w:rsidRPr="00E352EF">
        <w:rPr>
          <w:rFonts w:ascii="Cambria" w:hAnsi="Cambria"/>
        </w:rPr>
        <w:t xml:space="preserve"> for the values of </w:t>
      </w:r>
      <w:r w:rsidRPr="00E352EF">
        <w:rPr>
          <w:rFonts w:ascii="Cambria" w:hAnsi="Cambria"/>
          <w:i/>
        </w:rPr>
        <w:t>arg-list</w:t>
      </w:r>
      <w:r w:rsidRPr="00E352EF">
        <w:rPr>
          <w:rFonts w:ascii="Cambria" w:hAnsi="Cambria"/>
        </w:rPr>
        <w:t xml:space="preserve"> as supplied by the </w:t>
      </w:r>
      <w:r w:rsidRPr="00E352EF">
        <w:rPr>
          <w:rFonts w:ascii="Cambria" w:hAnsi="Cambria"/>
          <w:i/>
        </w:rPr>
        <w:t>call-arg-list</w:t>
      </w:r>
      <w:r w:rsidRPr="00E352EF">
        <w:rPr>
          <w:rFonts w:ascii="Cambria" w:hAnsi="Cambria"/>
        </w:rPr>
        <w:t>.</w:t>
      </w:r>
    </w:p>
    <w:p w14:paraId="586C10B3" w14:textId="77777777" w:rsidR="00193EF8" w:rsidRPr="00E352EF" w:rsidRDefault="00193EF8" w:rsidP="00891DB2">
      <w:pPr>
        <w:pStyle w:val="Sottotitolo"/>
        <w:jc w:val="both"/>
        <w:rPr>
          <w:rFonts w:asciiTheme="minorHAnsi" w:hAnsiTheme="minorHAnsi"/>
          <w:szCs w:val="22"/>
        </w:rPr>
      </w:pPr>
    </w:p>
    <w:p w14:paraId="44C9870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Examples</w:t>
      </w:r>
    </w:p>
    <w:p w14:paraId="024F10BC" w14:textId="77777777" w:rsidR="00534B1C" w:rsidRPr="00E352EF" w:rsidRDefault="00710B3F" w:rsidP="006A17DC">
      <w:pPr>
        <w:rPr>
          <w:rFonts w:ascii="Cambria" w:hAnsi="Cambria"/>
        </w:rPr>
      </w:pPr>
      <w:r w:rsidRPr="00E352EF">
        <w:rPr>
          <w:rFonts w:ascii="Cambria" w:hAnsi="Cambria"/>
        </w:rPr>
        <w:t>1)</w:t>
      </w:r>
    </w:p>
    <w:p w14:paraId="2E41BE4F" w14:textId="77777777" w:rsidR="00534B1C" w:rsidRPr="00E352EF" w:rsidRDefault="00534B1C" w:rsidP="006A17DC">
      <w:pPr>
        <w:rPr>
          <w:rFonts w:ascii="Cambria" w:hAnsi="Cambria"/>
          <w:szCs w:val="22"/>
        </w:rPr>
      </w:pPr>
      <w:r w:rsidRPr="00E352EF">
        <w:rPr>
          <w:rFonts w:ascii="Cambria" w:hAnsi="Cambria"/>
          <w:b/>
          <w:szCs w:val="22"/>
        </w:rPr>
        <w:t>create function</w:t>
      </w:r>
      <w:r w:rsidRPr="00E352EF">
        <w:rPr>
          <w:rFonts w:ascii="Cambria" w:hAnsi="Cambria"/>
          <w:szCs w:val="22"/>
        </w:rPr>
        <w:t xml:space="preserve"> compare_integer_descending(x </w:t>
      </w:r>
      <w:r w:rsidRPr="00E352EF">
        <w:rPr>
          <w:rFonts w:ascii="Cambria" w:hAnsi="Cambria"/>
          <w:b/>
          <w:szCs w:val="22"/>
        </w:rPr>
        <w:t>as integer</w:t>
      </w:r>
      <w:r w:rsidRPr="00E352EF">
        <w:rPr>
          <w:rFonts w:ascii="Cambria" w:hAnsi="Cambria"/>
          <w:szCs w:val="22"/>
        </w:rPr>
        <w:t xml:space="preserve">, y </w:t>
      </w:r>
      <w:r w:rsidRPr="00E352EF">
        <w:rPr>
          <w:rFonts w:ascii="Cambria" w:hAnsi="Cambria"/>
          <w:b/>
          <w:szCs w:val="22"/>
        </w:rPr>
        <w:t>as integer</w:t>
      </w:r>
      <w:r w:rsidRPr="00E352EF">
        <w:rPr>
          <w:rFonts w:ascii="Cambria" w:hAnsi="Cambria"/>
          <w:szCs w:val="22"/>
        </w:rPr>
        <w:t>)</w:t>
      </w:r>
      <w:r w:rsidRPr="00E352EF">
        <w:rPr>
          <w:rFonts w:ascii="Cambria" w:hAnsi="Cambria"/>
          <w:b/>
          <w:szCs w:val="22"/>
        </w:rPr>
        <w:br/>
        <w:t>returns boolean</w:t>
      </w:r>
      <w:r w:rsidRPr="00E352EF">
        <w:rPr>
          <w:rFonts w:ascii="Cambria" w:hAnsi="Cambria"/>
          <w:b/>
        </w:rPr>
        <w:br/>
      </w:r>
      <w:r w:rsidRPr="00E352EF">
        <w:rPr>
          <w:rFonts w:ascii="Cambria" w:hAnsi="Cambria"/>
          <w:b/>
          <w:szCs w:val="22"/>
        </w:rPr>
        <w:t>as</w:t>
      </w:r>
      <w:r w:rsidRPr="00E352EF">
        <w:rPr>
          <w:rFonts w:ascii="Cambria" w:hAnsi="Cambria"/>
          <w:szCs w:val="22"/>
        </w:rPr>
        <w:t xml:space="preserve"> x &gt; y</w:t>
      </w:r>
    </w:p>
    <w:p w14:paraId="2B2EB784"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compare_integer_descending</w:t>
      </w:r>
      <w:r w:rsidRPr="00E352EF">
        <w:rPr>
          <w:rFonts w:ascii="Cambria" w:hAnsi="Cambria"/>
        </w:rPr>
        <w:t xml:space="preserve"> which takes two integer arguments, </w:t>
      </w:r>
      <w:r w:rsidRPr="00E352EF">
        <w:rPr>
          <w:rFonts w:ascii="Cambria" w:hAnsi="Cambria"/>
          <w:i/>
        </w:rPr>
        <w:t>x</w:t>
      </w:r>
      <w:r w:rsidRPr="00E352EF">
        <w:rPr>
          <w:rFonts w:ascii="Cambria" w:hAnsi="Cambria"/>
        </w:rPr>
        <w:t xml:space="preserve"> and </w:t>
      </w:r>
      <w:r w:rsidRPr="00E352EF">
        <w:rPr>
          <w:rFonts w:ascii="Cambria" w:hAnsi="Cambria"/>
          <w:i/>
        </w:rPr>
        <w:t>y</w:t>
      </w:r>
      <w:r w:rsidRPr="00E352EF">
        <w:rPr>
          <w:rFonts w:ascii="Cambria" w:hAnsi="Cambria"/>
        </w:rPr>
        <w:t xml:space="preserve">, and returns </w:t>
      </w:r>
      <w:r w:rsidRPr="00E352EF">
        <w:rPr>
          <w:rFonts w:ascii="Cambria" w:hAnsi="Cambria"/>
          <w:b/>
        </w:rPr>
        <w:t>true</w:t>
      </w:r>
      <w:r w:rsidRPr="00E352EF">
        <w:rPr>
          <w:rFonts w:ascii="Cambria" w:hAnsi="Cambria"/>
        </w:rPr>
        <w:t xml:space="preserve"> if </w:t>
      </w:r>
      <w:r w:rsidRPr="00E352EF">
        <w:rPr>
          <w:rFonts w:ascii="Cambria" w:hAnsi="Cambria"/>
          <w:i/>
        </w:rPr>
        <w:t>x</w:t>
      </w:r>
      <w:r w:rsidRPr="00E352EF">
        <w:rPr>
          <w:rFonts w:ascii="Cambria" w:hAnsi="Cambria"/>
        </w:rPr>
        <w:t>&gt;</w:t>
      </w:r>
      <w:r w:rsidRPr="00E352EF">
        <w:rPr>
          <w:rFonts w:ascii="Cambria" w:hAnsi="Cambria"/>
          <w:i/>
        </w:rPr>
        <w:t>y</w:t>
      </w:r>
      <w:r w:rsidRPr="00E352EF">
        <w:rPr>
          <w:rFonts w:ascii="Cambria" w:hAnsi="Cambria"/>
        </w:rPr>
        <w:t xml:space="preserve">, otherwise </w:t>
      </w:r>
      <w:r w:rsidRPr="00E352EF">
        <w:rPr>
          <w:rFonts w:ascii="Cambria" w:hAnsi="Cambria"/>
          <w:b/>
        </w:rPr>
        <w:t>false</w:t>
      </w:r>
      <w:r w:rsidRPr="00E352EF">
        <w:rPr>
          <w:rFonts w:ascii="Cambria" w:hAnsi="Cambria"/>
        </w:rPr>
        <w:t xml:space="preserve">.  Call </w:t>
      </w:r>
      <w:r w:rsidRPr="00E352EF">
        <w:rPr>
          <w:rFonts w:ascii="Cambria" w:hAnsi="Cambria"/>
          <w:i/>
        </w:rPr>
        <w:t>compare_integer_descending</w:t>
      </w:r>
      <w:r w:rsidRPr="00E352EF">
        <w:rPr>
          <w:rFonts w:ascii="Cambria" w:hAnsi="Cambria"/>
        </w:rPr>
        <w:t>(1, 4)</w:t>
      </w:r>
      <w:r w:rsidRPr="00E352EF">
        <w:rPr>
          <w:rFonts w:ascii="Cambria" w:hAnsi="Cambria"/>
          <w:i/>
        </w:rPr>
        <w:t xml:space="preserve"> </w:t>
      </w:r>
      <w:r w:rsidRPr="00E352EF">
        <w:rPr>
          <w:rFonts w:ascii="Cambria" w:hAnsi="Cambria"/>
        </w:rPr>
        <w:t xml:space="preserve">returns </w:t>
      </w:r>
      <w:r w:rsidRPr="00E352EF">
        <w:rPr>
          <w:rFonts w:ascii="Cambria" w:hAnsi="Cambria"/>
          <w:b/>
        </w:rPr>
        <w:t>false</w:t>
      </w:r>
      <w:r w:rsidRPr="00E352EF">
        <w:rPr>
          <w:rFonts w:ascii="Cambria" w:hAnsi="Cambria"/>
        </w:rPr>
        <w:t xml:space="preserve">, and call </w:t>
      </w:r>
      <w:r w:rsidRPr="00E352EF">
        <w:rPr>
          <w:rFonts w:ascii="Cambria" w:hAnsi="Cambria"/>
          <w:i/>
        </w:rPr>
        <w:t>compare_integer_descending</w:t>
      </w:r>
      <w:r w:rsidRPr="00E352EF">
        <w:rPr>
          <w:rFonts w:ascii="Cambria" w:hAnsi="Cambria"/>
        </w:rPr>
        <w:t xml:space="preserve">(8,0) returns </w:t>
      </w:r>
      <w:r w:rsidRPr="00E352EF">
        <w:rPr>
          <w:rFonts w:ascii="Cambria" w:hAnsi="Cambria"/>
          <w:b/>
        </w:rPr>
        <w:t>true</w:t>
      </w:r>
      <w:r w:rsidRPr="00E352EF">
        <w:rPr>
          <w:rFonts w:ascii="Cambria" w:hAnsi="Cambria"/>
        </w:rPr>
        <w:t>.</w:t>
      </w:r>
    </w:p>
    <w:p w14:paraId="3A431321" w14:textId="77777777" w:rsidR="00B606B2" w:rsidRPr="00E352EF" w:rsidRDefault="00B606B2" w:rsidP="006A17DC">
      <w:pPr>
        <w:rPr>
          <w:rFonts w:ascii="Cambria" w:hAnsi="Cambria"/>
        </w:rPr>
      </w:pPr>
    </w:p>
    <w:p w14:paraId="3A419A1A" w14:textId="77777777" w:rsidR="00534B1C" w:rsidRPr="00E352EF" w:rsidRDefault="00090FF8" w:rsidP="006A17DC">
      <w:pPr>
        <w:rPr>
          <w:rFonts w:ascii="Cambria" w:hAnsi="Cambria"/>
        </w:rPr>
      </w:pPr>
      <w:r w:rsidRPr="00E352EF">
        <w:rPr>
          <w:rFonts w:ascii="Cambria" w:hAnsi="Cambria"/>
        </w:rPr>
        <w:t>2)</w:t>
      </w:r>
    </w:p>
    <w:p w14:paraId="01C1AB5E" w14:textId="77777777" w:rsidR="00534B1C" w:rsidRPr="00E352EF" w:rsidRDefault="00534B1C" w:rsidP="006A17DC">
      <w:pPr>
        <w:rPr>
          <w:rFonts w:ascii="Cambria" w:hAnsi="Cambria"/>
          <w:szCs w:val="22"/>
        </w:rPr>
      </w:pPr>
      <w:r w:rsidRPr="00E352EF">
        <w:rPr>
          <w:rFonts w:ascii="Cambria" w:hAnsi="Cambria"/>
          <w:b/>
          <w:szCs w:val="22"/>
        </w:rPr>
        <w:t xml:space="preserve">define function </w:t>
      </w:r>
      <w:r w:rsidRPr="00E352EF">
        <w:rPr>
          <w:rFonts w:ascii="Cambria" w:hAnsi="Cambria"/>
          <w:szCs w:val="22"/>
        </w:rPr>
        <w:t>has_solution(a, b, c)</w:t>
      </w:r>
      <w:r w:rsidRPr="00E352EF">
        <w:rPr>
          <w:rFonts w:ascii="Cambria" w:hAnsi="Cambria"/>
          <w:b/>
          <w:szCs w:val="22"/>
        </w:rPr>
        <w:br/>
        <w:t xml:space="preserve">as </w:t>
      </w:r>
      <w:r w:rsidRPr="00E352EF">
        <w:rPr>
          <w:rFonts w:ascii="Cambria" w:hAnsi="Cambria"/>
          <w:szCs w:val="22"/>
        </w:rPr>
        <w:t>b*b-4*a*c&gt;0</w:t>
      </w:r>
    </w:p>
    <w:p w14:paraId="7DD7F968"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has_solution</w:t>
      </w:r>
      <w:r w:rsidRPr="00E352EF">
        <w:rPr>
          <w:rFonts w:ascii="Cambria" w:hAnsi="Cambria"/>
        </w:rPr>
        <w:t xml:space="preserve"> takes three number arguments,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and returns </w:t>
      </w:r>
      <w:r w:rsidRPr="00E352EF">
        <w:rPr>
          <w:rFonts w:ascii="Cambria" w:hAnsi="Cambria"/>
          <w:b/>
        </w:rPr>
        <w:t>true</w:t>
      </w:r>
      <w:r w:rsidRPr="00E352EF">
        <w:rPr>
          <w:rFonts w:ascii="Cambria" w:hAnsi="Cambria"/>
        </w:rPr>
        <w:t xml:space="preserve"> only if the quadratic equation </w:t>
      </w:r>
      <w:r w:rsidRPr="00E352EF">
        <w:rPr>
          <w:rFonts w:ascii="Cambria" w:hAnsi="Cambria"/>
          <w:i/>
        </w:rPr>
        <w:t>ax</w:t>
      </w:r>
      <w:r w:rsidRPr="00E352EF">
        <w:rPr>
          <w:rFonts w:ascii="Cambria" w:hAnsi="Cambria"/>
          <w:i/>
        </w:rPr>
        <w:softHyphen/>
      </w:r>
      <w:r w:rsidRPr="00E352EF">
        <w:rPr>
          <w:rFonts w:ascii="Cambria" w:hAnsi="Cambria"/>
          <w:vertAlign w:val="superscript"/>
        </w:rPr>
        <w:t>2</w:t>
      </w:r>
      <w:r w:rsidRPr="00E352EF">
        <w:rPr>
          <w:rFonts w:ascii="Cambria" w:hAnsi="Cambria"/>
        </w:rPr>
        <w:t>+</w:t>
      </w:r>
      <w:r w:rsidRPr="00E352EF">
        <w:rPr>
          <w:rFonts w:ascii="Cambria" w:hAnsi="Cambria"/>
          <w:i/>
        </w:rPr>
        <w:t>bx</w:t>
      </w:r>
      <w:r w:rsidRPr="00E352EF">
        <w:rPr>
          <w:rFonts w:ascii="Cambria" w:hAnsi="Cambria"/>
        </w:rPr>
        <w:t xml:space="preserve">+c=0 has at least one solution. The types for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are inferred as </w:t>
      </w:r>
      <w:r w:rsidRPr="00E352EF">
        <w:rPr>
          <w:rFonts w:ascii="Cambria" w:hAnsi="Cambria"/>
          <w:i/>
        </w:rPr>
        <w:t>number</w:t>
      </w:r>
      <w:r w:rsidRPr="00E352EF">
        <w:rPr>
          <w:rFonts w:ascii="Cambria" w:hAnsi="Cambria"/>
        </w:rPr>
        <w:t xml:space="preserve"> because in the defining expression the left-hand side of &gt; must be a number to be comparable with the right-hand side 0.</w:t>
      </w:r>
      <w:r w:rsidRPr="00E352EF">
        <w:rPr>
          <w:rFonts w:ascii="Cambria" w:hAnsi="Cambria"/>
          <w:i/>
        </w:rPr>
        <w:t xml:space="preserve"> </w:t>
      </w:r>
      <w:r w:rsidRPr="00E352EF">
        <w:rPr>
          <w:rFonts w:ascii="Cambria" w:hAnsi="Cambria"/>
        </w:rPr>
        <w:t xml:space="preserve"> Also, </w:t>
      </w:r>
      <w:r w:rsidRPr="00E352EF">
        <w:rPr>
          <w:rFonts w:ascii="Cambria" w:hAnsi="Cambria"/>
          <w:i/>
        </w:rPr>
        <w:t>return-type</w:t>
      </w:r>
      <w:r w:rsidRPr="00E352EF">
        <w:rPr>
          <w:rFonts w:ascii="Cambria" w:hAnsi="Cambria"/>
        </w:rPr>
        <w:t xml:space="preserve"> is inferred as </w:t>
      </w:r>
      <w:r w:rsidRPr="00E352EF">
        <w:rPr>
          <w:rFonts w:ascii="Cambria" w:hAnsi="Cambria"/>
          <w:i/>
        </w:rPr>
        <w:t>Boolean</w:t>
      </w:r>
      <w:r w:rsidRPr="00E352EF">
        <w:rPr>
          <w:rFonts w:ascii="Cambria" w:hAnsi="Cambria"/>
        </w:rPr>
        <w:t>, because that is the result type for the comparison operator &gt; on scalars.</w:t>
      </w:r>
    </w:p>
    <w:p w14:paraId="6187F6D4" w14:textId="77777777" w:rsidR="00534B1C" w:rsidRPr="00E352EF" w:rsidRDefault="00534B1C" w:rsidP="006A17DC">
      <w:pPr>
        <w:rPr>
          <w:rFonts w:ascii="Cambria" w:hAnsi="Cambria"/>
        </w:rPr>
      </w:pPr>
      <w:r w:rsidRPr="00E352EF">
        <w:rPr>
          <w:rFonts w:ascii="Cambria" w:hAnsi="Cambria"/>
        </w:rPr>
        <w:t xml:space="preserve">Call </w:t>
      </w:r>
      <w:r w:rsidRPr="00E352EF">
        <w:rPr>
          <w:rFonts w:ascii="Cambria" w:hAnsi="Cambria"/>
          <w:i/>
        </w:rPr>
        <w:t>has_solution</w:t>
      </w:r>
      <w:r w:rsidRPr="00E352EF">
        <w:rPr>
          <w:rFonts w:ascii="Cambria" w:hAnsi="Cambria"/>
        </w:rPr>
        <w:t xml:space="preserve">(1,0,0) returns </w:t>
      </w:r>
      <w:r w:rsidRPr="00E352EF">
        <w:rPr>
          <w:rFonts w:ascii="Cambria" w:hAnsi="Cambria"/>
          <w:b/>
        </w:rPr>
        <w:t>true</w:t>
      </w:r>
      <w:r w:rsidRPr="00E352EF">
        <w:rPr>
          <w:rFonts w:ascii="Cambria" w:hAnsi="Cambria"/>
        </w:rPr>
        <w:t xml:space="preserve">, and </w:t>
      </w:r>
      <w:r w:rsidRPr="00E352EF">
        <w:rPr>
          <w:rFonts w:ascii="Cambria" w:hAnsi="Cambria"/>
          <w:i/>
        </w:rPr>
        <w:t>has_solution</w:t>
      </w:r>
      <w:r w:rsidRPr="00E352EF">
        <w:rPr>
          <w:rFonts w:ascii="Cambria" w:hAnsi="Cambria"/>
        </w:rPr>
        <w:t xml:space="preserve">(1,0,1) returns </w:t>
      </w:r>
      <w:r w:rsidRPr="00E352EF">
        <w:rPr>
          <w:rFonts w:ascii="Cambria" w:hAnsi="Cambria"/>
          <w:b/>
        </w:rPr>
        <w:t>false</w:t>
      </w:r>
      <w:r w:rsidRPr="00E352EF">
        <w:rPr>
          <w:rFonts w:ascii="Cambria" w:hAnsi="Cambria"/>
        </w:rPr>
        <w:t xml:space="preserve">. The latter is equivalent to </w:t>
      </w:r>
      <w:r w:rsidRPr="00E352EF">
        <w:rPr>
          <w:rFonts w:ascii="Cambria" w:hAnsi="Cambria"/>
          <w:i/>
        </w:rPr>
        <w:t>has_solution</w:t>
      </w:r>
      <w:r w:rsidRPr="00E352EF">
        <w:rPr>
          <w:rFonts w:ascii="Cambria" w:hAnsi="Cambria"/>
        </w:rPr>
        <w:t>(</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 xml:space="preserve">:=0, </w:t>
      </w:r>
      <w:r w:rsidRPr="00E352EF">
        <w:rPr>
          <w:rFonts w:ascii="Cambria" w:hAnsi="Cambria"/>
          <w:i/>
        </w:rPr>
        <w:t>c</w:t>
      </w:r>
      <w:r w:rsidRPr="00E352EF">
        <w:rPr>
          <w:rFonts w:ascii="Cambria" w:hAnsi="Cambria"/>
        </w:rPr>
        <w:t xml:space="preserve">:=1), which is also equivalent to </w:t>
      </w:r>
      <w:r w:rsidRPr="00E352EF">
        <w:rPr>
          <w:rFonts w:ascii="Cambria" w:hAnsi="Cambria"/>
          <w:i/>
        </w:rPr>
        <w:t>has_solution</w:t>
      </w:r>
      <w:r w:rsidRPr="00E352EF">
        <w:rPr>
          <w:rFonts w:ascii="Cambria" w:hAnsi="Cambria"/>
        </w:rPr>
        <w:t>(</w:t>
      </w:r>
      <w:r w:rsidRPr="00E352EF">
        <w:rPr>
          <w:rFonts w:ascii="Cambria" w:hAnsi="Cambria"/>
          <w:i/>
        </w:rPr>
        <w:t>c</w:t>
      </w:r>
      <w:r w:rsidRPr="00E352EF">
        <w:rPr>
          <w:rFonts w:ascii="Cambria" w:hAnsi="Cambria"/>
        </w:rPr>
        <w:t xml:space="preserve">:=1, </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:=0).</w:t>
      </w:r>
    </w:p>
    <w:p w14:paraId="38151116" w14:textId="77777777" w:rsidR="00534B1C" w:rsidRPr="00E352EF" w:rsidRDefault="00534B1C" w:rsidP="006A17DC">
      <w:pPr>
        <w:rPr>
          <w:rFonts w:ascii="Cambria" w:hAnsi="Cambria"/>
        </w:rPr>
      </w:pPr>
    </w:p>
    <w:p w14:paraId="1B3D4C51" w14:textId="77777777" w:rsidR="00534B1C" w:rsidRPr="00E352EF" w:rsidRDefault="00534B1C" w:rsidP="006A17DC">
      <w:pPr>
        <w:tabs>
          <w:tab w:val="left" w:pos="0"/>
        </w:tabs>
        <w:rPr>
          <w:rFonts w:ascii="Cambria" w:hAnsi="Cambria"/>
        </w:rPr>
      </w:pPr>
    </w:p>
    <w:p w14:paraId="19A5724E" w14:textId="77777777" w:rsidR="005A2227" w:rsidRPr="00E352EF" w:rsidRDefault="005A2227" w:rsidP="006A17DC"/>
    <w:p w14:paraId="7B1EDA9F" w14:textId="77777777" w:rsidR="005A2227" w:rsidRPr="00E352EF" w:rsidRDefault="0097053A" w:rsidP="00B3632D">
      <w:pPr>
        <w:pStyle w:val="Stile1"/>
        <w:rPr>
          <w:lang w:val="en-GB"/>
        </w:rPr>
      </w:pPr>
      <w:bookmarkStart w:id="304" w:name="_Toc462659618"/>
      <w:bookmarkStart w:id="305" w:name="_Toc463805731"/>
      <w:bookmarkStart w:id="306" w:name="_Toc464487908"/>
      <w:r w:rsidRPr="00E352EF">
        <w:rPr>
          <w:lang w:val="en-GB"/>
        </w:rPr>
        <w:lastRenderedPageBreak/>
        <w:t>VTL</w:t>
      </w:r>
      <w:r w:rsidR="00EB2324" w:rsidRPr="00E352EF">
        <w:rPr>
          <w:lang w:val="en-GB"/>
        </w:rPr>
        <w:t>-</w:t>
      </w:r>
      <w:r w:rsidRPr="00E352EF">
        <w:rPr>
          <w:lang w:val="en-GB"/>
        </w:rPr>
        <w:t>ML  -  String operators and functions</w:t>
      </w:r>
      <w:bookmarkEnd w:id="304"/>
      <w:bookmarkEnd w:id="305"/>
      <w:bookmarkEnd w:id="306"/>
    </w:p>
    <w:p w14:paraId="69B6001E" w14:textId="77777777" w:rsidR="005A2227" w:rsidRPr="00E352EF" w:rsidRDefault="0097053A" w:rsidP="00EB1629">
      <w:pPr>
        <w:pStyle w:val="Stile3"/>
        <w:rPr>
          <w:lang w:val="en-GB"/>
        </w:rPr>
      </w:pPr>
      <w:bookmarkStart w:id="307" w:name="_Toc463805732"/>
      <w:bookmarkStart w:id="308" w:name="_Toc464487909"/>
      <w:r w:rsidRPr="00E352EF">
        <w:rPr>
          <w:lang w:val="en-GB"/>
        </w:rPr>
        <w:t>length</w:t>
      </w:r>
      <w:bookmarkEnd w:id="307"/>
      <w:bookmarkEnd w:id="308"/>
      <w:r w:rsidRPr="00E352EF">
        <w:rPr>
          <w:lang w:val="en-GB"/>
        </w:rPr>
        <w:t xml:space="preserve"> </w:t>
      </w:r>
    </w:p>
    <w:p w14:paraId="062F7092" w14:textId="77777777" w:rsidR="005A2227" w:rsidRPr="00E352EF" w:rsidRDefault="0097053A" w:rsidP="00090FF8">
      <w:pPr>
        <w:rPr>
          <w:rFonts w:ascii="Cambria" w:eastAsia="Calibri" w:hAnsi="Cambria" w:cs="Calibri"/>
          <w:i/>
          <w:color w:val="5B9BD5"/>
        </w:rPr>
      </w:pPr>
      <w:r w:rsidRPr="00E352EF">
        <w:rPr>
          <w:rFonts w:ascii="Cambria" w:eastAsia="Calibri" w:hAnsi="Cambria" w:cs="Calibri"/>
          <w:i/>
          <w:color w:val="5B9BD5"/>
        </w:rPr>
        <w:t xml:space="preserve">Semantics </w:t>
      </w:r>
    </w:p>
    <w:p w14:paraId="64FE3334" w14:textId="77777777" w:rsidR="005A2227" w:rsidRPr="00E352EF" w:rsidRDefault="00EA7AAE" w:rsidP="00090FF8">
      <w:pPr>
        <w:rPr>
          <w:rFonts w:ascii="Cambria" w:hAnsi="Cambria"/>
        </w:rPr>
      </w:pPr>
      <w:r w:rsidRPr="00E352EF">
        <w:rPr>
          <w:rFonts w:ascii="Cambria" w:hAnsi="Cambria"/>
        </w:rPr>
        <w:t>The</w:t>
      </w:r>
      <w:r w:rsidRPr="00E352EF">
        <w:rPr>
          <w:rFonts w:ascii="Cambria" w:hAnsi="Cambria"/>
          <w:b/>
        </w:rPr>
        <w:t xml:space="preserve"> </w:t>
      </w:r>
      <w:r w:rsidR="0097053A" w:rsidRPr="00E352EF">
        <w:rPr>
          <w:rFonts w:ascii="Cambria" w:hAnsi="Cambria"/>
          <w:b/>
        </w:rPr>
        <w:t>length</w:t>
      </w:r>
      <w:r w:rsidR="0097053A" w:rsidRPr="00E352EF">
        <w:rPr>
          <w:rFonts w:ascii="Cambria" w:hAnsi="Cambria"/>
        </w:rPr>
        <w:t xml:space="preserve"> </w:t>
      </w:r>
      <w:r w:rsidRPr="00E352EF">
        <w:rPr>
          <w:rFonts w:ascii="Cambria" w:hAnsi="Cambria"/>
        </w:rPr>
        <w:t xml:space="preserve">operator </w:t>
      </w:r>
      <w:r w:rsidR="0097053A" w:rsidRPr="00E352EF">
        <w:rPr>
          <w:rFonts w:ascii="Cambria" w:hAnsi="Cambria"/>
        </w:rPr>
        <w:t>returns the length of a character string.</w:t>
      </w:r>
    </w:p>
    <w:p w14:paraId="06FF4B81" w14:textId="77777777" w:rsidR="00090FF8" w:rsidRPr="00E352EF" w:rsidRDefault="00090FF8" w:rsidP="00090FF8">
      <w:pPr>
        <w:rPr>
          <w:rFonts w:ascii="Cambria" w:hAnsi="Cambria"/>
          <w:i/>
          <w:color w:val="5B9BD5"/>
        </w:rPr>
      </w:pPr>
    </w:p>
    <w:p w14:paraId="0B003FC6" w14:textId="77777777" w:rsidR="005A2227" w:rsidRPr="00E352EF" w:rsidRDefault="0097053A" w:rsidP="00D4556A">
      <w:pPr>
        <w:rPr>
          <w:rFonts w:ascii="Cambria" w:eastAsia="Calibri" w:hAnsi="Cambria" w:cs="Calibri"/>
          <w:i/>
          <w:color w:val="5B9BD5"/>
        </w:rPr>
      </w:pPr>
      <w:r w:rsidRPr="00E352EF">
        <w:rPr>
          <w:rFonts w:ascii="Cambria" w:eastAsia="Calibri" w:hAnsi="Cambria" w:cs="Calibri"/>
          <w:i/>
          <w:color w:val="5B9BD5"/>
        </w:rPr>
        <w:t>Syntax</w:t>
      </w:r>
    </w:p>
    <w:p w14:paraId="239B5357" w14:textId="77777777" w:rsidR="005A2227" w:rsidRPr="00E352EF" w:rsidRDefault="0097053A" w:rsidP="00090FF8">
      <w:pPr>
        <w:ind w:firstLine="706"/>
        <w:rPr>
          <w:rFonts w:ascii="Cambria" w:hAnsi="Cambria"/>
        </w:rPr>
      </w:pPr>
      <w:r w:rsidRPr="00E352EF">
        <w:rPr>
          <w:rFonts w:ascii="Cambria" w:hAnsi="Cambria"/>
          <w:b/>
        </w:rPr>
        <w:t xml:space="preserve">length ( </w:t>
      </w:r>
      <w:r w:rsidRPr="00E352EF">
        <w:rPr>
          <w:rFonts w:ascii="Cambria" w:hAnsi="Cambria"/>
          <w:i/>
        </w:rPr>
        <w:t>ds</w:t>
      </w:r>
      <w:r w:rsidRPr="00E352EF">
        <w:rPr>
          <w:rFonts w:ascii="Cambria" w:hAnsi="Cambria"/>
        </w:rPr>
        <w:t xml:space="preserve"> </w:t>
      </w:r>
      <w:r w:rsidRPr="00E352EF">
        <w:rPr>
          <w:rFonts w:ascii="Cambria" w:hAnsi="Cambria"/>
          <w:b/>
        </w:rPr>
        <w:t xml:space="preserve">) </w:t>
      </w:r>
    </w:p>
    <w:p w14:paraId="18D9043A" w14:textId="77777777" w:rsidR="00090FF8" w:rsidRPr="00E352EF" w:rsidRDefault="00090FF8" w:rsidP="00090FF8">
      <w:pPr>
        <w:rPr>
          <w:rFonts w:ascii="Cambria" w:hAnsi="Cambria"/>
          <w:i/>
          <w:color w:val="5B9BD5"/>
        </w:rPr>
      </w:pPr>
    </w:p>
    <w:p w14:paraId="5883F3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592D9575" w14:textId="77777777" w:rsidR="005A2227" w:rsidRPr="00E352EF" w:rsidRDefault="00090FF8" w:rsidP="00090FF8">
      <w:pPr>
        <w:rPr>
          <w:rFonts w:ascii="Cambria" w:hAnsi="Cambria"/>
        </w:rPr>
      </w:pPr>
      <w:r w:rsidRPr="00E352EF">
        <w:rPr>
          <w:rFonts w:ascii="Cambria" w:hAnsi="Cambria"/>
        </w:rPr>
        <w:t>d</w:t>
      </w:r>
      <w:r w:rsidR="0097053A" w:rsidRPr="00E352EF">
        <w:rPr>
          <w:rFonts w:ascii="Cambria" w:hAnsi="Cambria"/>
        </w:rPr>
        <w:t>s</w:t>
      </w:r>
      <w:r w:rsidRPr="00E352EF">
        <w:rPr>
          <w:rFonts w:ascii="Cambria" w:hAnsi="Cambria"/>
        </w:rPr>
        <w:t xml:space="preserve"> </w:t>
      </w:r>
      <w:r w:rsidR="001E4C0B" w:rsidRPr="00E352EF">
        <w:rPr>
          <w:rFonts w:ascii="Cambria" w:hAnsi="Cambria"/>
        </w:rPr>
        <w:t>:</w:t>
      </w:r>
      <w:r w:rsidR="0097053A" w:rsidRPr="00E352EF">
        <w:rPr>
          <w:rFonts w:ascii="Cambria" w:hAnsi="Cambria"/>
        </w:rPr>
        <w:t xml:space="preserve"> [dataset {identifier &lt;IDENT&gt; as scalar-type}+ {measure &lt;IDENT&gt; as string-literal}+ </w:t>
      </w:r>
    </w:p>
    <w:p w14:paraId="44CB7EFF" w14:textId="77777777" w:rsidR="005A2227" w:rsidRPr="00E352EF" w:rsidRDefault="0097053A" w:rsidP="00090FF8">
      <w:pPr>
        <w:rPr>
          <w:rFonts w:ascii="Cambria" w:hAnsi="Cambria"/>
        </w:rPr>
      </w:pPr>
      <w:r w:rsidRPr="00E352EF">
        <w:rPr>
          <w:rFonts w:ascii="Cambria" w:hAnsi="Cambria"/>
        </w:rPr>
        <w:t xml:space="preserve">                    {attribute &lt;IDENT&gt; as scalar-type}* | string]</w:t>
      </w:r>
    </w:p>
    <w:p w14:paraId="4DD3E024" w14:textId="77777777" w:rsidR="00DC675D" w:rsidRPr="00E352EF" w:rsidRDefault="00DC675D" w:rsidP="00090FF8">
      <w:pPr>
        <w:rPr>
          <w:rFonts w:ascii="Cambria" w:hAnsi="Cambria"/>
        </w:rPr>
      </w:pPr>
    </w:p>
    <w:p w14:paraId="544AA74F"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4F01608F" w14:textId="77777777" w:rsidR="00090FF8" w:rsidRPr="00E352EF" w:rsidRDefault="00090FF8" w:rsidP="00090FF8">
      <w:pPr>
        <w:rPr>
          <w:rFonts w:ascii="Cambria" w:hAnsi="Cambria"/>
          <w:i/>
          <w:color w:val="5B9BD5"/>
        </w:rPr>
      </w:pPr>
    </w:p>
    <w:p w14:paraId="02E226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8DE04E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string</w:t>
      </w:r>
      <w:r w:rsidRPr="00E352EF">
        <w:rPr>
          <w:rFonts w:ascii="Cambria" w:hAnsi="Cambria"/>
        </w:rPr>
        <w:t xml:space="preserve"> type.</w:t>
      </w:r>
    </w:p>
    <w:p w14:paraId="386ED2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type </w:t>
      </w:r>
      <w:r w:rsidRPr="00E352EF">
        <w:rPr>
          <w:rFonts w:ascii="Cambria" w:hAnsi="Cambria"/>
          <w:b/>
        </w:rPr>
        <w:t>string</w:t>
      </w:r>
      <w:r w:rsidRPr="00E352EF">
        <w:rPr>
          <w:rFonts w:ascii="Cambria" w:hAnsi="Cambria"/>
        </w:rPr>
        <w:t xml:space="preserve">. </w:t>
      </w:r>
    </w:p>
    <w:p w14:paraId="0E9D0517" w14:textId="77777777" w:rsidR="00090FF8" w:rsidRPr="00E352EF" w:rsidRDefault="00090FF8" w:rsidP="00090FF8">
      <w:pPr>
        <w:rPr>
          <w:rFonts w:ascii="Cambria" w:hAnsi="Cambria"/>
          <w:i/>
          <w:color w:val="5B9BD5"/>
        </w:rPr>
      </w:pPr>
    </w:p>
    <w:p w14:paraId="38D906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r w:rsidR="006A17DC" w:rsidRPr="00E352EF">
        <w:rPr>
          <w:rFonts w:ascii="Cambria" w:eastAsia="Calibri" w:hAnsi="Cambria" w:cs="Calibri"/>
          <w:i/>
          <w:color w:val="5B9BD5"/>
        </w:rPr>
        <w:tab/>
      </w:r>
    </w:p>
    <w:p w14:paraId="78E65F80"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length</w:t>
      </w:r>
      <w:r w:rsidRPr="00E352EF">
        <w:rPr>
          <w:rFonts w:ascii="Cambria" w:hAnsi="Cambria"/>
        </w:rPr>
        <w:t xml:space="preserve"> returns a scalar </w:t>
      </w:r>
      <w:r w:rsidRPr="00E352EF">
        <w:rPr>
          <w:rFonts w:ascii="Cambria" w:hAnsi="Cambria"/>
          <w:b/>
        </w:rPr>
        <w:t>integer</w:t>
      </w:r>
      <w:r w:rsidRPr="00E352EF">
        <w:rPr>
          <w:rFonts w:ascii="Cambria" w:hAnsi="Cambria"/>
        </w:rPr>
        <w:t xml:space="preserve"> representing the length of </w:t>
      </w:r>
      <w:r w:rsidRPr="00E352EF">
        <w:rPr>
          <w:rFonts w:ascii="Cambria" w:hAnsi="Cambria"/>
          <w:i/>
        </w:rPr>
        <w:t>ds</w:t>
      </w:r>
      <w:r w:rsidRPr="00E352EF">
        <w:rPr>
          <w:rFonts w:ascii="Cambria" w:hAnsi="Cambria"/>
        </w:rPr>
        <w:t>.</w:t>
      </w:r>
    </w:p>
    <w:p w14:paraId="38EAB5D3"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w:t>
      </w:r>
      <w:r w:rsidR="0057074A" w:rsidRPr="00E352EF">
        <w:rPr>
          <w:rFonts w:ascii="Cambria" w:hAnsi="Cambria"/>
        </w:rPr>
        <w:t xml:space="preserve"> components,</w:t>
      </w:r>
      <w:r w:rsidRPr="00E352EF">
        <w:rPr>
          <w:rFonts w:ascii="Cambria" w:hAnsi="Cambria"/>
        </w:rPr>
        <w:t xml:space="preserve"> then </w:t>
      </w:r>
      <w:r w:rsidRPr="00E352EF">
        <w:rPr>
          <w:rFonts w:ascii="Cambria" w:hAnsi="Cambria"/>
          <w:b/>
        </w:rPr>
        <w:t>length</w:t>
      </w:r>
      <w:r w:rsidRPr="00E352EF">
        <w:rPr>
          <w:rFonts w:ascii="Cambria" w:hAnsi="Cambria"/>
        </w:rPr>
        <w:t xml:space="preserve"> returns a </w:t>
      </w:r>
      <w:r w:rsidR="00472C2F" w:rsidRPr="00E352EF">
        <w:t>Dataset</w:t>
      </w:r>
      <w:r w:rsidRPr="00E352EF">
        <w:rPr>
          <w:rFonts w:ascii="Cambria" w:hAnsi="Cambria"/>
        </w:rPr>
        <w:t xml:space="preserve"> having the </w:t>
      </w:r>
      <w:r w:rsidR="00A82077" w:rsidRPr="00E352EF">
        <w:rPr>
          <w:rFonts w:ascii="Cambria" w:hAnsi="Cambria"/>
        </w:rPr>
        <w:t>I</w:t>
      </w:r>
      <w:r w:rsidR="0057074A" w:rsidRPr="00E352EF">
        <w:rPr>
          <w:rFonts w:ascii="Cambria" w:hAnsi="Cambria"/>
        </w:rPr>
        <w:t xml:space="preserve">dentifier </w:t>
      </w:r>
      <w:r w:rsidR="00A82077" w:rsidRPr="00E352EF">
        <w:rPr>
          <w:rFonts w:ascii="Cambria" w:hAnsi="Cambria"/>
        </w:rPr>
        <w:t>C</w:t>
      </w:r>
      <w:r w:rsidR="0057074A" w:rsidRPr="00E352EF">
        <w:rPr>
          <w:rFonts w:ascii="Cambria" w:hAnsi="Cambria"/>
        </w:rPr>
        <w:t xml:space="preserve">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numeric </w:t>
      </w:r>
      <w:r w:rsidR="00A82077" w:rsidRPr="00E352EF">
        <w:rPr>
          <w:rFonts w:ascii="Cambria" w:hAnsi="Cambria"/>
        </w:rPr>
        <w:t xml:space="preserve">Measures </w:t>
      </w:r>
      <w:r w:rsidRPr="00E352EF">
        <w:rPr>
          <w:rFonts w:ascii="Cambria" w:hAnsi="Cambria"/>
        </w:rPr>
        <w:t xml:space="preserve">with the same name </w:t>
      </w:r>
      <w:r w:rsidR="0057074A" w:rsidRPr="00E352EF">
        <w:rPr>
          <w:rFonts w:ascii="Cambria" w:hAnsi="Cambria"/>
        </w:rPr>
        <w:t xml:space="preserve">as </w:t>
      </w:r>
      <w:r w:rsidRPr="00E352EF">
        <w:rPr>
          <w:rFonts w:ascii="Cambria" w:hAnsi="Cambria"/>
        </w:rPr>
        <w:t xml:space="preserve">the string </w:t>
      </w:r>
      <w:r w:rsidR="00A82077" w:rsidRPr="00E352EF">
        <w:rPr>
          <w:rFonts w:ascii="Cambria" w:hAnsi="Cambria"/>
        </w:rPr>
        <w:t xml:space="preserve">Measures </w:t>
      </w:r>
      <w:r w:rsidRPr="00E352EF">
        <w:rPr>
          <w:rFonts w:ascii="Cambria" w:hAnsi="Cambria"/>
        </w:rPr>
        <w:t xml:space="preserve">of </w:t>
      </w:r>
      <w:r w:rsidRPr="00E352EF">
        <w:rPr>
          <w:rFonts w:ascii="Cambria" w:hAnsi="Cambria"/>
          <w:i/>
        </w:rPr>
        <w:t>ds</w:t>
      </w:r>
      <w:r w:rsidRPr="00E352EF">
        <w:rPr>
          <w:rFonts w:ascii="Cambria" w:hAnsi="Cambria"/>
        </w:rPr>
        <w:t xml:space="preserve"> and containing the length of the corresponding measures.</w:t>
      </w:r>
    </w:p>
    <w:p w14:paraId="1F4E311A" w14:textId="77777777" w:rsidR="00090FF8" w:rsidRPr="00E352EF" w:rsidRDefault="00090FF8" w:rsidP="00090FF8">
      <w:pPr>
        <w:rPr>
          <w:rFonts w:ascii="Cambria" w:hAnsi="Cambria"/>
          <w:i/>
          <w:color w:val="5B9BD5"/>
        </w:rPr>
      </w:pPr>
    </w:p>
    <w:p w14:paraId="15BE76EF"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6E5630D" w14:textId="77777777" w:rsidR="005A2227" w:rsidRPr="00E352EF" w:rsidRDefault="00F748C2" w:rsidP="00090FF8">
      <w:pPr>
        <w:rPr>
          <w:rFonts w:ascii="Cambria" w:hAnsi="Cambria"/>
        </w:rPr>
      </w:pPr>
      <w:r w:rsidRPr="00E352EF">
        <w:rPr>
          <w:rFonts w:ascii="Cambria" w:hAnsi="Cambria"/>
        </w:rPr>
        <w:t>O</w:t>
      </w:r>
      <w:r w:rsidR="0097053A" w:rsidRPr="00E352EF">
        <w:rPr>
          <w:rFonts w:ascii="Cambria" w:hAnsi="Cambria"/>
        </w:rPr>
        <w:t>n scalar</w:t>
      </w:r>
    </w:p>
    <w:p w14:paraId="6915B459" w14:textId="77777777" w:rsidR="005A2227" w:rsidRPr="00E352EF" w:rsidRDefault="0097053A" w:rsidP="00090FF8">
      <w:pPr>
        <w:rPr>
          <w:rFonts w:ascii="Cambria" w:hAnsi="Cambria"/>
        </w:rPr>
      </w:pPr>
      <w:r w:rsidRPr="00E352EF">
        <w:rPr>
          <w:rFonts w:ascii="Cambria" w:hAnsi="Cambria"/>
        </w:rPr>
        <w:t xml:space="preserve">A := </w:t>
      </w:r>
      <w:r w:rsidRPr="00E352EF">
        <w:rPr>
          <w:rFonts w:ascii="Cambria" w:hAnsi="Cambria"/>
          <w:b/>
        </w:rPr>
        <w:t>length</w:t>
      </w:r>
      <w:r w:rsidRPr="00E352EF">
        <w:rPr>
          <w:rFonts w:ascii="Cambria" w:hAnsi="Cambria"/>
        </w:rPr>
        <w:t xml:space="preserve"> ( "Hello, World!" ) </w:t>
      </w:r>
      <w:r w:rsidR="00C37921" w:rsidRPr="00E352EF">
        <w:rPr>
          <w:rFonts w:ascii="Cambria" w:hAnsi="Cambria"/>
        </w:rPr>
        <w:tab/>
      </w:r>
      <w:r w:rsidR="00C37921" w:rsidRPr="00E352EF">
        <w:rPr>
          <w:rFonts w:ascii="Cambria" w:hAnsi="Cambria"/>
        </w:rPr>
        <w:tab/>
      </w:r>
      <w:r w:rsidR="00C37921" w:rsidRPr="00E352EF">
        <w:rPr>
          <w:rFonts w:ascii="Cambria" w:hAnsi="Cambria"/>
        </w:rPr>
        <w:tab/>
      </w:r>
      <w:r w:rsidRPr="00E352EF">
        <w:rPr>
          <w:rFonts w:ascii="Cambria" w:hAnsi="Cambria"/>
        </w:rPr>
        <w:t>A = 13</w:t>
      </w:r>
    </w:p>
    <w:p w14:paraId="00B4B73E" w14:textId="77777777" w:rsidR="00F748C2" w:rsidRPr="00E352EF" w:rsidRDefault="00F748C2" w:rsidP="00090FF8">
      <w:pPr>
        <w:rPr>
          <w:rFonts w:ascii="Cambria" w:hAnsi="Cambria"/>
        </w:rPr>
      </w:pPr>
    </w:p>
    <w:p w14:paraId="2FE67122" w14:textId="77777777" w:rsidR="005A2227" w:rsidRPr="00E352EF" w:rsidRDefault="00F748C2" w:rsidP="00090FF8">
      <w:r w:rsidRPr="00E352EF">
        <w:rPr>
          <w:rFonts w:ascii="Cambria" w:hAnsi="Cambria"/>
        </w:rPr>
        <w:t>O</w:t>
      </w:r>
      <w:r w:rsidR="0097053A" w:rsidRPr="00E352EF">
        <w:rPr>
          <w:rFonts w:ascii="Cambria" w:hAnsi="Cambria"/>
        </w:rPr>
        <w:t xml:space="preserve">n </w:t>
      </w:r>
      <w:r w:rsidR="00472C2F" w:rsidRPr="00E352EF">
        <w:t>Dataset</w:t>
      </w:r>
    </w:p>
    <w:p w14:paraId="368EF441" w14:textId="77777777" w:rsidR="00F748C2" w:rsidRPr="00E352EF" w:rsidRDefault="00F748C2" w:rsidP="00F748C2">
      <w:pPr>
        <w:rPr>
          <w:rFonts w:ascii="Cambria" w:hAnsi="Cambria"/>
        </w:rPr>
      </w:pPr>
      <w:r w:rsidRPr="00E352EF">
        <w:rPr>
          <w:rFonts w:ascii="Cambria" w:hAnsi="Cambria"/>
        </w:rPr>
        <w:t xml:space="preserve">ds_r </w:t>
      </w:r>
      <w:r w:rsidRPr="00E352EF">
        <w:rPr>
          <w:rFonts w:ascii="Cambria" w:hAnsi="Cambria"/>
          <w:b/>
        </w:rPr>
        <w:t>:= length</w:t>
      </w:r>
      <w:r w:rsidRPr="00E352EF">
        <w:rPr>
          <w:rFonts w:ascii="Cambria" w:hAnsi="Cambria"/>
        </w:rPr>
        <w:t>(ds_1)</w:t>
      </w:r>
    </w:p>
    <w:p w14:paraId="253D2ADC" w14:textId="77777777" w:rsidR="00F748C2" w:rsidRPr="00E352EF" w:rsidRDefault="00F748C2" w:rsidP="00090FF8">
      <w:pPr>
        <w:rPr>
          <w:rFonts w:ascii="Cambria" w:hAnsi="Cambria"/>
        </w:rPr>
      </w:pPr>
    </w:p>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7D6AD03B"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6A1EF6C" w14:textId="77777777" w:rsidR="005A2227" w:rsidRPr="00E352EF" w:rsidRDefault="0097053A">
            <w:r w:rsidRPr="00E352EF">
              <w:t>ds_1</w:t>
            </w:r>
          </w:p>
        </w:tc>
      </w:tr>
      <w:tr w:rsidR="005A2227" w:rsidRPr="00E352EF" w14:paraId="3FB8B2E9"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C36B03"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4ED0411"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3C1DFF0" w14:textId="77777777" w:rsidR="005A2227" w:rsidRPr="00E352EF" w:rsidRDefault="0097053A">
            <w:r w:rsidRPr="00E352EF">
              <w:rPr>
                <w:b/>
              </w:rPr>
              <w:t>M1</w:t>
            </w:r>
          </w:p>
        </w:tc>
      </w:tr>
      <w:tr w:rsidR="005A2227" w:rsidRPr="00E352EF" w14:paraId="3E346051"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BB45B61"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25DB2"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715E1D" w14:textId="77777777" w:rsidR="005A2227" w:rsidRPr="00E352EF" w:rsidRDefault="0097053A">
            <w:r w:rsidRPr="00E352EF">
              <w:t>hello</w:t>
            </w:r>
          </w:p>
        </w:tc>
      </w:tr>
      <w:tr w:rsidR="005A2227" w:rsidRPr="00E352EF" w14:paraId="733B220E"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5FDED6"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F4A8A9"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6F72B0C" w14:textId="77777777" w:rsidR="005A2227" w:rsidRPr="00E352EF" w:rsidRDefault="0097053A">
            <w:r w:rsidRPr="00E352EF">
              <w:t>null</w:t>
            </w:r>
          </w:p>
        </w:tc>
      </w:tr>
    </w:tbl>
    <w:p w14:paraId="3E9663DA" w14:textId="77777777" w:rsidR="005A2227" w:rsidRPr="00E352EF" w:rsidRDefault="005A2227"/>
    <w:p w14:paraId="2A818A46" w14:textId="77777777" w:rsidR="005A2227" w:rsidRPr="00E352EF" w:rsidRDefault="005A2227"/>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5E0B2C2A"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6A25E5F" w14:textId="584B0472" w:rsidR="005A2227" w:rsidRPr="00E352EF" w:rsidRDefault="0097053A" w:rsidP="00B93728">
            <w:r w:rsidRPr="00E352EF">
              <w:t>ds_</w:t>
            </w:r>
            <w:del w:id="309" w:author="Laura Viignola" w:date="2017-05-10T18:06:00Z">
              <w:r w:rsidRPr="00E352EF" w:rsidDel="00B93728">
                <w:delText>1</w:delText>
              </w:r>
            </w:del>
            <w:ins w:id="310" w:author="Laura Viignola" w:date="2017-05-10T18:06:00Z">
              <w:r w:rsidR="00B93728">
                <w:t>r</w:t>
              </w:r>
            </w:ins>
          </w:p>
        </w:tc>
      </w:tr>
      <w:tr w:rsidR="005A2227" w:rsidRPr="00E352EF" w14:paraId="7D55F257"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DAA364D"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5F20928"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1560DA3" w14:textId="77777777" w:rsidR="005A2227" w:rsidRPr="00E352EF" w:rsidRDefault="0097053A">
            <w:r w:rsidRPr="00E352EF">
              <w:rPr>
                <w:b/>
              </w:rPr>
              <w:t>M1</w:t>
            </w:r>
          </w:p>
        </w:tc>
      </w:tr>
      <w:tr w:rsidR="005A2227" w:rsidRPr="00E352EF" w14:paraId="179C717F"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3EE26C"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813BF3"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0E5B6A3" w14:textId="77777777" w:rsidR="005A2227" w:rsidRPr="00E352EF" w:rsidRDefault="0097053A">
            <w:r w:rsidRPr="00E352EF">
              <w:t>5</w:t>
            </w:r>
          </w:p>
        </w:tc>
      </w:tr>
      <w:tr w:rsidR="005A2227" w:rsidRPr="00E352EF" w14:paraId="18B71862"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7BAC64A"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55E4B8"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342689" w14:textId="77777777" w:rsidR="005A2227" w:rsidRPr="00E352EF" w:rsidRDefault="0097053A">
            <w:r w:rsidRPr="00E352EF">
              <w:t>null</w:t>
            </w:r>
          </w:p>
        </w:tc>
      </w:tr>
    </w:tbl>
    <w:p w14:paraId="432F2D6F" w14:textId="77777777" w:rsidR="005A2227" w:rsidRPr="00E352EF" w:rsidRDefault="005A2227"/>
    <w:p w14:paraId="03EEE042" w14:textId="77777777" w:rsidR="005A2227" w:rsidRPr="00E352EF" w:rsidRDefault="0097053A" w:rsidP="006E1BB1">
      <w:pPr>
        <w:rPr>
          <w:rFonts w:ascii="Cambria" w:hAnsi="Cambria"/>
        </w:rPr>
      </w:pPr>
      <w:r w:rsidRPr="00E352EF">
        <w:rPr>
          <w:rFonts w:ascii="Cambria" w:hAnsi="Cambria"/>
        </w:rPr>
        <w:t>Note: the last value of M1 is null because the corresponding value of ds_1 is null.</w:t>
      </w:r>
    </w:p>
    <w:p w14:paraId="7E1DEAC9" w14:textId="77777777" w:rsidR="005A2227" w:rsidRPr="00E352EF" w:rsidRDefault="005A2227"/>
    <w:p w14:paraId="5CC524AB" w14:textId="77777777" w:rsidR="005A2227" w:rsidRPr="00E352EF" w:rsidRDefault="0097053A" w:rsidP="006E1BB1">
      <w:pPr>
        <w:pStyle w:val="Stile3"/>
        <w:rPr>
          <w:lang w:val="en-GB"/>
        </w:rPr>
      </w:pPr>
      <w:bookmarkStart w:id="311" w:name="_Toc462659623"/>
      <w:bookmarkStart w:id="312" w:name="_Toc463805733"/>
      <w:bookmarkStart w:id="313" w:name="_Toc464487910"/>
      <w:r w:rsidRPr="00E352EF">
        <w:rPr>
          <w:lang w:val="en-GB"/>
        </w:rPr>
        <w:t>String concatenation ||</w:t>
      </w:r>
      <w:bookmarkEnd w:id="311"/>
      <w:bookmarkEnd w:id="312"/>
      <w:bookmarkEnd w:id="313"/>
      <w:r w:rsidRPr="00E352EF">
        <w:rPr>
          <w:lang w:val="en-GB"/>
        </w:rPr>
        <w:t xml:space="preserve"> </w:t>
      </w:r>
    </w:p>
    <w:p w14:paraId="121C938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w:t>
      </w:r>
    </w:p>
    <w:p w14:paraId="6D539E77" w14:textId="77777777" w:rsidR="005A2227" w:rsidRPr="00E352EF" w:rsidRDefault="00090FF8" w:rsidP="00090FF8">
      <w:pPr>
        <w:rPr>
          <w:rFonts w:asciiTheme="majorHAnsi" w:hAnsiTheme="majorHAnsi"/>
        </w:rPr>
      </w:pPr>
      <w:r w:rsidRPr="00E352EF">
        <w:rPr>
          <w:rFonts w:ascii="Cambria" w:eastAsia="Calibri" w:hAnsi="Cambria" w:cs="Calibri"/>
        </w:rPr>
        <w:t>The operator</w:t>
      </w:r>
      <w:r w:rsidRPr="00E352EF">
        <w:rPr>
          <w:rFonts w:asciiTheme="majorHAnsi" w:eastAsia="Calibri" w:hAnsiTheme="majorHAnsi" w:cs="Calibri"/>
          <w:b/>
        </w:rPr>
        <w:t xml:space="preserve"> </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concatenates two strings.</w:t>
      </w:r>
    </w:p>
    <w:p w14:paraId="3BF33CEF" w14:textId="77777777" w:rsidR="00090FF8" w:rsidRPr="00E352EF" w:rsidRDefault="00090FF8" w:rsidP="00090FF8">
      <w:pPr>
        <w:rPr>
          <w:rFonts w:asciiTheme="majorHAnsi" w:eastAsia="Calibri" w:hAnsiTheme="majorHAnsi" w:cs="Calibri"/>
          <w:i/>
          <w:color w:val="5B9BD5"/>
        </w:rPr>
      </w:pPr>
    </w:p>
    <w:p w14:paraId="7D75607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B034FB6" w14:textId="77777777" w:rsidR="005A2227" w:rsidRPr="00E352EF" w:rsidRDefault="0097053A" w:rsidP="00090FF8">
      <w:pPr>
        <w:rPr>
          <w:rFonts w:asciiTheme="majorHAnsi" w:hAnsiTheme="majorHAnsi"/>
        </w:rPr>
      </w:pP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ds_2</w:t>
      </w:r>
    </w:p>
    <w:p w14:paraId="6915CADD" w14:textId="77777777" w:rsidR="005A2227" w:rsidRPr="00E352EF" w:rsidRDefault="0097053A" w:rsidP="00090FF8">
      <w:pPr>
        <w:rPr>
          <w:rFonts w:asciiTheme="majorHAnsi" w:hAnsiTheme="majorHAnsi"/>
        </w:rPr>
      </w:pPr>
      <w:r w:rsidRPr="00E352EF">
        <w:rPr>
          <w:rFonts w:asciiTheme="majorHAnsi" w:eastAsia="Calibri" w:hAnsiTheme="majorHAnsi" w:cs="Calibri"/>
          <w:i/>
          <w:color w:val="5B9BD5"/>
        </w:rPr>
        <w:t>Parameters</w:t>
      </w:r>
    </w:p>
    <w:p w14:paraId="041460A6"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 xml:space="preserve">, </w:t>
      </w:r>
      <w:r w:rsidRPr="00E352EF">
        <w:rPr>
          <w:rFonts w:asciiTheme="majorHAnsi" w:hAnsiTheme="majorHAnsi"/>
          <w:i/>
        </w:rPr>
        <w:t>ds_2</w:t>
      </w:r>
      <w:r w:rsidR="00090FF8" w:rsidRPr="00E352EF">
        <w:rPr>
          <w:rFonts w:asciiTheme="majorHAnsi" w:hAnsiTheme="majorHAnsi"/>
        </w:rPr>
        <w:t xml:space="preserve"> :</w:t>
      </w:r>
      <w:r w:rsidRPr="00E352EF">
        <w:rPr>
          <w:rFonts w:asciiTheme="majorHAnsi" w:hAnsiTheme="majorHAnsi"/>
        </w:rPr>
        <w:t xml:space="preserve"> [</w:t>
      </w:r>
      <w:r w:rsidRPr="00E352EF">
        <w:rPr>
          <w:rFonts w:asciiTheme="majorHAnsi" w:eastAsia="Calibri" w:hAnsiTheme="majorHAnsi" w:cs="Calibri"/>
        </w:rPr>
        <w:t xml:space="preserve"> dataset {identifier &lt;IDENT&gt; as scalar-type }+ {measure &lt;IDENT&gt; as string</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p>
    <w:p w14:paraId="1CCC640C" w14:textId="77777777" w:rsidR="005A2227" w:rsidRPr="00E352EF" w:rsidRDefault="0097053A" w:rsidP="00090FF8">
      <w:pPr>
        <w:ind w:left="706"/>
        <w:rPr>
          <w:rFonts w:asciiTheme="majorHAnsi" w:hAnsiTheme="majorHAnsi"/>
        </w:rPr>
      </w:pPr>
      <w:r w:rsidRPr="00E352EF">
        <w:rPr>
          <w:rFonts w:asciiTheme="majorHAnsi" w:eastAsia="Calibri" w:hAnsiTheme="majorHAnsi" w:cs="Calibri"/>
        </w:rPr>
        <w:t xml:space="preserve">                    {attribute &lt;IDENT&gt; as scalar</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r w:rsidRPr="00E352EF">
        <w:rPr>
          <w:rFonts w:asciiTheme="majorHAnsi" w:hAnsiTheme="majorHAnsi"/>
        </w:rPr>
        <w:t>| string]</w:t>
      </w:r>
    </w:p>
    <w:p w14:paraId="6826EC7C" w14:textId="77777777" w:rsidR="00DC675D" w:rsidRPr="00E352EF" w:rsidRDefault="00DC675D" w:rsidP="00090FF8">
      <w:pPr>
        <w:ind w:left="706"/>
        <w:rPr>
          <w:rFonts w:asciiTheme="majorHAnsi" w:hAnsiTheme="majorHAnsi"/>
        </w:rPr>
      </w:pPr>
    </w:p>
    <w:p w14:paraId="384B3FDE"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w:t>
      </w:r>
      <w:r w:rsidRPr="00E352EF">
        <w:rPr>
          <w:rFonts w:asciiTheme="majorHAnsi" w:hAnsiTheme="majorHAnsi"/>
          <w:i/>
        </w:rPr>
        <w:t>ds_2</w:t>
      </w:r>
      <w:r w:rsidRPr="00E352EF">
        <w:rPr>
          <w:rFonts w:asciiTheme="majorHAnsi" w:hAnsiTheme="majorHAnsi"/>
        </w:rPr>
        <w:t xml:space="preserve"> – is a </w:t>
      </w:r>
      <w:r w:rsidR="00472C2F" w:rsidRPr="00E352EF">
        <w:t>Dataset</w:t>
      </w:r>
      <w:r w:rsidRPr="00E352EF">
        <w:rPr>
          <w:rFonts w:asciiTheme="majorHAnsi" w:hAnsiTheme="majorHAnsi"/>
        </w:rPr>
        <w:t xml:space="preserve"> expression or a string </w:t>
      </w:r>
    </w:p>
    <w:p w14:paraId="39DDF3ED" w14:textId="77777777" w:rsidR="00090FF8" w:rsidRPr="00E352EF" w:rsidRDefault="00090FF8" w:rsidP="00090FF8">
      <w:pPr>
        <w:rPr>
          <w:rFonts w:asciiTheme="majorHAnsi" w:eastAsia="Calibri" w:hAnsiTheme="majorHAnsi" w:cs="Calibri"/>
          <w:i/>
          <w:color w:val="5B9BD5"/>
        </w:rPr>
      </w:pPr>
    </w:p>
    <w:p w14:paraId="12E3A17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1B722CF"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scalar then it must be a </w:t>
      </w:r>
      <w:r w:rsidRPr="00E352EF">
        <w:rPr>
          <w:rFonts w:asciiTheme="majorHAnsi" w:eastAsia="Calibri" w:hAnsiTheme="majorHAnsi" w:cs="Calibri"/>
          <w:b/>
        </w:rPr>
        <w:t>string</w:t>
      </w:r>
      <w:r w:rsidRPr="00E352EF">
        <w:rPr>
          <w:rFonts w:asciiTheme="majorHAnsi" w:eastAsia="Calibri" w:hAnsiTheme="majorHAnsi" w:cs="Calibri"/>
        </w:rPr>
        <w:t xml:space="preserve"> data type.</w:t>
      </w:r>
    </w:p>
    <w:p w14:paraId="29BF3658"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w:t>
      </w:r>
      <w:r w:rsidR="00472C2F" w:rsidRPr="00E352EF">
        <w:t>Dataset</w:t>
      </w:r>
      <w:r w:rsidRPr="00E352EF">
        <w:rPr>
          <w:rFonts w:asciiTheme="majorHAnsi" w:eastAsia="Calibri" w:hAnsiTheme="majorHAnsi" w:cs="Calibri"/>
        </w:rPr>
        <w:t xml:space="preserve"> then it has at least a measure of </w:t>
      </w:r>
      <w:r w:rsidRPr="00E352EF">
        <w:rPr>
          <w:rFonts w:asciiTheme="majorHAnsi" w:eastAsia="Calibri" w:hAnsiTheme="majorHAnsi" w:cs="Calibri"/>
          <w:b/>
        </w:rPr>
        <w:t>string</w:t>
      </w:r>
      <w:r w:rsidRPr="00E352EF">
        <w:rPr>
          <w:rFonts w:asciiTheme="majorHAnsi" w:eastAsia="Calibri" w:hAnsiTheme="majorHAnsi" w:cs="Calibri"/>
        </w:rPr>
        <w:t xml:space="preserve"> type.</w:t>
      </w:r>
    </w:p>
    <w:p w14:paraId="27948AF6"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they must have at least </w:t>
      </w:r>
      <w:r w:rsidR="00DE5E99" w:rsidRPr="00E352EF">
        <w:rPr>
          <w:rFonts w:asciiTheme="majorHAnsi" w:eastAsia="Calibri" w:hAnsiTheme="majorHAnsi" w:cs="Calibri"/>
        </w:rPr>
        <w:t xml:space="preserve">one </w:t>
      </w:r>
      <w:r w:rsidR="00A82077" w:rsidRPr="00E352EF">
        <w:rPr>
          <w:rFonts w:asciiTheme="majorHAnsi" w:eastAsia="Calibri" w:hAnsiTheme="majorHAnsi" w:cs="Calibri"/>
        </w:rPr>
        <w:t xml:space="preserve">Identifier </w:t>
      </w:r>
      <w:r w:rsidRPr="00E352EF">
        <w:rPr>
          <w:rFonts w:asciiTheme="majorHAnsi" w:eastAsia="Calibri" w:hAnsiTheme="majorHAnsi" w:cs="Calibri"/>
        </w:rPr>
        <w:t>in common (with the same name</w:t>
      </w:r>
      <w:r w:rsidR="00D522BE" w:rsidRPr="00E352EF">
        <w:rPr>
          <w:rFonts w:asciiTheme="majorHAnsi" w:eastAsia="Calibri" w:hAnsiTheme="majorHAnsi" w:cs="Calibri"/>
        </w:rPr>
        <w:t xml:space="preserve"> and</w:t>
      </w:r>
      <w:r w:rsidR="00DE5E99" w:rsidRPr="00E352EF">
        <w:rPr>
          <w:rFonts w:asciiTheme="majorHAnsi" w:eastAsia="Calibri" w:hAnsiTheme="majorHAnsi" w:cs="Calibri"/>
        </w:rPr>
        <w:t xml:space="preserve"> datatyp</w:t>
      </w:r>
      <w:r w:rsidR="00D522BE" w:rsidRPr="00E352EF">
        <w:rPr>
          <w:rFonts w:asciiTheme="majorHAnsi" w:eastAsia="Calibri" w:hAnsiTheme="majorHAnsi" w:cs="Calibri"/>
        </w:rPr>
        <w:t>e</w:t>
      </w:r>
      <w:r w:rsidRPr="00E352EF">
        <w:rPr>
          <w:rFonts w:asciiTheme="majorHAnsi" w:eastAsia="Calibri" w:hAnsiTheme="majorHAnsi" w:cs="Calibri"/>
        </w:rPr>
        <w:t>).</w:t>
      </w:r>
    </w:p>
    <w:p w14:paraId="08A3D3AA"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either they have one or more measures in common, or at least one of them has only a measure. </w:t>
      </w:r>
    </w:p>
    <w:p w14:paraId="0FFBE180" w14:textId="77777777" w:rsidR="00090FF8" w:rsidRPr="00E352EF" w:rsidRDefault="00090FF8" w:rsidP="00090FF8">
      <w:pPr>
        <w:rPr>
          <w:rFonts w:asciiTheme="majorHAnsi" w:eastAsia="Calibri" w:hAnsiTheme="majorHAnsi" w:cs="Calibri"/>
          <w:i/>
          <w:color w:val="5B9BD5"/>
        </w:rPr>
      </w:pPr>
    </w:p>
    <w:p w14:paraId="4D069C9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1B1B2A2" w14:textId="77777777" w:rsidR="005A2227" w:rsidRPr="00E352EF" w:rsidRDefault="0097053A" w:rsidP="00090FF8">
      <w:pPr>
        <w:rPr>
          <w:rFonts w:asciiTheme="majorHAnsi" w:hAnsiTheme="majorHAnsi"/>
        </w:rPr>
      </w:pPr>
      <w:r w:rsidRPr="00E352EF">
        <w:rPr>
          <w:rFonts w:asciiTheme="majorHAnsi" w:hAnsiTheme="majorHAnsi"/>
        </w:rPr>
        <w:t>The operator returns:</w:t>
      </w:r>
    </w:p>
    <w:p w14:paraId="691EB4A9" w14:textId="77777777" w:rsidR="005A2227" w:rsidRPr="00E352EF" w:rsidRDefault="0097053A" w:rsidP="00090FF8">
      <w:pPr>
        <w:rPr>
          <w:rFonts w:asciiTheme="majorHAnsi" w:hAnsiTheme="majorHAnsi"/>
        </w:rPr>
      </w:pPr>
      <w:r w:rsidRPr="00E352EF">
        <w:rPr>
          <w:rFonts w:asciiTheme="majorHAnsi" w:hAnsiTheme="majorHAnsi"/>
        </w:rPr>
        <w:t xml:space="preserve">If both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are scalar values then the || operator returns a scalar string value, the concatenation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w:t>
      </w:r>
    </w:p>
    <w:p w14:paraId="5A059FFE" w14:textId="77777777" w:rsidR="005A2227" w:rsidRPr="00E352EF" w:rsidRDefault="0097053A" w:rsidP="00090FF8">
      <w:pPr>
        <w:rPr>
          <w:rFonts w:asciiTheme="majorHAnsi" w:hAnsiTheme="majorHAnsi"/>
        </w:rPr>
      </w:pPr>
      <w:r w:rsidRPr="00E352EF">
        <w:rPr>
          <w:rFonts w:asciiTheme="majorHAnsi" w:hAnsiTheme="majorHAnsi"/>
        </w:rPr>
        <w:t xml:space="preserve">If either </w:t>
      </w:r>
      <w:r w:rsidRPr="00E352EF">
        <w:rPr>
          <w:rFonts w:asciiTheme="majorHAnsi" w:hAnsiTheme="majorHAnsi"/>
          <w:i/>
        </w:rPr>
        <w:t>ds_1</w:t>
      </w:r>
      <w:r w:rsidRPr="00E352EF">
        <w:rPr>
          <w:rFonts w:asciiTheme="majorHAnsi" w:hAnsiTheme="majorHAnsi"/>
        </w:rPr>
        <w:t xml:space="preserve"> or </w:t>
      </w:r>
      <w:r w:rsidRPr="00E352EF">
        <w:rPr>
          <w:rFonts w:asciiTheme="majorHAnsi" w:hAnsiTheme="majorHAnsi"/>
          <w:i/>
        </w:rPr>
        <w:t>ds_2</w:t>
      </w:r>
      <w:r w:rsidRPr="00E352EF">
        <w:rPr>
          <w:rFonts w:asciiTheme="majorHAnsi" w:hAnsiTheme="majorHAnsi"/>
        </w:rPr>
        <w:t xml:space="preserve"> is a </w:t>
      </w:r>
      <w:r w:rsidR="00472C2F" w:rsidRPr="00E352EF">
        <w:t>Dataset</w:t>
      </w:r>
      <w:r w:rsidRPr="00E352EF">
        <w:rPr>
          <w:rFonts w:asciiTheme="majorHAnsi" w:hAnsiTheme="majorHAnsi"/>
        </w:rPr>
        <w:t xml:space="preserve"> then the || operator returns a Dataset having the following components: </w:t>
      </w:r>
    </w:p>
    <w:p w14:paraId="24D7C2FE"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The </w:t>
      </w:r>
      <w:r w:rsidR="001E4C0B" w:rsidRPr="00E352EF">
        <w:rPr>
          <w:rFonts w:asciiTheme="majorHAnsi" w:eastAsia="Calibri" w:hAnsiTheme="majorHAnsi" w:cs="Calibri"/>
        </w:rPr>
        <w:t xml:space="preserve">superset of the </w:t>
      </w:r>
      <w:r w:rsidR="00A82077" w:rsidRPr="00E352EF">
        <w:rPr>
          <w:rFonts w:asciiTheme="majorHAnsi" w:eastAsia="Calibri" w:hAnsiTheme="majorHAnsi" w:cs="Calibri"/>
        </w:rPr>
        <w:t>I</w:t>
      </w:r>
      <w:r w:rsidR="006008BE" w:rsidRPr="00E352EF">
        <w:rPr>
          <w:rFonts w:asciiTheme="majorHAnsi" w:eastAsia="Calibri" w:hAnsiTheme="majorHAnsi" w:cs="Calibri"/>
        </w:rPr>
        <w:t xml:space="preserve">dentifier </w:t>
      </w:r>
      <w:r w:rsidR="00A82077" w:rsidRPr="00E352EF">
        <w:rPr>
          <w:rFonts w:asciiTheme="majorHAnsi" w:eastAsia="Calibri" w:hAnsiTheme="majorHAnsi" w:cs="Calibri"/>
        </w:rPr>
        <w:t>C</w:t>
      </w:r>
      <w:r w:rsidR="006008BE" w:rsidRPr="00E352EF">
        <w:rPr>
          <w:rFonts w:asciiTheme="majorHAnsi" w:eastAsia="Calibri" w:hAnsiTheme="majorHAnsi" w:cs="Calibri"/>
        </w:rPr>
        <w:t xml:space="preserve">omponents </w:t>
      </w:r>
      <w:r w:rsidR="001E4C0B" w:rsidRPr="00E352EF">
        <w:rPr>
          <w:rFonts w:asciiTheme="majorHAnsi" w:eastAsia="Calibri" w:hAnsiTheme="majorHAnsi" w:cs="Calibri"/>
        </w:rPr>
        <w:t>of</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p>
    <w:p w14:paraId="04605D73"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have one or more string measures in common (i.e., with the same name) then the resulting </w:t>
      </w:r>
      <w:r w:rsidR="00472C2F" w:rsidRPr="00E352EF">
        <w:t>Dataset</w:t>
      </w:r>
      <w:r w:rsidRPr="00E352EF">
        <w:rPr>
          <w:rFonts w:asciiTheme="majorHAnsi" w:eastAsia="Calibri" w:hAnsiTheme="majorHAnsi" w:cs="Calibri"/>
        </w:rPr>
        <w:t xml:space="preserve"> has these common string measures, with the same name, containing the concatenation of the respective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Otherwise, 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do not have any measures in common and have only one measure then the resulting </w:t>
      </w:r>
      <w:r w:rsidR="00472C2F" w:rsidRPr="00E352EF">
        <w:t>Dataset</w:t>
      </w:r>
      <w:r w:rsidRPr="00E352EF">
        <w:rPr>
          <w:rFonts w:asciiTheme="majorHAnsi" w:eastAsia="Calibri" w:hAnsiTheme="majorHAnsi" w:cs="Calibri"/>
        </w:rPr>
        <w:t xml:space="preserve"> contains a measure named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that contains the concatenation of the single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w:t>
      </w:r>
    </w:p>
    <w:p w14:paraId="7FEDA9B7" w14:textId="77777777" w:rsidR="005A2227" w:rsidRPr="00E352EF" w:rsidRDefault="0097053A" w:rsidP="00090FF8">
      <w:pPr>
        <w:rPr>
          <w:rFonts w:asciiTheme="majorHAnsi" w:hAnsiTheme="majorHAnsi"/>
        </w:rPr>
      </w:pPr>
      <w:r w:rsidRPr="00E352EF">
        <w:rPr>
          <w:rFonts w:asciiTheme="majorHAnsi" w:hAnsiTheme="majorHAnsi"/>
        </w:rPr>
        <w:t xml:space="preserve">The resulting </w:t>
      </w:r>
      <w:r w:rsidR="00472C2F" w:rsidRPr="00E352EF">
        <w:t>Dataset</w:t>
      </w:r>
      <w:r w:rsidRPr="00E352EF">
        <w:rPr>
          <w:rFonts w:asciiTheme="majorHAnsi" w:hAnsiTheme="majorHAnsi"/>
        </w:rPr>
        <w:t xml:space="preserve"> contains a data point for each pair of data points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that have the same key (the same values of the </w:t>
      </w:r>
      <w:r w:rsidR="00A82077" w:rsidRPr="00E352EF">
        <w:rPr>
          <w:rFonts w:asciiTheme="majorHAnsi" w:hAnsiTheme="majorHAnsi"/>
        </w:rPr>
        <w:t>I</w:t>
      </w:r>
      <w:r w:rsidR="006008BE" w:rsidRPr="00E352EF">
        <w:rPr>
          <w:rFonts w:asciiTheme="majorHAnsi" w:hAnsiTheme="majorHAnsi"/>
        </w:rPr>
        <w:t xml:space="preserve">dentifier </w:t>
      </w:r>
      <w:r w:rsidR="00A82077" w:rsidRPr="00E352EF">
        <w:rPr>
          <w:rFonts w:asciiTheme="majorHAnsi" w:hAnsiTheme="majorHAnsi"/>
        </w:rPr>
        <w:t>C</w:t>
      </w:r>
      <w:r w:rsidR="006008BE" w:rsidRPr="00E352EF">
        <w:rPr>
          <w:rFonts w:asciiTheme="majorHAnsi" w:hAnsiTheme="majorHAnsi"/>
        </w:rPr>
        <w:t>omponents</w:t>
      </w:r>
      <w:r w:rsidRPr="00E352EF">
        <w:rPr>
          <w:rFonts w:asciiTheme="majorHAnsi" w:hAnsiTheme="majorHAnsi"/>
        </w:rPr>
        <w:t xml:space="preserve">). </w:t>
      </w:r>
    </w:p>
    <w:p w14:paraId="5B94C05F" w14:textId="77777777" w:rsidR="005A2227" w:rsidRPr="00E352EF" w:rsidRDefault="005A2227" w:rsidP="00090FF8">
      <w:pPr>
        <w:rPr>
          <w:rFonts w:asciiTheme="majorHAnsi" w:hAnsiTheme="majorHAnsi"/>
        </w:rPr>
      </w:pPr>
    </w:p>
    <w:p w14:paraId="74A4F61E"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782D588" w14:textId="77777777" w:rsidR="005A2227" w:rsidRPr="00E352EF" w:rsidRDefault="00F748C2" w:rsidP="00090FF8">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7146AD54" w14:textId="77777777" w:rsidR="005A2227" w:rsidRPr="00E352EF" w:rsidRDefault="0097053A" w:rsidP="00090FF8">
      <w:pPr>
        <w:rPr>
          <w:rFonts w:asciiTheme="majorHAnsi" w:hAnsiTheme="majorHAnsi"/>
        </w:rPr>
      </w:pPr>
      <w:r w:rsidRPr="00E352EF">
        <w:rPr>
          <w:rFonts w:asciiTheme="majorHAnsi" w:eastAsia="Calibri" w:hAnsiTheme="majorHAnsi" w:cs="Calibri"/>
        </w:rPr>
        <w:t>A := "Hello"</w:t>
      </w:r>
      <w:r w:rsidRPr="00E352EF">
        <w:rPr>
          <w:rFonts w:asciiTheme="majorHAnsi" w:eastAsia="Calibri" w:hAnsiTheme="majorHAnsi" w:cs="Calibri"/>
          <w:b/>
        </w:rPr>
        <w:t xml:space="preserve"> </w:t>
      </w:r>
      <w:r w:rsidRPr="00E352EF">
        <w:rPr>
          <w:rFonts w:asciiTheme="majorHAnsi" w:eastAsia="Calibri" w:hAnsiTheme="majorHAnsi" w:cs="Calibri"/>
        </w:rPr>
        <w:t xml:space="preserve">|| ", world! "  </w:t>
      </w:r>
      <w:r w:rsidR="00C37921" w:rsidRPr="00E352EF">
        <w:rPr>
          <w:rFonts w:asciiTheme="majorHAnsi" w:eastAsia="Calibri" w:hAnsiTheme="majorHAnsi" w:cs="Calibri"/>
        </w:rPr>
        <w:tab/>
      </w:r>
      <w:r w:rsidR="00C37921" w:rsidRPr="00E352EF">
        <w:rPr>
          <w:rFonts w:asciiTheme="majorHAnsi" w:eastAsia="Calibri" w:hAnsiTheme="majorHAnsi" w:cs="Calibri"/>
        </w:rPr>
        <w:tab/>
      </w:r>
      <w:r w:rsidR="00C37921" w:rsidRPr="00E352EF">
        <w:rPr>
          <w:rFonts w:asciiTheme="majorHAnsi" w:eastAsia="Calibri" w:hAnsiTheme="majorHAnsi" w:cs="Calibri"/>
        </w:rPr>
        <w:tab/>
      </w:r>
      <w:r w:rsidRPr="00E352EF">
        <w:rPr>
          <w:rFonts w:asciiTheme="majorHAnsi" w:eastAsia="Calibri" w:hAnsiTheme="majorHAnsi" w:cs="Calibri"/>
        </w:rPr>
        <w:t>C = "Hello, world! "</w:t>
      </w:r>
    </w:p>
    <w:p w14:paraId="3F745126" w14:textId="77777777" w:rsidR="005A2227" w:rsidRPr="00E352EF" w:rsidRDefault="005A2227" w:rsidP="00090FF8">
      <w:pPr>
        <w:rPr>
          <w:rFonts w:asciiTheme="majorHAnsi" w:hAnsiTheme="majorHAnsi"/>
        </w:rPr>
      </w:pPr>
    </w:p>
    <w:p w14:paraId="6C59EC5A" w14:textId="77777777" w:rsidR="005A2227" w:rsidRPr="00576524" w:rsidRDefault="00F748C2" w:rsidP="00090FF8">
      <w:pPr>
        <w:rPr>
          <w:rFonts w:asciiTheme="majorHAnsi" w:hAnsiTheme="majorHAnsi"/>
        </w:rPr>
      </w:pPr>
      <w:r w:rsidRPr="00576524">
        <w:rPr>
          <w:rFonts w:asciiTheme="majorHAnsi" w:hAnsiTheme="majorHAnsi"/>
        </w:rPr>
        <w:t>O</w:t>
      </w:r>
      <w:r w:rsidR="0097053A" w:rsidRPr="00576524">
        <w:rPr>
          <w:rFonts w:asciiTheme="majorHAnsi" w:hAnsiTheme="majorHAnsi"/>
        </w:rPr>
        <w:t xml:space="preserve">n </w:t>
      </w:r>
      <w:r w:rsidR="00472C2F" w:rsidRPr="00576524">
        <w:t>Dataset</w:t>
      </w:r>
    </w:p>
    <w:p w14:paraId="50CD38D2" w14:textId="77777777" w:rsidR="005A2227" w:rsidRPr="00576524" w:rsidRDefault="0097053A" w:rsidP="00090FF8">
      <w:pPr>
        <w:rPr>
          <w:rFonts w:asciiTheme="majorHAnsi" w:hAnsiTheme="majorHAnsi"/>
        </w:rPr>
      </w:pPr>
      <w:r w:rsidRPr="00576524">
        <w:rPr>
          <w:rFonts w:asciiTheme="majorHAnsi" w:eastAsia="Calibri" w:hAnsiTheme="majorHAnsi" w:cs="Calibri"/>
        </w:rPr>
        <w:t>ds_r := ds_1 || ds_2</w:t>
      </w:r>
    </w:p>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4D515D4F"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09C181" w14:textId="77777777" w:rsidR="005A2227" w:rsidRPr="00E352EF" w:rsidRDefault="0097053A">
            <w:r w:rsidRPr="00E352EF">
              <w:rPr>
                <w:rFonts w:ascii="Calibri" w:eastAsia="Calibri" w:hAnsi="Calibri" w:cs="Calibri"/>
              </w:rPr>
              <w:t>ds_1</w:t>
            </w:r>
          </w:p>
        </w:tc>
      </w:tr>
      <w:tr w:rsidR="005A2227" w:rsidRPr="00E352EF" w14:paraId="41E6DCC5"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758BD2"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81D540"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DEC98D" w14:textId="77777777" w:rsidR="005A2227" w:rsidRPr="00E352EF" w:rsidRDefault="0097053A">
            <w:r w:rsidRPr="00E352EF">
              <w:rPr>
                <w:rFonts w:ascii="Calibri" w:eastAsia="Calibri" w:hAnsi="Calibri" w:cs="Calibri"/>
                <w:b/>
              </w:rPr>
              <w:t>M1</w:t>
            </w:r>
          </w:p>
        </w:tc>
      </w:tr>
      <w:tr w:rsidR="005A2227" w:rsidRPr="00E352EF" w14:paraId="37058CF7"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05465"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296F0"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52C69" w14:textId="77777777" w:rsidR="005A2227" w:rsidRPr="00E352EF" w:rsidRDefault="0097053A">
            <w:r w:rsidRPr="00E352EF">
              <w:rPr>
                <w:rFonts w:ascii="Calibri" w:eastAsia="Calibri" w:hAnsi="Calibri" w:cs="Calibri"/>
              </w:rPr>
              <w:t>"hello"</w:t>
            </w:r>
          </w:p>
        </w:tc>
      </w:tr>
      <w:tr w:rsidR="005A2227" w:rsidRPr="00E352EF" w14:paraId="6B0A4373"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DAAE2"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18110"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0F817" w14:textId="77777777" w:rsidR="005A2227" w:rsidRPr="00E352EF" w:rsidRDefault="0097053A">
            <w:r w:rsidRPr="00E352EF">
              <w:rPr>
                <w:rFonts w:ascii="Calibri" w:eastAsia="Calibri" w:hAnsi="Calibri" w:cs="Calibri"/>
              </w:rPr>
              <w:t>"hi"</w:t>
            </w:r>
          </w:p>
        </w:tc>
      </w:tr>
    </w:tbl>
    <w:p w14:paraId="03CA7C5B" w14:textId="77777777" w:rsidR="005A2227" w:rsidRPr="00E352EF" w:rsidRDefault="005A2227"/>
    <w:p w14:paraId="0A115FFE" w14:textId="77777777" w:rsidR="005A2227" w:rsidRPr="00E352EF" w:rsidRDefault="005A2227"/>
    <w:p w14:paraId="579C37D6" w14:textId="77777777" w:rsidR="005A2227" w:rsidRPr="00E352EF" w:rsidRDefault="005A2227"/>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50478962"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16FF29" w14:textId="77777777" w:rsidR="005A2227" w:rsidRPr="00E352EF" w:rsidRDefault="0097053A">
            <w:r w:rsidRPr="00E352EF">
              <w:rPr>
                <w:rFonts w:ascii="Calibri" w:eastAsia="Calibri" w:hAnsi="Calibri" w:cs="Calibri"/>
              </w:rPr>
              <w:t>ds_2</w:t>
            </w:r>
          </w:p>
        </w:tc>
      </w:tr>
      <w:tr w:rsidR="005A2227" w:rsidRPr="00E352EF" w14:paraId="48309242"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E44FF"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E705"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00725F" w14:textId="77777777" w:rsidR="005A2227" w:rsidRPr="00E352EF" w:rsidRDefault="0097053A">
            <w:r w:rsidRPr="00E352EF">
              <w:rPr>
                <w:rFonts w:ascii="Calibri" w:eastAsia="Calibri" w:hAnsi="Calibri" w:cs="Calibri"/>
                <w:b/>
              </w:rPr>
              <w:t>M1</w:t>
            </w:r>
          </w:p>
        </w:tc>
      </w:tr>
      <w:tr w:rsidR="005A2227" w:rsidRPr="00E352EF" w14:paraId="6BFA5F5D"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CF76"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EA168"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2EDD2" w14:textId="77777777" w:rsidR="005A2227" w:rsidRPr="00E352EF" w:rsidRDefault="0097053A">
            <w:r w:rsidRPr="00E352EF">
              <w:rPr>
                <w:rFonts w:ascii="Calibri" w:eastAsia="Calibri" w:hAnsi="Calibri" w:cs="Calibri"/>
              </w:rPr>
              <w:t>"world"</w:t>
            </w:r>
          </w:p>
        </w:tc>
      </w:tr>
      <w:tr w:rsidR="005A2227" w:rsidRPr="00E352EF" w14:paraId="7325408A"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956F6"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A1606"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BCB5B" w14:textId="77777777" w:rsidR="005A2227" w:rsidRPr="00E352EF" w:rsidRDefault="0097053A">
            <w:r w:rsidRPr="00E352EF">
              <w:rPr>
                <w:rFonts w:ascii="Calibri" w:eastAsia="Calibri" w:hAnsi="Calibri" w:cs="Calibri"/>
              </w:rPr>
              <w:t>"there"</w:t>
            </w:r>
          </w:p>
        </w:tc>
      </w:tr>
    </w:tbl>
    <w:p w14:paraId="7729F035" w14:textId="77777777" w:rsidR="005A2227" w:rsidRPr="00E352EF" w:rsidRDefault="005A2227"/>
    <w:p w14:paraId="1EF107AF" w14:textId="77777777" w:rsidR="005A2227" w:rsidRPr="00E352EF" w:rsidRDefault="005A2227"/>
    <w:tbl>
      <w:tblPr>
        <w:tblW w:w="434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67"/>
        <w:gridCol w:w="1166"/>
        <w:gridCol w:w="2016"/>
      </w:tblGrid>
      <w:tr w:rsidR="005A2227" w:rsidRPr="00E352EF" w14:paraId="378AC838" w14:textId="77777777">
        <w:tc>
          <w:tcPr>
            <w:tcW w:w="116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C083BE" w14:textId="77777777" w:rsidR="005A2227" w:rsidRPr="00E352EF" w:rsidRDefault="0097053A">
            <w:r w:rsidRPr="00E352EF">
              <w:rPr>
                <w:rFonts w:ascii="Calibri" w:eastAsia="Calibri" w:hAnsi="Calibri" w:cs="Calibri"/>
              </w:rPr>
              <w:t>ds_r</w:t>
            </w:r>
          </w:p>
        </w:tc>
      </w:tr>
      <w:tr w:rsidR="005A2227" w:rsidRPr="00E352EF" w14:paraId="1EDB6A72" w14:textId="77777777">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2FEF06" w14:textId="77777777" w:rsidR="005A2227" w:rsidRPr="00E352EF" w:rsidRDefault="0097053A">
            <w:r w:rsidRPr="00E352EF">
              <w:rPr>
                <w:rFonts w:ascii="Calibri" w:eastAsia="Calibri" w:hAnsi="Calibri" w:cs="Calibri"/>
                <w:b/>
              </w:rPr>
              <w:t>K1</w:t>
            </w:r>
          </w:p>
        </w:tc>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F19B7C" w14:textId="77777777" w:rsidR="005A2227" w:rsidRPr="00E352EF" w:rsidRDefault="0097053A">
            <w:r w:rsidRPr="00E352EF">
              <w:rPr>
                <w:rFonts w:ascii="Calibri" w:eastAsia="Calibri" w:hAnsi="Calibri" w:cs="Calibri"/>
                <w:b/>
              </w:rPr>
              <w:t>K2</w:t>
            </w:r>
          </w:p>
        </w:tc>
        <w:tc>
          <w:tcPr>
            <w:tcW w:w="201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E6C9E0" w14:textId="77777777" w:rsidR="005A2227" w:rsidRPr="00E352EF" w:rsidRDefault="0097053A">
            <w:r w:rsidRPr="00E352EF">
              <w:rPr>
                <w:rFonts w:ascii="Calibri" w:eastAsia="Calibri" w:hAnsi="Calibri" w:cs="Calibri"/>
                <w:b/>
              </w:rPr>
              <w:t>M1</w:t>
            </w:r>
          </w:p>
        </w:tc>
      </w:tr>
      <w:tr w:rsidR="005A2227" w:rsidRPr="00E352EF" w14:paraId="67A0452F"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F699C" w14:textId="77777777" w:rsidR="005A2227" w:rsidRPr="00E352EF" w:rsidRDefault="0097053A">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3697A" w14:textId="77777777" w:rsidR="005A2227" w:rsidRPr="00E352EF" w:rsidRDefault="0097053A">
            <w:r w:rsidRPr="00E352EF">
              <w:rPr>
                <w:rFonts w:ascii="Calibri" w:eastAsia="Calibri" w:hAnsi="Calibri" w:cs="Calibri"/>
              </w:rPr>
              <w:t>A</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2450F" w14:textId="77777777" w:rsidR="005A2227" w:rsidRPr="00E352EF" w:rsidRDefault="0097053A">
            <w:r w:rsidRPr="00E352EF">
              <w:rPr>
                <w:rFonts w:ascii="Calibri" w:eastAsia="Calibri" w:hAnsi="Calibri" w:cs="Calibri"/>
              </w:rPr>
              <w:t>"helloworld"</w:t>
            </w:r>
          </w:p>
        </w:tc>
      </w:tr>
      <w:tr w:rsidR="005A2227" w:rsidRPr="00E352EF" w14:paraId="5B8140FC"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B1C48" w14:textId="77777777" w:rsidR="005A2227" w:rsidRPr="00E352EF" w:rsidRDefault="0097053A">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8A178" w14:textId="77777777" w:rsidR="005A2227" w:rsidRPr="00E352EF" w:rsidRDefault="0097053A">
            <w:r w:rsidRPr="00E352EF">
              <w:rPr>
                <w:rFonts w:ascii="Calibri" w:eastAsia="Calibri" w:hAnsi="Calibri" w:cs="Calibri"/>
              </w:rPr>
              <w:t>B</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2B9F" w14:textId="77777777" w:rsidR="005A2227" w:rsidRPr="00E352EF" w:rsidRDefault="0097053A">
            <w:r w:rsidRPr="00E352EF">
              <w:rPr>
                <w:rFonts w:ascii="Calibri" w:eastAsia="Calibri" w:hAnsi="Calibri" w:cs="Calibri"/>
              </w:rPr>
              <w:t>"hithere"</w:t>
            </w:r>
          </w:p>
        </w:tc>
      </w:tr>
    </w:tbl>
    <w:p w14:paraId="08A6F5AB" w14:textId="77777777" w:rsidR="005A2227" w:rsidRPr="00E352EF" w:rsidRDefault="005A2227"/>
    <w:p w14:paraId="082B46BD" w14:textId="77777777" w:rsidR="005A2227" w:rsidRPr="00E352EF" w:rsidRDefault="0097053A" w:rsidP="00EB1629">
      <w:pPr>
        <w:pStyle w:val="Stile3"/>
        <w:rPr>
          <w:lang w:val="en-GB"/>
        </w:rPr>
      </w:pPr>
      <w:bookmarkStart w:id="314" w:name="_Toc462659626"/>
      <w:bookmarkStart w:id="315" w:name="_Toc463805734"/>
      <w:bookmarkStart w:id="316" w:name="_Toc464487911"/>
      <w:r w:rsidRPr="00E352EF">
        <w:rPr>
          <w:lang w:val="en-GB"/>
        </w:rPr>
        <w:t>trim /rtrim</w:t>
      </w:r>
      <w:bookmarkEnd w:id="314"/>
      <w:r w:rsidRPr="00E352EF">
        <w:rPr>
          <w:lang w:val="en-GB"/>
        </w:rPr>
        <w:t>/ltrim</w:t>
      </w:r>
      <w:bookmarkEnd w:id="315"/>
      <w:bookmarkEnd w:id="316"/>
    </w:p>
    <w:p w14:paraId="7F457B2D"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793683B"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trim</w:t>
      </w:r>
      <w:r w:rsidRPr="00E352EF">
        <w:rPr>
          <w:rFonts w:ascii="Cambria" w:eastAsia="Calibri" w:hAnsi="Cambria" w:cs="Calibri"/>
        </w:rPr>
        <w:t xml:space="preserve"> /</w:t>
      </w:r>
      <w:r w:rsidRPr="00E352EF">
        <w:rPr>
          <w:rFonts w:ascii="Cambria" w:eastAsia="Calibri" w:hAnsi="Cambria" w:cs="Calibri"/>
          <w:b/>
        </w:rPr>
        <w:t>rtrim</w:t>
      </w:r>
      <w:r w:rsidRPr="00E352EF">
        <w:rPr>
          <w:rFonts w:ascii="Cambria" w:eastAsia="Calibri" w:hAnsi="Cambria" w:cs="Calibri"/>
        </w:rPr>
        <w:t>/</w:t>
      </w:r>
      <w:r w:rsidRPr="00E352EF">
        <w:rPr>
          <w:rFonts w:ascii="Cambria" w:eastAsia="Calibri" w:hAnsi="Cambria" w:cs="Calibri"/>
          <w:b/>
        </w:rPr>
        <w:t>ltrim</w:t>
      </w:r>
      <w:r w:rsidRPr="00E352EF">
        <w:rPr>
          <w:rFonts w:ascii="Cambria" w:eastAsia="Calibri" w:hAnsi="Cambria" w:cs="Calibri"/>
        </w:rPr>
        <w:t xml:space="preserve"> </w:t>
      </w:r>
      <w:r w:rsidR="006008BE" w:rsidRPr="00E352EF">
        <w:rPr>
          <w:rFonts w:ascii="Cambria" w:eastAsia="Calibri" w:hAnsi="Cambria" w:cs="Calibri"/>
        </w:rPr>
        <w:t xml:space="preserve">operators </w:t>
      </w:r>
      <w:r w:rsidRPr="00E352EF">
        <w:rPr>
          <w:rFonts w:ascii="Cambria" w:eastAsia="Calibri" w:hAnsi="Cambria" w:cs="Calibri"/>
        </w:rPr>
        <w:t>eliminate trailing or/and leading whitespace from a string.</w:t>
      </w:r>
    </w:p>
    <w:p w14:paraId="5D127513" w14:textId="77777777" w:rsidR="00090FF8" w:rsidRPr="00E352EF" w:rsidRDefault="00090FF8" w:rsidP="00090FF8">
      <w:pPr>
        <w:rPr>
          <w:rFonts w:ascii="Cambria" w:eastAsia="Calibri" w:hAnsi="Cambria" w:cs="Calibri"/>
          <w:i/>
          <w:color w:val="5B9BD5"/>
        </w:rPr>
      </w:pPr>
    </w:p>
    <w:p w14:paraId="28224B58" w14:textId="77777777" w:rsidR="005A2227" w:rsidRPr="009830C1" w:rsidRDefault="0097053A" w:rsidP="006E1BB1">
      <w:pPr>
        <w:rPr>
          <w:rFonts w:ascii="Cambria" w:eastAsia="Calibri" w:hAnsi="Cambria" w:cs="Calibri"/>
          <w:i/>
          <w:color w:val="5B9BD5"/>
          <w:lang w:val="fr-FR"/>
        </w:rPr>
      </w:pPr>
      <w:r w:rsidRPr="009830C1">
        <w:rPr>
          <w:rFonts w:ascii="Cambria" w:eastAsia="Calibri" w:hAnsi="Cambria" w:cs="Calibri"/>
          <w:i/>
          <w:color w:val="5B9BD5"/>
          <w:lang w:val="fr-FR"/>
        </w:rPr>
        <w:t>Syntax</w:t>
      </w:r>
    </w:p>
    <w:p w14:paraId="46B148F5" w14:textId="77777777" w:rsidR="005A2227" w:rsidRPr="009830C1" w:rsidRDefault="0097053A" w:rsidP="00090FF8">
      <w:pPr>
        <w:rPr>
          <w:rFonts w:ascii="Cambria" w:hAnsi="Cambria"/>
          <w:lang w:val="fr-FR"/>
        </w:rPr>
      </w:pPr>
      <w:r w:rsidRPr="009830C1">
        <w:rPr>
          <w:rFonts w:ascii="Cambria" w:eastAsia="Calibri" w:hAnsi="Cambria" w:cs="Calibri"/>
          <w:lang w:val="fr-FR"/>
        </w:rPr>
        <w:t>[</w:t>
      </w:r>
      <w:r w:rsidRPr="009830C1">
        <w:rPr>
          <w:rFonts w:ascii="Cambria" w:eastAsia="Calibri" w:hAnsi="Cambria" w:cs="Calibri"/>
          <w:b/>
          <w:lang w:val="fr-FR"/>
        </w:rPr>
        <w:t>trim</w:t>
      </w:r>
      <w:r w:rsidRPr="009830C1">
        <w:rPr>
          <w:rFonts w:ascii="Cambria" w:eastAsia="Calibri" w:hAnsi="Cambria" w:cs="Calibri"/>
          <w:lang w:val="fr-FR"/>
        </w:rPr>
        <w:t xml:space="preserve"> |</w:t>
      </w:r>
      <w:r w:rsidRPr="009830C1">
        <w:rPr>
          <w:rFonts w:ascii="Cambria" w:eastAsia="Calibri" w:hAnsi="Cambria" w:cs="Calibri"/>
          <w:b/>
          <w:lang w:val="fr-FR"/>
        </w:rPr>
        <w:t xml:space="preserve"> rtrim </w:t>
      </w:r>
      <w:r w:rsidRPr="009830C1">
        <w:rPr>
          <w:rFonts w:ascii="Cambria" w:eastAsia="Calibri" w:hAnsi="Cambria" w:cs="Calibri"/>
          <w:lang w:val="fr-FR"/>
        </w:rPr>
        <w:t xml:space="preserve">| </w:t>
      </w:r>
      <w:r w:rsidRPr="009830C1">
        <w:rPr>
          <w:rFonts w:ascii="Cambria" w:eastAsia="Calibri" w:hAnsi="Cambria" w:cs="Calibri"/>
          <w:b/>
          <w:lang w:val="fr-FR"/>
        </w:rPr>
        <w:t>ltrim</w:t>
      </w:r>
      <w:r w:rsidRPr="009830C1">
        <w:rPr>
          <w:rFonts w:ascii="Cambria" w:eastAsia="Calibri" w:hAnsi="Cambria" w:cs="Calibri"/>
          <w:lang w:val="fr-FR"/>
        </w:rPr>
        <w:t>]</w:t>
      </w:r>
      <w:r w:rsidRPr="009830C1">
        <w:rPr>
          <w:rFonts w:ascii="Cambria" w:eastAsia="Calibri" w:hAnsi="Cambria" w:cs="Calibri"/>
          <w:b/>
          <w:lang w:val="fr-FR"/>
        </w:rPr>
        <w:t xml:space="preserve"> (</w:t>
      </w:r>
      <w:r w:rsidRPr="009830C1">
        <w:rPr>
          <w:rFonts w:ascii="Cambria" w:eastAsia="Calibri" w:hAnsi="Cambria" w:cs="Calibri"/>
          <w:lang w:val="fr-FR"/>
        </w:rPr>
        <w:t xml:space="preserve"> ds </w:t>
      </w:r>
      <w:r w:rsidRPr="009830C1">
        <w:rPr>
          <w:rFonts w:ascii="Cambria" w:eastAsia="Calibri" w:hAnsi="Cambria" w:cs="Calibri"/>
          <w:b/>
          <w:lang w:val="fr-FR"/>
        </w:rPr>
        <w:t>)</w:t>
      </w:r>
      <w:r w:rsidRPr="009830C1">
        <w:rPr>
          <w:rFonts w:ascii="Cambria" w:eastAsia="Calibri" w:hAnsi="Cambria" w:cs="Calibri"/>
          <w:lang w:val="fr-FR"/>
        </w:rPr>
        <w:t xml:space="preserve"> </w:t>
      </w:r>
    </w:p>
    <w:p w14:paraId="1A48BE9D" w14:textId="77777777" w:rsidR="00090FF8" w:rsidRPr="009830C1" w:rsidRDefault="00090FF8" w:rsidP="00090FF8">
      <w:pPr>
        <w:rPr>
          <w:rFonts w:ascii="Cambria" w:eastAsia="Calibri" w:hAnsi="Cambria" w:cs="Calibri"/>
          <w:i/>
          <w:color w:val="5B9BD5"/>
          <w:lang w:val="fr-FR"/>
        </w:rPr>
      </w:pPr>
    </w:p>
    <w:p w14:paraId="73C55E2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BB000C"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DB795" w14:textId="77777777" w:rsidR="005A2227" w:rsidRPr="00E352EF" w:rsidRDefault="0097053A" w:rsidP="00090FF8">
      <w:pPr>
        <w:ind w:firstLine="432"/>
        <w:rPr>
          <w:rFonts w:ascii="Cambria" w:eastAsia="Calibri" w:hAnsi="Cambria" w:cs="Calibri"/>
        </w:rPr>
      </w:pPr>
      <w:r w:rsidRPr="00E352EF">
        <w:rPr>
          <w:rFonts w:ascii="Cambria" w:eastAsia="Calibri" w:hAnsi="Cambria" w:cs="Calibri"/>
        </w:rPr>
        <w:t xml:space="preserve">                    {attribute &lt;IDENT&gt; as scalar-type }* | string]</w:t>
      </w:r>
    </w:p>
    <w:p w14:paraId="1D78A646" w14:textId="77777777" w:rsidR="00DC675D" w:rsidRPr="00E352EF" w:rsidRDefault="00DC675D" w:rsidP="00090FF8">
      <w:pPr>
        <w:ind w:firstLine="432"/>
        <w:rPr>
          <w:rFonts w:ascii="Cambria" w:hAnsi="Cambria"/>
        </w:rPr>
      </w:pPr>
    </w:p>
    <w:p w14:paraId="388F886C"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5716B87" w14:textId="77777777" w:rsidR="00090FF8" w:rsidRPr="00E352EF" w:rsidRDefault="00090FF8" w:rsidP="00090FF8">
      <w:pPr>
        <w:rPr>
          <w:rFonts w:ascii="Cambria" w:eastAsia="Calibri" w:hAnsi="Cambria" w:cs="Calibri"/>
          <w:i/>
          <w:color w:val="5B9BD5"/>
        </w:rPr>
      </w:pPr>
    </w:p>
    <w:p w14:paraId="1B370126"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2833BF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string </w:t>
      </w:r>
      <w:r w:rsidRPr="00E352EF">
        <w:rPr>
          <w:rFonts w:ascii="Cambria" w:hAnsi="Cambria"/>
        </w:rPr>
        <w:t>data type.</w:t>
      </w:r>
    </w:p>
    <w:p w14:paraId="645519F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2FD202E8" w14:textId="77777777" w:rsidR="00090FF8" w:rsidRPr="00E352EF" w:rsidRDefault="00090FF8" w:rsidP="00090FF8">
      <w:pPr>
        <w:rPr>
          <w:rFonts w:ascii="Cambria" w:eastAsia="Calibri" w:hAnsi="Cambria" w:cs="Calibri"/>
          <w:i/>
          <w:color w:val="5B9BD5"/>
        </w:rPr>
      </w:pPr>
    </w:p>
    <w:p w14:paraId="26C6408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Returns </w:t>
      </w:r>
    </w:p>
    <w:p w14:paraId="1EA5F7AC"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representing the input string without </w:t>
      </w:r>
      <w:r w:rsidRPr="00E352EF">
        <w:rPr>
          <w:rFonts w:ascii="Cambria" w:eastAsia="Calibri" w:hAnsi="Cambria" w:cs="Calibri"/>
        </w:rPr>
        <w:t>trailing or/and leading whitespace</w:t>
      </w:r>
      <w:r w:rsidRPr="00E352EF">
        <w:rPr>
          <w:rFonts w:ascii="Cambria" w:hAnsi="Cambria"/>
        </w:rPr>
        <w:t>.</w:t>
      </w:r>
    </w:p>
    <w:p w14:paraId="601B54A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hAnsi="Cambria"/>
        </w:rPr>
        <w:t xml:space="preserve">Identifier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w:t>
      </w:r>
      <w:r w:rsidR="00D522BE" w:rsidRPr="00E352EF">
        <w:rPr>
          <w:rFonts w:ascii="Cambria" w:hAnsi="Cambria"/>
        </w:rPr>
        <w:t xml:space="preserve"> </w:t>
      </w:r>
      <w:r w:rsidR="006008BE" w:rsidRPr="00E352EF">
        <w:rPr>
          <w:rFonts w:ascii="Cambria" w:hAnsi="Cambria"/>
        </w:rPr>
        <w:t xml:space="preserve">as </w:t>
      </w:r>
      <w:r w:rsidRPr="00E352EF">
        <w:rPr>
          <w:rFonts w:ascii="Cambria" w:hAnsi="Cambria"/>
        </w:rPr>
        <w:t xml:space="preserve">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values </w:t>
      </w:r>
      <w:r w:rsidR="006008BE" w:rsidRPr="00E352EF">
        <w:rPr>
          <w:rFonts w:ascii="Cambria" w:eastAsia="Calibri" w:hAnsi="Cambria" w:cs="Calibri"/>
        </w:rPr>
        <w:t xml:space="preserve">take </w:t>
      </w:r>
      <w:r w:rsidRPr="00E352EF">
        <w:rPr>
          <w:rFonts w:ascii="Cambria" w:eastAsia="Calibri" w:hAnsi="Cambria" w:cs="Calibri"/>
        </w:rPr>
        <w:t>the value of the input ones without whitespaces from left and right (trim), or alternatively without the left (ltrim) or right (rtrim) whitespaces.</w:t>
      </w:r>
    </w:p>
    <w:p w14:paraId="138B7C56" w14:textId="77777777" w:rsidR="00090FF8" w:rsidRPr="00E352EF" w:rsidRDefault="00090FF8" w:rsidP="00090FF8">
      <w:pPr>
        <w:rPr>
          <w:rFonts w:ascii="Cambria" w:eastAsia="Calibri" w:hAnsi="Cambria" w:cs="Calibri"/>
          <w:i/>
          <w:color w:val="5B9BD5"/>
        </w:rPr>
      </w:pPr>
    </w:p>
    <w:p w14:paraId="692DB7C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19EFFA2D" w14:textId="77777777" w:rsidR="005A2227" w:rsidRPr="00E352EF" w:rsidRDefault="0097053A" w:rsidP="00090FF8">
      <w:pPr>
        <w:rPr>
          <w:rFonts w:ascii="Cambria" w:hAnsi="Cambria"/>
        </w:rPr>
      </w:pPr>
      <w:r w:rsidRPr="00E352EF">
        <w:rPr>
          <w:rFonts w:ascii="Cambria" w:eastAsia="Calibri" w:hAnsi="Cambria" w:cs="Calibri"/>
        </w:rPr>
        <w:t>The operators trim whitespaces from left and right of it (trim), or alternatively only the left (ltrim) or right (rtrim) whitespaces.</w:t>
      </w:r>
    </w:p>
    <w:p w14:paraId="265D629F" w14:textId="77777777" w:rsidR="00090FF8" w:rsidRPr="00E352EF" w:rsidRDefault="00090FF8" w:rsidP="00090FF8">
      <w:pPr>
        <w:rPr>
          <w:rFonts w:ascii="Cambria" w:eastAsia="Calibri" w:hAnsi="Cambria" w:cs="Calibri"/>
          <w:i/>
          <w:color w:val="5B9BD5"/>
        </w:rPr>
      </w:pPr>
    </w:p>
    <w:p w14:paraId="679D322B"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49A959B" w14:textId="77777777" w:rsidR="005A2227" w:rsidRPr="00E352EF" w:rsidRDefault="0097053A" w:rsidP="00090FF8">
      <w:pPr>
        <w:rPr>
          <w:rFonts w:ascii="Cambria" w:hAnsi="Cambria"/>
        </w:rPr>
      </w:pPr>
      <w:r w:rsidRPr="00E352EF">
        <w:rPr>
          <w:rFonts w:ascii="Cambria" w:hAnsi="Cambria"/>
        </w:rPr>
        <w:t xml:space="preserve"> example on scalar</w:t>
      </w:r>
    </w:p>
    <w:p w14:paraId="096A2A10" w14:textId="77777777" w:rsidR="005A2227" w:rsidRPr="00E352EF" w:rsidRDefault="0097053A" w:rsidP="00090FF8">
      <w:pPr>
        <w:rPr>
          <w:rFonts w:ascii="Cambria" w:hAnsi="Cambria"/>
        </w:rPr>
      </w:pPr>
      <w:r w:rsidRPr="00E352EF">
        <w:rPr>
          <w:rFonts w:ascii="Cambria" w:eastAsia="Calibri" w:hAnsi="Cambria" w:cs="Calibri"/>
        </w:rPr>
        <w:t>If A = "  Hello, world!  ":</w:t>
      </w:r>
    </w:p>
    <w:p w14:paraId="48DC579E" w14:textId="77777777" w:rsidR="005A2227" w:rsidRPr="00E352EF" w:rsidRDefault="0097053A" w:rsidP="00090FF8">
      <w:pPr>
        <w:rPr>
          <w:rFonts w:ascii="Cambria" w:hAnsi="Cambria"/>
        </w:rPr>
      </w:pPr>
      <w:r w:rsidRPr="00E352EF">
        <w:rPr>
          <w:rFonts w:ascii="Cambria" w:eastAsia="Calibri" w:hAnsi="Cambria" w:cs="Calibri"/>
        </w:rPr>
        <w:t xml:space="preserve">B := </w:t>
      </w:r>
      <w:r w:rsidRPr="00E352EF">
        <w:rPr>
          <w:rFonts w:ascii="Cambria" w:eastAsia="Calibri" w:hAnsi="Cambria" w:cs="Calibri"/>
          <w:b/>
        </w:rPr>
        <w:t>trim(</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481A1DE4" w14:textId="77777777" w:rsidR="005A2227" w:rsidRPr="00E352EF" w:rsidRDefault="005A2227" w:rsidP="00090FF8">
      <w:pPr>
        <w:rPr>
          <w:rFonts w:ascii="Cambria" w:hAnsi="Cambria"/>
        </w:rPr>
      </w:pPr>
    </w:p>
    <w:p w14:paraId="2CF99756" w14:textId="77777777" w:rsidR="005A2227" w:rsidRPr="00E352EF" w:rsidRDefault="0097053A" w:rsidP="00090FF8">
      <w:pPr>
        <w:rPr>
          <w:rFonts w:ascii="Cambria" w:hAnsi="Cambria"/>
        </w:rPr>
      </w:pPr>
      <w:bookmarkStart w:id="317" w:name="_Toc462659629"/>
      <w:r w:rsidRPr="00E352EF">
        <w:rPr>
          <w:rFonts w:ascii="Cambria" w:hAnsi="Cambria"/>
        </w:rPr>
        <w:t xml:space="preserve"> example on </w:t>
      </w:r>
      <w:r w:rsidR="00472C2F" w:rsidRPr="00E352EF">
        <w:t>Dataset</w:t>
      </w:r>
    </w:p>
    <w:p w14:paraId="7E2F7A1B" w14:textId="77777777" w:rsidR="005A2227" w:rsidRPr="00E352EF" w:rsidRDefault="0097053A" w:rsidP="00090FF8">
      <w:pPr>
        <w:rPr>
          <w:rFonts w:ascii="Cambria" w:eastAsia="Calibri" w:hAnsi="Cambria" w:cs="Calibri"/>
          <w:b/>
        </w:rPr>
      </w:pPr>
      <w:r w:rsidRPr="00E352EF">
        <w:rPr>
          <w:rFonts w:ascii="Cambria" w:eastAsia="Calibri" w:hAnsi="Cambria" w:cs="Calibri"/>
        </w:rPr>
        <w:t xml:space="preserve">ds_1 := </w:t>
      </w:r>
      <w:r w:rsidRPr="00E352EF">
        <w:rPr>
          <w:rFonts w:ascii="Cambria" w:eastAsia="Calibri" w:hAnsi="Cambria" w:cs="Calibri"/>
          <w:b/>
        </w:rPr>
        <w:t>trim(</w:t>
      </w:r>
      <w:r w:rsidRPr="00E352EF">
        <w:rPr>
          <w:rFonts w:ascii="Cambria" w:eastAsia="Calibri" w:hAnsi="Cambria" w:cs="Calibri"/>
        </w:rPr>
        <w:t>ds</w:t>
      </w:r>
      <w:r w:rsidRPr="00E352EF">
        <w:rPr>
          <w:rFonts w:ascii="Cambria" w:eastAsia="Calibri" w:hAnsi="Cambria" w:cs="Calibri"/>
          <w:b/>
        </w:rPr>
        <w:t>)</w:t>
      </w:r>
    </w:p>
    <w:p w14:paraId="7E6C6307" w14:textId="77777777" w:rsidR="00F748C2" w:rsidRPr="00E352EF" w:rsidRDefault="00F748C2" w:rsidP="00090FF8">
      <w:pPr>
        <w:rPr>
          <w:rFonts w:ascii="Cambria" w:eastAsia="Calibri" w:hAnsi="Cambria" w:cs="Calibri"/>
          <w:b/>
        </w:rPr>
      </w:pPr>
    </w:p>
    <w:p w14:paraId="1F200240" w14:textId="77777777" w:rsidR="00F748C2" w:rsidRPr="00E352EF" w:rsidRDefault="00F748C2" w:rsidP="00090FF8">
      <w:pPr>
        <w:rPr>
          <w:rFonts w:ascii="Cambria" w:hAnsi="Cambria"/>
        </w:rPr>
      </w:pPr>
    </w:p>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51BF1AE5"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030AB9" w14:textId="77777777" w:rsidR="005A2227" w:rsidRPr="00E352EF" w:rsidRDefault="0097053A">
            <w:r w:rsidRPr="00E352EF">
              <w:rPr>
                <w:rFonts w:ascii="Calibri" w:eastAsia="Calibri" w:hAnsi="Calibri" w:cs="Calibri"/>
              </w:rPr>
              <w:t>ds</w:t>
            </w:r>
          </w:p>
        </w:tc>
      </w:tr>
      <w:tr w:rsidR="005A2227" w:rsidRPr="00E352EF" w14:paraId="0A00D5B8"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77AC2B"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14B375"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354E12" w14:textId="77777777" w:rsidR="005A2227" w:rsidRPr="00E352EF" w:rsidRDefault="0097053A">
            <w:r w:rsidRPr="00E352EF">
              <w:rPr>
                <w:rFonts w:ascii="Calibri" w:eastAsia="Calibri" w:hAnsi="Calibri" w:cs="Calibri"/>
                <w:b/>
              </w:rPr>
              <w:t>M1</w:t>
            </w:r>
          </w:p>
        </w:tc>
      </w:tr>
      <w:tr w:rsidR="005A2227" w:rsidRPr="00E352EF" w14:paraId="5A93F987"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3AAC4"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B0083"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F7D3B" w14:textId="77777777" w:rsidR="005A2227" w:rsidRPr="00E352EF" w:rsidRDefault="0097053A">
            <w:r w:rsidRPr="00E352EF">
              <w:rPr>
                <w:rFonts w:ascii="Calibri" w:eastAsia="Calibri" w:hAnsi="Calibri" w:cs="Calibri"/>
              </w:rPr>
              <w:t>" hello world "</w:t>
            </w:r>
          </w:p>
        </w:tc>
      </w:tr>
      <w:tr w:rsidR="005A2227" w:rsidRPr="00E352EF" w14:paraId="55004798"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8999D"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A199E"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5865C" w14:textId="77777777" w:rsidR="005A2227" w:rsidRPr="00E352EF" w:rsidRDefault="0097053A">
            <w:r w:rsidRPr="00E352EF">
              <w:rPr>
                <w:rFonts w:ascii="Calibri" w:eastAsia="Calibri" w:hAnsi="Calibri" w:cs="Calibri"/>
              </w:rPr>
              <w:t>"hi  "</w:t>
            </w:r>
          </w:p>
        </w:tc>
      </w:tr>
      <w:tr w:rsidR="005A2227" w:rsidRPr="00E352EF" w14:paraId="611C14C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779B3"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7596"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BFC1" w14:textId="77777777" w:rsidR="005A2227" w:rsidRPr="00E352EF" w:rsidRDefault="0097053A">
            <w:r w:rsidRPr="00E352EF">
              <w:rPr>
                <w:rFonts w:ascii="Calibri" w:eastAsia="Calibri" w:hAnsi="Calibri" w:cs="Calibri"/>
              </w:rPr>
              <w:t xml:space="preserve"> " help! "</w:t>
            </w:r>
          </w:p>
        </w:tc>
      </w:tr>
    </w:tbl>
    <w:p w14:paraId="0D56AD1B" w14:textId="77777777" w:rsidR="005A2227" w:rsidRPr="00E352EF" w:rsidRDefault="005A2227"/>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75A461D2"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3B93DD" w14:textId="77777777" w:rsidR="005A2227" w:rsidRPr="00E352EF" w:rsidRDefault="0097053A">
            <w:r w:rsidRPr="00E352EF">
              <w:rPr>
                <w:rFonts w:ascii="Calibri" w:eastAsia="Calibri" w:hAnsi="Calibri" w:cs="Calibri"/>
              </w:rPr>
              <w:t>ds_1</w:t>
            </w:r>
          </w:p>
        </w:tc>
      </w:tr>
      <w:tr w:rsidR="005A2227" w:rsidRPr="00E352EF" w14:paraId="0CF6F4E4"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499BA4"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E4C137"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51E44" w14:textId="77777777" w:rsidR="005A2227" w:rsidRPr="00E352EF" w:rsidRDefault="0097053A">
            <w:r w:rsidRPr="00E352EF">
              <w:rPr>
                <w:rFonts w:ascii="Calibri" w:eastAsia="Calibri" w:hAnsi="Calibri" w:cs="Calibri"/>
                <w:b/>
              </w:rPr>
              <w:t>M1</w:t>
            </w:r>
          </w:p>
        </w:tc>
      </w:tr>
      <w:tr w:rsidR="005A2227" w:rsidRPr="00E352EF" w14:paraId="7353B8D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D8EBD"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9E689"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E1BF7" w14:textId="77777777" w:rsidR="005A2227" w:rsidRPr="00E352EF" w:rsidRDefault="0097053A">
            <w:r w:rsidRPr="00E352EF">
              <w:rPr>
                <w:rFonts w:ascii="Calibri" w:eastAsia="Calibri" w:hAnsi="Calibri" w:cs="Calibri"/>
              </w:rPr>
              <w:t>"hello world"</w:t>
            </w:r>
          </w:p>
        </w:tc>
      </w:tr>
      <w:tr w:rsidR="005A2227" w:rsidRPr="00E352EF" w14:paraId="2DF28260"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79993"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B8B85"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4558B" w14:textId="77777777" w:rsidR="005A2227" w:rsidRPr="00E352EF" w:rsidRDefault="0097053A">
            <w:r w:rsidRPr="00E352EF">
              <w:rPr>
                <w:rFonts w:ascii="Calibri" w:eastAsia="Calibri" w:hAnsi="Calibri" w:cs="Calibri"/>
              </w:rPr>
              <w:t>"hi"</w:t>
            </w:r>
          </w:p>
        </w:tc>
      </w:tr>
      <w:tr w:rsidR="005A2227" w:rsidRPr="00E352EF" w14:paraId="66156312"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05E49"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E0651"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50534" w14:textId="77777777" w:rsidR="005A2227" w:rsidRPr="00E352EF" w:rsidRDefault="0097053A">
            <w:r w:rsidRPr="00E352EF">
              <w:rPr>
                <w:rFonts w:ascii="Calibri" w:eastAsia="Calibri" w:hAnsi="Calibri" w:cs="Calibri"/>
              </w:rPr>
              <w:t>"help!"</w:t>
            </w:r>
          </w:p>
        </w:tc>
      </w:tr>
    </w:tbl>
    <w:p w14:paraId="5D8698CE" w14:textId="77777777" w:rsidR="005A2227" w:rsidRPr="00E352EF" w:rsidRDefault="005A2227"/>
    <w:p w14:paraId="0FA10CED" w14:textId="77777777" w:rsidR="005A2227" w:rsidRPr="00E352EF" w:rsidRDefault="005A2227"/>
    <w:p w14:paraId="30799DC4" w14:textId="77777777" w:rsidR="005A2227" w:rsidRPr="00E352EF" w:rsidRDefault="0097053A" w:rsidP="002B39DB">
      <w:pPr>
        <w:pStyle w:val="Stile3"/>
        <w:rPr>
          <w:lang w:val="en-GB"/>
        </w:rPr>
      </w:pPr>
      <w:bookmarkStart w:id="318" w:name="_Toc463805735"/>
      <w:bookmarkStart w:id="319" w:name="_Toc464487912"/>
      <w:r w:rsidRPr="00E352EF">
        <w:rPr>
          <w:lang w:val="en-GB"/>
        </w:rPr>
        <w:lastRenderedPageBreak/>
        <w:t>upper/lower</w:t>
      </w:r>
      <w:bookmarkEnd w:id="317"/>
      <w:bookmarkEnd w:id="318"/>
      <w:bookmarkEnd w:id="319"/>
      <w:r w:rsidRPr="00E352EF">
        <w:rPr>
          <w:lang w:val="en-GB"/>
        </w:rPr>
        <w:t xml:space="preserve"> </w:t>
      </w:r>
    </w:p>
    <w:p w14:paraId="44A62E7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3652336C" w14:textId="77777777" w:rsidR="005A2227" w:rsidRPr="00E352EF" w:rsidRDefault="0097053A" w:rsidP="00090FF8">
      <w:pPr>
        <w:rPr>
          <w:rFonts w:ascii="Cambria" w:hAnsi="Cambria"/>
        </w:rPr>
      </w:pPr>
      <w:r w:rsidRPr="00E352EF">
        <w:rPr>
          <w:rFonts w:ascii="Cambria" w:eastAsia="Calibri" w:hAnsi="Cambria" w:cs="Calibri"/>
        </w:rPr>
        <w:t>The</w:t>
      </w:r>
      <w:r w:rsidRPr="00E352EF">
        <w:rPr>
          <w:rFonts w:ascii="Cambria" w:eastAsia="Calibri" w:hAnsi="Cambria" w:cs="Calibri"/>
          <w:color w:val="5B9BD5"/>
        </w:rPr>
        <w:t xml:space="preserve"> </w:t>
      </w:r>
      <w:r w:rsidRPr="00E352EF">
        <w:rPr>
          <w:rFonts w:ascii="Cambria" w:eastAsia="Calibri" w:hAnsi="Cambria" w:cs="Calibri"/>
          <w:b/>
        </w:rPr>
        <w:t>upper/lower</w:t>
      </w:r>
      <w:r w:rsidRPr="00E352EF">
        <w:rPr>
          <w:rFonts w:ascii="Cambria" w:eastAsia="Calibri" w:hAnsi="Cambria" w:cs="Calibri"/>
        </w:rPr>
        <w:t xml:space="preserve"> operators convert all characters of a string to upper / lower case.</w:t>
      </w:r>
    </w:p>
    <w:p w14:paraId="0A8B910D" w14:textId="77777777" w:rsidR="005A2227" w:rsidRPr="00E352EF" w:rsidRDefault="0097053A" w:rsidP="00090FF8">
      <w:pPr>
        <w:rPr>
          <w:rFonts w:ascii="Cambria" w:hAnsi="Cambria"/>
        </w:rPr>
      </w:pPr>
      <w:r w:rsidRPr="00E352EF">
        <w:rPr>
          <w:rFonts w:ascii="Cambria" w:eastAsia="Calibri" w:hAnsi="Cambria" w:cs="Calibri"/>
          <w:i/>
          <w:color w:val="5B9BD5"/>
        </w:rPr>
        <w:t>Syntax</w:t>
      </w:r>
    </w:p>
    <w:p w14:paraId="274858E5" w14:textId="77777777" w:rsidR="005A2227" w:rsidRPr="00E352EF" w:rsidRDefault="0097053A" w:rsidP="00090FF8">
      <w:pPr>
        <w:rPr>
          <w:rFonts w:ascii="Cambria" w:hAnsi="Cambria"/>
        </w:rPr>
      </w:pPr>
      <w:r w:rsidRPr="00E352EF">
        <w:rPr>
          <w:rFonts w:ascii="Cambria" w:eastAsia="Calibri" w:hAnsi="Cambria" w:cs="Calibri"/>
        </w:rPr>
        <w:t>[</w:t>
      </w:r>
      <w:r w:rsidRPr="00E352EF">
        <w:rPr>
          <w:rFonts w:ascii="Cambria" w:eastAsia="Calibri" w:hAnsi="Cambria" w:cs="Calibri"/>
          <w:b/>
        </w:rPr>
        <w:t xml:space="preserve">upper </w:t>
      </w:r>
      <w:r w:rsidRPr="00E352EF">
        <w:rPr>
          <w:rFonts w:ascii="Cambria" w:eastAsia="Calibri" w:hAnsi="Cambria" w:cs="Calibri"/>
        </w:rPr>
        <w:t xml:space="preserve">| </w:t>
      </w:r>
      <w:r w:rsidRPr="00E352EF">
        <w:rPr>
          <w:rFonts w:ascii="Cambria" w:eastAsia="Calibri" w:hAnsi="Cambria" w:cs="Calibri"/>
          <w:b/>
        </w:rPr>
        <w:t>lower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b/>
        </w:rPr>
        <w:t>)</w:t>
      </w:r>
    </w:p>
    <w:p w14:paraId="1D87135F" w14:textId="77777777" w:rsidR="00193EF8" w:rsidRPr="00E352EF" w:rsidRDefault="00193EF8" w:rsidP="00090FF8">
      <w:pPr>
        <w:rPr>
          <w:rFonts w:ascii="Cambria" w:eastAsia="Calibri" w:hAnsi="Cambria" w:cs="Calibri"/>
          <w:i/>
          <w:color w:val="5B9BD5"/>
        </w:rPr>
      </w:pPr>
    </w:p>
    <w:p w14:paraId="61FEF69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0D478303"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string</w:t>
      </w:r>
      <w:r w:rsidRPr="00E352EF">
        <w:rPr>
          <w:rFonts w:ascii="Cambria" w:eastAsia="Calibri" w:hAnsi="Cambria" w:cs="Calibri"/>
        </w:rPr>
        <w:t xml:space="preserve"> </w:t>
      </w:r>
      <w:r w:rsidR="0097053A" w:rsidRPr="00E352EF">
        <w:rPr>
          <w:rFonts w:ascii="Cambria" w:eastAsia="Calibri" w:hAnsi="Cambria" w:cs="Calibri"/>
        </w:rPr>
        <w:t xml:space="preserve">}+ </w:t>
      </w:r>
    </w:p>
    <w:p w14:paraId="0B79B062" w14:textId="77777777" w:rsidR="005A2227" w:rsidRPr="00E352EF" w:rsidRDefault="0097053A" w:rsidP="00090FF8">
      <w:pPr>
        <w:ind w:left="706"/>
        <w:rPr>
          <w:rFonts w:ascii="Cambria" w:eastAsia="Calibri" w:hAnsi="Cambria" w:cs="Calibri"/>
        </w:rPr>
      </w:pPr>
      <w:r w:rsidRPr="00E352EF">
        <w:rPr>
          <w:rFonts w:ascii="Cambria" w:eastAsia="Calibri" w:hAnsi="Cambria" w:cs="Calibri"/>
        </w:rPr>
        <w:t xml:space="preserve">     {attribute &lt;IDENT&gt; as scalar-type}*| string]</w:t>
      </w:r>
    </w:p>
    <w:p w14:paraId="56704C1C" w14:textId="77777777" w:rsidR="00DC675D" w:rsidRPr="00E352EF" w:rsidRDefault="00DC675D" w:rsidP="00090FF8">
      <w:pPr>
        <w:ind w:left="706"/>
        <w:rPr>
          <w:rFonts w:ascii="Cambria" w:hAnsi="Cambria"/>
        </w:rPr>
      </w:pPr>
    </w:p>
    <w:p w14:paraId="2D24A3F7"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1B313BE" w14:textId="77777777" w:rsidR="00090FF8" w:rsidRPr="00E352EF" w:rsidRDefault="00090FF8" w:rsidP="00090FF8">
      <w:pPr>
        <w:rPr>
          <w:rFonts w:ascii="Cambria" w:eastAsia="Calibri" w:hAnsi="Cambria" w:cs="Calibri"/>
          <w:i/>
          <w:color w:val="5B9BD5"/>
        </w:rPr>
      </w:pPr>
    </w:p>
    <w:p w14:paraId="7E095821"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4786F0C9"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w:t>
      </w:r>
      <w:r w:rsidR="006008BE" w:rsidRPr="00E352EF">
        <w:rPr>
          <w:rFonts w:ascii="Cambria" w:hAnsi="Cambria"/>
        </w:rPr>
        <w:t xml:space="preserve"> string</w:t>
      </w:r>
      <w:r w:rsidRPr="00E352EF">
        <w:rPr>
          <w:rFonts w:ascii="Cambria" w:hAnsi="Cambria"/>
        </w:rPr>
        <w:t xml:space="preserve"> then it must be a </w:t>
      </w:r>
      <w:r w:rsidRPr="00E352EF">
        <w:rPr>
          <w:rFonts w:ascii="Cambria" w:hAnsi="Cambria"/>
          <w:b/>
        </w:rPr>
        <w:t xml:space="preserve">string </w:t>
      </w:r>
      <w:r w:rsidRPr="00E352EF">
        <w:rPr>
          <w:rFonts w:ascii="Cambria" w:hAnsi="Cambria"/>
        </w:rPr>
        <w:t>data type.</w:t>
      </w:r>
    </w:p>
    <w:p w14:paraId="1ED0202B"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316EE099" w14:textId="77777777" w:rsidR="00090FF8" w:rsidRPr="00E352EF" w:rsidRDefault="00090FF8" w:rsidP="00090FF8">
      <w:pPr>
        <w:rPr>
          <w:rFonts w:ascii="Cambria" w:eastAsia="Calibri" w:hAnsi="Cambria" w:cs="Calibri"/>
          <w:i/>
          <w:color w:val="5B9BD5"/>
        </w:rPr>
      </w:pPr>
    </w:p>
    <w:p w14:paraId="05AB124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0EE9906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w:t>
      </w:r>
      <w:r w:rsidRPr="00E352EF">
        <w:rPr>
          <w:rFonts w:ascii="Cambria" w:eastAsia="Calibri" w:hAnsi="Cambria" w:cs="Calibri"/>
        </w:rPr>
        <w:t>that is the upper case or the lower case of the input one.</w:t>
      </w:r>
    </w:p>
    <w:p w14:paraId="3154978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w:t>
      </w:r>
      <w:r w:rsidR="006008BE" w:rsidRPr="00E352EF">
        <w:rPr>
          <w:rFonts w:ascii="Cambria" w:hAnsi="Cambria"/>
        </w:rPr>
        <w:t>,</w:t>
      </w:r>
      <w:r w:rsidRPr="00E352EF">
        <w:rPr>
          <w:rFonts w:ascii="Cambria" w:hAnsi="Cambria"/>
        </w:rPr>
        <w:t xml:space="preserve"> then </w:t>
      </w:r>
      <w:r w:rsidR="006008BE" w:rsidRPr="00E352EF">
        <w:rPr>
          <w:rFonts w:ascii="Cambria" w:hAnsi="Cambria"/>
        </w:rPr>
        <w:t xml:space="preserve">the </w:t>
      </w:r>
      <w:r w:rsidRPr="00E352EF">
        <w:rPr>
          <w:rFonts w:ascii="Cambria" w:hAnsi="Cambria"/>
        </w:rPr>
        <w:t xml:space="preserve">operators return a </w:t>
      </w:r>
      <w:r w:rsidR="00472C2F" w:rsidRPr="00E352EF">
        <w:t>Dataset</w:t>
      </w:r>
      <w:r w:rsidRPr="00E352EF">
        <w:rPr>
          <w:rFonts w:ascii="Cambria" w:hAnsi="Cambria"/>
        </w:rPr>
        <w:t xml:space="preserve"> having the </w:t>
      </w:r>
      <w:r w:rsidR="00A82077" w:rsidRPr="00E352EF">
        <w:rPr>
          <w:rFonts w:ascii="Cambria" w:eastAsia="Calibri" w:hAnsi="Cambria" w:cs="Calibri"/>
        </w:rPr>
        <w:t xml:space="preserve">Identifier Components </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w:t>
      </w:r>
      <w:r w:rsidR="006008BE" w:rsidRPr="00E352EF">
        <w:rPr>
          <w:rFonts w:ascii="Cambria" w:hAnsi="Cambria"/>
        </w:rPr>
        <w:t xml:space="preserve">as </w:t>
      </w:r>
      <w:r w:rsidRPr="00E352EF">
        <w:rPr>
          <w:rFonts w:ascii="Cambria" w:hAnsi="Cambria"/>
        </w:rPr>
        <w:t xml:space="preserve">the string measures of ds </w:t>
      </w:r>
      <w:r w:rsidRPr="00E352EF">
        <w:rPr>
          <w:rFonts w:ascii="Cambria" w:eastAsia="Calibri" w:hAnsi="Cambria" w:cs="Calibri"/>
        </w:rPr>
        <w:t xml:space="preserve">where the Measure Components assumes the upper case or lower case values of the respective input </w:t>
      </w:r>
      <w:r w:rsidR="006008BE" w:rsidRPr="00E352EF">
        <w:rPr>
          <w:rFonts w:ascii="Cambria" w:eastAsia="Calibri" w:hAnsi="Cambria" w:cs="Calibri"/>
        </w:rPr>
        <w:t xml:space="preserve">value of the </w:t>
      </w:r>
      <w:r w:rsidRPr="00E352EF">
        <w:rPr>
          <w:rFonts w:ascii="Cambria" w:eastAsia="Calibri" w:hAnsi="Cambria" w:cs="Calibri"/>
        </w:rPr>
        <w:t>Measure Components’.</w:t>
      </w:r>
    </w:p>
    <w:p w14:paraId="15450788" w14:textId="77777777" w:rsidR="005A2227" w:rsidRPr="00E352EF" w:rsidRDefault="005A2227" w:rsidP="00090FF8">
      <w:pPr>
        <w:rPr>
          <w:rFonts w:ascii="Cambria" w:hAnsi="Cambria"/>
        </w:rPr>
      </w:pPr>
    </w:p>
    <w:p w14:paraId="143EB3D1"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485105F"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FD1F63C"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 World!":</w:t>
      </w:r>
    </w:p>
    <w:p w14:paraId="74E040F2"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upper(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5A288C5B"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lower(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609D766B" w14:textId="77777777" w:rsidR="005A2227" w:rsidRPr="00E352EF" w:rsidRDefault="005A2227" w:rsidP="00090FF8">
      <w:pPr>
        <w:rPr>
          <w:rFonts w:ascii="Cambria" w:hAnsi="Cambria"/>
        </w:rPr>
      </w:pPr>
    </w:p>
    <w:p w14:paraId="13D4CE46" w14:textId="77777777" w:rsidR="005A2227" w:rsidRPr="00F70A81" w:rsidRDefault="0097053A" w:rsidP="00090FF8">
      <w:pPr>
        <w:rPr>
          <w:rFonts w:ascii="Cambria" w:hAnsi="Cambria"/>
          <w:lang w:val="sv-SE"/>
        </w:rPr>
      </w:pPr>
      <w:r w:rsidRPr="00E352EF">
        <w:rPr>
          <w:rFonts w:ascii="Cambria" w:eastAsia="Calibri" w:hAnsi="Cambria" w:cs="Calibri"/>
        </w:rPr>
        <w:t xml:space="preserve"> </w:t>
      </w:r>
      <w:r w:rsidR="00F748C2" w:rsidRPr="00F70A81">
        <w:rPr>
          <w:rFonts w:ascii="Cambria" w:eastAsia="Calibri" w:hAnsi="Cambria" w:cs="Calibri"/>
          <w:lang w:val="sv-SE"/>
        </w:rPr>
        <w:t>O</w:t>
      </w:r>
      <w:r w:rsidRPr="00F70A81">
        <w:rPr>
          <w:rFonts w:ascii="Cambria" w:eastAsia="Calibri" w:hAnsi="Cambria" w:cs="Calibri"/>
          <w:lang w:val="sv-SE"/>
        </w:rPr>
        <w:t xml:space="preserve">n </w:t>
      </w:r>
      <w:r w:rsidR="00472C2F" w:rsidRPr="00F70A81">
        <w:rPr>
          <w:lang w:val="sv-SE"/>
        </w:rPr>
        <w:t>Dataset</w:t>
      </w:r>
    </w:p>
    <w:p w14:paraId="65FA2061" w14:textId="77777777" w:rsidR="005A2227" w:rsidRPr="00F70A81" w:rsidRDefault="00F748C2" w:rsidP="00F748C2">
      <w:pPr>
        <w:rPr>
          <w:rFonts w:ascii="Cambria" w:eastAsia="Calibri" w:hAnsi="Cambria" w:cs="Calibri"/>
          <w:b/>
          <w:lang w:val="sv-SE"/>
        </w:rPr>
      </w:pPr>
      <w:r w:rsidRPr="00F70A81">
        <w:rPr>
          <w:rFonts w:ascii="Cambria" w:eastAsia="Calibri" w:hAnsi="Cambria" w:cs="Calibri"/>
          <w:lang w:val="sv-SE"/>
        </w:rPr>
        <w:t xml:space="preserve">2) </w:t>
      </w:r>
      <w:r w:rsidR="0097053A" w:rsidRPr="00F70A81">
        <w:rPr>
          <w:rFonts w:ascii="Cambria" w:eastAsia="Calibri" w:hAnsi="Cambria" w:cs="Calibri"/>
          <w:lang w:val="sv-SE"/>
        </w:rPr>
        <w:t xml:space="preserve">ds_r := </w:t>
      </w:r>
      <w:r w:rsidR="0097053A" w:rsidRPr="00F70A81">
        <w:rPr>
          <w:rFonts w:ascii="Cambria" w:eastAsia="Calibri" w:hAnsi="Cambria" w:cs="Calibri"/>
          <w:b/>
          <w:lang w:val="sv-SE"/>
        </w:rPr>
        <w:t>upper(</w:t>
      </w:r>
      <w:r w:rsidR="0097053A" w:rsidRPr="00F70A81">
        <w:rPr>
          <w:rFonts w:ascii="Cambria" w:eastAsia="Calibri" w:hAnsi="Cambria" w:cs="Calibri"/>
          <w:lang w:val="sv-SE"/>
        </w:rPr>
        <w:t>ds_1</w:t>
      </w:r>
      <w:r w:rsidR="0097053A" w:rsidRPr="00F70A81">
        <w:rPr>
          <w:rFonts w:ascii="Cambria" w:eastAsia="Calibri" w:hAnsi="Cambria" w:cs="Calibri"/>
          <w:b/>
          <w:lang w:val="sv-SE"/>
        </w:rPr>
        <w:t>)</w:t>
      </w:r>
    </w:p>
    <w:p w14:paraId="47B917FB" w14:textId="77777777" w:rsidR="00F748C2" w:rsidRPr="00F70A81" w:rsidRDefault="00F748C2" w:rsidP="00F748C2">
      <w:pPr>
        <w:rPr>
          <w:rFonts w:ascii="Cambria" w:hAnsi="Cambria"/>
          <w:lang w:val="sv-SE"/>
        </w:rPr>
      </w:pPr>
    </w:p>
    <w:tbl>
      <w:tblPr>
        <w:tblW w:w="505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48"/>
      </w:tblGrid>
      <w:tr w:rsidR="005A2227" w:rsidRPr="00E352EF" w14:paraId="1C072313" w14:textId="77777777" w:rsidTr="00F748C2">
        <w:tc>
          <w:tcPr>
            <w:tcW w:w="505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2D9E3DC" w14:textId="77777777" w:rsidR="005A2227" w:rsidRPr="00E352EF" w:rsidRDefault="0097053A">
            <w:r w:rsidRPr="00E352EF">
              <w:rPr>
                <w:rFonts w:ascii="Calibri" w:eastAsia="Calibri" w:hAnsi="Calibri" w:cs="Calibri"/>
              </w:rPr>
              <w:t>ds_1</w:t>
            </w:r>
          </w:p>
        </w:tc>
      </w:tr>
      <w:tr w:rsidR="005A2227" w:rsidRPr="00E352EF" w14:paraId="2C66004B"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D9539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795FA"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F1696B" w14:textId="77777777" w:rsidR="005A2227" w:rsidRPr="00E352EF" w:rsidRDefault="0097053A">
            <w:r w:rsidRPr="00E352EF">
              <w:rPr>
                <w:rFonts w:ascii="Calibri" w:eastAsia="Calibri" w:hAnsi="Calibri" w:cs="Calibri"/>
                <w:b/>
              </w:rPr>
              <w:t>M1</w:t>
            </w:r>
          </w:p>
        </w:tc>
      </w:tr>
      <w:tr w:rsidR="005A2227" w:rsidRPr="00E352EF" w14:paraId="3E478A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60F9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10599"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08E16" w14:textId="77777777" w:rsidR="005A2227" w:rsidRPr="00E352EF" w:rsidRDefault="0097053A">
            <w:r w:rsidRPr="00E352EF">
              <w:rPr>
                <w:rFonts w:ascii="Calibri" w:eastAsia="Calibri" w:hAnsi="Calibri" w:cs="Calibri"/>
              </w:rPr>
              <w:t>"hello world"</w:t>
            </w:r>
          </w:p>
        </w:tc>
      </w:tr>
      <w:tr w:rsidR="005A2227" w:rsidRPr="00E352EF" w14:paraId="3D104FE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2E0C2"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559BA" w14:textId="77777777" w:rsidR="005A2227" w:rsidRPr="00E352EF" w:rsidRDefault="0097053A">
            <w:r w:rsidRPr="00E352EF">
              <w:rPr>
                <w:rFonts w:ascii="Calibri" w:eastAsia="Calibri" w:hAnsi="Calibri" w:cs="Calibri"/>
              </w:rPr>
              <w:t>B</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019F2" w14:textId="77777777" w:rsidR="005A2227" w:rsidRPr="00E352EF" w:rsidRDefault="0097053A">
            <w:r w:rsidRPr="00E352EF">
              <w:rPr>
                <w:rFonts w:ascii="Calibri" w:eastAsia="Calibri" w:hAnsi="Calibri" w:cs="Calibri"/>
              </w:rPr>
              <w:t>"hi"</w:t>
            </w:r>
          </w:p>
        </w:tc>
      </w:tr>
      <w:tr w:rsidR="005A2227" w:rsidRPr="00E352EF" w14:paraId="6200A7E0"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6157A"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2CAE0" w14:textId="77777777" w:rsidR="005A2227" w:rsidRPr="00E352EF" w:rsidRDefault="0097053A">
            <w:r w:rsidRPr="00E352EF">
              <w:rPr>
                <w:rFonts w:ascii="Calibri" w:eastAsia="Calibri" w:hAnsi="Calibri" w:cs="Calibri"/>
              </w:rPr>
              <w:t>C</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E040" w14:textId="77777777" w:rsidR="005A2227" w:rsidRPr="00E352EF" w:rsidRDefault="0097053A">
            <w:r w:rsidRPr="00E352EF">
              <w:rPr>
                <w:rFonts w:ascii="Calibri" w:eastAsia="Calibri" w:hAnsi="Calibri" w:cs="Calibri"/>
              </w:rPr>
              <w:t>"help"</w:t>
            </w:r>
          </w:p>
        </w:tc>
      </w:tr>
    </w:tbl>
    <w:p w14:paraId="4E353828" w14:textId="77777777" w:rsidR="005A2227" w:rsidRPr="00E352EF" w:rsidRDefault="005A2227"/>
    <w:tbl>
      <w:tblPr>
        <w:tblW w:w="502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20"/>
      </w:tblGrid>
      <w:tr w:rsidR="005A2227" w:rsidRPr="00E352EF" w14:paraId="378BF987" w14:textId="77777777" w:rsidTr="00F748C2">
        <w:tc>
          <w:tcPr>
            <w:tcW w:w="502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B83311" w14:textId="77777777" w:rsidR="005A2227" w:rsidRPr="00E352EF" w:rsidRDefault="0097053A">
            <w:r w:rsidRPr="00E352EF">
              <w:rPr>
                <w:rFonts w:ascii="Calibri" w:eastAsia="Calibri" w:hAnsi="Calibri" w:cs="Calibri"/>
              </w:rPr>
              <w:t>ds_r</w:t>
            </w:r>
          </w:p>
        </w:tc>
      </w:tr>
      <w:tr w:rsidR="005A2227" w:rsidRPr="00E352EF" w14:paraId="1B59E997"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08E88"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98ACC2" w14:textId="77777777" w:rsidR="005A2227" w:rsidRPr="00E352EF" w:rsidRDefault="0097053A">
            <w:r w:rsidRPr="00E352EF">
              <w:rPr>
                <w:rFonts w:ascii="Calibri" w:eastAsia="Calibri" w:hAnsi="Calibri" w:cs="Calibri"/>
                <w:b/>
              </w:rPr>
              <w:t>K2</w:t>
            </w:r>
          </w:p>
        </w:tc>
        <w:tc>
          <w:tcPr>
            <w:tcW w:w="25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E284E8A" w14:textId="77777777" w:rsidR="005A2227" w:rsidRPr="00E352EF" w:rsidRDefault="0097053A">
            <w:r w:rsidRPr="00E352EF">
              <w:rPr>
                <w:rFonts w:ascii="Calibri" w:eastAsia="Calibri" w:hAnsi="Calibri" w:cs="Calibri"/>
                <w:b/>
              </w:rPr>
              <w:t>M1</w:t>
            </w:r>
          </w:p>
        </w:tc>
      </w:tr>
      <w:tr w:rsidR="005A2227" w:rsidRPr="00E352EF" w14:paraId="3A9CBC95"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2F73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872B" w14:textId="77777777" w:rsidR="005A2227" w:rsidRPr="00E352EF" w:rsidRDefault="0097053A">
            <w:r w:rsidRPr="00E352EF">
              <w:rPr>
                <w:rFonts w:ascii="Calibri" w:eastAsia="Calibri" w:hAnsi="Calibri" w:cs="Calibri"/>
              </w:rPr>
              <w:t>A</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57CAD" w14:textId="77777777" w:rsidR="005A2227" w:rsidRPr="00E352EF" w:rsidRDefault="0097053A">
            <w:r w:rsidRPr="00E352EF">
              <w:rPr>
                <w:rFonts w:ascii="Calibri" w:eastAsia="Calibri" w:hAnsi="Calibri" w:cs="Calibri"/>
              </w:rPr>
              <w:t>"HELLO WORLD"</w:t>
            </w:r>
          </w:p>
        </w:tc>
      </w:tr>
      <w:tr w:rsidR="005A2227" w:rsidRPr="00E352EF" w14:paraId="1DC8F289"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B81C3"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DE351" w14:textId="77777777" w:rsidR="005A2227" w:rsidRPr="00E352EF" w:rsidRDefault="0097053A">
            <w:r w:rsidRPr="00E352EF">
              <w:rPr>
                <w:rFonts w:ascii="Calibri" w:eastAsia="Calibri" w:hAnsi="Calibri" w:cs="Calibri"/>
              </w:rPr>
              <w:t>B</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6D39" w14:textId="77777777" w:rsidR="005A2227" w:rsidRPr="00E352EF" w:rsidRDefault="0097053A">
            <w:r w:rsidRPr="00E352EF">
              <w:rPr>
                <w:rFonts w:ascii="Calibri" w:eastAsia="Calibri" w:hAnsi="Calibri" w:cs="Calibri"/>
              </w:rPr>
              <w:t>"HI"</w:t>
            </w:r>
          </w:p>
        </w:tc>
      </w:tr>
      <w:tr w:rsidR="005A2227" w:rsidRPr="00E352EF" w14:paraId="1892F6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D288B"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92DDF" w14:textId="77777777" w:rsidR="005A2227" w:rsidRPr="00E352EF" w:rsidRDefault="0097053A">
            <w:r w:rsidRPr="00E352EF">
              <w:rPr>
                <w:rFonts w:ascii="Calibri" w:eastAsia="Calibri" w:hAnsi="Calibri" w:cs="Calibri"/>
              </w:rPr>
              <w:t>C</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8188" w14:textId="77777777" w:rsidR="005A2227" w:rsidRPr="00E352EF" w:rsidRDefault="0097053A">
            <w:r w:rsidRPr="00E352EF">
              <w:rPr>
                <w:rFonts w:ascii="Calibri" w:eastAsia="Calibri" w:hAnsi="Calibri" w:cs="Calibri"/>
              </w:rPr>
              <w:t>"HELP"</w:t>
            </w:r>
          </w:p>
        </w:tc>
      </w:tr>
    </w:tbl>
    <w:p w14:paraId="5911145E" w14:textId="77777777" w:rsidR="005A2227" w:rsidRPr="00E352EF" w:rsidRDefault="005A2227"/>
    <w:p w14:paraId="7F473435" w14:textId="77777777" w:rsidR="005A2227" w:rsidRPr="00E352EF" w:rsidRDefault="0097053A" w:rsidP="00D107F0">
      <w:pPr>
        <w:pStyle w:val="Stile3"/>
        <w:rPr>
          <w:lang w:val="en-GB"/>
        </w:rPr>
      </w:pPr>
      <w:bookmarkStart w:id="320" w:name="_Toc462659632"/>
      <w:bookmarkStart w:id="321" w:name="_Toc463805736"/>
      <w:bookmarkStart w:id="322" w:name="_Toc464487913"/>
      <w:r w:rsidRPr="00E352EF">
        <w:rPr>
          <w:lang w:val="en-GB"/>
        </w:rPr>
        <w:t>substr</w:t>
      </w:r>
      <w:bookmarkEnd w:id="320"/>
      <w:bookmarkEnd w:id="321"/>
      <w:bookmarkEnd w:id="322"/>
    </w:p>
    <w:p w14:paraId="69AAE231"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5BB46544" w14:textId="77777777" w:rsidR="005A2227" w:rsidRPr="00E352EF" w:rsidRDefault="0097053A" w:rsidP="00090FF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substr</w:t>
      </w:r>
      <w:r w:rsidRPr="00E352EF">
        <w:rPr>
          <w:rFonts w:ascii="Cambria" w:eastAsia="Calibri" w:hAnsi="Cambria" w:cs="Calibri"/>
        </w:rPr>
        <w:t xml:space="preserve"> extracts a substring from a string</w:t>
      </w:r>
    </w:p>
    <w:p w14:paraId="329DB806" w14:textId="77777777" w:rsidR="00090FF8" w:rsidRPr="00E352EF" w:rsidRDefault="00090FF8" w:rsidP="00090FF8">
      <w:pPr>
        <w:rPr>
          <w:rFonts w:ascii="Cambria" w:eastAsia="Calibri" w:hAnsi="Cambria" w:cs="Calibri"/>
          <w:i/>
          <w:color w:val="5B9BD5"/>
        </w:rPr>
      </w:pPr>
    </w:p>
    <w:p w14:paraId="67A97B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BE9FB26" w14:textId="77777777" w:rsidR="005A2227" w:rsidRPr="00E352EF" w:rsidRDefault="0097053A" w:rsidP="00090FF8">
      <w:pPr>
        <w:rPr>
          <w:rFonts w:ascii="Cambria" w:hAnsi="Cambria"/>
        </w:rPr>
      </w:pPr>
      <w:r w:rsidRPr="00E352EF">
        <w:rPr>
          <w:rFonts w:ascii="Cambria" w:eastAsia="Calibri" w:hAnsi="Cambria" w:cs="Calibri"/>
          <w:b/>
        </w:rPr>
        <w:t>substr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startPosition</w:t>
      </w:r>
      <w:r w:rsidRPr="00E352EF">
        <w:rPr>
          <w:rFonts w:ascii="Cambria" w:eastAsia="Calibri" w:hAnsi="Cambria" w:cs="Calibri"/>
        </w:rPr>
        <w:t xml:space="preserve">} {, </w:t>
      </w:r>
      <w:r w:rsidRPr="00E352EF">
        <w:rPr>
          <w:rFonts w:ascii="Cambria" w:eastAsia="Calibri" w:hAnsi="Cambria" w:cs="Calibri"/>
          <w:i/>
        </w:rPr>
        <w:t>length</w:t>
      </w:r>
      <w:r w:rsidRPr="00E352EF">
        <w:rPr>
          <w:rFonts w:ascii="Cambria" w:eastAsia="Calibri" w:hAnsi="Cambria" w:cs="Calibri"/>
        </w:rPr>
        <w:t xml:space="preserve">} </w:t>
      </w:r>
      <w:r w:rsidRPr="00E352EF">
        <w:rPr>
          <w:rFonts w:ascii="Cambria" w:eastAsia="Calibri" w:hAnsi="Cambria" w:cs="Calibri"/>
          <w:b/>
        </w:rPr>
        <w:t>)</w:t>
      </w:r>
    </w:p>
    <w:p w14:paraId="0A54C3CA" w14:textId="77777777" w:rsidR="00090FF8" w:rsidRPr="00E352EF" w:rsidRDefault="00090FF8" w:rsidP="00090FF8">
      <w:pPr>
        <w:rPr>
          <w:rFonts w:ascii="Cambria" w:eastAsia="Calibri" w:hAnsi="Cambria" w:cs="Calibri"/>
          <w:i/>
          <w:color w:val="5B9BD5"/>
        </w:rPr>
      </w:pPr>
    </w:p>
    <w:p w14:paraId="70E7CDE8"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07D33FF6" w14:textId="77777777" w:rsidR="005A2227" w:rsidRPr="00E352EF" w:rsidRDefault="00090FF8" w:rsidP="00090FF8">
      <w:pPr>
        <w:rPr>
          <w:rFonts w:ascii="Cambria" w:hAnsi="Cambria"/>
        </w:rPr>
      </w:pPr>
      <w:r w:rsidRPr="00E352EF">
        <w:rPr>
          <w:rFonts w:ascii="Cambria" w:eastAsia="Calibri" w:hAnsi="Cambria" w:cs="Calibri"/>
          <w:i/>
        </w:rPr>
        <w:lastRenderedPageBreak/>
        <w:t>d</w:t>
      </w:r>
      <w:r w:rsidR="0097053A" w:rsidRPr="00E352EF">
        <w:rPr>
          <w:rFonts w:ascii="Cambria" w:eastAsia="Calibri" w:hAnsi="Cambria" w:cs="Calibri"/>
          <w:i/>
        </w:rPr>
        <w:t>s</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4E496B73"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71AC059F" w14:textId="77777777" w:rsidR="005A2227" w:rsidRPr="00E352EF" w:rsidRDefault="0097053A" w:rsidP="00090FF8">
      <w:pPr>
        <w:rPr>
          <w:rFonts w:ascii="Cambria" w:hAnsi="Cambria"/>
        </w:rPr>
      </w:pPr>
      <w:r w:rsidRPr="00E352EF">
        <w:rPr>
          <w:rFonts w:ascii="Cambria" w:eastAsia="Calibri" w:hAnsi="Cambria" w:cs="Calibri"/>
          <w:i/>
        </w:rPr>
        <w:t>startPostion</w:t>
      </w:r>
      <w:r w:rsidR="00090FF8" w:rsidRPr="00E352EF">
        <w:rPr>
          <w:rFonts w:ascii="Cambria" w:eastAsia="Calibri" w:hAnsi="Cambria" w:cs="Calibri"/>
          <w:i/>
        </w:rPr>
        <w:t xml:space="preserve"> </w:t>
      </w:r>
      <w:r w:rsidR="00090FF8" w:rsidRPr="00E352EF">
        <w:rPr>
          <w:rFonts w:ascii="Cambria" w:eastAsia="Calibri" w:hAnsi="Cambria" w:cs="Calibri"/>
        </w:rPr>
        <w:t>: integer</w:t>
      </w:r>
    </w:p>
    <w:p w14:paraId="6F60A5B6" w14:textId="77777777" w:rsidR="005A2227" w:rsidRPr="00E352EF" w:rsidRDefault="00090FF8" w:rsidP="00090FF8">
      <w:pPr>
        <w:rPr>
          <w:rFonts w:ascii="Cambria" w:hAnsi="Cambria"/>
        </w:rPr>
      </w:pPr>
      <w:r w:rsidRPr="00E352EF">
        <w:rPr>
          <w:rFonts w:ascii="Cambria" w:eastAsia="Calibri" w:hAnsi="Cambria" w:cs="Calibri"/>
          <w:i/>
        </w:rPr>
        <w:t>l</w:t>
      </w:r>
      <w:r w:rsidR="0097053A" w:rsidRPr="00E352EF">
        <w:rPr>
          <w:rFonts w:ascii="Cambria" w:eastAsia="Calibri" w:hAnsi="Cambria" w:cs="Calibri"/>
          <w:i/>
        </w:rPr>
        <w:t>ength</w:t>
      </w:r>
      <w:r w:rsidRPr="00E352EF">
        <w:rPr>
          <w:rFonts w:ascii="Cambria" w:eastAsia="Calibri" w:hAnsi="Cambria" w:cs="Calibri"/>
          <w:i/>
        </w:rPr>
        <w:t xml:space="preserve"> </w:t>
      </w:r>
      <w:r w:rsidRPr="00E352EF">
        <w:rPr>
          <w:rFonts w:ascii="Cambria" w:eastAsia="Calibri" w:hAnsi="Cambria" w:cs="Calibri"/>
        </w:rPr>
        <w:t>: integer</w:t>
      </w:r>
    </w:p>
    <w:p w14:paraId="69C2282F" w14:textId="77777777" w:rsidR="005A2227" w:rsidRPr="00E352EF" w:rsidRDefault="005A2227" w:rsidP="00090FF8">
      <w:pPr>
        <w:rPr>
          <w:rFonts w:ascii="Cambria" w:hAnsi="Cambria"/>
        </w:rPr>
      </w:pPr>
    </w:p>
    <w:p w14:paraId="588C70A9"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w:t>
      </w:r>
      <w:r w:rsidR="00472C2F" w:rsidRPr="00E352EF">
        <w:t>Dataset</w:t>
      </w:r>
      <w:r w:rsidRPr="00E352EF">
        <w:rPr>
          <w:rFonts w:ascii="Cambria" w:eastAsia="Calibri" w:hAnsi="Cambria" w:cs="Calibri"/>
        </w:rPr>
        <w:t xml:space="preserve"> or the input string.</w:t>
      </w:r>
    </w:p>
    <w:p w14:paraId="1ECAD837"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 is the index of the character in the string from which the substring is performed.</w:t>
      </w:r>
    </w:p>
    <w:p w14:paraId="66D58122"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length</w:t>
      </w:r>
      <w:r w:rsidRPr="00E352EF">
        <w:rPr>
          <w:rFonts w:ascii="Cambria" w:eastAsia="Calibri" w:hAnsi="Cambria" w:cs="Calibri"/>
        </w:rPr>
        <w:t xml:space="preserve"> – is the number of the characters in the string to be taken starting from </w:t>
      </w:r>
      <w:r w:rsidRPr="00E352EF">
        <w:rPr>
          <w:rFonts w:ascii="Cambria" w:eastAsia="Calibri" w:hAnsi="Cambria" w:cs="Calibri"/>
          <w:i/>
        </w:rPr>
        <w:t>startPosition</w:t>
      </w:r>
      <w:r w:rsidRPr="00E352EF">
        <w:rPr>
          <w:rFonts w:ascii="Cambria" w:eastAsia="Calibri" w:hAnsi="Cambria" w:cs="Calibri"/>
        </w:rPr>
        <w:t>.</w:t>
      </w:r>
    </w:p>
    <w:p w14:paraId="27C7D650" w14:textId="77777777" w:rsidR="00090FF8" w:rsidRPr="00E352EF" w:rsidRDefault="00090FF8" w:rsidP="00090FF8">
      <w:pPr>
        <w:rPr>
          <w:rFonts w:ascii="Cambria" w:eastAsia="Calibri" w:hAnsi="Cambria" w:cs="Calibri"/>
          <w:i/>
          <w:color w:val="5B9BD5"/>
        </w:rPr>
      </w:pPr>
    </w:p>
    <w:p w14:paraId="3875703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C5DB2F7" w14:textId="762B1AD0"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must be </w:t>
      </w:r>
      <w:del w:id="323" w:author="Laura Viignola" w:date="2017-05-10T18:52:00Z">
        <w:r w:rsidRPr="00E352EF" w:rsidDel="00CD2FE5">
          <w:rPr>
            <w:rFonts w:ascii="Cambria" w:eastAsia="Calibri" w:hAnsi="Cambria" w:cs="Calibri"/>
          </w:rPr>
          <w:delText xml:space="preserve">major </w:delText>
        </w:r>
      </w:del>
      <w:ins w:id="324" w:author="Laura Viignola" w:date="2017-05-10T18:52:00Z">
        <w:r w:rsidR="00CD2FE5">
          <w:rPr>
            <w:rFonts w:ascii="Cambria" w:eastAsia="Calibri" w:hAnsi="Cambria" w:cs="Calibri"/>
          </w:rPr>
          <w:t>greater</w:t>
        </w:r>
        <w:r w:rsidR="00CD2FE5" w:rsidRPr="00E352EF">
          <w:rPr>
            <w:rFonts w:ascii="Cambria" w:eastAsia="Calibri" w:hAnsi="Cambria" w:cs="Calibri"/>
          </w:rPr>
          <w:t xml:space="preserve"> </w:t>
        </w:r>
      </w:ins>
      <w:r w:rsidRPr="00E352EF">
        <w:rPr>
          <w:rFonts w:ascii="Cambria" w:eastAsia="Calibri" w:hAnsi="Cambria" w:cs="Calibri"/>
        </w:rPr>
        <w:t xml:space="preserve">or equal than </w:t>
      </w:r>
      <w:del w:id="325" w:author="Laura Viignola" w:date="2017-05-10T18:46:00Z">
        <w:r w:rsidRPr="00E352EF" w:rsidDel="00FD1531">
          <w:rPr>
            <w:rFonts w:ascii="Cambria" w:eastAsia="Calibri" w:hAnsi="Cambria" w:cs="Calibri"/>
          </w:rPr>
          <w:delText xml:space="preserve">0 </w:delText>
        </w:r>
      </w:del>
      <w:ins w:id="326" w:author="Laura Viignola" w:date="2017-05-10T18:46:00Z">
        <w:r w:rsidR="00FD1531">
          <w:rPr>
            <w:rFonts w:ascii="Cambria" w:eastAsia="Calibri" w:hAnsi="Cambria" w:cs="Calibri"/>
          </w:rPr>
          <w:t>1</w:t>
        </w:r>
        <w:r w:rsidR="00FD1531" w:rsidRPr="00E352EF">
          <w:rPr>
            <w:rFonts w:ascii="Cambria" w:eastAsia="Calibri" w:hAnsi="Cambria" w:cs="Calibri"/>
          </w:rPr>
          <w:t xml:space="preserve"> </w:t>
        </w:r>
      </w:ins>
      <w:r w:rsidRPr="00E352EF">
        <w:rPr>
          <w:rFonts w:ascii="Cambria" w:eastAsia="Calibri" w:hAnsi="Cambria" w:cs="Calibri"/>
        </w:rPr>
        <w:t xml:space="preserve">and </w:t>
      </w:r>
      <w:del w:id="327" w:author="Laura Viignola" w:date="2017-05-10T18:51:00Z">
        <w:r w:rsidRPr="00E352EF" w:rsidDel="00CD2FE5">
          <w:rPr>
            <w:rFonts w:ascii="Cambria" w:eastAsia="Calibri" w:hAnsi="Cambria" w:cs="Calibri"/>
          </w:rPr>
          <w:delText xml:space="preserve">minor </w:delText>
        </w:r>
      </w:del>
      <w:ins w:id="328" w:author="Laura Viignola" w:date="2017-05-10T18:51: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 xml:space="preserve">than the whole length of the </w:t>
      </w:r>
      <w:del w:id="329" w:author="Laura Viignola" w:date="2017-05-10T18:52:00Z">
        <w:r w:rsidRPr="00E352EF" w:rsidDel="00CD2FE5">
          <w:rPr>
            <w:rFonts w:ascii="Cambria" w:eastAsia="Calibri" w:hAnsi="Cambria" w:cs="Calibri"/>
          </w:rPr>
          <w:delText xml:space="preserve">input </w:delText>
        </w:r>
      </w:del>
      <w:r w:rsidRPr="00E352EF">
        <w:rPr>
          <w:rFonts w:ascii="Cambria" w:eastAsia="Calibri" w:hAnsi="Cambria" w:cs="Calibri"/>
        </w:rPr>
        <w:t>string.</w:t>
      </w:r>
    </w:p>
    <w:p w14:paraId="01A752D3" w14:textId="0E0FFB7D"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startPosition</w:t>
      </w:r>
      <w:r w:rsidRPr="00E352EF">
        <w:rPr>
          <w:rFonts w:ascii="Cambria" w:eastAsia="Calibri" w:hAnsi="Cambria" w:cs="Calibri"/>
        </w:rPr>
        <w:t xml:space="preserve"> plus length must be </w:t>
      </w:r>
      <w:del w:id="330" w:author="Laura Viignola" w:date="2017-05-10T18:53:00Z">
        <w:r w:rsidRPr="00E352EF" w:rsidDel="00CD2FE5">
          <w:rPr>
            <w:rFonts w:ascii="Cambria" w:eastAsia="Calibri" w:hAnsi="Cambria" w:cs="Calibri"/>
          </w:rPr>
          <w:delText xml:space="preserve">minor </w:delText>
        </w:r>
      </w:del>
      <w:ins w:id="331" w:author="Laura Viignola" w:date="2017-05-10T18:53: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than the whole length of the input string, otherwise the length parameter is ignored.</w:t>
      </w:r>
    </w:p>
    <w:p w14:paraId="0B2118C3"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FBF957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43D66E35" w14:textId="77777777" w:rsidR="00090FF8" w:rsidRPr="00E352EF" w:rsidRDefault="00090FF8" w:rsidP="00090FF8">
      <w:pPr>
        <w:rPr>
          <w:rFonts w:ascii="Cambria" w:eastAsia="Calibri" w:hAnsi="Cambria" w:cs="Calibri"/>
          <w:i/>
          <w:color w:val="5B9BD5"/>
        </w:rPr>
      </w:pPr>
    </w:p>
    <w:p w14:paraId="144EB34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A402F4A"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w:t>
      </w:r>
      <w:r w:rsidR="006008BE" w:rsidRPr="00E352EF">
        <w:rPr>
          <w:rFonts w:ascii="Cambria" w:hAnsi="Cambria"/>
        </w:rPr>
        <w:t xml:space="preserve">string </w:t>
      </w:r>
      <w:r w:rsidRPr="00E352EF">
        <w:rPr>
          <w:rFonts w:ascii="Cambria" w:hAnsi="Cambria"/>
        </w:rPr>
        <w:t>then operators</w:t>
      </w:r>
      <w:r w:rsidRPr="00E352EF">
        <w:rPr>
          <w:rFonts w:ascii="Cambria" w:hAnsi="Cambria"/>
          <w:b/>
        </w:rPr>
        <w:t xml:space="preserve"> </w:t>
      </w:r>
      <w:r w:rsidRPr="00E352EF">
        <w:rPr>
          <w:rFonts w:ascii="Cambria" w:hAnsi="Cambria"/>
        </w:rPr>
        <w:t xml:space="preserve">returns a </w:t>
      </w:r>
      <w:r w:rsidRPr="00E352EF">
        <w:rPr>
          <w:rFonts w:ascii="Cambria" w:eastAsia="Calibri" w:hAnsi="Cambria" w:cs="Calibri"/>
        </w:rPr>
        <w:t xml:space="preserve">substring of the input one starting from </w:t>
      </w:r>
      <w:r w:rsidRPr="00E352EF">
        <w:rPr>
          <w:rFonts w:ascii="Cambria" w:eastAsia="Calibri" w:hAnsi="Cambria" w:cs="Calibri"/>
          <w:i/>
        </w:rPr>
        <w:t>startPosition</w:t>
      </w:r>
      <w:r w:rsidRPr="00E352EF">
        <w:rPr>
          <w:rFonts w:ascii="Cambria" w:eastAsia="Calibri" w:hAnsi="Cambria" w:cs="Calibri"/>
        </w:rPr>
        <w:t xml:space="preserve"> and extracting </w:t>
      </w:r>
      <w:r w:rsidRPr="00E352EF">
        <w:rPr>
          <w:rFonts w:ascii="Cambria" w:eastAsia="Calibri" w:hAnsi="Cambria" w:cs="Calibri"/>
          <w:i/>
        </w:rPr>
        <w:t>length</w:t>
      </w:r>
      <w:r w:rsidRPr="00E352EF">
        <w:rPr>
          <w:rFonts w:ascii="Cambria" w:eastAsia="Calibri" w:hAnsi="Cambria" w:cs="Calibri"/>
        </w:rPr>
        <w:t xml:space="preserve"> characters.</w:t>
      </w:r>
    </w:p>
    <w:p w14:paraId="7B62FFD2"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assumes substring values of the respective input Measure Components’s values, obtained starting from </w:t>
      </w:r>
      <w:r w:rsidRPr="00E352EF">
        <w:rPr>
          <w:rFonts w:ascii="Cambria" w:eastAsia="Calibri" w:hAnsi="Cambria" w:cs="Calibri"/>
          <w:i/>
        </w:rPr>
        <w:t>startParameters</w:t>
      </w:r>
      <w:r w:rsidRPr="00E352EF">
        <w:rPr>
          <w:rFonts w:ascii="Cambria" w:eastAsia="Calibri" w:hAnsi="Cambria" w:cs="Calibri"/>
        </w:rPr>
        <w:t xml:space="preserve"> and taking length characters.</w:t>
      </w:r>
    </w:p>
    <w:p w14:paraId="1FFD289B" w14:textId="77777777" w:rsidR="00090FF8" w:rsidRPr="00E352EF" w:rsidRDefault="00090FF8" w:rsidP="00090FF8">
      <w:pPr>
        <w:rPr>
          <w:rFonts w:ascii="Cambria" w:eastAsia="Calibri" w:hAnsi="Cambria" w:cs="Calibri"/>
          <w:i/>
          <w:color w:val="5B9BD5"/>
        </w:rPr>
      </w:pPr>
    </w:p>
    <w:p w14:paraId="4E0B8BF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C054B6A" w14:textId="77777777" w:rsidR="005A2227" w:rsidRPr="00E352EF" w:rsidRDefault="0097053A" w:rsidP="00090FF8">
      <w:pPr>
        <w:rPr>
          <w:rFonts w:ascii="Cambria" w:hAnsi="Cambria"/>
        </w:rPr>
      </w:pPr>
      <w:r w:rsidRPr="00E352EF">
        <w:rPr>
          <w:rFonts w:ascii="Cambria" w:eastAsia="Calibri" w:hAnsi="Cambria" w:cs="Calibri"/>
        </w:rPr>
        <w:t xml:space="preserve">The substring of the input string is obtained stating from </w:t>
      </w:r>
      <w:r w:rsidRPr="00E352EF">
        <w:rPr>
          <w:rFonts w:ascii="Cambria" w:eastAsia="Calibri" w:hAnsi="Cambria" w:cs="Calibri"/>
          <w:i/>
        </w:rPr>
        <w:t>startPosition</w:t>
      </w:r>
      <w:r w:rsidRPr="00E352EF">
        <w:rPr>
          <w:rFonts w:ascii="Cambria" w:eastAsia="Calibri" w:hAnsi="Cambria" w:cs="Calibri"/>
        </w:rPr>
        <w:t xml:space="preserve"> and extracting length characters, if </w:t>
      </w:r>
      <w:r w:rsidRPr="00E352EF">
        <w:rPr>
          <w:rFonts w:ascii="Cambria" w:eastAsia="Calibri" w:hAnsi="Cambria" w:cs="Calibri"/>
          <w:i/>
        </w:rPr>
        <w:t>length</w:t>
      </w:r>
      <w:r w:rsidRPr="00E352EF">
        <w:rPr>
          <w:rFonts w:ascii="Cambria" w:eastAsia="Calibri" w:hAnsi="Cambria" w:cs="Calibri"/>
        </w:rPr>
        <w:t xml:space="preserve"> plus </w:t>
      </w:r>
      <w:r w:rsidRPr="00E352EF">
        <w:rPr>
          <w:rFonts w:ascii="Cambria" w:eastAsia="Calibri" w:hAnsi="Cambria" w:cs="Calibri"/>
          <w:i/>
        </w:rPr>
        <w:t>startPosition</w:t>
      </w:r>
      <w:r w:rsidRPr="00E352EF">
        <w:rPr>
          <w:rFonts w:ascii="Cambria" w:eastAsia="Calibri" w:hAnsi="Cambria" w:cs="Calibri"/>
        </w:rPr>
        <w:t xml:space="preserve"> is greater than the whole length of the input string, then </w:t>
      </w:r>
      <w:r w:rsidRPr="00E352EF">
        <w:rPr>
          <w:rFonts w:ascii="Cambria" w:eastAsia="Calibri" w:hAnsi="Cambria" w:cs="Calibri"/>
          <w:i/>
        </w:rPr>
        <w:t>length</w:t>
      </w:r>
      <w:r w:rsidRPr="00E352EF">
        <w:rPr>
          <w:rFonts w:ascii="Cambria" w:eastAsia="Calibri" w:hAnsi="Cambria" w:cs="Calibri"/>
        </w:rPr>
        <w:t xml:space="preserve"> parameter is ignored.</w:t>
      </w:r>
    </w:p>
    <w:p w14:paraId="622ADC53" w14:textId="77777777" w:rsidR="00090FF8" w:rsidRPr="00E352EF" w:rsidRDefault="00090FF8" w:rsidP="00090FF8">
      <w:pPr>
        <w:rPr>
          <w:rFonts w:ascii="Cambria" w:eastAsia="Calibri" w:hAnsi="Cambria" w:cs="Calibri"/>
          <w:i/>
          <w:color w:val="5B9BD5"/>
        </w:rPr>
      </w:pPr>
    </w:p>
    <w:p w14:paraId="21534C8C"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3AC5C05"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652F864"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"Hello, world!":</w:t>
      </w:r>
    </w:p>
    <w:p w14:paraId="48100698"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"lo, world!"</w:t>
      </w:r>
    </w:p>
    <w:p w14:paraId="29D9CF22" w14:textId="77777777" w:rsidR="005A2227" w:rsidRPr="00F70A81" w:rsidRDefault="0097053A" w:rsidP="00F748C2">
      <w:pPr>
        <w:ind w:left="706"/>
        <w:rPr>
          <w:rFonts w:ascii="Cambria" w:hAnsi="Cambria"/>
          <w:lang w:val="pt-PT"/>
        </w:rPr>
      </w:pPr>
      <w:r w:rsidRPr="00F70A81">
        <w:rPr>
          <w:rFonts w:ascii="Cambria" w:eastAsia="Calibri" w:hAnsi="Cambria" w:cs="Calibri"/>
          <w:lang w:val="pt-PT"/>
        </w:rPr>
        <w:t xml:space="preserve">B := </w:t>
      </w:r>
      <w:r w:rsidRPr="00F70A81">
        <w:rPr>
          <w:rFonts w:ascii="Cambria" w:eastAsia="Calibri" w:hAnsi="Cambria" w:cs="Calibri"/>
          <w:b/>
          <w:lang w:val="pt-PT"/>
        </w:rPr>
        <w:t>substr(</w:t>
      </w:r>
      <w:r w:rsidRPr="00F70A81">
        <w:rPr>
          <w:rFonts w:ascii="Cambria" w:eastAsia="Calibri" w:hAnsi="Cambria" w:cs="Calibri"/>
          <w:lang w:val="pt-PT"/>
        </w:rPr>
        <w:t>A, 2, 5</w:t>
      </w:r>
      <w:r w:rsidRPr="00F70A81">
        <w:rPr>
          <w:rFonts w:ascii="Cambria" w:eastAsia="Calibri" w:hAnsi="Cambria" w:cs="Calibri"/>
          <w:b/>
          <w:lang w:val="pt-PT"/>
        </w:rPr>
        <w:t>)</w:t>
      </w:r>
      <w:r w:rsidRPr="00F70A81">
        <w:rPr>
          <w:rFonts w:ascii="Cambria" w:eastAsia="Calibri" w:hAnsi="Cambria" w:cs="Calibri"/>
          <w:lang w:val="pt-PT"/>
        </w:rPr>
        <w:t xml:space="preserve">  </w:t>
      </w:r>
      <w:r w:rsidR="00C37921" w:rsidRPr="00F70A81">
        <w:rPr>
          <w:rFonts w:ascii="Cambria" w:eastAsia="Calibri" w:hAnsi="Cambria" w:cs="Calibri"/>
          <w:lang w:val="pt-PT"/>
        </w:rPr>
        <w:tab/>
      </w:r>
      <w:r w:rsidR="00C37921" w:rsidRPr="00F70A81">
        <w:rPr>
          <w:rFonts w:ascii="Cambria" w:eastAsia="Calibri" w:hAnsi="Cambria" w:cs="Calibri"/>
          <w:lang w:val="pt-PT"/>
        </w:rPr>
        <w:tab/>
      </w:r>
      <w:r w:rsidR="00C37921" w:rsidRPr="00F70A81">
        <w:rPr>
          <w:rFonts w:ascii="Cambria" w:eastAsia="Calibri" w:hAnsi="Cambria" w:cs="Calibri"/>
          <w:lang w:val="pt-PT"/>
        </w:rPr>
        <w:tab/>
      </w:r>
      <w:r w:rsidRPr="00F70A81">
        <w:rPr>
          <w:rFonts w:ascii="Cambria" w:eastAsia="Calibri" w:hAnsi="Cambria" w:cs="Calibri"/>
          <w:lang w:val="pt-PT"/>
        </w:rPr>
        <w:t>B = "lo, w"</w:t>
      </w:r>
    </w:p>
    <w:p w14:paraId="23EC23FE"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0,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w:t>
      </w:r>
    </w:p>
    <w:p w14:paraId="352D9C8B" w14:textId="77777777" w:rsidR="005A2227" w:rsidRPr="00E352EF" w:rsidRDefault="005A2227" w:rsidP="00090FF8">
      <w:pPr>
        <w:rPr>
          <w:rFonts w:ascii="Cambria" w:hAnsi="Cambria"/>
        </w:rPr>
      </w:pPr>
    </w:p>
    <w:p w14:paraId="31DB4F19" w14:textId="77777777" w:rsidR="005A2227" w:rsidRPr="00F70A81" w:rsidRDefault="00F748C2" w:rsidP="00090FF8">
      <w:pPr>
        <w:rPr>
          <w:rFonts w:ascii="Cambria" w:hAnsi="Cambria"/>
          <w:lang w:val="pt-PT"/>
        </w:rPr>
      </w:pPr>
      <w:r w:rsidRPr="00F70A81">
        <w:rPr>
          <w:rFonts w:ascii="Cambria" w:eastAsia="Calibri" w:hAnsi="Cambria" w:cs="Calibri"/>
          <w:lang w:val="pt-PT"/>
        </w:rPr>
        <w:t>O</w:t>
      </w:r>
      <w:r w:rsidR="0097053A" w:rsidRPr="00F70A81">
        <w:rPr>
          <w:rFonts w:ascii="Cambria" w:eastAsia="Calibri" w:hAnsi="Cambria" w:cs="Calibri"/>
          <w:lang w:val="pt-PT"/>
        </w:rPr>
        <w:t xml:space="preserve">n </w:t>
      </w:r>
      <w:r w:rsidR="00472C2F" w:rsidRPr="00F70A81">
        <w:rPr>
          <w:lang w:val="pt-PT"/>
        </w:rPr>
        <w:t>Dataset</w:t>
      </w:r>
    </w:p>
    <w:p w14:paraId="45763A50" w14:textId="77777777" w:rsidR="005A2227" w:rsidRPr="00F70A81" w:rsidRDefault="00F748C2" w:rsidP="00090FF8">
      <w:pPr>
        <w:rPr>
          <w:rFonts w:ascii="Cambria" w:hAnsi="Cambria"/>
          <w:lang w:val="pt-PT"/>
        </w:rPr>
      </w:pPr>
      <w:r w:rsidRPr="00F70A81">
        <w:rPr>
          <w:rFonts w:ascii="Cambria" w:eastAsia="Calibri" w:hAnsi="Cambria" w:cs="Calibri"/>
          <w:lang w:val="pt-PT"/>
        </w:rPr>
        <w:t>2</w:t>
      </w:r>
      <w:r w:rsidR="0097053A" w:rsidRPr="00F70A81">
        <w:rPr>
          <w:rFonts w:ascii="Cambria" w:eastAsia="Calibri" w:hAnsi="Cambria" w:cs="Calibri"/>
          <w:lang w:val="pt-PT"/>
        </w:rPr>
        <w:t xml:space="preserve">) ds_r := </w:t>
      </w:r>
      <w:r w:rsidR="0097053A" w:rsidRPr="00F70A81">
        <w:rPr>
          <w:rFonts w:ascii="Cambria" w:eastAsia="Calibri" w:hAnsi="Cambria" w:cs="Calibri"/>
          <w:b/>
          <w:lang w:val="pt-PT"/>
        </w:rPr>
        <w:t>substr(</w:t>
      </w:r>
      <w:r w:rsidR="0097053A" w:rsidRPr="00F70A81">
        <w:rPr>
          <w:rFonts w:ascii="Cambria" w:eastAsia="Calibri" w:hAnsi="Cambria" w:cs="Calibri"/>
          <w:lang w:val="pt-PT"/>
        </w:rPr>
        <w:t>ds_1,7</w:t>
      </w:r>
      <w:r w:rsidR="0097053A" w:rsidRPr="00F70A81">
        <w:rPr>
          <w:rFonts w:ascii="Cambria" w:eastAsia="Calibri" w:hAnsi="Cambria" w:cs="Calibri"/>
          <w:b/>
          <w:lang w:val="pt-PT"/>
        </w:rPr>
        <w:t>)</w:t>
      </w:r>
    </w:p>
    <w:p w14:paraId="63A7ECCC" w14:textId="77777777" w:rsidR="005A2227" w:rsidRPr="00F70A81" w:rsidRDefault="005A2227">
      <w:pPr>
        <w:rPr>
          <w:lang w:val="pt-PT"/>
        </w:rPr>
      </w:pPr>
    </w:p>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3943778F"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3430DE" w14:textId="77777777" w:rsidR="005A2227" w:rsidRPr="00E352EF" w:rsidRDefault="0097053A">
            <w:r w:rsidRPr="00E352EF">
              <w:rPr>
                <w:rFonts w:ascii="Calibri" w:eastAsia="Calibri" w:hAnsi="Calibri" w:cs="Calibri"/>
              </w:rPr>
              <w:t>ds_1</w:t>
            </w:r>
          </w:p>
        </w:tc>
      </w:tr>
      <w:tr w:rsidR="005A2227" w:rsidRPr="00E352EF" w14:paraId="68B15EB4"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4E8AA7"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2A237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9FCE13" w14:textId="77777777" w:rsidR="005A2227" w:rsidRPr="00E352EF" w:rsidRDefault="0097053A">
            <w:r w:rsidRPr="00E352EF">
              <w:rPr>
                <w:rFonts w:ascii="Calibri" w:eastAsia="Calibri" w:hAnsi="Calibri" w:cs="Calibri"/>
                <w:b/>
              </w:rPr>
              <w:t>M1</w:t>
            </w:r>
          </w:p>
        </w:tc>
      </w:tr>
      <w:tr w:rsidR="005A2227" w:rsidRPr="00E352EF" w14:paraId="47916DCF"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8B1B3E"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236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7958E" w14:textId="77777777" w:rsidR="005A2227" w:rsidRPr="00E352EF" w:rsidRDefault="0097053A">
            <w:r w:rsidRPr="00E352EF">
              <w:rPr>
                <w:rFonts w:ascii="Calibri" w:eastAsia="Calibri" w:hAnsi="Calibri" w:cs="Calibri"/>
              </w:rPr>
              <w:t>"hello world"</w:t>
            </w:r>
          </w:p>
        </w:tc>
      </w:tr>
    </w:tbl>
    <w:p w14:paraId="312E768A"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65E5E8E9"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866BE4" w14:textId="77777777" w:rsidR="005A2227" w:rsidRPr="00E352EF" w:rsidRDefault="0097053A">
            <w:r w:rsidRPr="00E352EF">
              <w:rPr>
                <w:rFonts w:ascii="Calibri" w:eastAsia="Calibri" w:hAnsi="Calibri" w:cs="Calibri"/>
              </w:rPr>
              <w:t>ds_r</w:t>
            </w:r>
          </w:p>
        </w:tc>
      </w:tr>
      <w:tr w:rsidR="005A2227" w:rsidRPr="00E352EF" w14:paraId="7277DE48"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251FBE"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3F817B"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573421" w14:textId="77777777" w:rsidR="005A2227" w:rsidRPr="00E352EF" w:rsidRDefault="0097053A">
            <w:r w:rsidRPr="00E352EF">
              <w:rPr>
                <w:rFonts w:ascii="Calibri" w:eastAsia="Calibri" w:hAnsi="Calibri" w:cs="Calibri"/>
                <w:b/>
              </w:rPr>
              <w:t>M1</w:t>
            </w:r>
          </w:p>
        </w:tc>
      </w:tr>
      <w:tr w:rsidR="005A2227" w:rsidRPr="00E352EF" w14:paraId="7F68599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599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4727B"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D24A" w14:textId="77777777" w:rsidR="005A2227" w:rsidRPr="00E352EF" w:rsidRDefault="0097053A">
            <w:r w:rsidRPr="00E352EF">
              <w:rPr>
                <w:rFonts w:ascii="Calibri" w:eastAsia="Calibri" w:hAnsi="Calibri" w:cs="Calibri"/>
              </w:rPr>
              <w:t>"rld"</w:t>
            </w:r>
          </w:p>
        </w:tc>
      </w:tr>
    </w:tbl>
    <w:p w14:paraId="6141E798" w14:textId="77777777" w:rsidR="005A2227" w:rsidRPr="00E352EF" w:rsidRDefault="005A2227"/>
    <w:p w14:paraId="385EA83B" w14:textId="77777777" w:rsidR="005A2227" w:rsidRPr="00E352EF" w:rsidRDefault="00F748C2">
      <w:pPr>
        <w:rPr>
          <w:rFonts w:ascii="Cambria" w:hAnsi="Cambria"/>
        </w:rPr>
      </w:pPr>
      <w:r w:rsidRPr="00E352EF">
        <w:rPr>
          <w:rFonts w:ascii="Cambria" w:eastAsia="Calibri" w:hAnsi="Cambria" w:cs="Calibri"/>
        </w:rPr>
        <w:t>3</w:t>
      </w:r>
      <w:r w:rsidR="0097053A" w:rsidRPr="00E352EF">
        <w:rPr>
          <w:rFonts w:ascii="Cambria" w:eastAsia="Calibri" w:hAnsi="Cambria" w:cs="Calibri"/>
        </w:rPr>
        <w:t xml:space="preserve">) ds_r := </w:t>
      </w:r>
      <w:r w:rsidR="0097053A" w:rsidRPr="00E352EF">
        <w:rPr>
          <w:rFonts w:ascii="Cambria" w:eastAsia="Calibri" w:hAnsi="Cambria" w:cs="Calibri"/>
          <w:b/>
        </w:rPr>
        <w:t>substr(</w:t>
      </w:r>
      <w:r w:rsidR="0097053A" w:rsidRPr="00E352EF">
        <w:rPr>
          <w:rFonts w:ascii="Cambria" w:eastAsia="Calibri" w:hAnsi="Cambria" w:cs="Calibri"/>
        </w:rPr>
        <w:t>ds_1,0,5</w:t>
      </w:r>
      <w:r w:rsidR="0097053A" w:rsidRPr="00E352EF">
        <w:rPr>
          <w:rFonts w:ascii="Cambria" w:eastAsia="Calibri" w:hAnsi="Cambria" w:cs="Calibri"/>
          <w:b/>
        </w:rPr>
        <w:t>)</w:t>
      </w:r>
    </w:p>
    <w:p w14:paraId="2268BC7F" w14:textId="77777777" w:rsidR="005A2227" w:rsidRPr="00E352EF" w:rsidRDefault="005A2227"/>
    <w:tbl>
      <w:tblPr>
        <w:tblW w:w="561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466"/>
        <w:gridCol w:w="2914"/>
      </w:tblGrid>
      <w:tr w:rsidR="005A2227" w:rsidRPr="00E352EF" w14:paraId="49E47C22"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141E8B" w14:textId="77777777" w:rsidR="005A2227" w:rsidRPr="00E352EF" w:rsidRDefault="0097053A">
            <w:r w:rsidRPr="00E352EF">
              <w:rPr>
                <w:rFonts w:ascii="Calibri" w:eastAsia="Calibri" w:hAnsi="Calibri" w:cs="Calibri"/>
              </w:rPr>
              <w:t>ds_1</w:t>
            </w:r>
          </w:p>
        </w:tc>
      </w:tr>
      <w:tr w:rsidR="005A2227" w:rsidRPr="00E352EF" w14:paraId="547046B9"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B02AF"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22E7B6"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D201FC8" w14:textId="77777777" w:rsidR="005A2227" w:rsidRPr="00E352EF" w:rsidRDefault="0097053A">
            <w:r w:rsidRPr="00E352EF">
              <w:rPr>
                <w:rFonts w:ascii="Calibri" w:eastAsia="Calibri" w:hAnsi="Calibri" w:cs="Calibri"/>
                <w:b/>
              </w:rPr>
              <w:t>M1</w:t>
            </w:r>
          </w:p>
        </w:tc>
      </w:tr>
      <w:tr w:rsidR="005A2227" w:rsidRPr="00E352EF" w14:paraId="02AA6D8F"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605D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2AF2C1"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FB473" w14:textId="77777777" w:rsidR="005A2227" w:rsidRPr="00E352EF" w:rsidRDefault="0097053A">
            <w:r w:rsidRPr="00E352EF">
              <w:rPr>
                <w:rFonts w:ascii="Calibri" w:eastAsia="Calibri" w:hAnsi="Calibri" w:cs="Calibri"/>
              </w:rPr>
              <w:t>"hello world"</w:t>
            </w:r>
          </w:p>
        </w:tc>
      </w:tr>
    </w:tbl>
    <w:tbl>
      <w:tblPr>
        <w:tblpPr w:leftFromText="141" w:rightFromText="141" w:vertAnchor="text" w:horzAnchor="margin" w:tblpY="147"/>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25"/>
        <w:gridCol w:w="2491"/>
      </w:tblGrid>
      <w:tr w:rsidR="00F748C2" w:rsidRPr="00E352EF" w14:paraId="42111789" w14:textId="77777777" w:rsidTr="00F748C2">
        <w:tc>
          <w:tcPr>
            <w:tcW w:w="489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39A8E4" w14:textId="77777777" w:rsidR="00F748C2" w:rsidRPr="00E352EF" w:rsidRDefault="00F748C2" w:rsidP="00F748C2">
            <w:r w:rsidRPr="00E352EF">
              <w:rPr>
                <w:rFonts w:ascii="Calibri" w:eastAsia="Calibri" w:hAnsi="Calibri" w:cs="Calibri"/>
              </w:rPr>
              <w:t>ds_r</w:t>
            </w:r>
          </w:p>
        </w:tc>
      </w:tr>
      <w:tr w:rsidR="00F748C2" w:rsidRPr="00E352EF" w14:paraId="14D69E0F"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C0B20C" w14:textId="77777777" w:rsidR="00F748C2" w:rsidRPr="00E352EF" w:rsidRDefault="00F748C2" w:rsidP="00F748C2">
            <w:r w:rsidRPr="00E352EF">
              <w:rPr>
                <w:rFonts w:ascii="Calibri" w:eastAsia="Calibri" w:hAnsi="Calibri" w:cs="Calibri"/>
                <w:b/>
              </w:rPr>
              <w:t>K1</w:t>
            </w:r>
          </w:p>
        </w:tc>
        <w:tc>
          <w:tcPr>
            <w:tcW w:w="132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7B3095" w14:textId="77777777" w:rsidR="00F748C2" w:rsidRPr="00E352EF" w:rsidRDefault="00F748C2" w:rsidP="00F748C2">
            <w:r w:rsidRPr="00E352EF">
              <w:rPr>
                <w:rFonts w:ascii="Calibri" w:eastAsia="Calibri" w:hAnsi="Calibri" w:cs="Calibri"/>
                <w:b/>
              </w:rPr>
              <w:t>K2</w:t>
            </w:r>
          </w:p>
        </w:tc>
        <w:tc>
          <w:tcPr>
            <w:tcW w:w="249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037CC7" w14:textId="77777777" w:rsidR="00F748C2" w:rsidRPr="00E352EF" w:rsidRDefault="00F748C2" w:rsidP="00F748C2">
            <w:r w:rsidRPr="00E352EF">
              <w:rPr>
                <w:rFonts w:ascii="Calibri" w:eastAsia="Calibri" w:hAnsi="Calibri" w:cs="Calibri"/>
                <w:b/>
              </w:rPr>
              <w:t>M1</w:t>
            </w:r>
          </w:p>
        </w:tc>
      </w:tr>
      <w:tr w:rsidR="00F748C2" w:rsidRPr="00E352EF" w14:paraId="4A518C0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A6F08" w14:textId="77777777" w:rsidR="00F748C2" w:rsidRPr="00E352EF" w:rsidRDefault="00F748C2" w:rsidP="00F748C2">
            <w:r w:rsidRPr="00E352EF">
              <w:rPr>
                <w:rFonts w:ascii="Calibri" w:eastAsia="Calibri" w:hAnsi="Calibri" w:cs="Calibri"/>
              </w:rPr>
              <w:lastRenderedPageBreak/>
              <w:t>1</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2479E" w14:textId="77777777" w:rsidR="00F748C2" w:rsidRPr="00E352EF" w:rsidRDefault="00F748C2" w:rsidP="00F748C2">
            <w:r w:rsidRPr="00E352EF">
              <w:rPr>
                <w:rFonts w:ascii="Calibri" w:eastAsia="Calibri" w:hAnsi="Calibri" w:cs="Calibri"/>
              </w:rPr>
              <w:t>A</w:t>
            </w:r>
          </w:p>
        </w:tc>
        <w:tc>
          <w:tcPr>
            <w:tcW w:w="24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25DB3" w14:textId="77777777" w:rsidR="00F748C2" w:rsidRPr="00E352EF" w:rsidRDefault="00F748C2" w:rsidP="00F748C2">
            <w:r w:rsidRPr="00E352EF">
              <w:rPr>
                <w:rFonts w:ascii="Calibri" w:eastAsia="Calibri" w:hAnsi="Calibri" w:cs="Calibri"/>
              </w:rPr>
              <w:t>"hello"</w:t>
            </w:r>
          </w:p>
        </w:tc>
      </w:tr>
    </w:tbl>
    <w:p w14:paraId="3576710A" w14:textId="77777777" w:rsidR="005A2227" w:rsidRPr="00E352EF" w:rsidRDefault="005A2227"/>
    <w:p w14:paraId="1BDB6DD1" w14:textId="77777777" w:rsidR="005A2227" w:rsidRPr="00E352EF" w:rsidRDefault="005A2227"/>
    <w:p w14:paraId="4C10B4F4" w14:textId="77777777" w:rsidR="005A2227" w:rsidRPr="00E352EF" w:rsidRDefault="005A2227"/>
    <w:p w14:paraId="37FAE02A" w14:textId="77777777" w:rsidR="005A2227" w:rsidRPr="00E352EF" w:rsidRDefault="0097053A" w:rsidP="00D107F0">
      <w:pPr>
        <w:pStyle w:val="Stile3"/>
        <w:rPr>
          <w:lang w:val="en-GB"/>
        </w:rPr>
      </w:pPr>
      <w:bookmarkStart w:id="332" w:name="_Toc462659635"/>
      <w:bookmarkStart w:id="333" w:name="_Toc463805737"/>
      <w:bookmarkStart w:id="334" w:name="_Toc464487914"/>
      <w:r w:rsidRPr="00E352EF">
        <w:rPr>
          <w:lang w:val="en-GB"/>
        </w:rPr>
        <w:t>instr</w:t>
      </w:r>
      <w:bookmarkEnd w:id="332"/>
      <w:bookmarkEnd w:id="333"/>
      <w:bookmarkEnd w:id="334"/>
    </w:p>
    <w:p w14:paraId="2E7677D6"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11E018A6"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instr </w:t>
      </w:r>
      <w:r w:rsidRPr="00E352EF">
        <w:rPr>
          <w:rFonts w:ascii="Cambria" w:eastAsia="Calibri" w:hAnsi="Cambria" w:cs="Calibri"/>
        </w:rPr>
        <w:t>operator returns the position of a string in another one</w:t>
      </w:r>
    </w:p>
    <w:p w14:paraId="5D1E4BDB" w14:textId="77777777" w:rsidR="00090FF8" w:rsidRPr="00E352EF" w:rsidRDefault="00090FF8" w:rsidP="00090FF8">
      <w:pPr>
        <w:rPr>
          <w:rFonts w:ascii="Cambria" w:eastAsia="Calibri" w:hAnsi="Cambria" w:cs="Calibri"/>
          <w:i/>
          <w:color w:val="5B9BD5"/>
        </w:rPr>
      </w:pPr>
    </w:p>
    <w:p w14:paraId="6E50E93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10F1ECC" w14:textId="77777777" w:rsidR="005A2227" w:rsidRPr="00E352EF" w:rsidRDefault="0097053A" w:rsidP="00090FF8">
      <w:pPr>
        <w:rPr>
          <w:rFonts w:ascii="Cambria" w:hAnsi="Cambria"/>
        </w:rPr>
      </w:pPr>
      <w:r w:rsidRPr="00E352EF">
        <w:rPr>
          <w:rFonts w:ascii="Cambria" w:hAnsi="Cambria"/>
        </w:rPr>
        <w:t>instr (</w:t>
      </w:r>
      <w:r w:rsidRPr="00E352EF">
        <w:rPr>
          <w:rFonts w:ascii="Cambria" w:hAnsi="Cambria"/>
          <w:i/>
        </w:rPr>
        <w:t>ds</w:t>
      </w:r>
      <w:r w:rsidRPr="00E352EF">
        <w:rPr>
          <w:rFonts w:ascii="Cambria" w:hAnsi="Cambria"/>
        </w:rPr>
        <w:t xml:space="preserve">, </w:t>
      </w:r>
      <w:r w:rsidRPr="00E352EF">
        <w:rPr>
          <w:rFonts w:ascii="Cambria" w:hAnsi="Cambria"/>
          <w:i/>
        </w:rPr>
        <w:t>strToSearch</w:t>
      </w:r>
      <w:r w:rsidRPr="00E352EF">
        <w:rPr>
          <w:rFonts w:ascii="Cambria" w:hAnsi="Cambria"/>
        </w:rPr>
        <w:t xml:space="preserve"> {, </w:t>
      </w:r>
      <w:r w:rsidRPr="00E352EF">
        <w:rPr>
          <w:rFonts w:ascii="Cambria" w:hAnsi="Cambria"/>
          <w:i/>
        </w:rPr>
        <w:t>startPosition</w:t>
      </w:r>
      <w:r w:rsidRPr="00E352EF">
        <w:rPr>
          <w:rFonts w:ascii="Cambria" w:hAnsi="Cambria"/>
        </w:rPr>
        <w:t xml:space="preserve">} { , </w:t>
      </w:r>
      <w:r w:rsidRPr="00E352EF">
        <w:rPr>
          <w:rFonts w:ascii="Cambria" w:hAnsi="Cambria"/>
          <w:i/>
        </w:rPr>
        <w:t>occurrence</w:t>
      </w:r>
      <w:r w:rsidRPr="00E352EF">
        <w:rPr>
          <w:rFonts w:ascii="Cambria" w:hAnsi="Cambria"/>
        </w:rPr>
        <w:t xml:space="preserve">} )   </w:t>
      </w:r>
    </w:p>
    <w:p w14:paraId="2C1D46DC" w14:textId="77777777" w:rsidR="00090FF8" w:rsidRPr="00E352EF" w:rsidRDefault="00090FF8" w:rsidP="00090FF8">
      <w:pPr>
        <w:rPr>
          <w:rFonts w:ascii="Cambria" w:eastAsia="Calibri" w:hAnsi="Cambria" w:cs="Calibri"/>
          <w:i/>
          <w:color w:val="5B9BD5"/>
        </w:rPr>
      </w:pPr>
    </w:p>
    <w:p w14:paraId="7A343C1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40F213D9"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04F6A"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1B235859" w14:textId="77777777" w:rsidR="005A2227" w:rsidRPr="00E352EF" w:rsidRDefault="0097053A" w:rsidP="00090FF8">
      <w:pPr>
        <w:rPr>
          <w:rFonts w:ascii="Cambria" w:hAnsi="Cambria"/>
        </w:rPr>
      </w:pPr>
      <w:r w:rsidRPr="00E352EF">
        <w:rPr>
          <w:rFonts w:ascii="Cambria" w:eastAsia="Calibri" w:hAnsi="Cambria" w:cs="Calibri"/>
          <w:i/>
        </w:rPr>
        <w:t>strToSearch</w:t>
      </w:r>
      <w:r w:rsidR="00090FF8" w:rsidRPr="00E352EF">
        <w:rPr>
          <w:rFonts w:ascii="Cambria" w:eastAsia="Calibri" w:hAnsi="Cambria" w:cs="Calibri"/>
          <w:i/>
        </w:rPr>
        <w:t xml:space="preserve"> </w:t>
      </w:r>
      <w:r w:rsidR="00090FF8" w:rsidRPr="00E352EF">
        <w:rPr>
          <w:rFonts w:ascii="Cambria" w:eastAsia="Calibri" w:hAnsi="Cambria" w:cs="Calibri"/>
        </w:rPr>
        <w:t xml:space="preserve">: </w:t>
      </w:r>
      <w:r w:rsidRPr="00E352EF">
        <w:rPr>
          <w:rFonts w:ascii="Cambria" w:eastAsia="Calibri" w:hAnsi="Cambria" w:cs="Calibri"/>
        </w:rPr>
        <w:t>string</w:t>
      </w:r>
    </w:p>
    <w:p w14:paraId="360102B5" w14:textId="77777777" w:rsidR="005A2227" w:rsidRPr="00E352EF" w:rsidRDefault="0097053A" w:rsidP="00090FF8">
      <w:pPr>
        <w:rPr>
          <w:rFonts w:ascii="Cambria" w:hAnsi="Cambria"/>
        </w:rPr>
      </w:pPr>
      <w:r w:rsidRPr="00E352EF">
        <w:rPr>
          <w:rFonts w:ascii="Cambria" w:hAnsi="Cambria"/>
          <w:i/>
        </w:rPr>
        <w:t>startPosition</w:t>
      </w:r>
      <w:r w:rsidR="00090FF8" w:rsidRPr="00E352EF">
        <w:rPr>
          <w:rFonts w:ascii="Cambria" w:eastAsia="Calibri" w:hAnsi="Cambria" w:cs="Calibri"/>
        </w:rPr>
        <w:t xml:space="preserve"> : </w:t>
      </w:r>
      <w:r w:rsidRPr="00E352EF">
        <w:rPr>
          <w:rFonts w:ascii="Cambria" w:eastAsia="Calibri" w:hAnsi="Cambria" w:cs="Calibri"/>
        </w:rPr>
        <w:t>integer</w:t>
      </w:r>
    </w:p>
    <w:p w14:paraId="5FD1B251" w14:textId="77777777" w:rsidR="005A2227" w:rsidRPr="00E352EF" w:rsidRDefault="0097053A" w:rsidP="00090FF8">
      <w:pPr>
        <w:rPr>
          <w:rFonts w:ascii="Cambria" w:hAnsi="Cambria"/>
        </w:rPr>
      </w:pPr>
      <w:r w:rsidRPr="00E352EF">
        <w:rPr>
          <w:rFonts w:ascii="Cambria" w:eastAsia="Calibri" w:hAnsi="Cambria" w:cs="Calibri"/>
          <w:i/>
        </w:rPr>
        <w:t>occurrence</w:t>
      </w:r>
      <w:r w:rsidR="00090FF8" w:rsidRPr="00E352EF">
        <w:rPr>
          <w:rFonts w:ascii="Cambria" w:eastAsia="Calibri" w:hAnsi="Cambria" w:cs="Calibri"/>
        </w:rPr>
        <w:t xml:space="preserve"> :</w:t>
      </w:r>
      <w:r w:rsidR="005840F9" w:rsidRPr="00E352EF">
        <w:rPr>
          <w:rFonts w:ascii="Cambria" w:eastAsia="Calibri" w:hAnsi="Cambria" w:cs="Calibri"/>
        </w:rPr>
        <w:t xml:space="preserve"> </w:t>
      </w:r>
      <w:r w:rsidRPr="00E352EF">
        <w:rPr>
          <w:rFonts w:ascii="Cambria" w:eastAsia="Calibri" w:hAnsi="Cambria" w:cs="Calibri"/>
        </w:rPr>
        <w:t>integer</w:t>
      </w:r>
    </w:p>
    <w:p w14:paraId="0AB2C218" w14:textId="77777777" w:rsidR="005A2227" w:rsidRPr="00E352EF" w:rsidRDefault="005A2227" w:rsidP="00090FF8">
      <w:pPr>
        <w:rPr>
          <w:rFonts w:ascii="Cambria" w:hAnsi="Cambria"/>
        </w:rPr>
      </w:pPr>
    </w:p>
    <w:p w14:paraId="06CCBF15"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xml:space="preserve">– is the input string or the input </w:t>
      </w:r>
      <w:r w:rsidR="00472C2F" w:rsidRPr="00E352EF">
        <w:t>Dataset</w:t>
      </w:r>
      <w:r w:rsidRPr="00E352EF">
        <w:rPr>
          <w:rFonts w:ascii="Cambria" w:eastAsia="Calibri" w:hAnsi="Cambria" w:cs="Calibri"/>
        </w:rPr>
        <w:t>.</w:t>
      </w:r>
    </w:p>
    <w:p w14:paraId="77CB2A1E"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strToSearch </w:t>
      </w:r>
      <w:r w:rsidRPr="00E352EF">
        <w:rPr>
          <w:rFonts w:ascii="Cambria" w:eastAsia="Calibri" w:hAnsi="Cambria" w:cs="Calibri"/>
        </w:rPr>
        <w:t>– is the string to search.</w:t>
      </w:r>
    </w:p>
    <w:p w14:paraId="481BC885" w14:textId="77777777"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startPosition </w:t>
      </w:r>
      <w:r w:rsidRPr="00E352EF">
        <w:rPr>
          <w:rFonts w:ascii="Cambria" w:eastAsia="Calibri" w:hAnsi="Cambria" w:cs="Calibri"/>
        </w:rPr>
        <w:t>–</w:t>
      </w:r>
      <w:r w:rsidRPr="00E352EF">
        <w:rPr>
          <w:rFonts w:ascii="Cambria" w:eastAsia="Calibri Light" w:hAnsi="Cambria" w:cs="Calibri Light"/>
        </w:rPr>
        <w:t xml:space="preserve"> </w:t>
      </w:r>
      <w:r w:rsidRPr="00E352EF">
        <w:rPr>
          <w:rFonts w:ascii="Cambria" w:eastAsia="Calibri" w:hAnsi="Cambria" w:cs="Calibri"/>
        </w:rPr>
        <w:t>is the index  of the character in the string from which start to search.</w:t>
      </w:r>
    </w:p>
    <w:p w14:paraId="6CE86776" w14:textId="1DD98CC4"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occurrence </w:t>
      </w:r>
      <w:r w:rsidRPr="00E352EF">
        <w:rPr>
          <w:rFonts w:ascii="Cambria" w:eastAsia="Calibri" w:hAnsi="Cambria" w:cs="Calibri"/>
        </w:rPr>
        <w:t>–</w:t>
      </w:r>
      <w:r w:rsidRPr="00E352EF">
        <w:rPr>
          <w:rFonts w:ascii="Cambria" w:eastAsia="Calibri Light" w:hAnsi="Cambria" w:cs="Calibri Light"/>
        </w:rPr>
        <w:t xml:space="preserve">  is the number of occurrences of the </w:t>
      </w:r>
      <w:r w:rsidRPr="00E352EF">
        <w:rPr>
          <w:rFonts w:ascii="Cambria" w:eastAsia="Calibri Light" w:hAnsi="Cambria" w:cs="Calibri Light"/>
          <w:i/>
        </w:rPr>
        <w:t>strToSearch</w:t>
      </w:r>
      <w:r w:rsidRPr="00E352EF">
        <w:rPr>
          <w:rFonts w:ascii="Cambria" w:eastAsia="Calibri Light" w:hAnsi="Cambria" w:cs="Calibri Light"/>
        </w:rPr>
        <w:t xml:space="preserve">  </w:t>
      </w:r>
      <w:r w:rsidRPr="00E352EF">
        <w:rPr>
          <w:rFonts w:ascii="Cambria" w:eastAsia="Calibri" w:hAnsi="Cambria" w:cs="Calibri"/>
        </w:rPr>
        <w:t>from which start to search</w:t>
      </w:r>
      <w:ins w:id="335" w:author="Laura Viignola" w:date="2017-05-11T09:31:00Z">
        <w:r w:rsidR="004266D2">
          <w:rPr>
            <w:rFonts w:ascii="Cambria" w:eastAsia="Calibri" w:hAnsi="Cambria" w:cs="Calibri"/>
          </w:rPr>
          <w:t>.</w:t>
        </w:r>
      </w:ins>
    </w:p>
    <w:p w14:paraId="2AD60F35" w14:textId="77777777" w:rsidR="005840F9" w:rsidRPr="00E352EF" w:rsidRDefault="005840F9" w:rsidP="00090FF8">
      <w:pPr>
        <w:rPr>
          <w:rFonts w:ascii="Cambria" w:eastAsia="Calibri" w:hAnsi="Cambria" w:cs="Calibri"/>
          <w:i/>
          <w:color w:val="5B9BD5"/>
        </w:rPr>
      </w:pPr>
    </w:p>
    <w:p w14:paraId="7112291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60C0149A"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43E3347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7E613908" w14:textId="77777777" w:rsidR="005840F9" w:rsidRPr="00E352EF" w:rsidRDefault="005840F9" w:rsidP="00090FF8">
      <w:pPr>
        <w:rPr>
          <w:rFonts w:ascii="Cambria" w:eastAsia="Calibri" w:hAnsi="Cambria" w:cs="Calibri"/>
          <w:i/>
          <w:color w:val="5B9BD5"/>
        </w:rPr>
      </w:pPr>
    </w:p>
    <w:p w14:paraId="72D5ECC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3E883E7"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the position of 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w:t>
      </w:r>
      <w:r w:rsidR="00A320E9" w:rsidRPr="00E352EF">
        <w:rPr>
          <w:rFonts w:ascii="Cambria" w:hAnsi="Cambria"/>
        </w:rPr>
        <w:t>s</w:t>
      </w:r>
      <w:r w:rsidRPr="00E352EF">
        <w:rPr>
          <w:rFonts w:ascii="Cambria" w:hAnsi="Cambria"/>
        </w:rPr>
        <w:t xml:space="preserve"> indicating the character of string and the number of occurrences from which start to search</w:t>
      </w:r>
      <w:r w:rsidR="00A320E9" w:rsidRPr="00E352EF">
        <w:rPr>
          <w:rFonts w:ascii="Cambria" w:hAnsi="Cambria"/>
        </w:rPr>
        <w:t>, respectively</w:t>
      </w:r>
      <w:r w:rsidRPr="00E352EF">
        <w:rPr>
          <w:rFonts w:ascii="Cambria" w:hAnsi="Cambria"/>
        </w:rPr>
        <w:t>.</w:t>
      </w:r>
    </w:p>
    <w:p w14:paraId="5A18FC06"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320E9" w:rsidRPr="00E352EF">
        <w:rPr>
          <w:rFonts w:ascii="Cambria" w:hAnsi="Cambria"/>
        </w:rPr>
        <w:t xml:space="preserve"> </w:t>
      </w:r>
      <w:r w:rsidR="00A82077" w:rsidRPr="00E352EF">
        <w:rPr>
          <w:rFonts w:ascii="Cambria" w:hAnsi="Cambria"/>
        </w:rPr>
        <w:t>I</w:t>
      </w:r>
      <w:r w:rsidR="00A320E9" w:rsidRPr="00E352EF">
        <w:rPr>
          <w:rFonts w:ascii="Cambria" w:hAnsi="Cambria"/>
        </w:rPr>
        <w:t>dentifier</w:t>
      </w:r>
      <w:r w:rsidR="00A82077" w:rsidRPr="00E352EF">
        <w:rPr>
          <w:rFonts w:ascii="Cambria" w:hAnsi="Cambria"/>
        </w:rPr>
        <w:t>C</w:t>
      </w:r>
      <w:r w:rsidR="00A320E9"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are integer representing </w:t>
      </w:r>
      <w:r w:rsidRPr="00E352EF">
        <w:rPr>
          <w:rFonts w:ascii="Cambria" w:hAnsi="Cambria"/>
        </w:rPr>
        <w:t xml:space="preserve">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 indicating respectively the character of string and the number of occurrences from which start to search.</w:t>
      </w:r>
    </w:p>
    <w:p w14:paraId="0B895A7C" w14:textId="77777777" w:rsidR="005A2227" w:rsidRPr="00E352EF" w:rsidRDefault="0097053A" w:rsidP="00E3659E">
      <w:pPr>
        <w:jc w:val="both"/>
        <w:rPr>
          <w:rFonts w:ascii="Cambria" w:hAnsi="Cambria"/>
        </w:rPr>
      </w:pPr>
      <w:r w:rsidRPr="00E352EF">
        <w:rPr>
          <w:rFonts w:ascii="Cambria" w:hAnsi="Cambria"/>
        </w:rPr>
        <w:t xml:space="preserve">A negative value of startPosition counts backward from the end of string. </w:t>
      </w:r>
    </w:p>
    <w:p w14:paraId="2F60F488" w14:textId="77777777" w:rsidR="005840F9" w:rsidRPr="00E352EF" w:rsidRDefault="005840F9" w:rsidP="00090FF8">
      <w:pPr>
        <w:rPr>
          <w:rFonts w:ascii="Cambria" w:eastAsia="Calibri" w:hAnsi="Cambria" w:cs="Calibri"/>
          <w:i/>
          <w:color w:val="5B9BD5"/>
        </w:rPr>
      </w:pPr>
    </w:p>
    <w:p w14:paraId="3591C2B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33E716D5" w14:textId="51260BA6" w:rsidR="005A2227" w:rsidRPr="00E352EF" w:rsidRDefault="0097053A" w:rsidP="00090FF8">
      <w:pPr>
        <w:rPr>
          <w:rFonts w:ascii="Cambria" w:hAnsi="Cambria"/>
        </w:rPr>
      </w:pPr>
      <w:r w:rsidRPr="00E352EF">
        <w:rPr>
          <w:rFonts w:ascii="Cambria" w:eastAsia="Calibri" w:hAnsi="Cambria" w:cs="Calibri"/>
        </w:rPr>
        <w:t xml:space="preserve">If the string to search is not present in </w:t>
      </w:r>
      <w:r w:rsidRPr="00E352EF">
        <w:rPr>
          <w:rFonts w:ascii="Cambria" w:eastAsia="Calibri" w:hAnsi="Cambria" w:cs="Calibri"/>
          <w:i/>
        </w:rPr>
        <w:t xml:space="preserve">str, </w:t>
      </w:r>
      <w:r w:rsidRPr="00E352EF">
        <w:rPr>
          <w:rFonts w:ascii="Cambria" w:eastAsia="Calibri" w:hAnsi="Cambria" w:cs="Calibri"/>
        </w:rPr>
        <w:t xml:space="preserve">then the value returned is </w:t>
      </w:r>
      <w:del w:id="336" w:author="Laura Viignola" w:date="2017-05-10T18:44:00Z">
        <w:r w:rsidRPr="00E352EF" w:rsidDel="00FD1531">
          <w:rPr>
            <w:rFonts w:ascii="Cambria" w:eastAsia="Calibri" w:hAnsi="Cambria" w:cs="Calibri"/>
          </w:rPr>
          <w:delText>-1</w:delText>
        </w:r>
      </w:del>
      <w:ins w:id="337" w:author="Laura Viignola" w:date="2017-05-10T18:44:00Z">
        <w:r w:rsidR="00FD1531">
          <w:rPr>
            <w:rFonts w:ascii="Cambria" w:eastAsia="Calibri" w:hAnsi="Cambria" w:cs="Calibri"/>
          </w:rPr>
          <w:t>0</w:t>
        </w:r>
      </w:ins>
      <w:r w:rsidRPr="00E352EF">
        <w:rPr>
          <w:rFonts w:ascii="Cambria" w:eastAsia="Calibri" w:hAnsi="Cambria" w:cs="Calibri"/>
        </w:rPr>
        <w:t xml:space="preserve">. If </w:t>
      </w:r>
      <w:r w:rsidRPr="00E352EF">
        <w:rPr>
          <w:rFonts w:ascii="Cambria" w:hAnsi="Cambria"/>
          <w:i/>
        </w:rPr>
        <w:t xml:space="preserve">startPosition </w:t>
      </w:r>
      <w:r w:rsidRPr="00E352EF">
        <w:rPr>
          <w:rFonts w:ascii="Cambria" w:hAnsi="Cambria"/>
        </w:rPr>
        <w:t xml:space="preserve">is omitted the start position is 1, if </w:t>
      </w:r>
      <w:r w:rsidRPr="00E352EF">
        <w:rPr>
          <w:rFonts w:ascii="Cambria" w:hAnsi="Cambria"/>
          <w:i/>
        </w:rPr>
        <w:t>occurrence</w:t>
      </w:r>
      <w:r w:rsidRPr="00E352EF">
        <w:rPr>
          <w:rFonts w:ascii="Cambria" w:hAnsi="Cambria"/>
        </w:rPr>
        <w:t xml:space="preserve"> is omitted the value is 1.</w:t>
      </w:r>
    </w:p>
    <w:p w14:paraId="4363BFFF" w14:textId="77777777" w:rsidR="005840F9" w:rsidRPr="00E352EF" w:rsidRDefault="005840F9" w:rsidP="00090FF8">
      <w:pPr>
        <w:rPr>
          <w:rFonts w:ascii="Cambria" w:eastAsia="Calibri" w:hAnsi="Cambria" w:cs="Calibri"/>
          <w:i/>
          <w:color w:val="5B9BD5"/>
        </w:rPr>
      </w:pPr>
    </w:p>
    <w:p w14:paraId="64C9729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Examples</w:t>
      </w:r>
    </w:p>
    <w:p w14:paraId="1F3D628C"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10FA52FA"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w:t>
      </w:r>
      <w:r w:rsidR="0097053A" w:rsidRPr="00E352EF">
        <w:rPr>
          <w:rFonts w:ascii="Cambria" w:hAnsi="Cambria"/>
        </w:rPr>
        <w:t>abcde</w:t>
      </w:r>
      <w:r w:rsidR="0097053A" w:rsidRPr="00E352EF">
        <w:rPr>
          <w:rFonts w:ascii="Cambria" w:eastAsia="Calibri" w:hAnsi="Cambria" w:cs="Calibri"/>
        </w:rPr>
        <w:t>":</w:t>
      </w:r>
    </w:p>
    <w:p w14:paraId="6E4E0A8C" w14:textId="5414C781"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hAnsi="Cambria"/>
          <w:b/>
        </w:rPr>
        <w:t>instr</w:t>
      </w:r>
      <w:r w:rsidRPr="00E352EF">
        <w:rPr>
          <w:rFonts w:ascii="Cambria" w:hAnsi="Cambria"/>
        </w:rPr>
        <w:t xml:space="preserve"> </w:t>
      </w:r>
      <w:r w:rsidRPr="00E352EF">
        <w:rPr>
          <w:rFonts w:ascii="Cambria" w:eastAsia="Calibri" w:hAnsi="Cambria" w:cs="Calibri"/>
          <w:b/>
        </w:rPr>
        <w:t>(</w:t>
      </w:r>
      <w:r w:rsidRPr="00E352EF">
        <w:rPr>
          <w:rFonts w:ascii="Cambria" w:eastAsia="Calibri" w:hAnsi="Cambria" w:cs="Calibri"/>
        </w:rPr>
        <w:t xml:space="preserve">A, </w:t>
      </w:r>
      <w:r w:rsidRPr="00E352EF">
        <w:rPr>
          <w:rFonts w:ascii="Cambria" w:hAnsi="Cambria"/>
        </w:rPr>
        <w:t xml:space="preserve">"c" </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w:t>
      </w:r>
      <w:del w:id="338" w:author="Laura Viignola" w:date="2017-05-10T18:43:00Z">
        <w:r w:rsidRPr="00E352EF" w:rsidDel="00FD1531">
          <w:rPr>
            <w:rFonts w:ascii="Cambria" w:eastAsia="Calibri" w:hAnsi="Cambria" w:cs="Calibri"/>
          </w:rPr>
          <w:delText>2</w:delText>
        </w:r>
      </w:del>
      <w:ins w:id="339" w:author="Laura Viignola" w:date="2017-05-10T18:43:00Z">
        <w:r w:rsidR="00FD1531">
          <w:rPr>
            <w:rFonts w:ascii="Cambria" w:eastAsia="Calibri" w:hAnsi="Cambria" w:cs="Calibri"/>
          </w:rPr>
          <w:t>3</w:t>
        </w:r>
      </w:ins>
    </w:p>
    <w:p w14:paraId="42F792DF" w14:textId="77777777" w:rsidR="005A2227" w:rsidRPr="00E352EF" w:rsidRDefault="005A2227" w:rsidP="00090FF8">
      <w:pPr>
        <w:rPr>
          <w:rFonts w:ascii="Cambria" w:hAnsi="Cambria"/>
        </w:rPr>
      </w:pPr>
    </w:p>
    <w:p w14:paraId="2ECA5226"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22BE4D2E" w14:textId="77777777" w:rsidR="005A2227" w:rsidRPr="00E352EF" w:rsidRDefault="00F748C2" w:rsidP="00090FF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 xml:space="preserve">ds_2 := </w:t>
      </w:r>
      <w:r w:rsidR="0097053A" w:rsidRPr="00E352EF">
        <w:rPr>
          <w:rFonts w:ascii="Cambria" w:hAnsi="Cambria"/>
          <w:b/>
        </w:rPr>
        <w:t>instr</w:t>
      </w:r>
      <w:r w:rsidR="0097053A" w:rsidRPr="00E352EF">
        <w:rPr>
          <w:rFonts w:ascii="Cambria" w:eastAsia="Calibri" w:hAnsi="Cambria" w:cs="Calibri"/>
          <w:b/>
        </w:rPr>
        <w:t>(</w:t>
      </w:r>
      <w:r w:rsidR="0097053A" w:rsidRPr="00E352EF">
        <w:rPr>
          <w:rFonts w:ascii="Cambria" w:eastAsia="Calibri" w:hAnsi="Cambria" w:cs="Calibri"/>
        </w:rPr>
        <w:t>ds_1,”hello”</w:t>
      </w:r>
      <w:r w:rsidR="0097053A" w:rsidRPr="00E352EF">
        <w:rPr>
          <w:rFonts w:ascii="Cambria" w:eastAsia="Calibri" w:hAnsi="Cambria" w:cs="Calibri"/>
          <w:b/>
        </w:rPr>
        <w:t>)</w:t>
      </w:r>
    </w:p>
    <w:p w14:paraId="79A39B39"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151D68EA"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486DEC8" w14:textId="77777777" w:rsidR="005A2227" w:rsidRPr="00E352EF" w:rsidRDefault="0097053A">
            <w:r w:rsidRPr="00E352EF">
              <w:rPr>
                <w:rFonts w:ascii="Calibri" w:eastAsia="Calibri" w:hAnsi="Calibri" w:cs="Calibri"/>
              </w:rPr>
              <w:t>ds_1</w:t>
            </w:r>
          </w:p>
        </w:tc>
      </w:tr>
      <w:tr w:rsidR="005A2227" w:rsidRPr="00E352EF" w14:paraId="0D8FCAA2"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4E8CB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78E254"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8FA3E7" w14:textId="77777777" w:rsidR="005A2227" w:rsidRPr="00E352EF" w:rsidRDefault="0097053A">
            <w:r w:rsidRPr="00E352EF">
              <w:rPr>
                <w:rFonts w:ascii="Calibri" w:eastAsia="Calibri" w:hAnsi="Calibri" w:cs="Calibri"/>
                <w:b/>
              </w:rPr>
              <w:t>M1</w:t>
            </w:r>
          </w:p>
        </w:tc>
      </w:tr>
      <w:tr w:rsidR="005A2227" w:rsidRPr="00E352EF" w14:paraId="0CEAFE5A"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D6A0A"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9DC8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DC0D1" w14:textId="77777777" w:rsidR="005A2227" w:rsidRPr="00E352EF" w:rsidRDefault="0097053A">
            <w:r w:rsidRPr="00E352EF">
              <w:rPr>
                <w:rFonts w:ascii="Calibri" w:eastAsia="Calibri" w:hAnsi="Calibri" w:cs="Calibri"/>
              </w:rPr>
              <w:t>“hello world”</w:t>
            </w:r>
          </w:p>
        </w:tc>
      </w:tr>
      <w:tr w:rsidR="005A2227" w:rsidRPr="00E352EF" w14:paraId="574B4939"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C6FC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9F2A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EA8B7" w14:textId="77777777" w:rsidR="005A2227" w:rsidRPr="00E352EF" w:rsidRDefault="0097053A">
            <w:r w:rsidRPr="00E352EF">
              <w:rPr>
                <w:rFonts w:ascii="Calibri" w:eastAsia="Calibri" w:hAnsi="Calibri" w:cs="Calibri"/>
              </w:rPr>
              <w:t>“say hello”</w:t>
            </w:r>
          </w:p>
        </w:tc>
      </w:tr>
      <w:tr w:rsidR="005A2227" w:rsidRPr="00E352EF" w14:paraId="11DBE86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4FA40"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74B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6857D" w14:textId="77777777" w:rsidR="005A2227" w:rsidRPr="00E352EF" w:rsidRDefault="0097053A">
            <w:r w:rsidRPr="00E352EF">
              <w:rPr>
                <w:rFonts w:ascii="Calibri" w:eastAsia="Calibri" w:hAnsi="Calibri" w:cs="Calibri"/>
              </w:rPr>
              <w:t>“he”</w:t>
            </w:r>
          </w:p>
        </w:tc>
      </w:tr>
      <w:tr w:rsidR="005A2227" w:rsidRPr="00E352EF" w14:paraId="56B76EA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70532C"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393F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FD0BC" w14:textId="77777777" w:rsidR="005A2227" w:rsidRPr="00E352EF" w:rsidRDefault="0097053A">
            <w:r w:rsidRPr="00E352EF">
              <w:rPr>
                <w:rFonts w:ascii="Calibri" w:eastAsia="Calibri" w:hAnsi="Calibri" w:cs="Calibri"/>
              </w:rPr>
              <w:t>“hi, hello!”</w:t>
            </w:r>
          </w:p>
        </w:tc>
      </w:tr>
    </w:tbl>
    <w:p w14:paraId="561CB28A"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0DCE676E"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5FA48FA" w14:textId="77777777" w:rsidR="005A2227" w:rsidRPr="00E352EF" w:rsidRDefault="0097053A">
            <w:r w:rsidRPr="00E352EF">
              <w:rPr>
                <w:rFonts w:ascii="Calibri" w:eastAsia="Calibri" w:hAnsi="Calibri" w:cs="Calibri"/>
              </w:rPr>
              <w:t>ds_2</w:t>
            </w:r>
          </w:p>
        </w:tc>
      </w:tr>
      <w:tr w:rsidR="005A2227" w:rsidRPr="00E352EF" w14:paraId="458F50CD"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629AD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D9EBB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349044" w14:textId="77777777" w:rsidR="005A2227" w:rsidRPr="00E352EF" w:rsidRDefault="0097053A">
            <w:r w:rsidRPr="00E352EF">
              <w:rPr>
                <w:rFonts w:ascii="Calibri" w:eastAsia="Calibri" w:hAnsi="Calibri" w:cs="Calibri"/>
                <w:b/>
              </w:rPr>
              <w:t>M1</w:t>
            </w:r>
          </w:p>
        </w:tc>
      </w:tr>
      <w:tr w:rsidR="005A2227" w:rsidRPr="00E352EF" w14:paraId="58FDC93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BA8F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E7D3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6DDF5" w14:textId="77777777" w:rsidR="005A2227" w:rsidRPr="00E352EF" w:rsidRDefault="0097053A">
            <w:r w:rsidRPr="00E352EF">
              <w:rPr>
                <w:rFonts w:ascii="Calibri" w:eastAsia="Calibri" w:hAnsi="Calibri" w:cs="Calibri"/>
              </w:rPr>
              <w:t>0</w:t>
            </w:r>
          </w:p>
        </w:tc>
      </w:tr>
      <w:tr w:rsidR="005A2227" w:rsidRPr="00E352EF" w14:paraId="11BE4C21"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1CE1D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13BBE"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DAFCE" w14:textId="77777777" w:rsidR="005A2227" w:rsidRPr="00E352EF" w:rsidRDefault="0097053A">
            <w:r w:rsidRPr="00E352EF">
              <w:rPr>
                <w:rFonts w:ascii="Calibri" w:eastAsia="Calibri" w:hAnsi="Calibri" w:cs="Calibri"/>
              </w:rPr>
              <w:t>4</w:t>
            </w:r>
          </w:p>
        </w:tc>
      </w:tr>
      <w:tr w:rsidR="005A2227" w:rsidRPr="00E352EF" w14:paraId="5907BE2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3CBE"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62C0D"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4BF32" w14:textId="77777777" w:rsidR="005A2227" w:rsidRPr="00E352EF" w:rsidRDefault="0097053A">
            <w:r w:rsidRPr="00E352EF">
              <w:rPr>
                <w:rFonts w:ascii="Calibri" w:eastAsia="Calibri" w:hAnsi="Calibri" w:cs="Calibri"/>
              </w:rPr>
              <w:t>-1</w:t>
            </w:r>
          </w:p>
        </w:tc>
      </w:tr>
      <w:tr w:rsidR="005A2227" w:rsidRPr="00E352EF" w14:paraId="7AE4B702"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6A19B"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27D12"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4D323" w14:textId="77777777" w:rsidR="005A2227" w:rsidRPr="00E352EF" w:rsidRDefault="0097053A">
            <w:r w:rsidRPr="00E352EF">
              <w:rPr>
                <w:rFonts w:ascii="Calibri" w:eastAsia="Calibri" w:hAnsi="Calibri" w:cs="Calibri"/>
              </w:rPr>
              <w:t>4</w:t>
            </w:r>
          </w:p>
        </w:tc>
      </w:tr>
    </w:tbl>
    <w:p w14:paraId="334DCB01" w14:textId="77777777" w:rsidR="005A2227" w:rsidRPr="00E352EF" w:rsidRDefault="005A2227"/>
    <w:p w14:paraId="4A71A1D5" w14:textId="77777777" w:rsidR="005A2227" w:rsidRPr="00E352EF" w:rsidRDefault="0097053A" w:rsidP="00D107F0">
      <w:pPr>
        <w:pStyle w:val="Stile3"/>
        <w:rPr>
          <w:lang w:val="en-GB"/>
        </w:rPr>
      </w:pPr>
      <w:bookmarkStart w:id="340" w:name="_Toc462659638"/>
      <w:bookmarkStart w:id="341" w:name="_Toc463805738"/>
      <w:bookmarkStart w:id="342" w:name="_Toc464487915"/>
      <w:r w:rsidRPr="00E352EF">
        <w:rPr>
          <w:lang w:val="en-GB"/>
        </w:rPr>
        <w:t>date_from_string</w:t>
      </w:r>
      <w:bookmarkEnd w:id="340"/>
      <w:bookmarkEnd w:id="341"/>
      <w:bookmarkEnd w:id="342"/>
    </w:p>
    <w:p w14:paraId="045A3243"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1346EB91" w14:textId="77777777" w:rsidR="005A2227" w:rsidRPr="00E352EF" w:rsidRDefault="0097053A" w:rsidP="005840F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date_from_string</w:t>
      </w:r>
      <w:r w:rsidRPr="00E352EF">
        <w:rPr>
          <w:rFonts w:ascii="Cambria" w:eastAsia="Calibri" w:hAnsi="Cambria" w:cs="Calibri"/>
        </w:rPr>
        <w:t xml:space="preserve"> converts </w:t>
      </w:r>
      <w:r w:rsidR="00EA7AAE" w:rsidRPr="00E352EF">
        <w:rPr>
          <w:rFonts w:ascii="Cambria" w:eastAsia="Calibri" w:hAnsi="Cambria" w:cs="Calibri"/>
        </w:rPr>
        <w:t>a string in</w:t>
      </w:r>
      <w:r w:rsidRPr="00E352EF">
        <w:rPr>
          <w:rFonts w:ascii="Cambria" w:eastAsia="Calibri" w:hAnsi="Cambria" w:cs="Calibri"/>
        </w:rPr>
        <w:t>to a date.</w:t>
      </w:r>
    </w:p>
    <w:p w14:paraId="22C7C822" w14:textId="77777777" w:rsidR="005840F9" w:rsidRPr="00E352EF" w:rsidRDefault="005840F9" w:rsidP="005840F9">
      <w:pPr>
        <w:rPr>
          <w:rFonts w:ascii="Cambria" w:eastAsia="Calibri" w:hAnsi="Cambria" w:cs="Calibri"/>
          <w:i/>
          <w:color w:val="5B9BD5"/>
        </w:rPr>
      </w:pPr>
    </w:p>
    <w:p w14:paraId="65558B8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DD5B4D3" w14:textId="77777777" w:rsidR="005A2227" w:rsidRPr="00E352EF" w:rsidRDefault="0097053A" w:rsidP="005840F9">
      <w:pPr>
        <w:rPr>
          <w:rFonts w:ascii="Cambria" w:hAnsi="Cambria"/>
        </w:rPr>
      </w:pPr>
      <w:r w:rsidRPr="00E352EF">
        <w:rPr>
          <w:rFonts w:ascii="Cambria" w:eastAsia="Calibri" w:hAnsi="Cambria" w:cs="Calibri"/>
          <w:b/>
        </w:rPr>
        <w:t>date_from_string(</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format</w:t>
      </w:r>
      <w:r w:rsidRPr="00E352EF">
        <w:rPr>
          <w:rFonts w:ascii="Cambria" w:eastAsia="Calibri" w:hAnsi="Cambria" w:cs="Calibri"/>
        </w:rPr>
        <w:t xml:space="preserve"> </w:t>
      </w:r>
      <w:r w:rsidRPr="00E352EF">
        <w:rPr>
          <w:rFonts w:ascii="Cambria" w:eastAsia="Calibri" w:hAnsi="Cambria" w:cs="Calibri"/>
          <w:b/>
        </w:rPr>
        <w:t>)</w:t>
      </w:r>
    </w:p>
    <w:p w14:paraId="2A86B7C7" w14:textId="77777777" w:rsidR="005840F9" w:rsidRPr="00E352EF" w:rsidRDefault="005840F9" w:rsidP="005840F9">
      <w:pPr>
        <w:rPr>
          <w:rFonts w:ascii="Cambria" w:eastAsia="Calibri" w:hAnsi="Cambria" w:cs="Calibri"/>
          <w:i/>
          <w:color w:val="5B9BD5"/>
        </w:rPr>
      </w:pPr>
    </w:p>
    <w:p w14:paraId="0D451E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FBC0361"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 {measure &lt;IDENT&gt; as string }+ </w:t>
      </w:r>
    </w:p>
    <w:p w14:paraId="5ADA76B4" w14:textId="77777777" w:rsidR="005A2227" w:rsidRPr="00E352EF" w:rsidRDefault="0097053A" w:rsidP="005840F9">
      <w:pPr>
        <w:ind w:left="706"/>
        <w:rPr>
          <w:rFonts w:ascii="Cambria" w:hAnsi="Cambria"/>
        </w:rPr>
      </w:pPr>
      <w:r w:rsidRPr="00E352EF">
        <w:rPr>
          <w:rFonts w:ascii="Cambria" w:eastAsia="Calibri" w:hAnsi="Cambria" w:cs="Calibri"/>
        </w:rPr>
        <w:t xml:space="preserve">                    {attribute &lt;IDENT&gt; as scalar-type }* |string]</w:t>
      </w:r>
    </w:p>
    <w:p w14:paraId="0A08C8C3" w14:textId="77777777" w:rsidR="005A2227" w:rsidRPr="00E352EF" w:rsidRDefault="005840F9" w:rsidP="005840F9">
      <w:pPr>
        <w:rPr>
          <w:rFonts w:ascii="Cambria" w:hAnsi="Cambria"/>
        </w:rPr>
      </w:pPr>
      <w:r w:rsidRPr="00E352EF">
        <w:rPr>
          <w:rFonts w:ascii="Cambria" w:eastAsia="Calibri" w:hAnsi="Cambria" w:cs="Calibri"/>
          <w:i/>
        </w:rPr>
        <w:t>F</w:t>
      </w:r>
      <w:r w:rsidR="0097053A" w:rsidRPr="00E352EF">
        <w:rPr>
          <w:rFonts w:ascii="Cambria" w:eastAsia="Calibri" w:hAnsi="Cambria" w:cs="Calibri"/>
          <w:i/>
        </w:rPr>
        <w:t>ormat</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string</w:t>
      </w:r>
    </w:p>
    <w:p w14:paraId="0E0A8D80" w14:textId="77777777" w:rsidR="005A2227" w:rsidRPr="00E352EF" w:rsidRDefault="005A2227" w:rsidP="005840F9">
      <w:pPr>
        <w:rPr>
          <w:rFonts w:ascii="Cambria" w:hAnsi="Cambria"/>
        </w:rPr>
      </w:pPr>
    </w:p>
    <w:p w14:paraId="45E324DE"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p>
    <w:p w14:paraId="360A296C"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format – </w:t>
      </w:r>
      <w:r w:rsidRPr="00E352EF">
        <w:rPr>
          <w:rFonts w:ascii="Cambria" w:eastAsia="Calibri" w:hAnsi="Cambria" w:cs="Calibri"/>
        </w:rPr>
        <w:t>is the format of the resulting date</w:t>
      </w:r>
      <w:r w:rsidRPr="00E352EF">
        <w:rPr>
          <w:rFonts w:ascii="Cambria" w:eastAsia="Calibri" w:hAnsi="Cambria" w:cs="Calibri"/>
          <w:i/>
        </w:rPr>
        <w:t xml:space="preserve">. </w:t>
      </w:r>
    </w:p>
    <w:p w14:paraId="3EE3E6BB" w14:textId="77777777" w:rsidR="00472C2F" w:rsidRPr="00E352EF" w:rsidRDefault="00472C2F" w:rsidP="005840F9">
      <w:pPr>
        <w:rPr>
          <w:rFonts w:ascii="Cambria" w:eastAsia="Calibri" w:hAnsi="Cambria" w:cs="Calibri"/>
          <w:i/>
          <w:color w:val="5B9BD5"/>
        </w:rPr>
      </w:pPr>
    </w:p>
    <w:p w14:paraId="48176D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5C6F782"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7D120619"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dataset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3780DF0C" w14:textId="77777777" w:rsidR="005A2227" w:rsidRPr="00E352EF" w:rsidRDefault="0097053A" w:rsidP="008A7573">
      <w:pPr>
        <w:numPr>
          <w:ilvl w:val="0"/>
          <w:numId w:val="10"/>
        </w:numPr>
        <w:ind w:left="360"/>
        <w:rPr>
          <w:rFonts w:ascii="Cambria" w:hAnsi="Cambria"/>
        </w:rPr>
      </w:pPr>
      <w:r w:rsidRPr="00E352EF">
        <w:rPr>
          <w:rFonts w:ascii="Cambria" w:eastAsia="Calibri" w:hAnsi="Cambria" w:cs="Calibri"/>
        </w:rPr>
        <w:t>format must respect one</w:t>
      </w:r>
      <w:r w:rsidR="005840F9" w:rsidRPr="00E352EF">
        <w:rPr>
          <w:rFonts w:ascii="Cambria" w:eastAsia="Calibri" w:hAnsi="Cambria" w:cs="Calibri"/>
        </w:rPr>
        <w:t xml:space="preserve"> of these patterns:</w:t>
      </w:r>
    </w:p>
    <w:p w14:paraId="65F9B3D6" w14:textId="77777777" w:rsidR="005A2227" w:rsidRPr="00E352EF" w:rsidRDefault="005A2227">
      <w:pPr>
        <w:spacing w:after="160" w:line="259" w:lineRule="auto"/>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14:paraId="3A2229EF" w14:textId="77777777" w:rsidTr="00F748C2">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377508D6" w14:textId="77777777" w:rsidR="005A2227" w:rsidRPr="00E352EF" w:rsidRDefault="0097053A">
            <w:r w:rsidRPr="00E352EF">
              <w:rPr>
                <w:rFonts w:ascii="Calibri" w:eastAsia="Calibri" w:hAnsi="Calibri" w:cs="Calibri"/>
              </w:rPr>
              <w:t>Format</w:t>
            </w:r>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FE0C965" w14:textId="77777777" w:rsidR="005A2227" w:rsidRPr="00E352EF" w:rsidRDefault="0097053A">
            <w:r w:rsidRPr="00E352EF">
              <w:rPr>
                <w:rFonts w:ascii="Calibri" w:eastAsia="Calibri" w:hAnsi="Calibri" w:cs="Calibri"/>
              </w:rPr>
              <w:t>Frequency</w:t>
            </w:r>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D9ADE64" w14:textId="77777777" w:rsidR="005A2227" w:rsidRPr="00E352EF" w:rsidRDefault="0097053A">
            <w:r w:rsidRPr="00E352EF">
              <w:rPr>
                <w:rFonts w:ascii="Calibri" w:eastAsia="Calibri" w:hAnsi="Calibri" w:cs="Calibri"/>
              </w:rPr>
              <w:t>Example</w:t>
            </w:r>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9526CBC" w14:textId="77777777" w:rsidR="005A2227" w:rsidRPr="00E352EF" w:rsidRDefault="0097053A">
            <w:r w:rsidRPr="00E352EF">
              <w:rPr>
                <w:rFonts w:ascii="Calibri" w:eastAsia="Calibri" w:hAnsi="Calibri" w:cs="Calibri"/>
              </w:rPr>
              <w:t>Frequency</w:t>
            </w:r>
          </w:p>
        </w:tc>
      </w:tr>
      <w:tr w:rsidR="005A2227" w:rsidRPr="00E352EF" w14:paraId="556878A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9429" w14:textId="77777777" w:rsidR="005A2227" w:rsidRPr="00E352EF" w:rsidRDefault="0097053A">
            <w:r w:rsidRPr="00E352EF">
              <w:rPr>
                <w:rFonts w:ascii="Calibri" w:eastAsia="Calibri" w:hAnsi="Calibri" w:cs="Calibri"/>
              </w:rPr>
              <w:t>YYYY</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3B6AC" w14:textId="77777777" w:rsidR="005A2227" w:rsidRPr="00E352EF" w:rsidRDefault="005A2227"/>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13ACCA" w14:textId="77777777" w:rsidR="005A2227" w:rsidRPr="00E352EF" w:rsidRDefault="0097053A">
            <w:r w:rsidRPr="00E352EF">
              <w:rPr>
                <w:rFonts w:ascii="Calibri" w:eastAsia="Calibri" w:hAnsi="Calibri" w:cs="Calibri"/>
              </w:rPr>
              <w:t>2000</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8A617" w14:textId="77777777" w:rsidR="005A2227" w:rsidRPr="00E352EF" w:rsidRDefault="0097053A">
            <w:r w:rsidRPr="00E352EF">
              <w:rPr>
                <w:rFonts w:ascii="Calibri" w:eastAsia="Calibri" w:hAnsi="Calibri" w:cs="Calibri"/>
              </w:rPr>
              <w:t>Annual</w:t>
            </w:r>
          </w:p>
        </w:tc>
      </w:tr>
      <w:tr w:rsidR="005A2227" w:rsidRPr="00E352EF" w14:paraId="0D76573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87BC7"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391E"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8F3BC"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B6A35" w14:textId="77777777" w:rsidR="005A2227" w:rsidRPr="00E352EF" w:rsidRDefault="0097053A">
            <w:r w:rsidRPr="00E352EF">
              <w:rPr>
                <w:rFonts w:ascii="Calibri" w:eastAsia="Calibri" w:hAnsi="Calibri" w:cs="Calibri"/>
              </w:rPr>
              <w:t>Semestrial</w:t>
            </w:r>
          </w:p>
        </w:tc>
      </w:tr>
      <w:tr w:rsidR="005A2227" w:rsidRPr="00E352EF" w14:paraId="60BC3CB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FC71EF"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BA3F5"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DC871"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F7A1C" w14:textId="77777777" w:rsidR="005A2227" w:rsidRPr="00E352EF" w:rsidRDefault="0097053A">
            <w:r w:rsidRPr="00E352EF">
              <w:rPr>
                <w:rFonts w:ascii="Calibri" w:eastAsia="Calibri" w:hAnsi="Calibri" w:cs="Calibri"/>
              </w:rPr>
              <w:t>Quarterly</w:t>
            </w:r>
          </w:p>
        </w:tc>
      </w:tr>
      <w:tr w:rsidR="005A2227" w:rsidRPr="00E352EF" w14:paraId="5877275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3242F" w14:textId="77777777" w:rsidR="005A2227" w:rsidRPr="00E352EF" w:rsidRDefault="0097053A">
            <w:r w:rsidRPr="00E352EF">
              <w:rPr>
                <w:rFonts w:ascii="Calibri" w:eastAsia="Calibri" w:hAnsi="Calibri" w:cs="Calibri"/>
              </w:rPr>
              <w:t>YYYYMNN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FECC6"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4FA1" w14:textId="77777777" w:rsidR="005A2227" w:rsidRPr="00E352EF" w:rsidRDefault="0097053A">
            <w:r w:rsidRPr="00E352EF">
              <w:rPr>
                <w:rFonts w:ascii="Calibri" w:eastAsia="Calibri" w:hAnsi="Calibri" w:cs="Calibri"/>
              </w:rPr>
              <w:t>2000M01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BC4F" w14:textId="77777777" w:rsidR="005A2227" w:rsidRPr="00E352EF" w:rsidRDefault="0097053A">
            <w:r w:rsidRPr="00E352EF">
              <w:rPr>
                <w:rFonts w:ascii="Calibri" w:eastAsia="Calibri" w:hAnsi="Calibri" w:cs="Calibri"/>
              </w:rPr>
              <w:t>Monthly</w:t>
            </w:r>
          </w:p>
        </w:tc>
      </w:tr>
      <w:tr w:rsidR="005A2227" w:rsidRPr="00E352EF" w14:paraId="3AAAD6D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C621B" w14:textId="77777777" w:rsidR="005A2227" w:rsidRPr="00E352EF" w:rsidRDefault="0097053A">
            <w:r w:rsidRPr="00E352EF">
              <w:rPr>
                <w:rFonts w:ascii="Calibri" w:eastAsia="Calibri" w:hAnsi="Calibri" w:cs="Calibri"/>
              </w:rPr>
              <w:t>YYYYDNNNN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CA689" w14:textId="77777777" w:rsidR="005A2227" w:rsidRPr="00E352EF" w:rsidRDefault="0097053A">
            <w:r w:rsidRPr="00E352EF">
              <w:rPr>
                <w:rFonts w:ascii="Calibri" w:eastAsia="Calibri" w:hAnsi="Calibri" w:cs="Calibri"/>
              </w:rPr>
              <w:t>D</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B201" w14:textId="77777777" w:rsidR="005A2227" w:rsidRPr="00E352EF" w:rsidRDefault="0097053A">
            <w:r w:rsidRPr="00E352EF">
              <w:rPr>
                <w:rFonts w:ascii="Calibri" w:eastAsia="Calibri" w:hAnsi="Calibri" w:cs="Calibri"/>
              </w:rPr>
              <w:t>2000D0101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2C134" w14:textId="77777777" w:rsidR="005A2227" w:rsidRPr="00E352EF" w:rsidRDefault="0097053A">
            <w:r w:rsidRPr="00E352EF">
              <w:rPr>
                <w:rFonts w:ascii="Calibri" w:eastAsia="Calibri" w:hAnsi="Calibri" w:cs="Calibri"/>
              </w:rPr>
              <w:t xml:space="preserve">Daily </w:t>
            </w:r>
          </w:p>
        </w:tc>
      </w:tr>
      <w:tr w:rsidR="005A2227" w:rsidRPr="00E352EF" w14:paraId="7C7656D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19023" w14:textId="77777777" w:rsidR="005A2227" w:rsidRPr="00E352EF" w:rsidRDefault="0097053A">
            <w:r w:rsidRPr="00E352EF">
              <w:rPr>
                <w:rFonts w:ascii="Calibri" w:eastAsia="Calibri" w:hAnsi="Calibri" w:cs="Calibri"/>
              </w:rPr>
              <w:t>YYYYA</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35CDE" w14:textId="77777777" w:rsidR="005A2227" w:rsidRPr="00E352EF" w:rsidRDefault="0097053A">
            <w:r w:rsidRPr="00E352EF">
              <w:rPr>
                <w:rFonts w:ascii="Calibri" w:eastAsia="Calibri" w:hAnsi="Calibri" w:cs="Calibri"/>
              </w:rPr>
              <w:t>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E756E" w14:textId="77777777" w:rsidR="005A2227" w:rsidRPr="00E352EF" w:rsidRDefault="0097053A">
            <w:r w:rsidRPr="00E352EF">
              <w:rPr>
                <w:rFonts w:ascii="Calibri" w:eastAsia="Calibri" w:hAnsi="Calibri" w:cs="Calibri"/>
              </w:rPr>
              <w:t>2000A</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BF36D" w14:textId="77777777" w:rsidR="005A2227" w:rsidRPr="00E352EF" w:rsidRDefault="0097053A">
            <w:r w:rsidRPr="00E352EF">
              <w:rPr>
                <w:rFonts w:ascii="Calibri" w:eastAsia="Calibri" w:hAnsi="Calibri" w:cs="Calibri"/>
              </w:rPr>
              <w:t>Annual</w:t>
            </w:r>
          </w:p>
        </w:tc>
      </w:tr>
      <w:tr w:rsidR="005A2227" w:rsidRPr="00E352EF" w14:paraId="2D8F902D"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D6EEF"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5ACF4"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8D638"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F0A6A" w14:textId="77777777" w:rsidR="005A2227" w:rsidRPr="00E352EF" w:rsidRDefault="0097053A">
            <w:r w:rsidRPr="00E352EF">
              <w:rPr>
                <w:rFonts w:ascii="Calibri" w:eastAsia="Calibri" w:hAnsi="Calibri" w:cs="Calibri"/>
              </w:rPr>
              <w:t>Semestrial</w:t>
            </w:r>
          </w:p>
        </w:tc>
      </w:tr>
      <w:tr w:rsidR="005A2227" w:rsidRPr="00E352EF" w14:paraId="7C0E49F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AD800"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D670C"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6F254"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B587C" w14:textId="77777777" w:rsidR="005A2227" w:rsidRPr="00E352EF" w:rsidRDefault="0097053A">
            <w:r w:rsidRPr="00E352EF">
              <w:rPr>
                <w:rFonts w:ascii="Calibri" w:eastAsia="Calibri" w:hAnsi="Calibri" w:cs="Calibri"/>
              </w:rPr>
              <w:t>Quarterly</w:t>
            </w:r>
          </w:p>
        </w:tc>
      </w:tr>
      <w:tr w:rsidR="005A2227" w:rsidRPr="00E352EF" w14:paraId="315907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8560E" w14:textId="77777777" w:rsidR="005A2227" w:rsidRPr="00E352EF" w:rsidRDefault="0097053A">
            <w:r w:rsidRPr="00E352EF">
              <w:rPr>
                <w:rFonts w:ascii="Calibri" w:eastAsia="Calibri" w:hAnsi="Calibri" w:cs="Calibri"/>
              </w:rPr>
              <w:t>YYYY-NN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A424F"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EA7C3" w14:textId="77777777" w:rsidR="005A2227" w:rsidRPr="00E352EF" w:rsidRDefault="0097053A">
            <w:r w:rsidRPr="00E352EF">
              <w:rPr>
                <w:rFonts w:ascii="Calibri" w:eastAsia="Calibri" w:hAnsi="Calibri" w:cs="Calibri"/>
              </w:rPr>
              <w:t>2000-01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E697" w14:textId="77777777" w:rsidR="005A2227" w:rsidRPr="00E352EF" w:rsidRDefault="0097053A">
            <w:r w:rsidRPr="00E352EF">
              <w:rPr>
                <w:rFonts w:ascii="Calibri" w:eastAsia="Calibri" w:hAnsi="Calibri" w:cs="Calibri"/>
              </w:rPr>
              <w:t>Monthly</w:t>
            </w:r>
          </w:p>
        </w:tc>
      </w:tr>
      <w:tr w:rsidR="005A2227" w:rsidRPr="00E352EF" w14:paraId="72F7057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BA8AA" w14:textId="77777777" w:rsidR="005A2227" w:rsidRPr="00E352EF" w:rsidRDefault="0097053A">
            <w:r w:rsidRPr="00E352EF">
              <w:rPr>
                <w:rFonts w:ascii="Calibri" w:eastAsia="Calibri" w:hAnsi="Calibri" w:cs="Calibri"/>
              </w:rPr>
              <w:t>YYYY-NN-NN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2589B" w14:textId="77777777" w:rsidR="005A2227" w:rsidRPr="00E352EF" w:rsidRDefault="0097053A">
            <w:r w:rsidRPr="00E352EF">
              <w:rPr>
                <w:rFonts w:ascii="Calibri" w:eastAsia="Calibri" w:hAnsi="Calibri" w:cs="Calibri"/>
              </w:rPr>
              <w:t>D, M, Q or 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DD36E" w14:textId="77777777" w:rsidR="005A2227" w:rsidRPr="00E352EF" w:rsidRDefault="0097053A">
            <w:r w:rsidRPr="00E352EF">
              <w:rPr>
                <w:rFonts w:ascii="Calibri" w:eastAsia="Calibri" w:hAnsi="Calibri" w:cs="Calibri"/>
              </w:rPr>
              <w:t>2000-01-01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4E160" w14:textId="77777777" w:rsidR="005A2227" w:rsidRPr="00E352EF" w:rsidRDefault="0097053A">
            <w:r w:rsidRPr="00E352EF">
              <w:rPr>
                <w:rFonts w:ascii="Calibri" w:eastAsia="Calibri" w:hAnsi="Calibri" w:cs="Calibri"/>
              </w:rPr>
              <w:t>Daily, Monthly, Quarterly or Annual</w:t>
            </w:r>
          </w:p>
        </w:tc>
      </w:tr>
    </w:tbl>
    <w:p w14:paraId="0999FEDA" w14:textId="77777777" w:rsidR="005A2227" w:rsidRPr="00E352EF" w:rsidRDefault="005A2227"/>
    <w:p w14:paraId="73D2A977" w14:textId="77777777" w:rsidR="005A2227" w:rsidRPr="00E352EF" w:rsidRDefault="005A2227"/>
    <w:p w14:paraId="73BC23E0" w14:textId="77777777" w:rsidR="005A2227" w:rsidRPr="00E352EF" w:rsidRDefault="005A2227"/>
    <w:p w14:paraId="13B94D1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46CE9FC1"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is a scalar, the operator returns its date representation, based on the chosen format.</w:t>
      </w:r>
    </w:p>
    <w:p w14:paraId="7FD37E62"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 xml:space="preserve">is a </w:t>
      </w:r>
      <w:r w:rsidR="00472C2F" w:rsidRPr="00E352EF">
        <w:t>Dataset</w:t>
      </w:r>
      <w:r w:rsidRPr="00E352EF">
        <w:rPr>
          <w:rFonts w:ascii="Cambria" w:eastAsia="Calibri" w:hAnsi="Cambria" w:cs="Calibri"/>
        </w:rPr>
        <w:t xml:space="preserve"> having N string Measure Components,</w:t>
      </w:r>
      <w:r w:rsidR="00EA7AAE" w:rsidRPr="00E352EF">
        <w:rPr>
          <w:rFonts w:ascii="Cambria" w:eastAsia="Calibri" w:hAnsi="Cambria" w:cs="Calibri"/>
        </w:rPr>
        <w:t xml:space="preserve"> the operator</w:t>
      </w:r>
      <w:r w:rsidRPr="00E352EF">
        <w:rPr>
          <w:rFonts w:ascii="Cambria" w:eastAsia="Calibri" w:hAnsi="Cambria" w:cs="Calibri"/>
        </w:rPr>
        <w:t xml:space="preserve"> </w:t>
      </w:r>
      <w:r w:rsidRPr="00E352EF">
        <w:rPr>
          <w:rFonts w:ascii="Cambria" w:hAnsi="Cambria"/>
        </w:rPr>
        <w:t xml:space="preserve">returns a </w:t>
      </w:r>
      <w:r w:rsidR="00472C2F" w:rsidRPr="00E352EF">
        <w:t>Dataset</w:t>
      </w:r>
      <w:r w:rsidRPr="00E352EF">
        <w:rPr>
          <w:rFonts w:ascii="Cambria" w:hAnsi="Cambria"/>
        </w:rPr>
        <w:t xml:space="preserve"> having the </w:t>
      </w:r>
      <w:r w:rsidR="00A320E9" w:rsidRPr="00E352EF">
        <w:rPr>
          <w:rFonts w:ascii="Cambria" w:hAnsi="Cambria"/>
        </w:rPr>
        <w:t>same Identifier Components as</w:t>
      </w:r>
      <w:r w:rsidRPr="00E352EF">
        <w:rPr>
          <w:rFonts w:ascii="Cambria" w:hAnsi="Cambria"/>
        </w:rPr>
        <w:t xml:space="preserve"> </w:t>
      </w:r>
      <w:r w:rsidRPr="00E352EF">
        <w:rPr>
          <w:rFonts w:ascii="Cambria" w:hAnsi="Cambria"/>
          <w:i/>
        </w:rPr>
        <w:t>ds</w:t>
      </w:r>
      <w:r w:rsidRPr="00E352EF">
        <w:rPr>
          <w:rFonts w:ascii="Cambria" w:hAnsi="Cambria"/>
        </w:rPr>
        <w:t xml:space="preserve"> and N</w:t>
      </w:r>
      <w:r w:rsidRPr="00E352EF">
        <w:rPr>
          <w:rFonts w:ascii="Cambria" w:eastAsia="Calibri" w:hAnsi="Cambria" w:cs="Calibri"/>
        </w:rPr>
        <w:t xml:space="preserve"> Measure Components varying in type (from string-literal to date) assuming values of the date representations (on the base of the </w:t>
      </w:r>
      <w:r w:rsidRPr="00E352EF">
        <w:rPr>
          <w:rFonts w:ascii="Cambria" w:eastAsia="Calibri" w:hAnsi="Cambria" w:cs="Calibri"/>
          <w:i/>
        </w:rPr>
        <w:t>format</w:t>
      </w:r>
      <w:r w:rsidRPr="00E352EF">
        <w:rPr>
          <w:rFonts w:ascii="Cambria" w:eastAsia="Calibri" w:hAnsi="Cambria" w:cs="Calibri"/>
        </w:rPr>
        <w:t>) of the dates in the input Measure Components.</w:t>
      </w:r>
    </w:p>
    <w:p w14:paraId="6FA47C8B" w14:textId="77777777" w:rsidR="005840F9" w:rsidRPr="00E352EF" w:rsidRDefault="005840F9" w:rsidP="005840F9">
      <w:pPr>
        <w:rPr>
          <w:rFonts w:ascii="Cambria" w:eastAsia="Calibri" w:hAnsi="Cambria" w:cs="Calibri"/>
          <w:i/>
          <w:color w:val="5B9BD5"/>
        </w:rPr>
      </w:pPr>
    </w:p>
    <w:p w14:paraId="144AE5F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lastRenderedPageBreak/>
        <w:t>Examples</w:t>
      </w:r>
    </w:p>
    <w:p w14:paraId="18643BB9" w14:textId="77777777" w:rsidR="005A2227" w:rsidRPr="00E352EF" w:rsidRDefault="00F748C2"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853F4A2" w14:textId="77777777" w:rsidR="005A2227" w:rsidRPr="00E352EF" w:rsidRDefault="00F748C2"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"2016-02"</w:t>
      </w:r>
    </w:p>
    <w:p w14:paraId="27DCCF2F"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5D04F9DE" w14:textId="77777777" w:rsidR="005A2227" w:rsidRPr="00E352EF" w:rsidRDefault="00F748C2"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"2016-02"</w:t>
      </w:r>
    </w:p>
    <w:p w14:paraId="22F2918B"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YYYY-MM-DD)   </w:t>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4EC63772" w14:textId="77777777" w:rsidR="005A2227" w:rsidRPr="00E352EF" w:rsidRDefault="0097053A" w:rsidP="005840F9">
      <w:pPr>
        <w:rPr>
          <w:rFonts w:ascii="Cambria" w:hAnsi="Cambria"/>
        </w:rPr>
      </w:pPr>
      <w:r w:rsidRPr="00E352EF">
        <w:rPr>
          <w:rFonts w:ascii="Cambria" w:eastAsia="Calibri" w:hAnsi="Cambria" w:cs="Calibri"/>
        </w:rPr>
        <w:t>A date component has always years, months and days.</w:t>
      </w:r>
    </w:p>
    <w:p w14:paraId="2549E1DD" w14:textId="77777777" w:rsidR="005840F9" w:rsidRPr="00E352EF" w:rsidRDefault="005840F9" w:rsidP="005840F9">
      <w:pPr>
        <w:rPr>
          <w:rFonts w:ascii="Cambria" w:eastAsia="Calibri" w:hAnsi="Cambria" w:cs="Calibri"/>
        </w:rPr>
      </w:pPr>
    </w:p>
    <w:p w14:paraId="1E6A9FC6" w14:textId="77777777" w:rsidR="005A2227" w:rsidRPr="00E352EF" w:rsidRDefault="00F748C2" w:rsidP="005840F9">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7B802327" w14:textId="77777777" w:rsidR="00F748C2" w:rsidRPr="00E352EF" w:rsidRDefault="00F748C2" w:rsidP="00F748C2">
      <w:pPr>
        <w:rPr>
          <w:rFonts w:ascii="Cambria" w:hAnsi="Cambria"/>
        </w:rPr>
      </w:pPr>
      <w:r w:rsidRPr="00E352EF">
        <w:rPr>
          <w:rFonts w:ascii="Cambria" w:eastAsia="Calibri" w:hAnsi="Cambria" w:cs="Calibri"/>
        </w:rPr>
        <w:t xml:space="preserve">3) ds_2:= </w:t>
      </w:r>
      <w:r w:rsidRPr="00E352EF">
        <w:rPr>
          <w:rFonts w:ascii="Cambria" w:eastAsia="Calibri" w:hAnsi="Cambria" w:cs="Calibri"/>
          <w:b/>
        </w:rPr>
        <w:t>date_from_string (</w:t>
      </w:r>
      <w:r w:rsidRPr="00E352EF">
        <w:rPr>
          <w:rFonts w:ascii="Cambria" w:eastAsia="Calibri" w:hAnsi="Cambria" w:cs="Calibri"/>
        </w:rPr>
        <w:t>ds_1, “YYYY-MM”</w:t>
      </w:r>
      <w:r w:rsidRPr="00E352EF">
        <w:rPr>
          <w:rFonts w:ascii="Cambria" w:eastAsia="Calibri" w:hAnsi="Cambria" w:cs="Calibri"/>
          <w:b/>
        </w:rPr>
        <w:t>)</w:t>
      </w:r>
    </w:p>
    <w:p w14:paraId="7DD18028" w14:textId="77777777" w:rsidR="00F748C2" w:rsidRPr="00E352EF" w:rsidRDefault="00F748C2" w:rsidP="005840F9">
      <w:pPr>
        <w:rPr>
          <w:rFonts w:ascii="Cambria" w:hAnsi="Cambria"/>
        </w:rPr>
      </w:pPr>
    </w:p>
    <w:p w14:paraId="692E7B6F"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513872B"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74249BC" w14:textId="77777777" w:rsidR="005A2227" w:rsidRPr="00E352EF" w:rsidRDefault="0097053A">
            <w:r w:rsidRPr="00E352EF">
              <w:rPr>
                <w:rFonts w:ascii="Calibri" w:eastAsia="Calibri" w:hAnsi="Calibri" w:cs="Calibri"/>
              </w:rPr>
              <w:t>ds_1</w:t>
            </w:r>
          </w:p>
        </w:tc>
      </w:tr>
      <w:tr w:rsidR="005A2227" w:rsidRPr="00E352EF" w14:paraId="00D764B8"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935363D"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6EB62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4EB089" w14:textId="77777777" w:rsidR="005A2227" w:rsidRPr="00E352EF" w:rsidRDefault="0097053A">
            <w:r w:rsidRPr="00E352EF">
              <w:rPr>
                <w:rFonts w:ascii="Calibri" w:eastAsia="Calibri" w:hAnsi="Calibri" w:cs="Calibri"/>
                <w:b/>
              </w:rPr>
              <w:t>M1</w:t>
            </w:r>
          </w:p>
        </w:tc>
      </w:tr>
      <w:tr w:rsidR="005A2227" w:rsidRPr="00E352EF" w14:paraId="2F62065E"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F9E5D"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B467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BA2D0" w14:textId="77777777" w:rsidR="005A2227" w:rsidRPr="00E352EF" w:rsidRDefault="0097053A">
            <w:r w:rsidRPr="00E352EF">
              <w:rPr>
                <w:rFonts w:ascii="Calibri" w:eastAsia="Calibri" w:hAnsi="Calibri" w:cs="Calibri"/>
              </w:rPr>
              <w:t>"2015-12"</w:t>
            </w:r>
          </w:p>
        </w:tc>
      </w:tr>
      <w:tr w:rsidR="005A2227" w:rsidRPr="00E352EF" w14:paraId="727FEAF1"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B00E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F6C2"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D63F1" w14:textId="77777777" w:rsidR="005A2227" w:rsidRPr="00E352EF" w:rsidRDefault="0097053A">
            <w:r w:rsidRPr="00E352EF">
              <w:rPr>
                <w:rFonts w:ascii="Calibri" w:eastAsia="Calibri" w:hAnsi="Calibri" w:cs="Calibri"/>
              </w:rPr>
              <w:t>"2015-06"</w:t>
            </w:r>
          </w:p>
        </w:tc>
      </w:tr>
      <w:tr w:rsidR="005A2227" w:rsidRPr="00E352EF" w14:paraId="4149775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6509F3"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B866C"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09A3B" w14:textId="77777777" w:rsidR="005A2227" w:rsidRPr="00E352EF" w:rsidRDefault="0097053A">
            <w:r w:rsidRPr="00E352EF">
              <w:rPr>
                <w:rFonts w:ascii="Calibri" w:eastAsia="Calibri" w:hAnsi="Calibri" w:cs="Calibri"/>
              </w:rPr>
              <w:t>"2015-12"</w:t>
            </w:r>
          </w:p>
        </w:tc>
      </w:tr>
      <w:tr w:rsidR="005A2227" w:rsidRPr="00E352EF" w14:paraId="7DB6C69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511E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C08E8"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E8525" w14:textId="77777777" w:rsidR="005A2227" w:rsidRPr="00E352EF" w:rsidRDefault="0097053A">
            <w:r w:rsidRPr="00E352EF">
              <w:rPr>
                <w:rFonts w:ascii="Calibri" w:eastAsia="Calibri" w:hAnsi="Calibri" w:cs="Calibri"/>
              </w:rPr>
              <w:t>"2015-06"</w:t>
            </w:r>
          </w:p>
        </w:tc>
      </w:tr>
    </w:tbl>
    <w:p w14:paraId="67EE5DB5" w14:textId="77777777" w:rsidR="005A2227" w:rsidRPr="00E352EF" w:rsidRDefault="005A2227"/>
    <w:p w14:paraId="3E8DDF84"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9603804"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C4A0F8" w14:textId="77777777" w:rsidR="005A2227" w:rsidRPr="00E352EF" w:rsidRDefault="0097053A">
            <w:r w:rsidRPr="00E352EF">
              <w:rPr>
                <w:rFonts w:ascii="Calibri" w:eastAsia="Calibri" w:hAnsi="Calibri" w:cs="Calibri"/>
              </w:rPr>
              <w:t>ds_2</w:t>
            </w:r>
          </w:p>
        </w:tc>
      </w:tr>
      <w:tr w:rsidR="005A2227" w:rsidRPr="00E352EF" w14:paraId="440844B6"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51B6D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0113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19D9C" w14:textId="77777777" w:rsidR="005A2227" w:rsidRPr="00E352EF" w:rsidRDefault="0097053A">
            <w:r w:rsidRPr="00E352EF">
              <w:rPr>
                <w:rFonts w:ascii="Calibri" w:eastAsia="Calibri" w:hAnsi="Calibri" w:cs="Calibri"/>
                <w:b/>
              </w:rPr>
              <w:t>M1</w:t>
            </w:r>
          </w:p>
        </w:tc>
      </w:tr>
      <w:tr w:rsidR="005A2227" w:rsidRPr="00E352EF" w14:paraId="622A978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C832"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CE3F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E868" w14:textId="77777777" w:rsidR="005A2227" w:rsidRPr="00E352EF" w:rsidRDefault="0097053A">
            <w:r w:rsidRPr="00E352EF">
              <w:rPr>
                <w:rFonts w:ascii="Calibri" w:eastAsia="Calibri" w:hAnsi="Calibri" w:cs="Calibri"/>
              </w:rPr>
              <w:t>2015-12-01</w:t>
            </w:r>
          </w:p>
        </w:tc>
      </w:tr>
      <w:tr w:rsidR="005A2227" w:rsidRPr="00E352EF" w14:paraId="0B8D1E9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04D7C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71283"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DF2EB" w14:textId="77777777" w:rsidR="005A2227" w:rsidRPr="00E352EF" w:rsidRDefault="0097053A">
            <w:r w:rsidRPr="00E352EF">
              <w:rPr>
                <w:rFonts w:ascii="Calibri" w:eastAsia="Calibri" w:hAnsi="Calibri" w:cs="Calibri"/>
              </w:rPr>
              <w:t>2015-06-01</w:t>
            </w:r>
          </w:p>
        </w:tc>
      </w:tr>
      <w:tr w:rsidR="005A2227" w:rsidRPr="00E352EF" w14:paraId="11CD35F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ADB3F"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9E4AA"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6335C" w14:textId="77777777" w:rsidR="005A2227" w:rsidRPr="00E352EF" w:rsidRDefault="0097053A">
            <w:r w:rsidRPr="00E352EF">
              <w:rPr>
                <w:rFonts w:ascii="Calibri" w:eastAsia="Calibri" w:hAnsi="Calibri" w:cs="Calibri"/>
              </w:rPr>
              <w:t>2015-12-01</w:t>
            </w:r>
          </w:p>
        </w:tc>
      </w:tr>
      <w:tr w:rsidR="005A2227" w:rsidRPr="00E352EF" w14:paraId="70B801F5"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89D7"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3B96C"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D468A" w14:textId="77777777" w:rsidR="005A2227" w:rsidRPr="00E352EF" w:rsidRDefault="0097053A">
            <w:r w:rsidRPr="00E352EF">
              <w:rPr>
                <w:rFonts w:ascii="Calibri" w:eastAsia="Calibri" w:hAnsi="Calibri" w:cs="Calibri"/>
              </w:rPr>
              <w:t>2015-06-01</w:t>
            </w:r>
          </w:p>
        </w:tc>
      </w:tr>
    </w:tbl>
    <w:p w14:paraId="5E300E83" w14:textId="77777777" w:rsidR="005A2227" w:rsidRPr="00E352EF" w:rsidRDefault="005A2227"/>
    <w:p w14:paraId="74A990D4" w14:textId="77777777" w:rsidR="005A2227" w:rsidRPr="00E352EF" w:rsidRDefault="0097053A" w:rsidP="00D107F0">
      <w:pPr>
        <w:pStyle w:val="Stile3"/>
        <w:rPr>
          <w:lang w:val="en-GB"/>
        </w:rPr>
      </w:pPr>
      <w:bookmarkStart w:id="343" w:name="_Toc462659641"/>
      <w:bookmarkStart w:id="344" w:name="_Toc463805739"/>
      <w:bookmarkStart w:id="345" w:name="_Toc464487916"/>
      <w:r w:rsidRPr="00E352EF">
        <w:rPr>
          <w:lang w:val="en-GB"/>
        </w:rPr>
        <w:t>replace</w:t>
      </w:r>
      <w:bookmarkEnd w:id="343"/>
      <w:bookmarkEnd w:id="344"/>
      <w:bookmarkEnd w:id="345"/>
    </w:p>
    <w:p w14:paraId="2825FBAB"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5434A344" w14:textId="77777777" w:rsidR="005A2227" w:rsidRPr="00E352EF" w:rsidRDefault="0097053A" w:rsidP="005840F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replace </w:t>
      </w:r>
      <w:r w:rsidRPr="00E352EF">
        <w:rPr>
          <w:rFonts w:ascii="Cambria" w:eastAsia="Calibri" w:hAnsi="Cambria" w:cs="Calibri"/>
        </w:rPr>
        <w:t>operator replace</w:t>
      </w:r>
      <w:r w:rsidR="00A320E9" w:rsidRPr="00E352EF">
        <w:rPr>
          <w:rFonts w:ascii="Cambria" w:eastAsia="Calibri" w:hAnsi="Cambria" w:cs="Calibri"/>
        </w:rPr>
        <w:t>s</w:t>
      </w:r>
      <w:r w:rsidRPr="00E352EF">
        <w:rPr>
          <w:rFonts w:ascii="Cambria" w:eastAsia="Calibri" w:hAnsi="Cambria" w:cs="Calibri"/>
        </w:rPr>
        <w:t xml:space="preserve"> a </w:t>
      </w:r>
      <w:r w:rsidR="00A320E9" w:rsidRPr="00E352EF">
        <w:rPr>
          <w:rFonts w:ascii="Cambria" w:eastAsia="Calibri" w:hAnsi="Cambria" w:cs="Calibri"/>
        </w:rPr>
        <w:t>sub</w:t>
      </w:r>
      <w:r w:rsidRPr="00E352EF">
        <w:rPr>
          <w:rFonts w:ascii="Cambria" w:eastAsia="Calibri" w:hAnsi="Cambria" w:cs="Calibri"/>
        </w:rPr>
        <w:t xml:space="preserve">string with a </w:t>
      </w:r>
      <w:r w:rsidR="00A320E9" w:rsidRPr="00E352EF">
        <w:rPr>
          <w:rFonts w:ascii="Cambria" w:eastAsia="Calibri" w:hAnsi="Cambria" w:cs="Calibri"/>
        </w:rPr>
        <w:t xml:space="preserve">given </w:t>
      </w:r>
      <w:r w:rsidRPr="00E352EF">
        <w:rPr>
          <w:rFonts w:ascii="Cambria" w:eastAsia="Calibri" w:hAnsi="Cambria" w:cs="Calibri"/>
        </w:rPr>
        <w:t>string</w:t>
      </w:r>
      <w:r w:rsidR="00A320E9" w:rsidRPr="00E352EF">
        <w:rPr>
          <w:rFonts w:ascii="Cambria" w:eastAsia="Calibri" w:hAnsi="Cambria" w:cs="Calibri"/>
        </w:rPr>
        <w:t>.</w:t>
      </w:r>
    </w:p>
    <w:p w14:paraId="026840DF" w14:textId="77777777" w:rsidR="00193EF8" w:rsidRPr="00E352EF" w:rsidRDefault="00193EF8" w:rsidP="005840F9">
      <w:pPr>
        <w:rPr>
          <w:rFonts w:ascii="Cambria" w:eastAsia="Calibri" w:hAnsi="Cambria" w:cs="Calibri"/>
          <w:i/>
          <w:color w:val="5B9BD5"/>
        </w:rPr>
      </w:pPr>
    </w:p>
    <w:p w14:paraId="748D645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F4EE8FF" w14:textId="77777777" w:rsidR="005A2227" w:rsidRPr="00E352EF" w:rsidRDefault="0097053A" w:rsidP="005840F9">
      <w:pPr>
        <w:rPr>
          <w:rFonts w:ascii="Cambria" w:hAnsi="Cambria"/>
        </w:rPr>
      </w:pPr>
      <w:r w:rsidRPr="00E352EF">
        <w:rPr>
          <w:rFonts w:ascii="Cambria" w:eastAsia="Calibri" w:hAnsi="Cambria" w:cs="Calibri"/>
          <w:b/>
        </w:rPr>
        <w:t xml:space="preserve">replace(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i/>
        </w:rPr>
        <w:t xml:space="preserve"> str_old {, str_new</w:t>
      </w:r>
      <w:r w:rsidRPr="00E352EF">
        <w:rPr>
          <w:rFonts w:ascii="Cambria" w:eastAsia="Calibri" w:hAnsi="Cambria" w:cs="Calibri"/>
          <w:b/>
        </w:rPr>
        <w:t xml:space="preserve"> </w:t>
      </w:r>
      <w:r w:rsidRPr="00E352EF">
        <w:rPr>
          <w:rFonts w:ascii="Cambria" w:eastAsia="Calibri" w:hAnsi="Cambria" w:cs="Calibri"/>
          <w:i/>
        </w:rPr>
        <w:t>}</w:t>
      </w:r>
      <w:r w:rsidRPr="00E352EF">
        <w:rPr>
          <w:rFonts w:ascii="Cambria" w:eastAsia="Calibri" w:hAnsi="Cambria" w:cs="Calibri"/>
          <w:b/>
        </w:rPr>
        <w:t>)</w:t>
      </w:r>
    </w:p>
    <w:p w14:paraId="414D6091" w14:textId="77777777" w:rsidR="00193EF8" w:rsidRPr="00E352EF" w:rsidRDefault="00193EF8" w:rsidP="005840F9">
      <w:pPr>
        <w:rPr>
          <w:rFonts w:ascii="Cambria" w:eastAsia="Calibri" w:hAnsi="Cambria" w:cs="Calibri"/>
          <w:i/>
          <w:color w:val="5B9BD5"/>
        </w:rPr>
      </w:pPr>
    </w:p>
    <w:p w14:paraId="507E8419"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09EA2BA"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 </w:t>
      </w:r>
      <w:r w:rsidR="0097053A" w:rsidRPr="00E352EF">
        <w:rPr>
          <w:rFonts w:ascii="Cambria" w:eastAsia="Calibri" w:hAnsi="Cambria" w:cs="Calibri"/>
        </w:rPr>
        <w:t xml:space="preserve">[dataset {identifier &lt;IDENT&gt; as scalar-type }+ {measure &lt;IDENT&gt; }+ </w:t>
      </w:r>
    </w:p>
    <w:p w14:paraId="00D585C7" w14:textId="77777777" w:rsidR="005A2227" w:rsidRPr="00E352EF" w:rsidRDefault="0097053A" w:rsidP="005840F9">
      <w:pPr>
        <w:ind w:left="706"/>
        <w:rPr>
          <w:rFonts w:ascii="Cambria" w:hAnsi="Cambria"/>
        </w:rPr>
      </w:pPr>
      <w:r w:rsidRPr="00E352EF">
        <w:rPr>
          <w:rFonts w:ascii="Cambria" w:eastAsia="Calibri" w:hAnsi="Cambria" w:cs="Calibri"/>
        </w:rPr>
        <w:t>{attribute &lt;IDENT&gt; as scal</w:t>
      </w:r>
      <w:r w:rsidR="005840F9" w:rsidRPr="00E352EF">
        <w:rPr>
          <w:rFonts w:ascii="Cambria" w:eastAsia="Calibri" w:hAnsi="Cambria" w:cs="Calibri"/>
        </w:rPr>
        <w:t>ar-type }*|string</w:t>
      </w:r>
      <w:r w:rsidRPr="00E352EF">
        <w:rPr>
          <w:rFonts w:ascii="Cambria" w:eastAsia="Calibri" w:hAnsi="Cambria" w:cs="Calibri"/>
        </w:rPr>
        <w:t>]</w:t>
      </w:r>
    </w:p>
    <w:p w14:paraId="1A79CC5B" w14:textId="77777777" w:rsidR="005A2227" w:rsidRPr="00E352EF" w:rsidRDefault="0097053A" w:rsidP="005840F9">
      <w:pPr>
        <w:rPr>
          <w:rFonts w:ascii="Cambria" w:hAnsi="Cambria"/>
        </w:rPr>
      </w:pPr>
      <w:r w:rsidRPr="00E352EF">
        <w:rPr>
          <w:rFonts w:ascii="Cambria" w:eastAsia="Calibri" w:hAnsi="Cambria" w:cs="Calibri"/>
          <w:i/>
        </w:rPr>
        <w:t>str_old, str_new</w:t>
      </w:r>
      <w:r w:rsidR="005840F9" w:rsidRPr="00E352EF">
        <w:rPr>
          <w:rFonts w:ascii="Cambria" w:eastAsia="Calibri" w:hAnsi="Cambria" w:cs="Calibri"/>
        </w:rPr>
        <w:t xml:space="preserve"> : s</w:t>
      </w:r>
      <w:r w:rsidRPr="00E352EF">
        <w:rPr>
          <w:rFonts w:ascii="Cambria" w:eastAsia="Calibri" w:hAnsi="Cambria" w:cs="Calibri"/>
        </w:rPr>
        <w:t>tring</w:t>
      </w:r>
    </w:p>
    <w:p w14:paraId="4DA18737" w14:textId="77777777" w:rsidR="005A2227" w:rsidRPr="00E352EF" w:rsidRDefault="005A2227" w:rsidP="005840F9">
      <w:pPr>
        <w:rPr>
          <w:rFonts w:ascii="Cambria" w:hAnsi="Cambria"/>
        </w:rPr>
      </w:pPr>
    </w:p>
    <w:p w14:paraId="48CD2B40"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r w:rsidRPr="00E352EF">
        <w:rPr>
          <w:rFonts w:ascii="Cambria" w:eastAsia="Calibri" w:hAnsi="Cambria" w:cs="Calibri"/>
        </w:rPr>
        <w:t>,</w:t>
      </w:r>
    </w:p>
    <w:p w14:paraId="02010561"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str_old </w:t>
      </w:r>
      <w:r w:rsidRPr="00E352EF">
        <w:rPr>
          <w:rFonts w:ascii="Cambria" w:eastAsia="Calibri" w:hAnsi="Cambria" w:cs="Calibri"/>
        </w:rPr>
        <w:t>–  is the string to be replaced,</w:t>
      </w:r>
    </w:p>
    <w:p w14:paraId="7C380684"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str_new </w:t>
      </w:r>
      <w:r w:rsidRPr="00E352EF">
        <w:rPr>
          <w:rFonts w:ascii="Cambria" w:eastAsia="Calibri" w:hAnsi="Cambria" w:cs="Calibri"/>
        </w:rPr>
        <w:t xml:space="preserve">–  is the string to replace.  If omitted then all occurrences of </w:t>
      </w:r>
      <w:r w:rsidRPr="00E352EF">
        <w:rPr>
          <w:rFonts w:ascii="Cambria" w:eastAsia="Calibri" w:hAnsi="Cambria" w:cs="Calibri"/>
          <w:i/>
        </w:rPr>
        <w:t xml:space="preserve">str_old </w:t>
      </w:r>
      <w:r w:rsidRPr="00E352EF">
        <w:rPr>
          <w:rFonts w:ascii="Cambria" w:eastAsia="Calibri" w:hAnsi="Cambria" w:cs="Calibri"/>
        </w:rPr>
        <w:t>are removed.</w:t>
      </w:r>
    </w:p>
    <w:p w14:paraId="0C5F0393" w14:textId="77777777" w:rsidR="00F17962" w:rsidRPr="00E352EF" w:rsidRDefault="00F17962" w:rsidP="005840F9">
      <w:pPr>
        <w:rPr>
          <w:rFonts w:ascii="Cambria" w:eastAsia="Calibri" w:hAnsi="Cambria" w:cs="Calibri"/>
          <w:i/>
          <w:color w:val="5B9BD5"/>
        </w:rPr>
      </w:pPr>
    </w:p>
    <w:p w14:paraId="3418CE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6A8BCE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262C50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222C72DC" w14:textId="77777777" w:rsidR="00F17962" w:rsidRPr="00E352EF" w:rsidRDefault="00F17962" w:rsidP="005840F9">
      <w:pPr>
        <w:rPr>
          <w:rFonts w:ascii="Cambria" w:eastAsia="Calibri" w:hAnsi="Cambria" w:cs="Calibri"/>
          <w:i/>
          <w:color w:val="5B9BD5"/>
        </w:rPr>
      </w:pPr>
    </w:p>
    <w:p w14:paraId="1E3F1DF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766C83F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 operator returns a string having the </w:t>
      </w:r>
      <w:r w:rsidRPr="00E352EF">
        <w:rPr>
          <w:rFonts w:ascii="Cambria" w:eastAsia="Calibri Light" w:hAnsi="Cambria" w:cs="Calibri Light"/>
          <w:i/>
        </w:rPr>
        <w:t>ds</w:t>
      </w:r>
      <w:r w:rsidRPr="00E352EF">
        <w:rPr>
          <w:rFonts w:ascii="Cambria" w:eastAsia="Calibri Light" w:hAnsi="Cambria" w:cs="Calibri Light"/>
        </w:rPr>
        <w:t xml:space="preserve"> value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3C1047C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having N string Measure Components, returns a </w:t>
      </w:r>
      <w:r w:rsidR="00472C2F" w:rsidRPr="00E352EF">
        <w:t>Dataset</w:t>
      </w:r>
      <w:r w:rsidRPr="00E352EF">
        <w:rPr>
          <w:rFonts w:ascii="Cambria" w:eastAsia="Calibri Light" w:hAnsi="Cambria" w:cs="Calibri Light"/>
        </w:rPr>
        <w:t xml:space="preserve"> having the </w:t>
      </w:r>
      <w:r w:rsidR="00CC6A4A" w:rsidRPr="00E352EF">
        <w:rPr>
          <w:rFonts w:ascii="Cambria" w:eastAsia="Calibri" w:hAnsi="Cambria" w:cs="Calibri"/>
        </w:rPr>
        <w:t>Identifier Component</w:t>
      </w:r>
      <w:r w:rsidRPr="00E352EF">
        <w:rPr>
          <w:rFonts w:ascii="Cambria" w:eastAsia="Calibri Light" w:hAnsi="Cambria" w:cs="Calibri Light"/>
        </w:rPr>
        <w:t xml:space="preserve"> of ds and N string Measure Components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579F0A4A" w14:textId="77777777" w:rsidR="005A2227" w:rsidRPr="00E352EF" w:rsidRDefault="005A2227" w:rsidP="005840F9">
      <w:pPr>
        <w:rPr>
          <w:rFonts w:ascii="Cambria" w:hAnsi="Cambria"/>
        </w:rPr>
      </w:pPr>
    </w:p>
    <w:p w14:paraId="0B5AA708"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FC691D5"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FD56D7F" w14:textId="77777777" w:rsidR="005A2227" w:rsidRPr="00E352EF" w:rsidRDefault="00C014C3"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w:t>
      </w:r>
    </w:p>
    <w:p w14:paraId="69D68829" w14:textId="77777777" w:rsidR="005A2227" w:rsidRPr="00E352EF" w:rsidRDefault="0097053A" w:rsidP="00C014C3">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replace</w:t>
      </w:r>
      <w:r w:rsidRPr="00E352EF">
        <w:rPr>
          <w:rFonts w:ascii="Cambria" w:eastAsia="Calibri" w:hAnsi="Cambria" w:cs="Calibri"/>
        </w:rPr>
        <w:t xml:space="preserve"> (A,"ello","i")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"Hi" </w:t>
      </w:r>
    </w:p>
    <w:p w14:paraId="663283CE" w14:textId="77777777" w:rsidR="005A2227" w:rsidRPr="00E352EF" w:rsidRDefault="005A2227" w:rsidP="005840F9">
      <w:pPr>
        <w:rPr>
          <w:rFonts w:ascii="Cambria" w:hAnsi="Cambria"/>
        </w:rPr>
      </w:pPr>
    </w:p>
    <w:p w14:paraId="3AF759CA"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3E3C8010" w14:textId="77777777" w:rsidR="005A2227" w:rsidRPr="00E352EF" w:rsidRDefault="00C014C3"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ds_2:=</w:t>
      </w:r>
      <w:r w:rsidR="0097053A" w:rsidRPr="00E352EF">
        <w:rPr>
          <w:rFonts w:ascii="Cambria" w:eastAsia="Calibri" w:hAnsi="Cambria" w:cs="Calibri"/>
          <w:b/>
        </w:rPr>
        <w:t xml:space="preserve"> replace</w:t>
      </w:r>
      <w:r w:rsidR="0097053A" w:rsidRPr="00E352EF">
        <w:rPr>
          <w:rFonts w:ascii="Cambria" w:eastAsia="Calibri" w:hAnsi="Cambria" w:cs="Calibri"/>
        </w:rPr>
        <w:t xml:space="preserve"> (ds_1,"ello","i")</w:t>
      </w:r>
    </w:p>
    <w:p w14:paraId="3209ABF2"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483C88C0"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8163D5A" w14:textId="77777777" w:rsidR="005A2227" w:rsidRPr="00E352EF" w:rsidRDefault="0097053A">
            <w:r w:rsidRPr="00E352EF">
              <w:rPr>
                <w:rFonts w:ascii="Calibri" w:eastAsia="Calibri" w:hAnsi="Calibri" w:cs="Calibri"/>
              </w:rPr>
              <w:t>ds_1</w:t>
            </w:r>
          </w:p>
        </w:tc>
      </w:tr>
      <w:tr w:rsidR="005A2227" w:rsidRPr="00E352EF" w14:paraId="2DF006E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570C89"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88B4FF"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2944A38" w14:textId="77777777" w:rsidR="005A2227" w:rsidRPr="00E352EF" w:rsidRDefault="0097053A">
            <w:r w:rsidRPr="00E352EF">
              <w:rPr>
                <w:rFonts w:ascii="Calibri" w:eastAsia="Calibri" w:hAnsi="Calibri" w:cs="Calibri"/>
                <w:b/>
              </w:rPr>
              <w:t>M1</w:t>
            </w:r>
          </w:p>
        </w:tc>
      </w:tr>
      <w:tr w:rsidR="005A2227" w:rsidRPr="00E352EF" w14:paraId="09F5FA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6C85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801F9F"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A0030" w14:textId="77777777" w:rsidR="005A2227" w:rsidRPr="00E352EF" w:rsidRDefault="0097053A">
            <w:r w:rsidRPr="00E352EF">
              <w:rPr>
                <w:rFonts w:ascii="Calibri" w:eastAsia="Calibri" w:hAnsi="Calibri" w:cs="Calibri"/>
              </w:rPr>
              <w:t>“hello world”</w:t>
            </w:r>
          </w:p>
        </w:tc>
      </w:tr>
      <w:tr w:rsidR="005A2227" w:rsidRPr="00E352EF" w14:paraId="42E3FF7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310EB"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CD2AC"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BAFF62" w14:textId="77777777" w:rsidR="005A2227" w:rsidRPr="00E352EF" w:rsidRDefault="0097053A">
            <w:r w:rsidRPr="00E352EF">
              <w:rPr>
                <w:rFonts w:ascii="Calibri" w:eastAsia="Calibri" w:hAnsi="Calibri" w:cs="Calibri"/>
              </w:rPr>
              <w:t>“say hello”</w:t>
            </w:r>
          </w:p>
        </w:tc>
      </w:tr>
      <w:tr w:rsidR="005A2227" w:rsidRPr="00E352EF" w14:paraId="6025488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D0A52"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1B033"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16826" w14:textId="77777777" w:rsidR="005A2227" w:rsidRPr="00E352EF" w:rsidRDefault="0097053A">
            <w:r w:rsidRPr="00E352EF">
              <w:rPr>
                <w:rFonts w:ascii="Calibri" w:eastAsia="Calibri" w:hAnsi="Calibri" w:cs="Calibri"/>
              </w:rPr>
              <w:t>“he”</w:t>
            </w:r>
          </w:p>
        </w:tc>
      </w:tr>
      <w:tr w:rsidR="005A2227" w:rsidRPr="00E352EF" w14:paraId="0D9878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D45C2"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49D29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167D1" w14:textId="77777777" w:rsidR="005A2227" w:rsidRPr="00E352EF" w:rsidRDefault="0097053A">
            <w:r w:rsidRPr="00E352EF">
              <w:rPr>
                <w:rFonts w:ascii="Calibri" w:eastAsia="Calibri" w:hAnsi="Calibri" w:cs="Calibri"/>
              </w:rPr>
              <w:t>“hello!”</w:t>
            </w:r>
          </w:p>
        </w:tc>
      </w:tr>
    </w:tbl>
    <w:p w14:paraId="2D5EE29B" w14:textId="77777777" w:rsidR="005A2227" w:rsidRPr="00E352EF" w:rsidRDefault="005A2227"/>
    <w:p w14:paraId="2C282C80"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5DBFBD1D"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C3FFC53" w14:textId="77777777" w:rsidR="005A2227" w:rsidRPr="00E352EF" w:rsidRDefault="0097053A">
            <w:r w:rsidRPr="00E352EF">
              <w:rPr>
                <w:rFonts w:ascii="Calibri" w:eastAsia="Calibri" w:hAnsi="Calibri" w:cs="Calibri"/>
              </w:rPr>
              <w:t>ds_2</w:t>
            </w:r>
          </w:p>
        </w:tc>
      </w:tr>
      <w:tr w:rsidR="005A2227" w:rsidRPr="00E352EF" w14:paraId="4F33E68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C6EDE2"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0C39B"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CD63F" w14:textId="77777777" w:rsidR="005A2227" w:rsidRPr="00E352EF" w:rsidRDefault="0097053A">
            <w:r w:rsidRPr="00E352EF">
              <w:rPr>
                <w:rFonts w:ascii="Calibri" w:eastAsia="Calibri" w:hAnsi="Calibri" w:cs="Calibri"/>
                <w:b/>
              </w:rPr>
              <w:t>M1</w:t>
            </w:r>
          </w:p>
        </w:tc>
      </w:tr>
      <w:tr w:rsidR="005A2227" w:rsidRPr="00E352EF" w14:paraId="4F12A449"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0D438"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A1AC6"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1DAC6" w14:textId="77777777" w:rsidR="005A2227" w:rsidRPr="00E352EF" w:rsidRDefault="0097053A">
            <w:r w:rsidRPr="00E352EF">
              <w:rPr>
                <w:rFonts w:ascii="Calibri" w:eastAsia="Calibri" w:hAnsi="Calibri" w:cs="Calibri"/>
              </w:rPr>
              <w:t>“hi world”</w:t>
            </w:r>
          </w:p>
        </w:tc>
      </w:tr>
      <w:tr w:rsidR="005A2227" w:rsidRPr="00E352EF" w14:paraId="4E51DD97"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573D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BBF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A45BA" w14:textId="77777777" w:rsidR="005A2227" w:rsidRPr="00E352EF" w:rsidRDefault="0097053A">
            <w:r w:rsidRPr="00E352EF">
              <w:rPr>
                <w:rFonts w:ascii="Calibri" w:eastAsia="Calibri" w:hAnsi="Calibri" w:cs="Calibri"/>
              </w:rPr>
              <w:t>“say hi”</w:t>
            </w:r>
          </w:p>
        </w:tc>
      </w:tr>
      <w:tr w:rsidR="005A2227" w:rsidRPr="00E352EF" w14:paraId="74022BE1"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CEB6"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CE25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36B8F" w14:textId="77777777" w:rsidR="005A2227" w:rsidRPr="00E352EF" w:rsidRDefault="0097053A">
            <w:r w:rsidRPr="00E352EF">
              <w:rPr>
                <w:rFonts w:ascii="Calibri" w:eastAsia="Calibri" w:hAnsi="Calibri" w:cs="Calibri"/>
              </w:rPr>
              <w:t>“he”</w:t>
            </w:r>
          </w:p>
        </w:tc>
      </w:tr>
      <w:tr w:rsidR="005A2227" w:rsidRPr="00E352EF" w14:paraId="0137487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A5C4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2443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EDB14" w14:textId="77777777" w:rsidR="005A2227" w:rsidRPr="00E352EF" w:rsidRDefault="0097053A">
            <w:r w:rsidRPr="00E352EF">
              <w:rPr>
                <w:rFonts w:ascii="Calibri" w:eastAsia="Calibri" w:hAnsi="Calibri" w:cs="Calibri"/>
              </w:rPr>
              <w:t>“hi!”</w:t>
            </w:r>
          </w:p>
        </w:tc>
      </w:tr>
    </w:tbl>
    <w:p w14:paraId="40E49C0E" w14:textId="77777777" w:rsidR="005A2227" w:rsidRPr="00E352EF" w:rsidRDefault="005A2227"/>
    <w:p w14:paraId="1D43AB38" w14:textId="77777777" w:rsidR="005A2227" w:rsidRPr="00E352EF" w:rsidRDefault="0097053A" w:rsidP="00B3632D">
      <w:pPr>
        <w:pStyle w:val="Stile1"/>
        <w:rPr>
          <w:lang w:val="en-GB"/>
        </w:rPr>
      </w:pPr>
      <w:bookmarkStart w:id="346" w:name="_Toc462659644"/>
      <w:bookmarkStart w:id="347" w:name="_Toc463805740"/>
      <w:bookmarkStart w:id="348" w:name="_Toc464487917"/>
      <w:r w:rsidRPr="00E352EF">
        <w:rPr>
          <w:lang w:val="en-GB"/>
        </w:rPr>
        <w:lastRenderedPageBreak/>
        <w:t>VTL</w:t>
      </w:r>
      <w:r w:rsidR="00EB2324" w:rsidRPr="00E352EF">
        <w:rPr>
          <w:lang w:val="en-GB"/>
        </w:rPr>
        <w:t>-</w:t>
      </w:r>
      <w:r w:rsidRPr="00E352EF">
        <w:rPr>
          <w:lang w:val="en-GB"/>
        </w:rPr>
        <w:t>ML  -  Numeric operators and functions</w:t>
      </w:r>
      <w:bookmarkEnd w:id="346"/>
      <w:bookmarkEnd w:id="347"/>
      <w:bookmarkEnd w:id="348"/>
    </w:p>
    <w:p w14:paraId="480C3206" w14:textId="77777777" w:rsidR="005A2227" w:rsidRPr="00E352EF" w:rsidRDefault="0097053A" w:rsidP="00A320E9">
      <w:pPr>
        <w:pStyle w:val="Stile3"/>
        <w:rPr>
          <w:lang w:val="en-GB"/>
        </w:rPr>
      </w:pPr>
      <w:bookmarkStart w:id="349" w:name="_Toc462659645"/>
      <w:bookmarkStart w:id="350" w:name="_Toc463805741"/>
      <w:bookmarkStart w:id="351" w:name="_Toc464487918"/>
      <w:r w:rsidRPr="00E352EF">
        <w:rPr>
          <w:lang w:val="en-GB"/>
        </w:rPr>
        <w:t>unary plus +</w:t>
      </w:r>
      <w:bookmarkEnd w:id="349"/>
      <w:bookmarkEnd w:id="350"/>
      <w:bookmarkEnd w:id="351"/>
    </w:p>
    <w:p w14:paraId="16E7F03E" w14:textId="77777777" w:rsidR="005A2227" w:rsidRPr="00E352EF" w:rsidRDefault="0097053A">
      <w:pPr>
        <w:rPr>
          <w:rFonts w:ascii="Cambria" w:hAnsi="Cambria"/>
        </w:rPr>
      </w:pPr>
      <w:r w:rsidRPr="00E352EF">
        <w:rPr>
          <w:rFonts w:ascii="Cambria" w:eastAsia="Calibri" w:hAnsi="Cambria" w:cs="Calibri"/>
          <w:i/>
          <w:color w:val="5B9BD5"/>
        </w:rPr>
        <w:t>Semantics</w:t>
      </w:r>
    </w:p>
    <w:p w14:paraId="5AF828C1" w14:textId="77777777" w:rsidR="005A2227" w:rsidRPr="00E352EF" w:rsidRDefault="009705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w:t>
      </w:r>
      <w:r w:rsidRPr="00E352EF">
        <w:rPr>
          <w:rFonts w:ascii="Cambria" w:eastAsia="Calibri" w:hAnsi="Cambria" w:cs="Calibri"/>
        </w:rPr>
        <w:t xml:space="preserve"> operator leaves the sign unaltered.</w:t>
      </w:r>
    </w:p>
    <w:p w14:paraId="7D4050B9" w14:textId="77777777" w:rsidR="00F17962" w:rsidRPr="00E352EF" w:rsidRDefault="00F17962">
      <w:pPr>
        <w:rPr>
          <w:rFonts w:ascii="Cambria" w:eastAsia="Calibri" w:hAnsi="Cambria" w:cs="Calibri"/>
          <w:i/>
          <w:color w:val="5B9BD5"/>
        </w:rPr>
      </w:pPr>
    </w:p>
    <w:p w14:paraId="2765B687"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0418337C"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eastAsia="Calibri" w:hAnsi="Cambria" w:cs="Calibri"/>
          <w:i/>
        </w:rPr>
        <w:t>ds</w:t>
      </w:r>
    </w:p>
    <w:p w14:paraId="2F7BD8BD" w14:textId="77777777" w:rsidR="00F17962" w:rsidRPr="00E352EF" w:rsidRDefault="00F17962">
      <w:pPr>
        <w:rPr>
          <w:rFonts w:ascii="Cambria" w:eastAsia="Calibri" w:hAnsi="Cambria" w:cs="Calibri"/>
          <w:i/>
          <w:color w:val="5B9BD5"/>
        </w:rPr>
      </w:pPr>
    </w:p>
    <w:p w14:paraId="3D36A97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0F4BA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66D58228" w14:textId="77777777" w:rsidR="005A2227" w:rsidRPr="00E352EF" w:rsidRDefault="0097053A">
      <w:pPr>
        <w:ind w:left="432"/>
        <w:rPr>
          <w:rFonts w:ascii="Cambria" w:hAnsi="Cambria"/>
        </w:rPr>
      </w:pPr>
      <w:r w:rsidRPr="00E352EF">
        <w:rPr>
          <w:rFonts w:ascii="Cambria" w:eastAsia="Calibri" w:hAnsi="Cambria" w:cs="Calibri"/>
        </w:rPr>
        <w:t xml:space="preserve"> {measure &lt;IDENT&gt; as scalar-type}* {attribute &lt;IDENT&gt; as scalar-type}*|number]</w:t>
      </w:r>
    </w:p>
    <w:p w14:paraId="27EF1F8F" w14:textId="77777777" w:rsidR="005A2227" w:rsidRPr="00E352EF" w:rsidRDefault="005A2227">
      <w:pPr>
        <w:rPr>
          <w:rFonts w:ascii="Cambria" w:hAnsi="Cambria"/>
        </w:rPr>
      </w:pPr>
    </w:p>
    <w:p w14:paraId="1B9A816D" w14:textId="77777777" w:rsidR="005A2227" w:rsidRPr="00E352EF" w:rsidRDefault="0097053A">
      <w:pPr>
        <w:ind w:left="432" w:hanging="432"/>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472C2F" w:rsidRPr="00E352EF">
        <w:t>Dataset</w:t>
      </w:r>
      <w:r w:rsidRPr="00E352EF">
        <w:rPr>
          <w:rFonts w:ascii="Cambria" w:eastAsia="Calibri" w:hAnsi="Cambria" w:cs="Calibri"/>
        </w:rPr>
        <w:t>.</w:t>
      </w:r>
    </w:p>
    <w:p w14:paraId="1163E939" w14:textId="77777777" w:rsidR="00F17962" w:rsidRPr="00E352EF" w:rsidRDefault="00F17962">
      <w:pPr>
        <w:rPr>
          <w:rFonts w:ascii="Cambria" w:eastAsia="Calibri" w:hAnsi="Cambria" w:cs="Calibri"/>
          <w:i/>
          <w:color w:val="5B9BD5"/>
        </w:rPr>
      </w:pPr>
    </w:p>
    <w:p w14:paraId="40F6F3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5CDA9833"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90DBA7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EB81EB5" w14:textId="77777777" w:rsidR="00F17962" w:rsidRPr="00E352EF" w:rsidRDefault="00F17962">
      <w:pPr>
        <w:rPr>
          <w:rFonts w:ascii="Cambria" w:eastAsia="Calibri" w:hAnsi="Cambria" w:cs="Calibri"/>
          <w:i/>
          <w:color w:val="5B9BD5"/>
        </w:rPr>
      </w:pPr>
    </w:p>
    <w:p w14:paraId="687EE2A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66CA7696"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without altering its sign.</w:t>
      </w:r>
    </w:p>
    <w:p w14:paraId="003448B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without alterations.</w:t>
      </w:r>
    </w:p>
    <w:p w14:paraId="70D731E1" w14:textId="77777777" w:rsidR="005A2227" w:rsidRPr="00E352EF" w:rsidRDefault="005A2227">
      <w:pPr>
        <w:rPr>
          <w:rFonts w:ascii="Cambria" w:hAnsi="Cambria"/>
        </w:rPr>
      </w:pPr>
    </w:p>
    <w:p w14:paraId="0AA17FED"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0B55A45" w14:textId="77777777" w:rsidR="005A2227" w:rsidRPr="00E352EF" w:rsidRDefault="009F3C7D">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8550B97" w14:textId="77777777" w:rsidR="005A2227" w:rsidRPr="00E352EF" w:rsidRDefault="005C5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A := +B     </w:t>
      </w:r>
    </w:p>
    <w:p w14:paraId="71AA89E0" w14:textId="77777777" w:rsidR="005A2227" w:rsidRPr="00E352EF" w:rsidRDefault="0097053A">
      <w:pPr>
        <w:rPr>
          <w:rFonts w:ascii="Cambria" w:hAnsi="Cambria"/>
        </w:rPr>
      </w:pPr>
      <w:r w:rsidRPr="00E352EF">
        <w:rPr>
          <w:rFonts w:ascii="Cambria" w:eastAsia="Calibri" w:hAnsi="Cambria" w:cs="Calibri"/>
        </w:rPr>
        <w:t>if B = 5, then A = 5</w:t>
      </w:r>
    </w:p>
    <w:p w14:paraId="3678577A" w14:textId="77777777" w:rsidR="005A2227" w:rsidRPr="00E352EF" w:rsidRDefault="005A2227">
      <w:pPr>
        <w:rPr>
          <w:rFonts w:ascii="Cambria" w:hAnsi="Cambria"/>
        </w:rPr>
      </w:pPr>
    </w:p>
    <w:p w14:paraId="41C0BBF6" w14:textId="77777777" w:rsidR="005A2227" w:rsidRPr="00E352EF" w:rsidRDefault="0097053A" w:rsidP="00F17962">
      <w:pPr>
        <w:pStyle w:val="Stile3"/>
        <w:rPr>
          <w:lang w:val="en-GB"/>
        </w:rPr>
      </w:pPr>
      <w:bookmarkStart w:id="352" w:name="_Toc463805742"/>
      <w:bookmarkStart w:id="353" w:name="_Toc464487919"/>
      <w:r w:rsidRPr="00E352EF">
        <w:rPr>
          <w:lang w:val="en-GB"/>
        </w:rPr>
        <w:t>unary minus  –</w:t>
      </w:r>
      <w:bookmarkEnd w:id="352"/>
      <w:bookmarkEnd w:id="353"/>
    </w:p>
    <w:p w14:paraId="19F7A1A3"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0B8D0" w14:textId="77777777" w:rsidR="005A2227" w:rsidRPr="00E352EF" w:rsidRDefault="0097053A" w:rsidP="00F17962">
      <w:pPr>
        <w:rPr>
          <w:rFonts w:ascii="Cambria" w:hAnsi="Cambria"/>
        </w:rPr>
      </w:pPr>
      <w:r w:rsidRPr="00E352EF">
        <w:rPr>
          <w:rFonts w:ascii="Cambria" w:eastAsia="Calibri" w:hAnsi="Cambria" w:cs="Calibri"/>
        </w:rPr>
        <w:t xml:space="preserve"> The </w:t>
      </w:r>
      <w:r w:rsidRPr="00E352EF">
        <w:rPr>
          <w:rFonts w:ascii="Cambria" w:eastAsia="Calibri" w:hAnsi="Cambria" w:cs="Calibri"/>
          <w:b/>
        </w:rPr>
        <w:t>–</w:t>
      </w:r>
      <w:r w:rsidRPr="00E352EF">
        <w:rPr>
          <w:rFonts w:ascii="Cambria" w:eastAsia="Calibri" w:hAnsi="Cambria" w:cs="Calibri"/>
        </w:rPr>
        <w:t xml:space="preserve"> operator </w:t>
      </w:r>
      <w:r w:rsidR="00A320E9" w:rsidRPr="00E352EF">
        <w:rPr>
          <w:rFonts w:ascii="Cambria" w:eastAsia="Calibri" w:hAnsi="Cambria" w:cs="Calibri"/>
        </w:rPr>
        <w:t xml:space="preserve">inverts </w:t>
      </w:r>
      <w:r w:rsidRPr="00E352EF">
        <w:rPr>
          <w:rFonts w:ascii="Cambria" w:eastAsia="Calibri" w:hAnsi="Cambria" w:cs="Calibri"/>
        </w:rPr>
        <w:t>the sign</w:t>
      </w:r>
    </w:p>
    <w:p w14:paraId="52BEF228" w14:textId="77777777" w:rsidR="00193EF8" w:rsidRPr="00E352EF" w:rsidRDefault="00193EF8" w:rsidP="00F17962">
      <w:pPr>
        <w:rPr>
          <w:rFonts w:ascii="Cambria" w:eastAsia="Calibri" w:hAnsi="Cambria" w:cs="Calibri"/>
          <w:i/>
          <w:color w:val="5B9BD5"/>
        </w:rPr>
      </w:pPr>
    </w:p>
    <w:p w14:paraId="025CC64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C2F0176" w14:textId="77777777" w:rsidR="005A2227" w:rsidRPr="00E352EF" w:rsidRDefault="009F3C7D" w:rsidP="009F3C7D">
      <w:r w:rsidRPr="00E352EF">
        <w:rPr>
          <w:rFonts w:ascii="Cambria" w:eastAsia="Calibri" w:hAnsi="Cambria" w:cs="Calibri"/>
          <w:i/>
        </w:rPr>
        <w:t xml:space="preserve"> </w:t>
      </w:r>
      <w:r w:rsidRPr="00E352EF">
        <w:rPr>
          <w:rFonts w:eastAsia="Calibri" w:cs="Calibri"/>
        </w:rPr>
        <w:t xml:space="preserve">- </w:t>
      </w:r>
      <w:r w:rsidR="0097053A" w:rsidRPr="00E352EF">
        <w:rPr>
          <w:rFonts w:eastAsia="Calibri" w:cs="Calibri"/>
          <w:i/>
        </w:rPr>
        <w:t>ds</w:t>
      </w:r>
    </w:p>
    <w:p w14:paraId="7257CEC7" w14:textId="77777777" w:rsidR="00193EF8" w:rsidRPr="00E352EF" w:rsidRDefault="00193EF8" w:rsidP="00F17962">
      <w:pPr>
        <w:rPr>
          <w:rFonts w:ascii="Cambria" w:eastAsia="Calibri" w:hAnsi="Cambria" w:cs="Calibri"/>
          <w:i/>
          <w:color w:val="5B9BD5"/>
        </w:rPr>
      </w:pPr>
    </w:p>
    <w:p w14:paraId="2DA4A10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1FC16ED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5AC51E64" w14:textId="77777777" w:rsidR="005A2227" w:rsidRPr="00E352EF" w:rsidRDefault="0097053A" w:rsidP="00F17962">
      <w:pPr>
        <w:ind w:left="706"/>
        <w:rPr>
          <w:rFonts w:ascii="Cambria" w:hAnsi="Cambria"/>
        </w:rPr>
      </w:pPr>
      <w:r w:rsidRPr="00E352EF">
        <w:rPr>
          <w:rFonts w:ascii="Cambria" w:eastAsia="Calibri" w:hAnsi="Cambria" w:cs="Calibri"/>
        </w:rPr>
        <w:t>{measure &lt;IDENT&gt; as scalar-type}* {attribute &lt;IDENT&gt; as scalar-type}*|number]</w:t>
      </w:r>
    </w:p>
    <w:p w14:paraId="572BD3B2" w14:textId="77777777" w:rsidR="005A2227" w:rsidRPr="00E352EF" w:rsidRDefault="005A2227" w:rsidP="00F17962">
      <w:pPr>
        <w:rPr>
          <w:rFonts w:ascii="Cambria" w:hAnsi="Cambria"/>
        </w:rPr>
      </w:pPr>
    </w:p>
    <w:p w14:paraId="476526AF" w14:textId="77777777" w:rsidR="005A2227" w:rsidRPr="00E352EF" w:rsidRDefault="0097053A" w:rsidP="00F17962">
      <w:pPr>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472C2F" w:rsidRPr="00E352EF">
        <w:t>Dataset</w:t>
      </w:r>
      <w:r w:rsidRPr="00E352EF">
        <w:rPr>
          <w:rFonts w:ascii="Cambria" w:eastAsia="Calibri" w:hAnsi="Cambria" w:cs="Calibri"/>
        </w:rPr>
        <w:t>.</w:t>
      </w:r>
    </w:p>
    <w:p w14:paraId="0E89EB4F" w14:textId="77777777" w:rsidR="00F17962" w:rsidRPr="00E352EF" w:rsidRDefault="00F17962" w:rsidP="00F17962">
      <w:pPr>
        <w:rPr>
          <w:rFonts w:ascii="Cambria" w:eastAsia="Calibri" w:hAnsi="Cambria" w:cs="Calibri"/>
          <w:i/>
          <w:color w:val="5B9BD5"/>
        </w:rPr>
      </w:pPr>
    </w:p>
    <w:p w14:paraId="5C14E01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27E664AB"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CB0CD6F"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35C608F2" w14:textId="77777777" w:rsidR="00F17962" w:rsidRPr="00E352EF" w:rsidRDefault="00F17962" w:rsidP="00F17962">
      <w:pPr>
        <w:rPr>
          <w:rFonts w:ascii="Cambria" w:eastAsia="Calibri" w:hAnsi="Cambria" w:cs="Calibri"/>
          <w:i/>
          <w:color w:val="5B9BD5"/>
        </w:rPr>
      </w:pPr>
    </w:p>
    <w:p w14:paraId="0951FB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9353FFD"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negated.</w:t>
      </w:r>
    </w:p>
    <w:p w14:paraId="7AE48AF3"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 the sign of the values in the numeric Measure Components inverted.</w:t>
      </w:r>
    </w:p>
    <w:p w14:paraId="2CB37567" w14:textId="77777777" w:rsidR="005A2227" w:rsidRPr="00E352EF" w:rsidRDefault="005A2227" w:rsidP="00F17962">
      <w:pPr>
        <w:rPr>
          <w:rFonts w:ascii="Cambria" w:hAnsi="Cambria"/>
        </w:rPr>
      </w:pPr>
    </w:p>
    <w:p w14:paraId="7BABC44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07952200"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F45FD96" w14:textId="77777777" w:rsidR="005A2227" w:rsidRPr="00E352EF" w:rsidRDefault="009F3C7D" w:rsidP="00F17962">
      <w:pPr>
        <w:rPr>
          <w:rFonts w:ascii="Cambria" w:hAnsi="Cambria"/>
        </w:rPr>
      </w:pPr>
      <w:r w:rsidRPr="00E352EF">
        <w:rPr>
          <w:rFonts w:ascii="Cambria" w:eastAsia="Calibri" w:hAnsi="Cambria" w:cs="Calibri"/>
        </w:rPr>
        <w:lastRenderedPageBreak/>
        <w:t xml:space="preserve">1) </w:t>
      </w:r>
      <w:r w:rsidR="0097053A" w:rsidRPr="00E352EF">
        <w:rPr>
          <w:rFonts w:ascii="Cambria" w:eastAsia="Calibri" w:hAnsi="Cambria" w:cs="Calibri"/>
        </w:rPr>
        <w:t xml:space="preserve">A := </w:t>
      </w:r>
      <w:r w:rsidR="0097053A" w:rsidRPr="00E352EF">
        <w:rPr>
          <w:rFonts w:ascii="Cambria" w:eastAsia="Calibri" w:hAnsi="Cambria" w:cs="Calibri"/>
          <w:b/>
        </w:rPr>
        <w:t>-</w:t>
      </w:r>
      <w:r w:rsidR="0097053A" w:rsidRPr="00E352EF">
        <w:rPr>
          <w:rFonts w:ascii="Cambria" w:eastAsia="Calibri" w:hAnsi="Cambria" w:cs="Calibri"/>
        </w:rPr>
        <w:t xml:space="preserve">B  </w:t>
      </w:r>
    </w:p>
    <w:p w14:paraId="3B1E6E69" w14:textId="77777777" w:rsidR="005A2227" w:rsidRPr="00E352EF" w:rsidRDefault="0097053A" w:rsidP="009F3C7D">
      <w:pPr>
        <w:ind w:left="706"/>
        <w:rPr>
          <w:rFonts w:ascii="Cambria" w:hAnsi="Cambria"/>
        </w:rPr>
      </w:pPr>
      <w:r w:rsidRPr="00E352EF">
        <w:rPr>
          <w:rFonts w:ascii="Cambria" w:eastAsia="Calibri" w:hAnsi="Cambria" w:cs="Calibri"/>
        </w:rPr>
        <w:t>if B = 5, then A = -5</w:t>
      </w:r>
    </w:p>
    <w:p w14:paraId="197E82FF" w14:textId="77777777" w:rsidR="005A2227" w:rsidRPr="00E352EF" w:rsidRDefault="0097053A" w:rsidP="009F3C7D">
      <w:pPr>
        <w:ind w:left="706"/>
        <w:rPr>
          <w:rFonts w:ascii="Cambria" w:hAnsi="Cambria"/>
        </w:rPr>
      </w:pPr>
      <w:r w:rsidRPr="00E352EF">
        <w:rPr>
          <w:rFonts w:ascii="Cambria" w:eastAsia="Calibri" w:hAnsi="Cambria" w:cs="Calibri"/>
        </w:rPr>
        <w:t>if B = -7, then A = 7</w:t>
      </w:r>
    </w:p>
    <w:p w14:paraId="257423BD" w14:textId="77777777" w:rsidR="005A2227" w:rsidRPr="00E352EF" w:rsidRDefault="005A2227" w:rsidP="00F17962">
      <w:pPr>
        <w:rPr>
          <w:rFonts w:ascii="Cambria" w:hAnsi="Cambria"/>
        </w:rPr>
      </w:pPr>
    </w:p>
    <w:p w14:paraId="738BDEDA"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57F13F30" w14:textId="77777777" w:rsidR="005A2227" w:rsidRPr="00E352EF" w:rsidRDefault="009F3C7D" w:rsidP="00F17962">
      <w:pPr>
        <w:rPr>
          <w:rFonts w:ascii="Cambria" w:hAnsi="Cambria"/>
        </w:rPr>
      </w:pPr>
      <w:r w:rsidRPr="00E352EF">
        <w:rPr>
          <w:rFonts w:ascii="Cambria" w:eastAsia="Calibri" w:hAnsi="Cambria" w:cs="Calibri"/>
        </w:rPr>
        <w:t>2</w:t>
      </w:r>
      <w:r w:rsidR="0097053A" w:rsidRPr="00E352EF">
        <w:rPr>
          <w:rFonts w:ascii="Cambria" w:eastAsia="Calibri" w:hAnsi="Cambria" w:cs="Calibri"/>
        </w:rPr>
        <w:t>) ds_2 := - ds_1</w:t>
      </w:r>
    </w:p>
    <w:p w14:paraId="5D120727" w14:textId="77777777" w:rsidR="005A2227" w:rsidRPr="00E352EF" w:rsidRDefault="005A2227" w:rsidP="00F17962">
      <w:pPr>
        <w:ind w:left="720"/>
        <w:rPr>
          <w:rFonts w:ascii="Cambria" w:hAnsi="Cambria"/>
        </w:rPr>
      </w:pP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531D6152" w14:textId="77777777" w:rsidTr="00F17962">
        <w:trPr>
          <w:trHeight w:val="346"/>
        </w:trPr>
        <w:tc>
          <w:tcPr>
            <w:tcW w:w="2938" w:type="dxa"/>
            <w:gridSpan w:val="3"/>
            <w:shd w:val="clear" w:color="auto" w:fill="F2DBDB"/>
            <w:tcMar>
              <w:top w:w="43" w:type="dxa"/>
              <w:left w:w="43" w:type="dxa"/>
              <w:bottom w:w="43" w:type="dxa"/>
              <w:right w:w="43" w:type="dxa"/>
            </w:tcMar>
          </w:tcPr>
          <w:p w14:paraId="17A94088" w14:textId="77777777" w:rsidR="005A2227" w:rsidRPr="00E352EF" w:rsidRDefault="0097053A">
            <w:r w:rsidRPr="00E352EF">
              <w:rPr>
                <w:rFonts w:ascii="Calibri" w:eastAsia="Calibri" w:hAnsi="Calibri" w:cs="Calibri"/>
              </w:rPr>
              <w:t>ds_1</w:t>
            </w:r>
          </w:p>
        </w:tc>
      </w:tr>
      <w:tr w:rsidR="005A2227" w:rsidRPr="00E352EF" w14:paraId="51F9309C" w14:textId="77777777" w:rsidTr="00F17962">
        <w:tc>
          <w:tcPr>
            <w:tcW w:w="950" w:type="dxa"/>
            <w:shd w:val="clear" w:color="auto" w:fill="D9D9D9"/>
            <w:tcMar>
              <w:top w:w="43" w:type="dxa"/>
              <w:left w:w="43" w:type="dxa"/>
              <w:bottom w:w="43" w:type="dxa"/>
              <w:right w:w="43" w:type="dxa"/>
            </w:tcMar>
          </w:tcPr>
          <w:p w14:paraId="292B5E4F" w14:textId="77777777" w:rsidR="005A2227" w:rsidRPr="00E352EF" w:rsidRDefault="0097053A">
            <w:r w:rsidRPr="00E352EF">
              <w:rPr>
                <w:rFonts w:ascii="Calibri" w:eastAsia="Calibri" w:hAnsi="Calibri" w:cs="Calibri"/>
                <w:b/>
              </w:rPr>
              <w:t>K1</w:t>
            </w:r>
          </w:p>
        </w:tc>
        <w:tc>
          <w:tcPr>
            <w:tcW w:w="850" w:type="dxa"/>
            <w:shd w:val="clear" w:color="auto" w:fill="D9D9D9"/>
            <w:tcMar>
              <w:top w:w="43" w:type="dxa"/>
              <w:left w:w="43" w:type="dxa"/>
              <w:bottom w:w="43" w:type="dxa"/>
              <w:right w:w="43" w:type="dxa"/>
            </w:tcMar>
          </w:tcPr>
          <w:p w14:paraId="7FCDB62A"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11D275AD" w14:textId="77777777" w:rsidR="005A2227" w:rsidRPr="00E352EF" w:rsidRDefault="0097053A">
            <w:r w:rsidRPr="00E352EF">
              <w:rPr>
                <w:rFonts w:ascii="Calibri" w:eastAsia="Calibri" w:hAnsi="Calibri" w:cs="Calibri"/>
                <w:b/>
              </w:rPr>
              <w:t>M1</w:t>
            </w:r>
          </w:p>
        </w:tc>
      </w:tr>
      <w:tr w:rsidR="005A2227" w:rsidRPr="00E352EF" w14:paraId="2D2C87BC" w14:textId="77777777" w:rsidTr="00F17962">
        <w:tc>
          <w:tcPr>
            <w:tcW w:w="950" w:type="dxa"/>
            <w:tcMar>
              <w:top w:w="43" w:type="dxa"/>
              <w:left w:w="43" w:type="dxa"/>
              <w:bottom w:w="43" w:type="dxa"/>
              <w:right w:w="43" w:type="dxa"/>
            </w:tcMar>
          </w:tcPr>
          <w:p w14:paraId="5FCAA471"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7C135FBC"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0E4CA397" w14:textId="77777777" w:rsidR="005A2227" w:rsidRPr="00E352EF" w:rsidRDefault="0097053A">
            <w:r w:rsidRPr="00E352EF">
              <w:rPr>
                <w:rFonts w:ascii="Calibri" w:eastAsia="Calibri" w:hAnsi="Calibri" w:cs="Calibri"/>
              </w:rPr>
              <w:t>11</w:t>
            </w:r>
          </w:p>
        </w:tc>
      </w:tr>
      <w:tr w:rsidR="005A2227" w:rsidRPr="00E352EF" w14:paraId="3CB8E062" w14:textId="77777777" w:rsidTr="00F17962">
        <w:tc>
          <w:tcPr>
            <w:tcW w:w="950" w:type="dxa"/>
            <w:tcMar>
              <w:top w:w="43" w:type="dxa"/>
              <w:left w:w="43" w:type="dxa"/>
              <w:bottom w:w="43" w:type="dxa"/>
              <w:right w:w="43" w:type="dxa"/>
            </w:tcMar>
          </w:tcPr>
          <w:p w14:paraId="206013C3"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20E2D8DD"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39A65287" w14:textId="77777777" w:rsidR="005A2227" w:rsidRPr="00E352EF" w:rsidRDefault="0097053A">
            <w:r w:rsidRPr="00E352EF">
              <w:rPr>
                <w:rFonts w:ascii="Calibri" w:eastAsia="Calibri" w:hAnsi="Calibri" w:cs="Calibri"/>
              </w:rPr>
              <w:t>-14</w:t>
            </w:r>
          </w:p>
        </w:tc>
      </w:tr>
      <w:tr w:rsidR="005A2227" w:rsidRPr="00E352EF" w14:paraId="16C00697" w14:textId="77777777" w:rsidTr="00F17962">
        <w:tc>
          <w:tcPr>
            <w:tcW w:w="950" w:type="dxa"/>
            <w:tcMar>
              <w:top w:w="43" w:type="dxa"/>
              <w:left w:w="43" w:type="dxa"/>
              <w:bottom w:w="43" w:type="dxa"/>
              <w:right w:w="43" w:type="dxa"/>
            </w:tcMar>
          </w:tcPr>
          <w:p w14:paraId="1B84D330"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51A6AC22"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02266A13" w14:textId="77777777" w:rsidR="005A2227" w:rsidRPr="00E352EF" w:rsidRDefault="0097053A">
            <w:r w:rsidRPr="00E352EF">
              <w:rPr>
                <w:rFonts w:ascii="Calibri" w:eastAsia="Calibri" w:hAnsi="Calibri" w:cs="Calibri"/>
              </w:rPr>
              <w:t>9</w:t>
            </w:r>
          </w:p>
        </w:tc>
      </w:tr>
    </w:tbl>
    <w:p w14:paraId="5FC97E5C" w14:textId="77777777" w:rsidR="005A2227" w:rsidRPr="00E352EF" w:rsidRDefault="005A2227"/>
    <w:p w14:paraId="50018668" w14:textId="77777777" w:rsidR="005A2227" w:rsidRPr="00E352EF" w:rsidRDefault="0097053A">
      <w:r w:rsidRPr="00E352EF">
        <w:rPr>
          <w:rFonts w:ascii="Calibri" w:eastAsia="Calibri" w:hAnsi="Calibri" w:cs="Calibri"/>
        </w:rPr>
        <w:t xml:space="preserve"> </w:t>
      </w: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1AA290F3" w14:textId="77777777" w:rsidTr="00F17962">
        <w:trPr>
          <w:trHeight w:val="461"/>
        </w:trPr>
        <w:tc>
          <w:tcPr>
            <w:tcW w:w="2938" w:type="dxa"/>
            <w:gridSpan w:val="3"/>
            <w:shd w:val="clear" w:color="auto" w:fill="F2DBDB"/>
            <w:tcMar>
              <w:top w:w="43" w:type="dxa"/>
              <w:left w:w="43" w:type="dxa"/>
              <w:bottom w:w="43" w:type="dxa"/>
              <w:right w:w="43" w:type="dxa"/>
            </w:tcMar>
          </w:tcPr>
          <w:p w14:paraId="658E2EB4" w14:textId="2385DF45" w:rsidR="005A2227" w:rsidRPr="00E352EF" w:rsidRDefault="0097053A" w:rsidP="00B93728">
            <w:r w:rsidRPr="00E352EF">
              <w:rPr>
                <w:rFonts w:ascii="Calibri" w:eastAsia="Calibri" w:hAnsi="Calibri" w:cs="Calibri"/>
              </w:rPr>
              <w:t>ds_</w:t>
            </w:r>
            <w:del w:id="354" w:author="Laura Viignola" w:date="2017-05-10T18:04:00Z">
              <w:r w:rsidRPr="00E352EF" w:rsidDel="00B93728">
                <w:rPr>
                  <w:rFonts w:ascii="Calibri" w:eastAsia="Calibri" w:hAnsi="Calibri" w:cs="Calibri"/>
                </w:rPr>
                <w:delText>1</w:delText>
              </w:r>
            </w:del>
            <w:ins w:id="355" w:author="Laura Viignola" w:date="2017-05-10T18:04:00Z">
              <w:r w:rsidR="00B93728">
                <w:rPr>
                  <w:rFonts w:ascii="Calibri" w:eastAsia="Calibri" w:hAnsi="Calibri" w:cs="Calibri"/>
                </w:rPr>
                <w:t>2</w:t>
              </w:r>
            </w:ins>
          </w:p>
        </w:tc>
      </w:tr>
      <w:tr w:rsidR="005A2227" w:rsidRPr="00E352EF" w14:paraId="3BD3BBDF" w14:textId="77777777" w:rsidTr="00F17962">
        <w:tc>
          <w:tcPr>
            <w:tcW w:w="950" w:type="dxa"/>
            <w:shd w:val="clear" w:color="auto" w:fill="BFBFBF"/>
            <w:tcMar>
              <w:top w:w="43" w:type="dxa"/>
              <w:left w:w="43" w:type="dxa"/>
              <w:bottom w:w="43" w:type="dxa"/>
              <w:right w:w="43" w:type="dxa"/>
            </w:tcMar>
          </w:tcPr>
          <w:p w14:paraId="699F80C8"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1C75F0"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09E546A4" w14:textId="77777777" w:rsidR="005A2227" w:rsidRPr="00E352EF" w:rsidRDefault="0097053A">
            <w:r w:rsidRPr="00E352EF">
              <w:rPr>
                <w:rFonts w:ascii="Calibri" w:eastAsia="Calibri" w:hAnsi="Calibri" w:cs="Calibri"/>
                <w:b/>
              </w:rPr>
              <w:t>M1</w:t>
            </w:r>
          </w:p>
        </w:tc>
      </w:tr>
      <w:tr w:rsidR="005A2227" w:rsidRPr="00E352EF" w14:paraId="79F04FB4" w14:textId="77777777" w:rsidTr="00F17962">
        <w:tc>
          <w:tcPr>
            <w:tcW w:w="950" w:type="dxa"/>
            <w:tcMar>
              <w:top w:w="43" w:type="dxa"/>
              <w:left w:w="43" w:type="dxa"/>
              <w:bottom w:w="43" w:type="dxa"/>
              <w:right w:w="43" w:type="dxa"/>
            </w:tcMar>
          </w:tcPr>
          <w:p w14:paraId="44DB3FFD"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2A32AEEB"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56D3753" w14:textId="77777777" w:rsidR="005A2227" w:rsidRPr="00E352EF" w:rsidRDefault="0097053A">
            <w:r w:rsidRPr="00E352EF">
              <w:rPr>
                <w:rFonts w:ascii="Calibri" w:eastAsia="Calibri" w:hAnsi="Calibri" w:cs="Calibri"/>
              </w:rPr>
              <w:t>-11</w:t>
            </w:r>
          </w:p>
        </w:tc>
      </w:tr>
      <w:tr w:rsidR="005A2227" w:rsidRPr="00E352EF" w14:paraId="70B62C46" w14:textId="77777777" w:rsidTr="00F17962">
        <w:tc>
          <w:tcPr>
            <w:tcW w:w="950" w:type="dxa"/>
            <w:tcMar>
              <w:top w:w="43" w:type="dxa"/>
              <w:left w:w="43" w:type="dxa"/>
              <w:bottom w:w="43" w:type="dxa"/>
              <w:right w:w="43" w:type="dxa"/>
            </w:tcMar>
          </w:tcPr>
          <w:p w14:paraId="132EA39B"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F47247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674F8535" w14:textId="77777777" w:rsidR="005A2227" w:rsidRPr="00E352EF" w:rsidRDefault="0097053A">
            <w:r w:rsidRPr="00E352EF">
              <w:rPr>
                <w:rFonts w:ascii="Calibri" w:eastAsia="Calibri" w:hAnsi="Calibri" w:cs="Calibri"/>
              </w:rPr>
              <w:t>14</w:t>
            </w:r>
          </w:p>
        </w:tc>
      </w:tr>
      <w:tr w:rsidR="005A2227" w:rsidRPr="00E352EF" w14:paraId="2D9171C7" w14:textId="77777777" w:rsidTr="00F17962">
        <w:tc>
          <w:tcPr>
            <w:tcW w:w="950" w:type="dxa"/>
            <w:tcMar>
              <w:top w:w="43" w:type="dxa"/>
              <w:left w:w="43" w:type="dxa"/>
              <w:bottom w:w="43" w:type="dxa"/>
              <w:right w:w="43" w:type="dxa"/>
            </w:tcMar>
          </w:tcPr>
          <w:p w14:paraId="17CD7A7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40DFAC4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5FDFF39B" w14:textId="77777777" w:rsidR="005A2227" w:rsidRPr="00E352EF" w:rsidRDefault="0097053A">
            <w:r w:rsidRPr="00E352EF">
              <w:rPr>
                <w:rFonts w:ascii="Calibri" w:eastAsia="Calibri" w:hAnsi="Calibri" w:cs="Calibri"/>
              </w:rPr>
              <w:t>-9</w:t>
            </w:r>
          </w:p>
        </w:tc>
      </w:tr>
    </w:tbl>
    <w:p w14:paraId="3FC6AB6C" w14:textId="77777777" w:rsidR="005A2227" w:rsidRPr="00E352EF" w:rsidRDefault="005A2227"/>
    <w:p w14:paraId="43AB16B1" w14:textId="77777777" w:rsidR="005A2227" w:rsidRPr="00E352EF" w:rsidRDefault="009F3C7D">
      <w:r w:rsidRPr="00E352EF">
        <w:rPr>
          <w:rFonts w:ascii="Calibri" w:eastAsia="Calibri" w:hAnsi="Calibri" w:cs="Calibri"/>
        </w:rPr>
        <w:t>3</w:t>
      </w:r>
      <w:r w:rsidR="0097053A" w:rsidRPr="00E352EF">
        <w:rPr>
          <w:rFonts w:ascii="Calibri" w:eastAsia="Calibri" w:hAnsi="Calibri" w:cs="Calibri"/>
        </w:rPr>
        <w:t>) ds_2 := - ds_1</w:t>
      </w:r>
    </w:p>
    <w:p w14:paraId="15925095"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4E542CEE" w14:textId="77777777" w:rsidTr="00F17962">
        <w:trPr>
          <w:trHeight w:val="374"/>
        </w:trPr>
        <w:tc>
          <w:tcPr>
            <w:tcW w:w="5213" w:type="dxa"/>
            <w:gridSpan w:val="5"/>
            <w:shd w:val="clear" w:color="auto" w:fill="F2DBDB"/>
            <w:tcMar>
              <w:top w:w="43" w:type="dxa"/>
              <w:left w:w="43" w:type="dxa"/>
              <w:bottom w:w="43" w:type="dxa"/>
              <w:right w:w="43" w:type="dxa"/>
            </w:tcMar>
          </w:tcPr>
          <w:p w14:paraId="292A1429" w14:textId="77777777" w:rsidR="005A2227" w:rsidRPr="00E352EF" w:rsidRDefault="0097053A">
            <w:r w:rsidRPr="00E352EF">
              <w:rPr>
                <w:rFonts w:ascii="Calibri" w:eastAsia="Calibri" w:hAnsi="Calibri" w:cs="Calibri"/>
              </w:rPr>
              <w:t>ds_1</w:t>
            </w:r>
          </w:p>
        </w:tc>
      </w:tr>
      <w:tr w:rsidR="005A2227" w:rsidRPr="00E352EF" w14:paraId="5B5BDFA8" w14:textId="77777777" w:rsidTr="00F17962">
        <w:tc>
          <w:tcPr>
            <w:tcW w:w="949" w:type="dxa"/>
            <w:shd w:val="clear" w:color="auto" w:fill="BFBFBF"/>
            <w:tcMar>
              <w:top w:w="43" w:type="dxa"/>
              <w:left w:w="43" w:type="dxa"/>
              <w:bottom w:w="43" w:type="dxa"/>
              <w:right w:w="43" w:type="dxa"/>
            </w:tcMar>
          </w:tcPr>
          <w:p w14:paraId="0E4C7D9B"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7B604D"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432A3E44"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46A39DCE"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0DE9BF48" w14:textId="77777777" w:rsidR="005A2227" w:rsidRPr="00E352EF" w:rsidRDefault="0097053A">
            <w:r w:rsidRPr="00E352EF">
              <w:rPr>
                <w:rFonts w:ascii="Calibri" w:eastAsia="Calibri" w:hAnsi="Calibri" w:cs="Calibri"/>
                <w:b/>
              </w:rPr>
              <w:t>M3</w:t>
            </w:r>
          </w:p>
        </w:tc>
      </w:tr>
      <w:tr w:rsidR="005A2227" w:rsidRPr="00E352EF" w14:paraId="4A7195E0" w14:textId="77777777" w:rsidTr="00F17962">
        <w:tc>
          <w:tcPr>
            <w:tcW w:w="949" w:type="dxa"/>
            <w:tcMar>
              <w:top w:w="43" w:type="dxa"/>
              <w:left w:w="43" w:type="dxa"/>
              <w:bottom w:w="43" w:type="dxa"/>
              <w:right w:w="43" w:type="dxa"/>
            </w:tcMar>
          </w:tcPr>
          <w:p w14:paraId="6EA01A34"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0F1A257E"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91D1C20"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6CCCF128"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0D4C7D5A" w14:textId="77777777" w:rsidR="005A2227" w:rsidRPr="00E352EF" w:rsidRDefault="0097053A">
            <w:r w:rsidRPr="00E352EF">
              <w:rPr>
                <w:rFonts w:ascii="Calibri" w:eastAsia="Calibri" w:hAnsi="Calibri" w:cs="Calibri"/>
              </w:rPr>
              <w:t>“A”</w:t>
            </w:r>
          </w:p>
        </w:tc>
      </w:tr>
      <w:tr w:rsidR="005A2227" w:rsidRPr="00E352EF" w14:paraId="781AB32D" w14:textId="77777777" w:rsidTr="00F17962">
        <w:tc>
          <w:tcPr>
            <w:tcW w:w="949" w:type="dxa"/>
            <w:tcMar>
              <w:top w:w="43" w:type="dxa"/>
              <w:left w:w="43" w:type="dxa"/>
              <w:bottom w:w="43" w:type="dxa"/>
              <w:right w:w="43" w:type="dxa"/>
            </w:tcMar>
          </w:tcPr>
          <w:p w14:paraId="028F845A"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56D5193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835D08A"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538E2263"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0ECA0B28" w14:textId="77777777" w:rsidR="005A2227" w:rsidRPr="00E352EF" w:rsidRDefault="0097053A">
            <w:r w:rsidRPr="00E352EF">
              <w:rPr>
                <w:rFonts w:ascii="Calibri" w:eastAsia="Calibri" w:hAnsi="Calibri" w:cs="Calibri"/>
              </w:rPr>
              <w:t>“B”</w:t>
            </w:r>
          </w:p>
        </w:tc>
      </w:tr>
      <w:tr w:rsidR="005A2227" w:rsidRPr="00E352EF" w14:paraId="78D16138" w14:textId="77777777" w:rsidTr="00F17962">
        <w:tc>
          <w:tcPr>
            <w:tcW w:w="949" w:type="dxa"/>
            <w:tcMar>
              <w:top w:w="43" w:type="dxa"/>
              <w:left w:w="43" w:type="dxa"/>
              <w:bottom w:w="43" w:type="dxa"/>
              <w:right w:w="43" w:type="dxa"/>
            </w:tcMar>
          </w:tcPr>
          <w:p w14:paraId="3358C7A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6FF00058"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654A3663"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6B156F12"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052F017" w14:textId="77777777" w:rsidR="005A2227" w:rsidRPr="00E352EF" w:rsidRDefault="0097053A">
            <w:r w:rsidRPr="00E352EF">
              <w:rPr>
                <w:rFonts w:ascii="Calibri" w:eastAsia="Calibri" w:hAnsi="Calibri" w:cs="Calibri"/>
              </w:rPr>
              <w:t>“C”</w:t>
            </w:r>
          </w:p>
        </w:tc>
      </w:tr>
    </w:tbl>
    <w:p w14:paraId="138B8A65" w14:textId="77777777" w:rsidR="005A2227" w:rsidRPr="00E352EF" w:rsidRDefault="005A2227"/>
    <w:p w14:paraId="6B4911A4" w14:textId="77777777" w:rsidR="005A2227" w:rsidRPr="00E352EF" w:rsidRDefault="005A2227"/>
    <w:p w14:paraId="6D36AF52"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5FCDF3EA" w14:textId="77777777" w:rsidTr="00F17962">
        <w:trPr>
          <w:trHeight w:val="432"/>
        </w:trPr>
        <w:tc>
          <w:tcPr>
            <w:tcW w:w="5213" w:type="dxa"/>
            <w:gridSpan w:val="5"/>
            <w:shd w:val="clear" w:color="auto" w:fill="F2DBDB"/>
            <w:tcMar>
              <w:top w:w="43" w:type="dxa"/>
              <w:left w:w="43" w:type="dxa"/>
              <w:bottom w:w="43" w:type="dxa"/>
              <w:right w:w="43" w:type="dxa"/>
            </w:tcMar>
          </w:tcPr>
          <w:p w14:paraId="65F0C89C" w14:textId="317B6FBC" w:rsidR="005A2227" w:rsidRPr="00E352EF" w:rsidRDefault="0097053A">
            <w:pPr>
              <w:rPr>
                <w:rFonts w:ascii="Calibri" w:eastAsia="Calibri" w:hAnsi="Calibri" w:cs="Calibri"/>
              </w:rPr>
            </w:pPr>
            <w:r w:rsidRPr="00E352EF">
              <w:rPr>
                <w:rFonts w:ascii="Calibri" w:eastAsia="Calibri" w:hAnsi="Calibri" w:cs="Calibri"/>
              </w:rPr>
              <w:t>ds_</w:t>
            </w:r>
            <w:del w:id="356" w:author="Laura Viignola" w:date="2017-05-10T18:05:00Z">
              <w:r w:rsidRPr="00E352EF" w:rsidDel="00B93728">
                <w:rPr>
                  <w:rFonts w:ascii="Calibri" w:eastAsia="Calibri" w:hAnsi="Calibri" w:cs="Calibri"/>
                </w:rPr>
                <w:delText>1</w:delText>
              </w:r>
            </w:del>
            <w:ins w:id="357" w:author="Laura Viignola" w:date="2017-05-10T18:05:00Z">
              <w:r w:rsidR="00B93728">
                <w:rPr>
                  <w:rFonts w:ascii="Calibri" w:eastAsia="Calibri" w:hAnsi="Calibri" w:cs="Calibri"/>
                </w:rPr>
                <w:t>2</w:t>
              </w:r>
            </w:ins>
          </w:p>
          <w:p w14:paraId="614CF132" w14:textId="77777777" w:rsidR="00F17962" w:rsidRPr="00E352EF" w:rsidRDefault="00F17962"/>
        </w:tc>
      </w:tr>
      <w:tr w:rsidR="005A2227" w:rsidRPr="00E352EF" w14:paraId="43AB53D2" w14:textId="77777777" w:rsidTr="00F17962">
        <w:trPr>
          <w:trHeight w:val="302"/>
        </w:trPr>
        <w:tc>
          <w:tcPr>
            <w:tcW w:w="949" w:type="dxa"/>
            <w:shd w:val="clear" w:color="auto" w:fill="BFBFBF"/>
            <w:tcMar>
              <w:top w:w="43" w:type="dxa"/>
              <w:left w:w="43" w:type="dxa"/>
              <w:bottom w:w="43" w:type="dxa"/>
              <w:right w:w="43" w:type="dxa"/>
            </w:tcMar>
          </w:tcPr>
          <w:p w14:paraId="7B132F4C"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A0A67E7"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6C40D4F8"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0E3715F3"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7251B576" w14:textId="77777777" w:rsidR="005A2227" w:rsidRPr="00E352EF" w:rsidRDefault="0097053A">
            <w:r w:rsidRPr="00E352EF">
              <w:rPr>
                <w:rFonts w:ascii="Calibri" w:eastAsia="Calibri" w:hAnsi="Calibri" w:cs="Calibri"/>
                <w:b/>
              </w:rPr>
              <w:t>M3</w:t>
            </w:r>
          </w:p>
        </w:tc>
      </w:tr>
      <w:tr w:rsidR="005A2227" w:rsidRPr="00E352EF" w14:paraId="73372595" w14:textId="77777777" w:rsidTr="00F17962">
        <w:tc>
          <w:tcPr>
            <w:tcW w:w="949" w:type="dxa"/>
            <w:tcMar>
              <w:top w:w="43" w:type="dxa"/>
              <w:left w:w="43" w:type="dxa"/>
              <w:bottom w:w="43" w:type="dxa"/>
              <w:right w:w="43" w:type="dxa"/>
            </w:tcMar>
          </w:tcPr>
          <w:p w14:paraId="1EBB851E"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1AEEA3F8"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5015334A"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585D81B0"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164514AE" w14:textId="77777777" w:rsidR="005A2227" w:rsidRPr="00E352EF" w:rsidRDefault="0097053A">
            <w:r w:rsidRPr="00E352EF">
              <w:rPr>
                <w:rFonts w:ascii="Calibri" w:eastAsia="Calibri" w:hAnsi="Calibri" w:cs="Calibri"/>
              </w:rPr>
              <w:t>“A”</w:t>
            </w:r>
          </w:p>
        </w:tc>
      </w:tr>
      <w:tr w:rsidR="005A2227" w:rsidRPr="00E352EF" w14:paraId="130C6241" w14:textId="77777777" w:rsidTr="00F17962">
        <w:tc>
          <w:tcPr>
            <w:tcW w:w="949" w:type="dxa"/>
            <w:tcMar>
              <w:top w:w="43" w:type="dxa"/>
              <w:left w:w="43" w:type="dxa"/>
              <w:bottom w:w="43" w:type="dxa"/>
              <w:right w:w="43" w:type="dxa"/>
            </w:tcMar>
          </w:tcPr>
          <w:p w14:paraId="25A9C52F"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CFE5FE2"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5B149B4"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D6547BF"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717E3D8E" w14:textId="77777777" w:rsidR="005A2227" w:rsidRPr="00E352EF" w:rsidRDefault="0097053A">
            <w:r w:rsidRPr="00E352EF">
              <w:rPr>
                <w:rFonts w:ascii="Calibri" w:eastAsia="Calibri" w:hAnsi="Calibri" w:cs="Calibri"/>
              </w:rPr>
              <w:t>“B”</w:t>
            </w:r>
          </w:p>
        </w:tc>
      </w:tr>
      <w:tr w:rsidR="005A2227" w:rsidRPr="00E352EF" w14:paraId="39049D21" w14:textId="77777777" w:rsidTr="00F17962">
        <w:tc>
          <w:tcPr>
            <w:tcW w:w="949" w:type="dxa"/>
            <w:tcMar>
              <w:top w:w="43" w:type="dxa"/>
              <w:left w:w="43" w:type="dxa"/>
              <w:bottom w:w="43" w:type="dxa"/>
              <w:right w:w="43" w:type="dxa"/>
            </w:tcMar>
          </w:tcPr>
          <w:p w14:paraId="5D222038"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013ADE9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4A78E219"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1A86C43C"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F22E6FF" w14:textId="77777777" w:rsidR="005A2227" w:rsidRPr="00E352EF" w:rsidRDefault="0097053A">
            <w:r w:rsidRPr="00E352EF">
              <w:rPr>
                <w:rFonts w:ascii="Calibri" w:eastAsia="Calibri" w:hAnsi="Calibri" w:cs="Calibri"/>
              </w:rPr>
              <w:t>“C”</w:t>
            </w:r>
          </w:p>
        </w:tc>
      </w:tr>
    </w:tbl>
    <w:p w14:paraId="010CC253" w14:textId="77777777" w:rsidR="005A2227" w:rsidRPr="00E352EF" w:rsidRDefault="005A2227">
      <w:pPr>
        <w:ind w:left="720"/>
      </w:pPr>
    </w:p>
    <w:p w14:paraId="2A440056" w14:textId="77777777" w:rsidR="00F17962" w:rsidRPr="00E352EF" w:rsidRDefault="00F17962">
      <w:pPr>
        <w:ind w:left="720"/>
      </w:pPr>
    </w:p>
    <w:p w14:paraId="0DCDAD20" w14:textId="77777777" w:rsidR="005A2227" w:rsidRPr="00E352EF" w:rsidRDefault="0097053A" w:rsidP="00F17962">
      <w:pPr>
        <w:pStyle w:val="Stile3"/>
        <w:rPr>
          <w:lang w:val="en-GB"/>
        </w:rPr>
      </w:pPr>
      <w:bookmarkStart w:id="358" w:name="_Toc462659651"/>
      <w:bookmarkStart w:id="359" w:name="_Toc463805743"/>
      <w:bookmarkStart w:id="360" w:name="_Toc464487920"/>
      <w:r w:rsidRPr="00E352EF">
        <w:rPr>
          <w:lang w:val="en-GB"/>
        </w:rPr>
        <w:t>add</w:t>
      </w:r>
      <w:r w:rsidR="00F17962" w:rsidRPr="00E352EF">
        <w:rPr>
          <w:lang w:val="en-GB"/>
        </w:rPr>
        <w:t>i</w:t>
      </w:r>
      <w:r w:rsidRPr="00E352EF">
        <w:rPr>
          <w:lang w:val="en-GB"/>
        </w:rPr>
        <w:t>tion and subtraction + -</w:t>
      </w:r>
      <w:bookmarkEnd w:id="358"/>
      <w:bookmarkEnd w:id="359"/>
      <w:bookmarkEnd w:id="360"/>
    </w:p>
    <w:p w14:paraId="26775BD9"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B68A7"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w:t>
      </w:r>
      <w:r w:rsidRPr="00E352EF">
        <w:rPr>
          <w:rFonts w:ascii="Cambria" w:eastAsia="Calibri" w:hAnsi="Cambria" w:cs="Calibri"/>
        </w:rPr>
        <w:t xml:space="preserve"> compute the sum or subtraction</w:t>
      </w:r>
    </w:p>
    <w:p w14:paraId="6CBA99D2" w14:textId="77777777" w:rsidR="00F17962" w:rsidRPr="00E352EF" w:rsidRDefault="00F17962" w:rsidP="00F17962">
      <w:pPr>
        <w:rPr>
          <w:rFonts w:ascii="Cambria" w:eastAsia="Calibri" w:hAnsi="Cambria" w:cs="Calibri"/>
          <w:i/>
          <w:color w:val="5B9BD5"/>
        </w:rPr>
      </w:pPr>
    </w:p>
    <w:p w14:paraId="4DABEE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57DFC286"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3E366E24" w14:textId="77777777" w:rsidR="005A2227" w:rsidRPr="00E352EF" w:rsidRDefault="005A2227" w:rsidP="00F17962">
      <w:pPr>
        <w:rPr>
          <w:rFonts w:ascii="Cambria" w:hAnsi="Cambria"/>
        </w:rPr>
      </w:pPr>
    </w:p>
    <w:p w14:paraId="492C1E4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3C92D41A" w14:textId="77777777" w:rsidR="005A2227" w:rsidRPr="00E352EF" w:rsidRDefault="0097053A" w:rsidP="00F17962">
      <w:pPr>
        <w:rPr>
          <w:rFonts w:ascii="Cambria" w:hAnsi="Cambria"/>
        </w:rPr>
      </w:pPr>
      <w:r w:rsidRPr="00E352EF">
        <w:rPr>
          <w:rFonts w:ascii="Cambria" w:eastAsia="Calibri" w:hAnsi="Cambria" w:cs="Calibri"/>
          <w:i/>
        </w:rPr>
        <w:lastRenderedPageBreak/>
        <w:t>ds_1, ds_2</w:t>
      </w:r>
      <w:r w:rsidR="00F17962" w:rsidRPr="00E352EF">
        <w:rPr>
          <w:rFonts w:ascii="Cambria" w:eastAsia="Calibri" w:hAnsi="Cambria" w:cs="Calibri"/>
          <w:i/>
        </w:rPr>
        <w:t xml:space="preserve"> </w:t>
      </w:r>
      <w:r w:rsidR="00F17962" w:rsidRPr="00E352EF">
        <w:rPr>
          <w:rFonts w:ascii="Cambria" w:hAnsi="Cambria"/>
        </w:rPr>
        <w:t>:</w:t>
      </w:r>
      <w:r w:rsidRPr="00E352EF">
        <w:rPr>
          <w:rFonts w:ascii="Cambria" w:eastAsia="Calibri" w:hAnsi="Cambria" w:cs="Calibri"/>
        </w:rPr>
        <w:t xml:space="preserve"> [dataset {identifier &lt;IDENT&gt; as scalar-type}+ {measure &lt;IDENT&gt; as number}+</w:t>
      </w:r>
    </w:p>
    <w:p w14:paraId="67DFAD67" w14:textId="77777777" w:rsidR="005A2227" w:rsidRPr="00E352EF" w:rsidRDefault="0097053A" w:rsidP="00F17962">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0B0C3EF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6FD7FE1D"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4C3C98D1" w14:textId="77777777" w:rsidR="00F17962" w:rsidRPr="00E352EF" w:rsidRDefault="00F17962" w:rsidP="00F17962">
      <w:pPr>
        <w:rPr>
          <w:rFonts w:ascii="Cambria" w:eastAsia="Calibri" w:hAnsi="Cambria" w:cs="Calibri"/>
          <w:i/>
          <w:color w:val="5B9BD5"/>
        </w:rPr>
      </w:pPr>
    </w:p>
    <w:p w14:paraId="4BBF748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AE70AE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5C9A3D46"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242D7BD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 Identifier Component</w:t>
      </w:r>
      <w:r w:rsidR="00DE4578" w:rsidRPr="00E352EF">
        <w:rPr>
          <w:rFonts w:ascii="Cambria" w:eastAsia="Calibri" w:hAnsi="Cambria" w:cs="Calibri"/>
        </w:rPr>
        <w:t xml:space="preserve"> </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7FF5105D"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7781CC7F" w14:textId="77777777" w:rsidR="00F17962" w:rsidRPr="00E352EF" w:rsidRDefault="00F17962" w:rsidP="00F17962">
      <w:pPr>
        <w:rPr>
          <w:rFonts w:ascii="Cambria" w:eastAsia="Calibri" w:hAnsi="Cambria" w:cs="Calibri"/>
          <w:i/>
          <w:color w:val="5B9BD5"/>
        </w:rPr>
      </w:pPr>
    </w:p>
    <w:p w14:paraId="498F29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429E714"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sum or subtraction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2692A90F"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636C602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FB2228B"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string measures, with the same name, containing the algebraic sum or subtraction</w:t>
      </w:r>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w:t>
      </w:r>
      <w:r w:rsidR="00DE4578" w:rsidRPr="00E352EF">
        <w:rPr>
          <w:rFonts w:ascii="Cambria" w:eastAsia="Calibri" w:hAnsi="Cambria" w:cs="Calibri"/>
        </w:rPr>
        <w:t xml:space="preserve"> only</w:t>
      </w:r>
      <w:r w:rsidRPr="00E352EF">
        <w:rPr>
          <w:rFonts w:ascii="Cambria" w:eastAsia="Calibri" w:hAnsi="Cambria" w:cs="Calibri"/>
        </w:rPr>
        <w:t xml:space="preserve">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sum or subtraction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7FE40EED"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w:t>
      </w:r>
      <w:r w:rsidR="00EE6555" w:rsidRPr="00E352EF">
        <w:rPr>
          <w:rFonts w:ascii="Cambria" w:hAnsi="Cambria"/>
        </w:rPr>
        <w:t xml:space="preserve"> values on the common</w:t>
      </w:r>
      <w:r w:rsidRPr="00E352EF">
        <w:rPr>
          <w:rFonts w:ascii="Cambria" w:hAnsi="Cambria"/>
        </w:rPr>
        <w:t xml:space="preserve"> </w:t>
      </w:r>
      <w:r w:rsidR="00CC6A4A" w:rsidRPr="00E352EF">
        <w:rPr>
          <w:rFonts w:ascii="Cambria" w:eastAsia="Calibri" w:hAnsi="Cambria" w:cs="Calibri"/>
        </w:rPr>
        <w:t>Identifier Component</w:t>
      </w:r>
      <w:r w:rsidRPr="00E352EF">
        <w:rPr>
          <w:rFonts w:ascii="Cambria" w:hAnsi="Cambria"/>
        </w:rPr>
        <w:t xml:space="preserve">s). </w:t>
      </w:r>
    </w:p>
    <w:p w14:paraId="6B1D9188" w14:textId="77777777" w:rsidR="00F17962" w:rsidRPr="00E352EF" w:rsidRDefault="00F17962" w:rsidP="00F17962">
      <w:pPr>
        <w:rPr>
          <w:rFonts w:ascii="Cambria" w:eastAsia="Calibri" w:hAnsi="Cambria" w:cs="Calibri"/>
          <w:i/>
          <w:color w:val="5B9BD5"/>
        </w:rPr>
      </w:pPr>
    </w:p>
    <w:p w14:paraId="6864FCE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0547E6F2" w14:textId="395B7EC3" w:rsidR="005A2227" w:rsidRPr="00E352EF" w:rsidRDefault="0097053A" w:rsidP="00F17962">
      <w:pPr>
        <w:jc w:val="both"/>
        <w:rPr>
          <w:rFonts w:ascii="Cambria" w:hAnsi="Cambria"/>
        </w:rPr>
      </w:pPr>
      <w:r w:rsidRPr="00E352EF">
        <w:rPr>
          <w:rFonts w:ascii="Cambria" w:eastAsia="Calibri" w:hAnsi="Cambria" w:cs="Calibri"/>
        </w:rPr>
        <w:t xml:space="preserve">See also the operator </w:t>
      </w:r>
      <w:r w:rsidRPr="00E352EF">
        <w:rPr>
          <w:rFonts w:ascii="Cambria" w:eastAsia="Calibri" w:hAnsi="Cambria" w:cs="Calibri"/>
          <w:b/>
        </w:rPr>
        <w:t>listsum</w:t>
      </w:r>
      <w:r w:rsidRPr="00E352EF">
        <w:rPr>
          <w:rFonts w:ascii="Cambria" w:eastAsia="Calibri" w:hAnsi="Cambria" w:cs="Calibri"/>
        </w:rPr>
        <w:t xml:space="preserve"> </w:t>
      </w:r>
      <w:del w:id="361" w:author="Laura Viignola" w:date="2017-05-10T18:03:00Z">
        <w:r w:rsidRPr="00E352EF" w:rsidDel="00B93728">
          <w:rPr>
            <w:rFonts w:ascii="Cambria" w:eastAsia="Calibri" w:hAnsi="Cambria" w:cs="Calibri"/>
          </w:rPr>
          <w:delText xml:space="preserve">than </w:delText>
        </w:r>
      </w:del>
      <w:ins w:id="362" w:author="Laura Viignola" w:date="2017-05-10T18:03:00Z">
        <w:r w:rsidR="00B93728">
          <w:rPr>
            <w:rFonts w:ascii="Cambria" w:eastAsia="Calibri" w:hAnsi="Cambria" w:cs="Calibri"/>
          </w:rPr>
          <w:t>that</w:t>
        </w:r>
        <w:r w:rsidR="00B93728" w:rsidRPr="00E352EF">
          <w:rPr>
            <w:rFonts w:ascii="Cambria" w:eastAsia="Calibri" w:hAnsi="Cambria" w:cs="Calibri"/>
          </w:rPr>
          <w:t xml:space="preserve"> </w:t>
        </w:r>
      </w:ins>
      <w:r w:rsidRPr="00E352EF">
        <w:rPr>
          <w:rFonts w:ascii="Cambria" w:eastAsia="Calibri" w:hAnsi="Cambria" w:cs="Calibri"/>
        </w:rPr>
        <w:t>returns a data point for those data points that would be ignored.</w:t>
      </w:r>
    </w:p>
    <w:p w14:paraId="32737309" w14:textId="77777777" w:rsidR="00F17962" w:rsidRPr="00E352EF" w:rsidRDefault="00F17962" w:rsidP="00F17962">
      <w:pPr>
        <w:rPr>
          <w:rFonts w:ascii="Cambria" w:eastAsia="Calibri" w:hAnsi="Cambria" w:cs="Calibri"/>
          <w:i/>
          <w:color w:val="5B9BD5"/>
        </w:rPr>
      </w:pPr>
    </w:p>
    <w:p w14:paraId="1210DEB0"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C3BC52E" w14:textId="77777777" w:rsidR="005A2227" w:rsidRPr="00E352EF" w:rsidRDefault="0097053A" w:rsidP="00F17962">
      <w:pPr>
        <w:rPr>
          <w:rFonts w:ascii="Cambria" w:hAnsi="Cambria"/>
        </w:rPr>
      </w:pPr>
      <w:r w:rsidRPr="00E352EF">
        <w:rPr>
          <w:rFonts w:ascii="Cambria" w:eastAsia="Calibri" w:hAnsi="Cambria" w:cs="Calibri"/>
        </w:rPr>
        <w:t xml:space="preserve"> example on </w:t>
      </w:r>
      <w:r w:rsidR="00472C2F" w:rsidRPr="00E352EF">
        <w:t>Dataset</w:t>
      </w:r>
    </w:p>
    <w:p w14:paraId="0C0834E1" w14:textId="77777777" w:rsidR="00F17962" w:rsidRPr="00E352EF" w:rsidRDefault="0097053A" w:rsidP="00F17962">
      <w:pPr>
        <w:rPr>
          <w:rFonts w:ascii="Cambria" w:eastAsia="Calibri" w:hAnsi="Cambria" w:cs="Calibri"/>
        </w:rPr>
      </w:pPr>
      <w:r w:rsidRPr="00E352EF">
        <w:rPr>
          <w:rFonts w:ascii="Cambria" w:eastAsia="Calibri" w:hAnsi="Cambria" w:cs="Calibri"/>
        </w:rPr>
        <w:t xml:space="preserve">1) </w:t>
      </w:r>
    </w:p>
    <w:p w14:paraId="31E153F0" w14:textId="77777777" w:rsidR="005A2227" w:rsidRPr="00E352EF" w:rsidRDefault="0097053A" w:rsidP="00F17962">
      <w:pPr>
        <w:rPr>
          <w:rFonts w:ascii="Cambria" w:eastAsia="Calibri" w:hAnsi="Cambria" w:cs="Calibri"/>
        </w:rPr>
      </w:pPr>
      <w:r w:rsidRPr="00E352EF">
        <w:rPr>
          <w:rFonts w:ascii="Cambria" w:eastAsia="Calibri" w:hAnsi="Cambria" w:cs="Calibri"/>
        </w:rPr>
        <w:t xml:space="preserve">In this example, we calculate the total population of a set of countries given two </w:t>
      </w:r>
      <w:r w:rsidR="00472C2F" w:rsidRPr="00E352EF">
        <w:t>Dataset</w:t>
      </w:r>
      <w:r w:rsidRPr="00E352EF">
        <w:rPr>
          <w:rFonts w:ascii="Cambria" w:eastAsia="Calibri" w:hAnsi="Cambria" w:cs="Calibri"/>
        </w:rPr>
        <w:t>s: one of the male population, and another, of the female population. They contain one measure each. Thus, the result will contain a single measure with the results of the addition.</w:t>
      </w:r>
    </w:p>
    <w:p w14:paraId="2C5DDA82" w14:textId="77777777" w:rsidR="00EE6555" w:rsidRPr="00E352EF" w:rsidRDefault="00EE6555" w:rsidP="00EE6555">
      <w:pPr>
        <w:rPr>
          <w:rFonts w:ascii="Cambria" w:eastAsia="Calibri" w:hAnsi="Cambria" w:cs="Calibri"/>
        </w:rPr>
      </w:pPr>
    </w:p>
    <w:p w14:paraId="2794692C" w14:textId="77777777" w:rsidR="00EE6555" w:rsidRPr="00E352EF" w:rsidRDefault="00EE6555" w:rsidP="00EE6555">
      <w:pPr>
        <w:rPr>
          <w:rFonts w:ascii="Cambria" w:hAnsi="Cambria"/>
        </w:rPr>
      </w:pPr>
      <w:r w:rsidRPr="00E352EF">
        <w:rPr>
          <w:rFonts w:ascii="Cambria" w:eastAsia="Calibri" w:hAnsi="Cambria" w:cs="Calibri"/>
        </w:rPr>
        <w:t xml:space="preserve">ds_3 := ds_1 </w:t>
      </w:r>
      <w:r w:rsidRPr="00E352EF">
        <w:rPr>
          <w:rFonts w:ascii="Cambria" w:eastAsia="Calibri" w:hAnsi="Cambria" w:cs="Calibri"/>
          <w:b/>
        </w:rPr>
        <w:t>+</w:t>
      </w:r>
      <w:r w:rsidRPr="00E352EF">
        <w:rPr>
          <w:rFonts w:ascii="Cambria" w:eastAsia="Calibri" w:hAnsi="Cambria" w:cs="Calibri"/>
        </w:rPr>
        <w:t xml:space="preserve"> ds_2 </w:t>
      </w:r>
    </w:p>
    <w:p w14:paraId="03937C74" w14:textId="77777777" w:rsidR="005A2227" w:rsidRPr="00E352EF" w:rsidRDefault="005A2227"/>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20" w:type="dxa"/>
          <w:left w:w="80" w:type="dxa"/>
          <w:bottom w:w="20" w:type="dxa"/>
          <w:right w:w="80" w:type="dxa"/>
        </w:tblCellMar>
        <w:tblLook w:val="04A0" w:firstRow="1" w:lastRow="0" w:firstColumn="1" w:lastColumn="0" w:noHBand="0" w:noVBand="1"/>
      </w:tblPr>
      <w:tblGrid>
        <w:gridCol w:w="1080"/>
        <w:gridCol w:w="1138"/>
        <w:gridCol w:w="1555"/>
      </w:tblGrid>
      <w:tr w:rsidR="005A2227" w:rsidRPr="00E352EF" w14:paraId="20AB2608" w14:textId="77777777">
        <w:trPr>
          <w:trHeight w:val="259"/>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29" w:type="dxa"/>
              <w:right w:w="43" w:type="dxa"/>
            </w:tcMar>
          </w:tcPr>
          <w:p w14:paraId="4C1A1BD9" w14:textId="77777777" w:rsidR="005A2227" w:rsidRPr="00E352EF" w:rsidRDefault="0097053A">
            <w:r w:rsidRPr="00E352EF">
              <w:rPr>
                <w:rFonts w:ascii="Calibri" w:eastAsia="Calibri" w:hAnsi="Calibri" w:cs="Calibri"/>
              </w:rPr>
              <w:t>ds_1</w:t>
            </w:r>
          </w:p>
        </w:tc>
      </w:tr>
      <w:tr w:rsidR="005A2227" w:rsidRPr="00E352EF" w14:paraId="32DEFC7C"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60DEBE59"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5C393412" w14:textId="77777777" w:rsidR="005A2227" w:rsidRPr="00E352EF" w:rsidRDefault="0097053A">
            <w:r w:rsidRPr="00E352EF">
              <w:rPr>
                <w:rFonts w:ascii="Calibri" w:eastAsia="Calibri" w:hAnsi="Calibri" w:cs="Calibri"/>
                <w:b/>
              </w:rPr>
              <w:t>GEO</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29" w:type="dxa"/>
              <w:right w:w="43" w:type="dxa"/>
            </w:tcMar>
          </w:tcPr>
          <w:p w14:paraId="198F8B48" w14:textId="77777777" w:rsidR="005A2227" w:rsidRPr="00E352EF" w:rsidRDefault="0097053A">
            <w:r w:rsidRPr="00E352EF">
              <w:rPr>
                <w:rFonts w:ascii="Calibri" w:eastAsia="Calibri" w:hAnsi="Calibri" w:cs="Calibri"/>
                <w:b/>
              </w:rPr>
              <w:t>POPULATION</w:t>
            </w:r>
          </w:p>
        </w:tc>
      </w:tr>
      <w:tr w:rsidR="005A2227" w:rsidRPr="00E352EF" w14:paraId="68040E37"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2F88E4C9"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1BDAE4A" w14:textId="77777777" w:rsidR="005A2227" w:rsidRPr="00E352EF" w:rsidRDefault="0097053A">
            <w:r w:rsidRPr="00E352EF">
              <w:rPr>
                <w:rFonts w:ascii="Calibri" w:eastAsia="Calibri" w:hAnsi="Calibri" w:cs="Calibri"/>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4D41A5C" w14:textId="77777777" w:rsidR="005A2227" w:rsidRPr="00E352EF" w:rsidRDefault="0097053A">
            <w:r w:rsidRPr="00E352EF">
              <w:rPr>
                <w:rFonts w:ascii="Calibri" w:eastAsia="Calibri" w:hAnsi="Calibri" w:cs="Calibri"/>
              </w:rPr>
              <w:t>5</w:t>
            </w:r>
          </w:p>
        </w:tc>
      </w:tr>
      <w:tr w:rsidR="005A2227" w:rsidRPr="00E352EF" w14:paraId="530B6A95"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EA2492A"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2DDD3C2" w14:textId="77777777" w:rsidR="005A2227" w:rsidRPr="00E352EF" w:rsidRDefault="0097053A">
            <w:r w:rsidRPr="00E352EF">
              <w:rPr>
                <w:rFonts w:ascii="Calibri" w:eastAsia="Calibri" w:hAnsi="Calibri" w:cs="Calibri"/>
              </w:rPr>
              <w:t>Denmark</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03118AED" w14:textId="77777777" w:rsidR="005A2227" w:rsidRPr="00E352EF" w:rsidRDefault="0097053A">
            <w:r w:rsidRPr="00E352EF">
              <w:rPr>
                <w:rFonts w:ascii="Calibri" w:eastAsia="Calibri" w:hAnsi="Calibri" w:cs="Calibri"/>
              </w:rPr>
              <w:t>2</w:t>
            </w:r>
          </w:p>
        </w:tc>
      </w:tr>
      <w:tr w:rsidR="005A2227" w:rsidRPr="00E352EF" w14:paraId="609569C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804B0B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66FC6479" w14:textId="77777777" w:rsidR="005A2227" w:rsidRPr="00E352EF" w:rsidRDefault="0097053A">
            <w:r w:rsidRPr="00E352EF">
              <w:rPr>
                <w:rFonts w:ascii="Calibri" w:eastAsia="Calibri" w:hAnsi="Calibri" w:cs="Calibri"/>
              </w:rPr>
              <w:t>France</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BA769DE" w14:textId="77777777" w:rsidR="005A2227" w:rsidRPr="00E352EF" w:rsidRDefault="0097053A">
            <w:r w:rsidRPr="00E352EF">
              <w:rPr>
                <w:rFonts w:ascii="Calibri" w:eastAsia="Calibri" w:hAnsi="Calibri" w:cs="Calibri"/>
              </w:rPr>
              <w:t>3</w:t>
            </w:r>
          </w:p>
        </w:tc>
      </w:tr>
      <w:tr w:rsidR="005A2227" w:rsidRPr="00E352EF" w14:paraId="301E38B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F07C225"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7AFF0E3" w14:textId="77777777" w:rsidR="005A2227" w:rsidRPr="00E352EF" w:rsidRDefault="0097053A">
            <w:r w:rsidRPr="00E352EF">
              <w:rPr>
                <w:rFonts w:ascii="Calibri" w:eastAsia="Calibri" w:hAnsi="Calibri" w:cs="Calibri"/>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3B92070" w14:textId="77777777" w:rsidR="005A2227" w:rsidRPr="00E352EF" w:rsidRDefault="0097053A">
            <w:r w:rsidRPr="00E352EF">
              <w:rPr>
                <w:rFonts w:ascii="Calibri" w:eastAsia="Calibri" w:hAnsi="Calibri" w:cs="Calibri"/>
              </w:rPr>
              <w:t>4</w:t>
            </w:r>
          </w:p>
        </w:tc>
      </w:tr>
    </w:tbl>
    <w:p w14:paraId="127277A9" w14:textId="77777777" w:rsidR="005A2227" w:rsidRPr="00E352EF" w:rsidRDefault="005A2227"/>
    <w:p w14:paraId="4C654431" w14:textId="77777777" w:rsidR="005A2227" w:rsidRPr="00E352EF" w:rsidRDefault="005A2227"/>
    <w:tbl>
      <w:tblPr>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1138"/>
        <w:gridCol w:w="1138"/>
        <w:gridCol w:w="1555"/>
      </w:tblGrid>
      <w:tr w:rsidR="005A2227" w:rsidRPr="00E352EF" w14:paraId="6DDEBA92" w14:textId="77777777">
        <w:trPr>
          <w:trHeight w:val="259"/>
        </w:trPr>
        <w:tc>
          <w:tcPr>
            <w:tcW w:w="106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F5F5AC" w14:textId="77777777" w:rsidR="005A2227" w:rsidRPr="00E352EF" w:rsidRDefault="0097053A">
            <w:r w:rsidRPr="00E352EF">
              <w:rPr>
                <w:rFonts w:ascii="Calibri" w:eastAsia="Calibri" w:hAnsi="Calibri" w:cs="Calibri"/>
              </w:rPr>
              <w:t>ds_2</w:t>
            </w:r>
          </w:p>
        </w:tc>
      </w:tr>
      <w:tr w:rsidR="005A2227" w:rsidRPr="00E352EF" w14:paraId="1E44A685" w14:textId="77777777">
        <w:trPr>
          <w:trHeight w:val="259"/>
        </w:trPr>
        <w:tc>
          <w:tcPr>
            <w:tcW w:w="10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4A8733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D59E346"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C70AE6D"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9E055B4" w14:textId="77777777" w:rsidR="005A2227" w:rsidRPr="00E352EF" w:rsidRDefault="0097053A">
            <w:r w:rsidRPr="00E352EF">
              <w:rPr>
                <w:rFonts w:ascii="Calibri" w:eastAsia="Calibri" w:hAnsi="Calibri" w:cs="Calibri"/>
                <w:b/>
              </w:rPr>
              <w:t>POPULATION</w:t>
            </w:r>
          </w:p>
        </w:tc>
      </w:tr>
      <w:tr w:rsidR="005A2227" w:rsidRPr="00E352EF" w14:paraId="11524FC0"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B504C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84EC36"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6683A6"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AD53B56" w14:textId="77777777" w:rsidR="005A2227" w:rsidRPr="00E352EF" w:rsidRDefault="0097053A">
            <w:r w:rsidRPr="00E352EF">
              <w:rPr>
                <w:rFonts w:ascii="Calibri" w:eastAsia="Calibri" w:hAnsi="Calibri" w:cs="Calibri"/>
              </w:rPr>
              <w:t>10</w:t>
            </w:r>
          </w:p>
        </w:tc>
      </w:tr>
      <w:tr w:rsidR="005A2227" w:rsidRPr="00E352EF" w14:paraId="2EDC4F27" w14:textId="77777777">
        <w:trPr>
          <w:trHeight w:val="202"/>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CA35D2"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7F6E30"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B30A6B"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A382C3" w14:textId="77777777" w:rsidR="005A2227" w:rsidRPr="00E352EF" w:rsidRDefault="0097053A">
            <w:r w:rsidRPr="00E352EF">
              <w:rPr>
                <w:rFonts w:ascii="Calibri" w:eastAsia="Calibri" w:hAnsi="Calibri" w:cs="Calibri"/>
              </w:rPr>
              <w:t>11</w:t>
            </w:r>
          </w:p>
        </w:tc>
      </w:tr>
      <w:tr w:rsidR="005A2227" w:rsidRPr="00E352EF" w14:paraId="29115A01"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D55C9D"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4EDDE3"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A301B1"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84ADEF" w14:textId="77777777" w:rsidR="005A2227" w:rsidRPr="00E352EF" w:rsidRDefault="0097053A">
            <w:r w:rsidRPr="00E352EF">
              <w:rPr>
                <w:rFonts w:ascii="Calibri" w:eastAsia="Calibri" w:hAnsi="Calibri" w:cs="Calibri"/>
              </w:rPr>
              <w:t>NULL</w:t>
            </w:r>
          </w:p>
        </w:tc>
      </w:tr>
      <w:tr w:rsidR="005A2227" w:rsidRPr="00E352EF" w14:paraId="28B66168"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B6AA5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B17425"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5C16D2F"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867154" w14:textId="77777777" w:rsidR="005A2227" w:rsidRPr="00E352EF" w:rsidRDefault="0097053A">
            <w:r w:rsidRPr="00E352EF">
              <w:rPr>
                <w:rFonts w:ascii="Calibri" w:eastAsia="Calibri" w:hAnsi="Calibri" w:cs="Calibri"/>
              </w:rPr>
              <w:t>2</w:t>
            </w:r>
          </w:p>
        </w:tc>
      </w:tr>
      <w:tr w:rsidR="005A2227" w:rsidRPr="00E352EF" w14:paraId="64375A4C"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7C3ADF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F5DF1C"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B7CEABE"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46765C" w14:textId="77777777" w:rsidR="005A2227" w:rsidRPr="00E352EF" w:rsidRDefault="0097053A">
            <w:r w:rsidRPr="00E352EF">
              <w:rPr>
                <w:rFonts w:ascii="Calibri" w:eastAsia="Calibri" w:hAnsi="Calibri" w:cs="Calibri"/>
              </w:rPr>
              <w:t>6</w:t>
            </w:r>
          </w:p>
        </w:tc>
      </w:tr>
    </w:tbl>
    <w:p w14:paraId="3A8FFC44" w14:textId="77777777" w:rsidR="005A2227" w:rsidRPr="00E352EF" w:rsidRDefault="005A2227"/>
    <w:p w14:paraId="40CD8156"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138"/>
        <w:gridCol w:w="1138"/>
        <w:gridCol w:w="1555"/>
      </w:tblGrid>
      <w:tr w:rsidR="005A2227" w:rsidRPr="00E352EF" w14:paraId="20424FF5" w14:textId="77777777">
        <w:trPr>
          <w:trHeight w:val="259"/>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6E7A8C5" w14:textId="77777777" w:rsidR="005A2227" w:rsidRPr="00E352EF" w:rsidRDefault="0097053A">
            <w:r w:rsidRPr="00E352EF">
              <w:rPr>
                <w:rFonts w:ascii="Calibri" w:eastAsia="Calibri" w:hAnsi="Calibri" w:cs="Calibri"/>
              </w:rPr>
              <w:t>ds_3</w:t>
            </w:r>
          </w:p>
        </w:tc>
      </w:tr>
      <w:tr w:rsidR="005A2227" w:rsidRPr="00E352EF" w14:paraId="2A6E4292"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B021AE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AD00DC2"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AC712A"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7E401B" w14:textId="77777777" w:rsidR="005A2227" w:rsidRPr="00E352EF" w:rsidRDefault="0097053A">
            <w:r w:rsidRPr="00E352EF">
              <w:rPr>
                <w:rFonts w:ascii="Calibri" w:eastAsia="Calibri" w:hAnsi="Calibri" w:cs="Calibri"/>
                <w:b/>
              </w:rPr>
              <w:t>POPULATION</w:t>
            </w:r>
          </w:p>
        </w:tc>
      </w:tr>
      <w:tr w:rsidR="005A2227" w:rsidRPr="00E352EF" w14:paraId="76A0711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FCB121"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2433E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70000"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F7E1DC" w14:textId="77777777" w:rsidR="005A2227" w:rsidRPr="00E352EF" w:rsidRDefault="0097053A">
            <w:r w:rsidRPr="00E352EF">
              <w:rPr>
                <w:rFonts w:ascii="Calibri" w:eastAsia="Calibri" w:hAnsi="Calibri" w:cs="Calibri"/>
              </w:rPr>
              <w:t>15</w:t>
            </w:r>
          </w:p>
        </w:tc>
      </w:tr>
      <w:tr w:rsidR="005A2227" w:rsidRPr="00E352EF" w14:paraId="2CCA74FD"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F53BB"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DBCE6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8B0CDB"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78FE8F" w14:textId="77777777" w:rsidR="005A2227" w:rsidRPr="00E352EF" w:rsidRDefault="0097053A">
            <w:r w:rsidRPr="00E352EF">
              <w:rPr>
                <w:rFonts w:ascii="Calibri" w:eastAsia="Calibri" w:hAnsi="Calibri" w:cs="Calibri"/>
              </w:rPr>
              <w:t>NULL</w:t>
            </w:r>
          </w:p>
        </w:tc>
      </w:tr>
      <w:tr w:rsidR="005A2227" w:rsidRPr="00E352EF" w14:paraId="7EA1E2C2"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6DADC"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3718AB"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6BA1D95"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0D9F38" w14:textId="77777777" w:rsidR="005A2227" w:rsidRPr="00E352EF" w:rsidRDefault="0097053A">
            <w:r w:rsidRPr="00E352EF">
              <w:rPr>
                <w:rFonts w:ascii="Calibri" w:eastAsia="Calibri" w:hAnsi="Calibri" w:cs="Calibri"/>
              </w:rPr>
              <w:t>10</w:t>
            </w:r>
          </w:p>
        </w:tc>
      </w:tr>
    </w:tbl>
    <w:p w14:paraId="23852E41" w14:textId="77777777" w:rsidR="005A2227" w:rsidRPr="00E352EF" w:rsidRDefault="005A2227"/>
    <w:p w14:paraId="474C3E2B" w14:textId="77777777" w:rsidR="005A2227" w:rsidRPr="00E352EF" w:rsidRDefault="0097053A">
      <w:pPr>
        <w:rPr>
          <w:rFonts w:ascii="Cambria" w:hAnsi="Cambria"/>
        </w:rPr>
      </w:pPr>
      <w:r w:rsidRPr="00E352EF">
        <w:rPr>
          <w:rFonts w:ascii="Cambria" w:eastAsia="Calibri" w:hAnsi="Cambria" w:cs="Calibri"/>
        </w:rPr>
        <w:t xml:space="preserve">Note that the Data Points of ds_1 and ds_2 that has a missing in the other </w:t>
      </w:r>
      <w:r w:rsidR="00472C2F" w:rsidRPr="00E352EF">
        <w:t>Dataset</w:t>
      </w:r>
      <w:r w:rsidRPr="00E352EF">
        <w:rPr>
          <w:rFonts w:ascii="Cambria" w:eastAsia="Calibri" w:hAnsi="Cambria" w:cs="Calibri"/>
        </w:rPr>
        <w:t xml:space="preserve"> are not shown in the resulting one.</w:t>
      </w:r>
    </w:p>
    <w:p w14:paraId="52F9C732" w14:textId="77777777" w:rsidR="00EE6555" w:rsidRPr="00E352EF" w:rsidRDefault="00EE6555">
      <w:pPr>
        <w:rPr>
          <w:rFonts w:ascii="Cambria" w:eastAsia="Calibri" w:hAnsi="Cambria" w:cs="Calibri"/>
        </w:rPr>
      </w:pPr>
    </w:p>
    <w:p w14:paraId="535B9F41" w14:textId="77777777" w:rsidR="00EE6555" w:rsidRPr="00E352EF" w:rsidRDefault="0097053A" w:rsidP="00EE6555">
      <w:pPr>
        <w:tabs>
          <w:tab w:val="left" w:pos="0"/>
        </w:tabs>
        <w:spacing w:after="40"/>
        <w:rPr>
          <w:rFonts w:asciiTheme="majorHAnsi" w:hAnsiTheme="majorHAnsi"/>
        </w:rPr>
      </w:pPr>
      <w:r w:rsidRPr="00E352EF">
        <w:rPr>
          <w:rFonts w:ascii="Cambria" w:eastAsia="Calibri" w:hAnsi="Cambria" w:cs="Calibri"/>
        </w:rPr>
        <w:t>2)</w:t>
      </w:r>
      <w:r w:rsidR="00EE6555" w:rsidRPr="00E352EF">
        <w:rPr>
          <w:rFonts w:asciiTheme="majorHAnsi" w:eastAsia="Calibri" w:hAnsiTheme="majorHAnsi" w:cs="Calibri"/>
        </w:rPr>
        <w:t xml:space="preserve"> ds_bop1 := ds_bop1 + 1</w:t>
      </w:r>
    </w:p>
    <w:p w14:paraId="7CF9757F" w14:textId="77777777" w:rsidR="005A2227" w:rsidRPr="00E352EF" w:rsidRDefault="005A2227">
      <w:pPr>
        <w:rPr>
          <w:rFonts w:ascii="Cambria" w:eastAsia="Calibri" w:hAnsi="Cambria" w:cs="Calibri"/>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F3B888E" w14:textId="77777777" w:rsidTr="00EE6555">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1D9721" w14:textId="77777777" w:rsidR="005A2227" w:rsidRPr="00E352EF" w:rsidRDefault="0097053A">
            <w:r w:rsidRPr="00E352EF">
              <w:rPr>
                <w:rFonts w:ascii="Calibri" w:eastAsia="Calibri" w:hAnsi="Calibri" w:cs="Calibri"/>
              </w:rPr>
              <w:t>ds_bop1</w:t>
            </w:r>
          </w:p>
        </w:tc>
      </w:tr>
      <w:tr w:rsidR="005A2227" w:rsidRPr="00E352EF" w14:paraId="3F9754B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F298F0"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E1F180"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FA8BD3"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D2ECB3"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CCF8111" w14:textId="77777777" w:rsidR="005A2227" w:rsidRPr="00E352EF" w:rsidRDefault="0097053A">
            <w:r w:rsidRPr="00E352EF">
              <w:rPr>
                <w:rFonts w:ascii="Calibri" w:eastAsia="Calibri" w:hAnsi="Calibri" w:cs="Calibri"/>
                <w:b/>
              </w:rPr>
              <w:t>OBS_STATUS</w:t>
            </w:r>
          </w:p>
        </w:tc>
      </w:tr>
      <w:tr w:rsidR="005A2227" w:rsidRPr="00E352EF" w14:paraId="08A73B00"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923A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A9D15"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9046C"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B7C40"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A7500" w14:textId="77777777" w:rsidR="005A2227" w:rsidRPr="00E352EF" w:rsidRDefault="0097053A">
            <w:r w:rsidRPr="00E352EF">
              <w:rPr>
                <w:rFonts w:ascii="Calibri" w:eastAsia="Calibri" w:hAnsi="Calibri" w:cs="Calibri"/>
              </w:rPr>
              <w:t>D</w:t>
            </w:r>
          </w:p>
        </w:tc>
      </w:tr>
      <w:tr w:rsidR="005A2227" w:rsidRPr="00E352EF" w14:paraId="2E3995A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F12B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ECF27"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DD3A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C6D66"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DDECF" w14:textId="77777777" w:rsidR="005A2227" w:rsidRPr="00E352EF" w:rsidRDefault="0097053A">
            <w:r w:rsidRPr="00E352EF">
              <w:rPr>
                <w:rFonts w:ascii="Calibri" w:eastAsia="Calibri" w:hAnsi="Calibri" w:cs="Calibri"/>
              </w:rPr>
              <w:t>P</w:t>
            </w:r>
          </w:p>
        </w:tc>
      </w:tr>
      <w:tr w:rsidR="005A2227" w:rsidRPr="00E352EF" w14:paraId="410618B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C597"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C377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831E3"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E95A6"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FE663" w14:textId="77777777" w:rsidR="005A2227" w:rsidRPr="00E352EF" w:rsidRDefault="0097053A">
            <w:r w:rsidRPr="00E352EF">
              <w:rPr>
                <w:rFonts w:ascii="Calibri" w:eastAsia="Calibri" w:hAnsi="Calibri" w:cs="Calibri"/>
              </w:rPr>
              <w:t>P</w:t>
            </w:r>
          </w:p>
        </w:tc>
      </w:tr>
    </w:tbl>
    <w:p w14:paraId="21EEF987" w14:textId="77777777" w:rsidR="005A2227" w:rsidRPr="00E352EF" w:rsidRDefault="005A2227"/>
    <w:p w14:paraId="67E769B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590A3639"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3D04C41" w14:textId="77777777" w:rsidR="005A2227" w:rsidRPr="00E352EF" w:rsidRDefault="0097053A">
            <w:r w:rsidRPr="00E352EF">
              <w:rPr>
                <w:rFonts w:ascii="Calibri" w:eastAsia="Calibri" w:hAnsi="Calibri" w:cs="Calibri"/>
              </w:rPr>
              <w:t>ds_bop1</w:t>
            </w:r>
          </w:p>
        </w:tc>
      </w:tr>
      <w:tr w:rsidR="005A2227" w:rsidRPr="00E352EF" w14:paraId="237CB4B2"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7CF1606"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8CE4E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367484"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20DCCB"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9C346B8" w14:textId="77777777" w:rsidR="005A2227" w:rsidRPr="00E352EF" w:rsidRDefault="0097053A">
            <w:r w:rsidRPr="00E352EF">
              <w:rPr>
                <w:rFonts w:ascii="Calibri" w:eastAsia="Calibri" w:hAnsi="Calibri" w:cs="Calibri"/>
                <w:b/>
              </w:rPr>
              <w:t>OBS_STATUS</w:t>
            </w:r>
          </w:p>
        </w:tc>
      </w:tr>
      <w:tr w:rsidR="005A2227" w:rsidRPr="00E352EF" w14:paraId="21F8E155"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CDED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CBCB7"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06237"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4CF7E" w14:textId="77777777" w:rsidR="005A2227" w:rsidRPr="00E352EF" w:rsidRDefault="0097053A">
            <w:r w:rsidRPr="00E352EF">
              <w:rPr>
                <w:rFonts w:ascii="Calibri" w:eastAsia="Calibri" w:hAnsi="Calibri" w:cs="Calibri"/>
              </w:rPr>
              <w:t xml:space="preserve">21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8E3D3" w14:textId="77777777" w:rsidR="005A2227" w:rsidRPr="00E352EF" w:rsidRDefault="0097053A">
            <w:r w:rsidRPr="00E352EF">
              <w:rPr>
                <w:rFonts w:ascii="Calibri" w:eastAsia="Calibri" w:hAnsi="Calibri" w:cs="Calibri"/>
              </w:rPr>
              <w:t>D</w:t>
            </w:r>
          </w:p>
        </w:tc>
      </w:tr>
      <w:tr w:rsidR="005A2227" w:rsidRPr="00E352EF" w14:paraId="35DCEE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93EE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E6F79"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722BD"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C85D4" w14:textId="77777777" w:rsidR="005A2227" w:rsidRPr="00E352EF" w:rsidRDefault="0097053A">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CF55" w14:textId="77777777" w:rsidR="005A2227" w:rsidRPr="00E352EF" w:rsidRDefault="0097053A">
            <w:r w:rsidRPr="00E352EF">
              <w:rPr>
                <w:rFonts w:ascii="Calibri" w:eastAsia="Calibri" w:hAnsi="Calibri" w:cs="Calibri"/>
              </w:rPr>
              <w:t>P</w:t>
            </w:r>
          </w:p>
        </w:tc>
      </w:tr>
      <w:tr w:rsidR="005A2227" w:rsidRPr="00E352EF" w14:paraId="601BE73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10A4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AE0"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21F8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2918" w14:textId="77777777" w:rsidR="005A2227" w:rsidRPr="00E352EF" w:rsidRDefault="0097053A">
            <w:r w:rsidRPr="00E352EF">
              <w:rPr>
                <w:rFonts w:ascii="Calibri" w:eastAsia="Calibri" w:hAnsi="Calibri" w:cs="Calibri"/>
              </w:rPr>
              <w:t xml:space="preserve">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87561" w14:textId="77777777" w:rsidR="005A2227" w:rsidRPr="00E352EF" w:rsidRDefault="0097053A">
            <w:r w:rsidRPr="00E352EF">
              <w:rPr>
                <w:rFonts w:ascii="Calibri" w:eastAsia="Calibri" w:hAnsi="Calibri" w:cs="Calibri"/>
              </w:rPr>
              <w:t>P</w:t>
            </w:r>
          </w:p>
        </w:tc>
      </w:tr>
    </w:tbl>
    <w:p w14:paraId="29825F82" w14:textId="77777777" w:rsidR="005A2227" w:rsidRPr="00E352EF" w:rsidRDefault="005A2227"/>
    <w:p w14:paraId="0996C3FD" w14:textId="77777777" w:rsidR="00EE6555" w:rsidRPr="00F70A81" w:rsidRDefault="0097053A" w:rsidP="00EE6555">
      <w:pPr>
        <w:tabs>
          <w:tab w:val="left" w:pos="0"/>
        </w:tabs>
        <w:spacing w:after="40"/>
        <w:rPr>
          <w:rFonts w:ascii="Cambria" w:hAnsi="Cambria"/>
          <w:lang w:val="fr-FR"/>
        </w:rPr>
      </w:pPr>
      <w:r w:rsidRPr="00F70A81">
        <w:rPr>
          <w:rFonts w:ascii="Cambria" w:eastAsia="Calibri" w:hAnsi="Cambria" w:cs="Calibri"/>
          <w:lang w:val="fr-FR"/>
        </w:rPr>
        <w:t>3)</w:t>
      </w:r>
      <w:r w:rsidR="00EE6555" w:rsidRPr="00F70A81">
        <w:rPr>
          <w:rFonts w:ascii="Cambria" w:eastAsia="Calibri" w:hAnsi="Cambria" w:cs="Calibri"/>
          <w:lang w:val="fr-FR"/>
        </w:rPr>
        <w:t xml:space="preserve"> ds_plus := ds_bop1 + ds_bop2</w:t>
      </w:r>
    </w:p>
    <w:p w14:paraId="77E97881" w14:textId="77777777" w:rsidR="005A2227" w:rsidRPr="00F70A81" w:rsidRDefault="005A2227">
      <w:pPr>
        <w:tabs>
          <w:tab w:val="left" w:pos="0"/>
        </w:tabs>
        <w:spacing w:after="40"/>
        <w:rPr>
          <w:rFonts w:ascii="Cambria" w:hAnsi="Cambria"/>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D0BC5A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2C0E486" w14:textId="77777777" w:rsidR="005A2227" w:rsidRPr="00E352EF" w:rsidRDefault="0097053A">
            <w:r w:rsidRPr="00E352EF">
              <w:rPr>
                <w:rFonts w:ascii="Calibri" w:eastAsia="Calibri" w:hAnsi="Calibri" w:cs="Calibri"/>
              </w:rPr>
              <w:t>ds_bop1</w:t>
            </w:r>
          </w:p>
        </w:tc>
      </w:tr>
      <w:tr w:rsidR="005A2227" w:rsidRPr="00E352EF" w14:paraId="7C859DB8"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AAF48E"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474D7B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8418B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3B4F5C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045B035" w14:textId="77777777" w:rsidR="005A2227" w:rsidRPr="00E352EF" w:rsidRDefault="0097053A">
            <w:r w:rsidRPr="00E352EF">
              <w:rPr>
                <w:rFonts w:ascii="Calibri" w:eastAsia="Calibri" w:hAnsi="Calibri" w:cs="Calibri"/>
                <w:b/>
              </w:rPr>
              <w:t>OBS_STATUS</w:t>
            </w:r>
          </w:p>
        </w:tc>
      </w:tr>
      <w:tr w:rsidR="005A2227" w:rsidRPr="00E352EF" w14:paraId="65D93FC7"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008C1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B05B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79354"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BC06C"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1F74E" w14:textId="77777777" w:rsidR="005A2227" w:rsidRPr="00E352EF" w:rsidRDefault="0097053A">
            <w:r w:rsidRPr="00E352EF">
              <w:rPr>
                <w:rFonts w:ascii="Calibri" w:eastAsia="Calibri" w:hAnsi="Calibri" w:cs="Calibri"/>
              </w:rPr>
              <w:t>D</w:t>
            </w:r>
          </w:p>
        </w:tc>
      </w:tr>
      <w:tr w:rsidR="005A2227" w:rsidRPr="00E352EF" w14:paraId="54CA4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0AA54"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34E14"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172EE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E50DE"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13A67" w14:textId="77777777" w:rsidR="005A2227" w:rsidRPr="00E352EF" w:rsidRDefault="0097053A">
            <w:r w:rsidRPr="00E352EF">
              <w:rPr>
                <w:rFonts w:ascii="Calibri" w:eastAsia="Calibri" w:hAnsi="Calibri" w:cs="Calibri"/>
              </w:rPr>
              <w:t>P</w:t>
            </w:r>
          </w:p>
        </w:tc>
      </w:tr>
      <w:tr w:rsidR="005A2227" w:rsidRPr="00E352EF" w14:paraId="14D0B18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31AA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19C47"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5517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438CD"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3C4C6" w14:textId="77777777" w:rsidR="005A2227" w:rsidRPr="00E352EF" w:rsidRDefault="0097053A">
            <w:r w:rsidRPr="00E352EF">
              <w:rPr>
                <w:rFonts w:ascii="Calibri" w:eastAsia="Calibri" w:hAnsi="Calibri" w:cs="Calibri"/>
              </w:rPr>
              <w:t>P</w:t>
            </w:r>
          </w:p>
        </w:tc>
      </w:tr>
    </w:tbl>
    <w:p w14:paraId="25375A77"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F74E25"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7965993" w14:textId="77777777" w:rsidR="005A2227" w:rsidRPr="00E352EF" w:rsidRDefault="0097053A">
            <w:r w:rsidRPr="00E352EF">
              <w:rPr>
                <w:rFonts w:ascii="Calibri" w:eastAsia="Calibri" w:hAnsi="Calibri" w:cs="Calibri"/>
              </w:rPr>
              <w:t>ds_bop2</w:t>
            </w:r>
          </w:p>
        </w:tc>
      </w:tr>
      <w:tr w:rsidR="005A2227" w:rsidRPr="00E352EF" w14:paraId="0A1B25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7DB0F1"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F9DCAE"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793AB7E"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26E80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AA0138F" w14:textId="77777777" w:rsidR="005A2227" w:rsidRPr="00E352EF" w:rsidRDefault="0097053A">
            <w:r w:rsidRPr="00E352EF">
              <w:rPr>
                <w:rFonts w:ascii="Calibri" w:eastAsia="Calibri" w:hAnsi="Calibri" w:cs="Calibri"/>
                <w:b/>
              </w:rPr>
              <w:t>OBS_STATUS</w:t>
            </w:r>
          </w:p>
        </w:tc>
      </w:tr>
      <w:tr w:rsidR="005A2227" w:rsidRPr="00E352EF" w14:paraId="627866F9"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D3CF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88AE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66C9B"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14D3A" w14:textId="77777777" w:rsidR="005A2227" w:rsidRPr="00E352EF" w:rsidRDefault="0097053A">
            <w:r w:rsidRPr="00E352EF">
              <w:rPr>
                <w:rFonts w:ascii="Calibri" w:eastAsia="Calibri" w:hAnsi="Calibri" w:cs="Calibri"/>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C7884" w14:textId="77777777" w:rsidR="005A2227" w:rsidRPr="00E352EF" w:rsidRDefault="0097053A">
            <w:r w:rsidRPr="00E352EF">
              <w:rPr>
                <w:rFonts w:ascii="Calibri" w:eastAsia="Calibri" w:hAnsi="Calibri" w:cs="Calibri"/>
              </w:rPr>
              <w:t>D</w:t>
            </w:r>
          </w:p>
        </w:tc>
      </w:tr>
    </w:tbl>
    <w:p w14:paraId="40134496" w14:textId="77777777" w:rsidR="005A2227" w:rsidRPr="00E352EF" w:rsidRDefault="005A2227">
      <w:pPr>
        <w:tabs>
          <w:tab w:val="left" w:pos="0"/>
        </w:tabs>
        <w:spacing w:after="40"/>
      </w:pPr>
    </w:p>
    <w:p w14:paraId="3E3AF812" w14:textId="77777777" w:rsidR="005A2227" w:rsidRPr="00E352EF" w:rsidRDefault="005A2227">
      <w:pPr>
        <w:tabs>
          <w:tab w:val="left" w:pos="0"/>
        </w:tabs>
        <w:spacing w:after="40"/>
      </w:pPr>
    </w:p>
    <w:tbl>
      <w:tblPr>
        <w:tblW w:w="42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tblGrid>
      <w:tr w:rsidR="005A2227" w:rsidRPr="00E352EF" w14:paraId="2E101657"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74BB29D" w14:textId="77777777" w:rsidR="005A2227" w:rsidRPr="00E352EF" w:rsidRDefault="0097053A">
            <w:r w:rsidRPr="00E352EF">
              <w:rPr>
                <w:rFonts w:ascii="Calibri" w:eastAsia="Calibri" w:hAnsi="Calibri" w:cs="Calibri"/>
              </w:rPr>
              <w:t>ds_plus</w:t>
            </w:r>
          </w:p>
        </w:tc>
      </w:tr>
      <w:tr w:rsidR="005A2227" w:rsidRPr="00E352EF" w14:paraId="5390831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35D143"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A9C00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386100"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EE0707" w14:textId="77777777" w:rsidR="005A2227" w:rsidRPr="00E352EF" w:rsidRDefault="0097053A">
            <w:r w:rsidRPr="00E352EF">
              <w:rPr>
                <w:rFonts w:ascii="Calibri" w:eastAsia="Calibri" w:hAnsi="Calibri" w:cs="Calibri"/>
                <w:b/>
              </w:rPr>
              <w:t xml:space="preserve">OBS_VALUE </w:t>
            </w:r>
          </w:p>
        </w:tc>
      </w:tr>
      <w:tr w:rsidR="005A2227" w:rsidRPr="00E352EF" w14:paraId="04DB6A0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0EFD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D6AE3"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A5C42"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228FE" w14:textId="77777777" w:rsidR="005A2227" w:rsidRPr="00E352EF" w:rsidRDefault="0097053A">
            <w:r w:rsidRPr="00E352EF">
              <w:rPr>
                <w:rFonts w:ascii="Calibri" w:eastAsia="Calibri" w:hAnsi="Calibri" w:cs="Calibri"/>
              </w:rPr>
              <w:t>30</w:t>
            </w:r>
          </w:p>
        </w:tc>
      </w:tr>
    </w:tbl>
    <w:p w14:paraId="707F222C" w14:textId="77777777" w:rsidR="005A2227" w:rsidRPr="00E352EF" w:rsidRDefault="005A2227">
      <w:pPr>
        <w:tabs>
          <w:tab w:val="left" w:pos="0"/>
        </w:tabs>
        <w:spacing w:after="40"/>
      </w:pPr>
    </w:p>
    <w:p w14:paraId="584EE273" w14:textId="77777777" w:rsidR="005A2227" w:rsidRPr="00E352EF" w:rsidRDefault="0097053A" w:rsidP="00F17962">
      <w:pPr>
        <w:pStyle w:val="Stile3"/>
        <w:rPr>
          <w:lang w:val="en-GB"/>
        </w:rPr>
      </w:pPr>
      <w:bookmarkStart w:id="363" w:name="_Toc462659654"/>
      <w:bookmarkStart w:id="364" w:name="_Toc463805744"/>
      <w:bookmarkStart w:id="365" w:name="_Toc464487921"/>
      <w:r w:rsidRPr="00E352EF">
        <w:rPr>
          <w:lang w:val="en-GB"/>
        </w:rPr>
        <w:t>multiplication and division     *   /</w:t>
      </w:r>
      <w:bookmarkEnd w:id="363"/>
      <w:bookmarkEnd w:id="364"/>
      <w:bookmarkEnd w:id="365"/>
      <w:r w:rsidRPr="00E352EF">
        <w:rPr>
          <w:lang w:val="en-GB"/>
        </w:rPr>
        <w:t xml:space="preserve"> </w:t>
      </w:r>
    </w:p>
    <w:p w14:paraId="65524857" w14:textId="77777777" w:rsidR="005A2227" w:rsidRPr="00E352EF" w:rsidRDefault="0097053A">
      <w:pPr>
        <w:rPr>
          <w:rFonts w:ascii="Cambria" w:hAnsi="Cambria"/>
        </w:rPr>
      </w:pPr>
      <w:r w:rsidRPr="00E352EF">
        <w:rPr>
          <w:rFonts w:ascii="Cambria" w:eastAsia="Calibri" w:hAnsi="Cambria" w:cs="Calibri"/>
          <w:i/>
          <w:color w:val="5B9BD5"/>
        </w:rPr>
        <w:t>Semantics</w:t>
      </w:r>
    </w:p>
    <w:p w14:paraId="20AE2765" w14:textId="77777777" w:rsidR="005A2227" w:rsidRPr="00E352EF" w:rsidRDefault="009705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 xml:space="preserve">/ </w:t>
      </w:r>
      <w:r w:rsidRPr="00E352EF">
        <w:rPr>
          <w:rFonts w:ascii="Cambria" w:eastAsia="Calibri" w:hAnsi="Cambria" w:cs="Calibri"/>
        </w:rPr>
        <w:t>multiply or divide two numbers.</w:t>
      </w:r>
    </w:p>
    <w:p w14:paraId="542A15D9" w14:textId="77777777" w:rsidR="00F17962" w:rsidRPr="00E352EF" w:rsidRDefault="00F17962">
      <w:pPr>
        <w:rPr>
          <w:rFonts w:ascii="Cambria" w:eastAsia="Calibri" w:hAnsi="Cambria" w:cs="Calibri"/>
          <w:i/>
          <w:color w:val="5B9BD5"/>
        </w:rPr>
      </w:pPr>
    </w:p>
    <w:p w14:paraId="6D94FC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7AB6076" w14:textId="77777777" w:rsidR="005A2227" w:rsidRPr="00E352EF" w:rsidRDefault="0097053A">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54A0517A" w14:textId="77777777" w:rsidR="00F17962" w:rsidRPr="00E352EF" w:rsidRDefault="00F17962">
      <w:pPr>
        <w:rPr>
          <w:rFonts w:ascii="Cambria" w:eastAsia="Calibri" w:hAnsi="Cambria" w:cs="Calibri"/>
          <w:i/>
          <w:color w:val="5B9BD5"/>
        </w:rPr>
      </w:pPr>
    </w:p>
    <w:p w14:paraId="2562A18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3DB29E1"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00F17962" w:rsidRPr="00E352EF">
        <w:rPr>
          <w:rFonts w:ascii="Cambria" w:eastAsia="Calibri" w:hAnsi="Cambria" w:cs="Calibri"/>
          <w:i/>
        </w:rPr>
        <w:t xml:space="preserve"> </w:t>
      </w:r>
      <w:r w:rsidR="00F17962" w:rsidRPr="00E352EF">
        <w:rPr>
          <w:rFonts w:ascii="Cambria" w:eastAsia="Calibri" w:hAnsi="Cambria" w:cs="Calibri"/>
        </w:rPr>
        <w:t>:</w:t>
      </w:r>
      <w:r w:rsidRPr="00E352EF">
        <w:rPr>
          <w:rFonts w:ascii="Cambria" w:eastAsia="Calibri" w:hAnsi="Cambria" w:cs="Calibri"/>
        </w:rPr>
        <w:t xml:space="preserve"> [dataset {identifier &lt;IDENT&gt; as scalar-type}+ {measure &lt;IDENT&gt; as number}+</w:t>
      </w:r>
    </w:p>
    <w:p w14:paraId="19E29048"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23C5D11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76F2CB92"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5B78A20A" w14:textId="77777777" w:rsidR="00F17962" w:rsidRPr="00E352EF" w:rsidRDefault="00F17962">
      <w:pPr>
        <w:rPr>
          <w:rFonts w:ascii="Cambria" w:eastAsia="Calibri" w:hAnsi="Cambria" w:cs="Calibri"/>
          <w:i/>
          <w:color w:val="5B9BD5"/>
        </w:rPr>
      </w:pPr>
    </w:p>
    <w:p w14:paraId="3DED39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B6F0CD"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1540BB92"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6F68945F"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EE6555" w:rsidRPr="00E352EF">
        <w:rPr>
          <w:rFonts w:ascii="Cambria" w:eastAsia="Calibri" w:hAnsi="Cambria" w:cs="Calibri"/>
        </w:rPr>
        <w:t>a</w:t>
      </w:r>
      <w:r w:rsidRPr="00E352EF">
        <w:rPr>
          <w:rFonts w:ascii="Cambria" w:eastAsia="Calibri" w:hAnsi="Cambria" w:cs="Calibri"/>
        </w:rPr>
        <w:t xml:space="preserve"> dimension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1A10F387"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175B54F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5D84AAC" w14:textId="77777777" w:rsidR="005A2227" w:rsidRPr="00E352EF" w:rsidRDefault="0097053A" w:rsidP="00F17962">
      <w:pPr>
        <w:rPr>
          <w:rFonts w:ascii="Cambria" w:hAnsi="Cambria"/>
        </w:rPr>
      </w:pPr>
      <w:r w:rsidRPr="00E352EF">
        <w:rPr>
          <w:rFonts w:ascii="Cambria" w:hAnsi="Cambria"/>
        </w:rPr>
        <w:t>The operators return:</w:t>
      </w:r>
    </w:p>
    <w:p w14:paraId="75B57D60"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product or ratio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4E97C45C"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2F54DA4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6545F1D6" w14:textId="3FBCF6A1"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numeric measures, with the same name, containing the algebraic </w:t>
      </w:r>
      <w:del w:id="366" w:author="Laura Viignola" w:date="2017-05-10T17:58:00Z">
        <w:r w:rsidRPr="00E352EF" w:rsidDel="00A57B31">
          <w:rPr>
            <w:rFonts w:ascii="Cambria" w:eastAsia="Calibri" w:hAnsi="Cambria" w:cs="Calibri"/>
          </w:rPr>
          <w:delText>sum or subtraction</w:delText>
        </w:r>
      </w:del>
      <w:ins w:id="367" w:author="Laura Viignola" w:date="2017-05-10T17:58:00Z">
        <w:r w:rsidR="00A57B31">
          <w:rPr>
            <w:rFonts w:ascii="Cambria" w:eastAsia="Calibri" w:hAnsi="Cambria" w:cs="Calibri"/>
          </w:rPr>
          <w:t>product or ratio</w:t>
        </w:r>
      </w:ins>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product or ratio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475B931B"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1F275006" w14:textId="77777777" w:rsidR="005A2227" w:rsidRPr="00E352EF" w:rsidRDefault="0097053A" w:rsidP="00F17962">
      <w:pPr>
        <w:rPr>
          <w:rFonts w:ascii="Cambria" w:hAnsi="Cambria"/>
        </w:rPr>
      </w:pPr>
      <w:r w:rsidRPr="00E352EF">
        <w:rPr>
          <w:rFonts w:ascii="Cambria" w:eastAsia="Calibri" w:hAnsi="Cambria" w:cs="Calibri"/>
        </w:rPr>
        <w:t>The algebraic product of the input numbers or the ratio between them.</w:t>
      </w:r>
    </w:p>
    <w:p w14:paraId="4235A828" w14:textId="77777777" w:rsidR="00F17962" w:rsidRPr="00E352EF" w:rsidRDefault="00F17962">
      <w:pPr>
        <w:rPr>
          <w:rFonts w:ascii="Cambria" w:eastAsia="Calibri" w:hAnsi="Cambria" w:cs="Calibri"/>
          <w:i/>
          <w:color w:val="5B9BD5"/>
        </w:rPr>
      </w:pPr>
    </w:p>
    <w:p w14:paraId="1F80E64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2F0F83F8" w14:textId="77777777" w:rsidR="005A2227" w:rsidRPr="00E352EF" w:rsidRDefault="00352BE4">
      <w:pPr>
        <w:rPr>
          <w:rFonts w:ascii="Cambria" w:hAnsi="Cambria"/>
        </w:rPr>
      </w:pPr>
      <w:r w:rsidRPr="00E352EF">
        <w:rPr>
          <w:rFonts w:ascii="Cambria" w:eastAsia="Calibri" w:hAnsi="Cambria" w:cs="Calibri"/>
        </w:rPr>
        <w:t xml:space="preserve">Division by zero results </w:t>
      </w:r>
      <w:r w:rsidR="0097053A" w:rsidRPr="00E352EF">
        <w:rPr>
          <w:rFonts w:ascii="Cambria" w:eastAsia="Calibri" w:hAnsi="Cambria" w:cs="Calibri"/>
        </w:rPr>
        <w:t>in a runtime exception.</w:t>
      </w:r>
    </w:p>
    <w:p w14:paraId="014687D5" w14:textId="77777777" w:rsidR="005A2227" w:rsidRPr="00E352EF" w:rsidRDefault="005A2227">
      <w:pPr>
        <w:rPr>
          <w:rFonts w:ascii="Cambria" w:hAnsi="Cambria"/>
        </w:rPr>
      </w:pPr>
    </w:p>
    <w:p w14:paraId="09D5957A"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1D42B68" w14:textId="77777777" w:rsidR="0091250B" w:rsidRPr="00E352EF" w:rsidRDefault="0091250B">
      <w:pPr>
        <w:rPr>
          <w:rFonts w:ascii="Cambria" w:eastAsia="Calibri" w:hAnsi="Cambria" w:cs="Calibri"/>
        </w:rPr>
      </w:pPr>
    </w:p>
    <w:p w14:paraId="23922211" w14:textId="77777777" w:rsidR="005A2227" w:rsidRPr="00E352EF" w:rsidRDefault="0091250B">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64503146" w14:textId="46D9992F" w:rsidR="0091250B" w:rsidRPr="00E352EF" w:rsidRDefault="0091250B" w:rsidP="0091250B">
      <w:pPr>
        <w:rPr>
          <w:rFonts w:ascii="Cambria" w:hAnsi="Cambria"/>
        </w:rPr>
      </w:pPr>
      <w:r w:rsidRPr="00E352EF">
        <w:rPr>
          <w:rFonts w:ascii="Cambria" w:eastAsia="Calibri" w:hAnsi="Cambria" w:cs="Calibri"/>
        </w:rPr>
        <w:t>DSr:=total_population[</w:t>
      </w:r>
      <w:r w:rsidRPr="00E352EF">
        <w:rPr>
          <w:rFonts w:ascii="Cambria" w:eastAsia="Calibri" w:hAnsi="Cambria" w:cs="Calibri"/>
          <w:b/>
        </w:rPr>
        <w:t>rename</w:t>
      </w:r>
      <w:r w:rsidRPr="00E352EF">
        <w:rPr>
          <w:rFonts w:ascii="Cambria" w:eastAsia="Calibri" w:hAnsi="Cambria" w:cs="Calibri"/>
        </w:rPr>
        <w:t xml:space="preserve"> POPULATION </w:t>
      </w:r>
      <w:r w:rsidRPr="00E352EF">
        <w:rPr>
          <w:rFonts w:ascii="Cambria" w:eastAsia="Calibri" w:hAnsi="Cambria" w:cs="Calibri"/>
          <w:b/>
        </w:rPr>
        <w:t>as</w:t>
      </w:r>
      <w:r w:rsidRPr="00E352EF">
        <w:rPr>
          <w:rFonts w:ascii="Cambria" w:eastAsia="Calibri" w:hAnsi="Cambria" w:cs="Calibri"/>
        </w:rPr>
        <w:t xml:space="preserve"> PERCENTAGE]</w:t>
      </w:r>
      <w:del w:id="368" w:author="Laura Viignola" w:date="2017-05-11T09:32:00Z">
        <w:r w:rsidRPr="00E352EF" w:rsidDel="004266D2">
          <w:rPr>
            <w:rFonts w:ascii="Cambria" w:eastAsia="Calibri" w:hAnsi="Cambria" w:cs="Calibri"/>
          </w:rPr>
          <w:delText>.</w:delText>
        </w:r>
      </w:del>
      <w:ins w:id="369" w:author="Laura Viignola" w:date="2017-05-11T09:32:00Z">
        <w:r w:rsidR="004266D2">
          <w:rPr>
            <w:rFonts w:ascii="Cambria" w:eastAsia="Calibri" w:hAnsi="Cambria" w:cs="Calibri"/>
          </w:rPr>
          <w:t>#</w:t>
        </w:r>
      </w:ins>
      <w:r w:rsidRPr="00E352EF">
        <w:rPr>
          <w:rFonts w:ascii="Cambria" w:eastAsia="Calibri" w:hAnsi="Cambria" w:cs="Calibri"/>
        </w:rPr>
        <w:t>PERCENTAGE * Overcrowding_rate_urbanization</w:t>
      </w:r>
      <w:del w:id="370" w:author="Laura Viignola" w:date="2017-05-11T09:32:00Z">
        <w:r w:rsidRPr="00E352EF" w:rsidDel="004266D2">
          <w:rPr>
            <w:rFonts w:ascii="Cambria" w:eastAsia="Calibri" w:hAnsi="Cambria" w:cs="Calibri"/>
          </w:rPr>
          <w:delText>.</w:delText>
        </w:r>
      </w:del>
      <w:ins w:id="371" w:author="Laura Viignola" w:date="2017-05-11T09:32:00Z">
        <w:r w:rsidR="004266D2">
          <w:rPr>
            <w:rFonts w:ascii="Cambria" w:eastAsia="Calibri" w:hAnsi="Cambria" w:cs="Calibri"/>
          </w:rPr>
          <w:t>#</w:t>
        </w:r>
      </w:ins>
      <w:r w:rsidRPr="00E352EF">
        <w:rPr>
          <w:rFonts w:ascii="Cambria" w:eastAsia="Calibri" w:hAnsi="Cambria" w:cs="Calibri"/>
        </w:rPr>
        <w:t>PERCENTAGE</w:t>
      </w:r>
    </w:p>
    <w:p w14:paraId="737F3E44" w14:textId="77777777" w:rsidR="0091250B" w:rsidRPr="00E352EF" w:rsidRDefault="0091250B">
      <w:pPr>
        <w:rPr>
          <w:rFonts w:ascii="Cambria" w:hAnsi="Cambria"/>
        </w:rPr>
      </w:pPr>
    </w:p>
    <w:tbl>
      <w:tblPr>
        <w:tblW w:w="78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81"/>
        <w:gridCol w:w="1526"/>
        <w:gridCol w:w="1224"/>
        <w:gridCol w:w="1541"/>
        <w:gridCol w:w="2333"/>
      </w:tblGrid>
      <w:tr w:rsidR="005A2227" w:rsidRPr="00E352EF" w14:paraId="445B802F" w14:textId="77777777">
        <w:trPr>
          <w:trHeight w:val="259"/>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4AFDC" w14:textId="77777777" w:rsidR="005A2227" w:rsidRPr="00E352EF" w:rsidRDefault="0097053A">
            <w:r w:rsidRPr="00E352EF">
              <w:rPr>
                <w:rFonts w:ascii="Calibri" w:eastAsia="Calibri" w:hAnsi="Calibri" w:cs="Calibri"/>
              </w:rPr>
              <w:t>total_population</w:t>
            </w:r>
          </w:p>
        </w:tc>
      </w:tr>
      <w:tr w:rsidR="005A2227" w:rsidRPr="00E352EF" w14:paraId="17FE4ACE" w14:textId="77777777">
        <w:trPr>
          <w:trHeight w:val="259"/>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516F42" w14:textId="77777777" w:rsidR="005A2227" w:rsidRPr="00E352EF" w:rsidRDefault="0097053A">
            <w:r w:rsidRPr="00E352EF">
              <w:rPr>
                <w:rFonts w:ascii="Calibri" w:eastAsia="Calibri" w:hAnsi="Calibri" w:cs="Calibri"/>
                <w:b/>
              </w:rPr>
              <w:t>TIME</w:t>
            </w:r>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025E4D6" w14:textId="77777777" w:rsidR="005A2227" w:rsidRPr="00E352EF" w:rsidRDefault="0097053A">
            <w:r w:rsidRPr="00E352EF">
              <w:rPr>
                <w:rFonts w:ascii="Calibri" w:eastAsia="Calibri" w:hAnsi="Calibri" w:cs="Calibri"/>
                <w:b/>
              </w:rPr>
              <w:t>GEO</w:t>
            </w:r>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8C89F82" w14:textId="77777777" w:rsidR="005A2227" w:rsidRPr="00E352EF" w:rsidRDefault="0097053A">
            <w:r w:rsidRPr="00E352EF">
              <w:rPr>
                <w:rFonts w:ascii="Calibri" w:eastAsia="Calibri" w:hAnsi="Calibri" w:cs="Calibri"/>
                <w:b/>
              </w:rPr>
              <w:t>AGE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9C4026" w14:textId="77777777" w:rsidR="005A2227" w:rsidRPr="00E352EF" w:rsidRDefault="0097053A">
            <w:r w:rsidRPr="00E352EF">
              <w:rPr>
                <w:rFonts w:ascii="Calibri" w:eastAsia="Calibri" w:hAnsi="Calibri" w:cs="Calibri"/>
                <w:b/>
              </w:rPr>
              <w:t>POPULATION</w:t>
            </w:r>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C55F0A8" w14:textId="77777777" w:rsidR="005A2227" w:rsidRPr="00E352EF" w:rsidRDefault="0097053A">
            <w:r w:rsidRPr="00E352EF">
              <w:rPr>
                <w:rFonts w:ascii="Calibri" w:eastAsia="Calibri" w:hAnsi="Calibri" w:cs="Calibri"/>
                <w:b/>
              </w:rPr>
              <w:t>UNEMPLOYMENT_RATE</w:t>
            </w:r>
          </w:p>
        </w:tc>
      </w:tr>
      <w:tr w:rsidR="005A2227" w:rsidRPr="00E352EF" w14:paraId="29A63D1C"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887849"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B4BE1"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ADBE5"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729BEA" w14:textId="77777777" w:rsidR="005A2227" w:rsidRPr="00E352EF" w:rsidRDefault="0097053A">
            <w:r w:rsidRPr="00E352EF">
              <w:rPr>
                <w:rFonts w:ascii="Calibri" w:eastAsia="Calibri" w:hAnsi="Calibri" w:cs="Calibri"/>
              </w:rPr>
              <w:t>100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D40A91" w14:textId="77777777" w:rsidR="005A2227" w:rsidRPr="00E352EF" w:rsidRDefault="0097053A">
            <w:r w:rsidRPr="00E352EF">
              <w:rPr>
                <w:rFonts w:ascii="Calibri" w:eastAsia="Calibri" w:hAnsi="Calibri" w:cs="Calibri"/>
              </w:rPr>
              <w:t>7.6</w:t>
            </w:r>
          </w:p>
        </w:tc>
      </w:tr>
      <w:tr w:rsidR="005A2227" w:rsidRPr="00E352EF" w14:paraId="1B0FA8BB" w14:textId="77777777">
        <w:trPr>
          <w:trHeight w:val="202"/>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832C3E"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4534E4"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0AFE06"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BFF4F0" w14:textId="77777777" w:rsidR="005A2227" w:rsidRPr="00E352EF" w:rsidRDefault="0097053A">
            <w:r w:rsidRPr="00E352EF">
              <w:rPr>
                <w:rFonts w:ascii="Calibri" w:eastAsia="Calibri" w:hAnsi="Calibri" w:cs="Calibri"/>
              </w:rPr>
              <w:t>10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245CF9" w14:textId="77777777" w:rsidR="005A2227" w:rsidRPr="00E352EF" w:rsidRDefault="0097053A">
            <w:r w:rsidRPr="00E352EF">
              <w:rPr>
                <w:rFonts w:ascii="Calibri" w:eastAsia="Calibri" w:hAnsi="Calibri" w:cs="Calibri"/>
              </w:rPr>
              <w:t>24.3</w:t>
            </w:r>
          </w:p>
        </w:tc>
      </w:tr>
      <w:tr w:rsidR="005A2227" w:rsidRPr="00E352EF" w14:paraId="2E495EA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C8D38B"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684B85" w14:textId="77777777" w:rsidR="005A2227" w:rsidRPr="00E352EF" w:rsidRDefault="0097053A">
            <w:r w:rsidRPr="00E352EF">
              <w:rPr>
                <w:rFonts w:ascii="Calibri" w:eastAsia="Calibri" w:hAnsi="Calibri" w:cs="Calibri"/>
              </w:rPr>
              <w:t>Spain</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2606DC"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1DBB8" w14:textId="77777777" w:rsidR="005A2227" w:rsidRPr="00E352EF" w:rsidRDefault="0097053A">
            <w:r w:rsidRPr="00E352EF">
              <w:rPr>
                <w:rFonts w:ascii="Calibri" w:eastAsia="Calibri" w:hAnsi="Calibri" w:cs="Calibri"/>
              </w:rPr>
              <w:t>20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B70BB7" w14:textId="77777777" w:rsidR="005A2227" w:rsidRPr="00E352EF" w:rsidRDefault="0097053A">
            <w:r w:rsidRPr="00E352EF">
              <w:rPr>
                <w:rFonts w:ascii="Calibri" w:eastAsia="Calibri" w:hAnsi="Calibri" w:cs="Calibri"/>
              </w:rPr>
              <w:t>25</w:t>
            </w:r>
          </w:p>
        </w:tc>
      </w:tr>
      <w:tr w:rsidR="005A2227" w:rsidRPr="00E352EF" w14:paraId="164D217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FC0C0C0"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AF534D"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11B8ABC"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A63F5E" w14:textId="77777777" w:rsidR="005A2227" w:rsidRPr="00E352EF" w:rsidRDefault="0097053A">
            <w:r w:rsidRPr="00E352EF">
              <w:rPr>
                <w:rFonts w:ascii="Calibri" w:eastAsia="Calibri" w:hAnsi="Calibri" w:cs="Calibri"/>
              </w:rPr>
              <w:t>30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D9B04D" w14:textId="77777777" w:rsidR="005A2227" w:rsidRPr="00E352EF" w:rsidRDefault="0097053A">
            <w:r w:rsidRPr="00E352EF">
              <w:rPr>
                <w:rFonts w:ascii="Calibri" w:eastAsia="Calibri" w:hAnsi="Calibri" w:cs="Calibri"/>
              </w:rPr>
              <w:t>3.6</w:t>
            </w:r>
          </w:p>
        </w:tc>
      </w:tr>
      <w:tr w:rsidR="005A2227" w:rsidRPr="00E352EF" w14:paraId="6210CFE9"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097B25"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EC5F4AA"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47D667"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9138B" w14:textId="77777777" w:rsidR="005A2227" w:rsidRPr="00E352EF" w:rsidRDefault="0097053A">
            <w:r w:rsidRPr="00E352EF">
              <w:rPr>
                <w:rFonts w:ascii="Calibri" w:eastAsia="Calibri" w:hAnsi="Calibri" w:cs="Calibri"/>
              </w:rPr>
              <w:t>5</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6FAB71" w14:textId="77777777" w:rsidR="005A2227" w:rsidRPr="00E352EF" w:rsidRDefault="0097053A">
            <w:r w:rsidRPr="00E352EF">
              <w:rPr>
                <w:rFonts w:ascii="Calibri" w:eastAsia="Calibri" w:hAnsi="Calibri" w:cs="Calibri"/>
              </w:rPr>
              <w:t>18.3</w:t>
            </w:r>
          </w:p>
        </w:tc>
      </w:tr>
      <w:tr w:rsidR="005A2227" w:rsidRPr="00E352EF" w14:paraId="4B66BC1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0510E3"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6595E0" w14:textId="77777777" w:rsidR="005A2227" w:rsidRPr="00E352EF" w:rsidRDefault="0097053A">
            <w:r w:rsidRPr="00E352EF">
              <w:rPr>
                <w:rFonts w:ascii="Calibri" w:eastAsia="Calibri" w:hAnsi="Calibri" w:cs="Calibri"/>
              </w:rPr>
              <w:t>Switzerland</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733A22B"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E125C4" w14:textId="77777777" w:rsidR="005A2227" w:rsidRPr="00E352EF" w:rsidRDefault="0097053A">
            <w:r w:rsidRPr="00E352EF">
              <w:rPr>
                <w:rFonts w:ascii="Calibri" w:eastAsia="Calibri" w:hAnsi="Calibri" w:cs="Calibri"/>
              </w:rPr>
              <w:t>2</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2727106" w14:textId="77777777" w:rsidR="005A2227" w:rsidRPr="00E352EF" w:rsidRDefault="0097053A">
            <w:r w:rsidRPr="00E352EF">
              <w:rPr>
                <w:rFonts w:ascii="Calibri" w:eastAsia="Calibri" w:hAnsi="Calibri" w:cs="Calibri"/>
              </w:rPr>
              <w:t>20</w:t>
            </w:r>
          </w:p>
        </w:tc>
      </w:tr>
    </w:tbl>
    <w:p w14:paraId="3F4A7EB8" w14:textId="77777777" w:rsidR="005A2227" w:rsidRPr="00E352EF" w:rsidRDefault="005A2227">
      <w:pPr>
        <w:ind w:left="720"/>
      </w:pPr>
    </w:p>
    <w:tbl>
      <w:tblPr>
        <w:tblW w:w="66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5A2227" w:rsidRPr="00E352EF" w14:paraId="2B8C534F" w14:textId="77777777">
        <w:trPr>
          <w:trHeight w:val="259"/>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EC33CF" w14:textId="77777777" w:rsidR="005A2227" w:rsidRPr="00E352EF" w:rsidRDefault="0097053A">
            <w:r w:rsidRPr="00E352EF">
              <w:rPr>
                <w:rFonts w:ascii="Calibri" w:eastAsia="Calibri" w:hAnsi="Calibri" w:cs="Calibri"/>
              </w:rPr>
              <w:t>Overcrowding_rate_urbanization</w:t>
            </w:r>
          </w:p>
        </w:tc>
      </w:tr>
      <w:tr w:rsidR="005A2227" w:rsidRPr="00E352EF" w14:paraId="682F509C" w14:textId="77777777">
        <w:trPr>
          <w:trHeight w:val="259"/>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164BFA3" w14:textId="77777777" w:rsidR="005A2227" w:rsidRPr="00E352EF" w:rsidRDefault="0097053A">
            <w:r w:rsidRPr="00E352EF">
              <w:rPr>
                <w:rFonts w:ascii="Calibri" w:eastAsia="Calibri" w:hAnsi="Calibri" w:cs="Calibri"/>
                <w:b/>
              </w:rPr>
              <w:t>TIME</w:t>
            </w:r>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118A40F" w14:textId="77777777" w:rsidR="005A2227" w:rsidRPr="00E352EF" w:rsidRDefault="0097053A">
            <w:r w:rsidRPr="00E352EF">
              <w:rPr>
                <w:rFonts w:ascii="Calibri" w:eastAsia="Calibri" w:hAnsi="Calibri" w:cs="Calibri"/>
                <w:b/>
              </w:rPr>
              <w:t>GEO</w:t>
            </w:r>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95AB71B" w14:textId="77777777" w:rsidR="005A2227" w:rsidRPr="00E352EF" w:rsidRDefault="0097053A">
            <w:r w:rsidRPr="00E352EF">
              <w:rPr>
                <w:rFonts w:ascii="Calibri" w:eastAsia="Calibri" w:hAnsi="Calibri" w:cs="Calibri"/>
                <w:b/>
              </w:rPr>
              <w:t>PERCENTAGE</w:t>
            </w:r>
          </w:p>
        </w:tc>
      </w:tr>
      <w:tr w:rsidR="005A2227" w:rsidRPr="00E352EF" w14:paraId="2C33D721"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346DA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85F789C" w14:textId="77777777" w:rsidR="005A2227" w:rsidRPr="00E352EF" w:rsidRDefault="0097053A">
            <w:r w:rsidRPr="00E352EF">
              <w:rPr>
                <w:rFonts w:ascii="Calibri" w:eastAsia="Calibri" w:hAnsi="Calibri" w:cs="Calibri"/>
              </w:rPr>
              <w:t>Belgium</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A2C387" w14:textId="77777777" w:rsidR="005A2227" w:rsidRPr="00E352EF" w:rsidRDefault="0097053A">
            <w:r w:rsidRPr="00E352EF">
              <w:rPr>
                <w:rFonts w:ascii="Calibri" w:eastAsia="Calibri" w:hAnsi="Calibri" w:cs="Calibri"/>
              </w:rPr>
              <w:t>0.01</w:t>
            </w:r>
          </w:p>
        </w:tc>
      </w:tr>
      <w:tr w:rsidR="005A2227" w:rsidRPr="00E352EF" w14:paraId="0BD6C713"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D0D298"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C079A" w14:textId="77777777" w:rsidR="005A2227" w:rsidRPr="00E352EF" w:rsidRDefault="0097053A">
            <w:r w:rsidRPr="00E352EF">
              <w:rPr>
                <w:rFonts w:ascii="Calibri" w:eastAsia="Calibri" w:hAnsi="Calibri" w:cs="Calibri"/>
              </w:rPr>
              <w:t>Greece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2C9ED9" w14:textId="77777777" w:rsidR="005A2227" w:rsidRPr="00E352EF" w:rsidRDefault="0097053A">
            <w:r w:rsidRPr="00E352EF">
              <w:rPr>
                <w:rFonts w:ascii="Calibri" w:eastAsia="Calibri" w:hAnsi="Calibri" w:cs="Calibri"/>
              </w:rPr>
              <w:t>0.1</w:t>
            </w:r>
          </w:p>
        </w:tc>
      </w:tr>
      <w:tr w:rsidR="005A2227" w:rsidRPr="00E352EF" w14:paraId="1366FEEE"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99FC804"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C9306D" w14:textId="77777777" w:rsidR="005A2227" w:rsidRPr="00E352EF" w:rsidRDefault="0097053A">
            <w:r w:rsidRPr="00E352EF">
              <w:rPr>
                <w:rFonts w:ascii="Calibri" w:eastAsia="Calibri" w:hAnsi="Calibri" w:cs="Calibri"/>
              </w:rPr>
              <w:t>Spain</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537972" w14:textId="77777777" w:rsidR="005A2227" w:rsidRPr="00E352EF" w:rsidRDefault="0097053A">
            <w:r w:rsidRPr="00E352EF">
              <w:rPr>
                <w:rFonts w:ascii="Calibri" w:eastAsia="Calibri" w:hAnsi="Calibri" w:cs="Calibri"/>
              </w:rPr>
              <w:t>0.2</w:t>
            </w:r>
          </w:p>
        </w:tc>
      </w:tr>
      <w:tr w:rsidR="005A2227" w:rsidRPr="00E352EF" w14:paraId="58C85E25"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4EB551"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38EE1DA" w14:textId="77777777" w:rsidR="005A2227" w:rsidRPr="00E352EF" w:rsidRDefault="0097053A">
            <w:r w:rsidRPr="00E352EF">
              <w:rPr>
                <w:rFonts w:ascii="Calibri" w:eastAsia="Calibri" w:hAnsi="Calibri" w:cs="Calibri"/>
              </w:rPr>
              <w:t>Malta</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7B6B18" w14:textId="77777777" w:rsidR="005A2227" w:rsidRPr="00E352EF" w:rsidRDefault="0097053A">
            <w:r w:rsidRPr="00E352EF">
              <w:rPr>
                <w:rFonts w:ascii="Calibri" w:eastAsia="Calibri" w:hAnsi="Calibri" w:cs="Calibri"/>
              </w:rPr>
              <w:t>0.3</w:t>
            </w:r>
          </w:p>
        </w:tc>
      </w:tr>
      <w:tr w:rsidR="005A2227" w:rsidRPr="00E352EF" w14:paraId="6F9CC36F"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D096E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9A6C8" w14:textId="77777777" w:rsidR="005A2227" w:rsidRPr="00E352EF" w:rsidRDefault="0097053A">
            <w:r w:rsidRPr="00E352EF">
              <w:rPr>
                <w:rFonts w:ascii="Calibri" w:eastAsia="Calibri" w:hAnsi="Calibri" w:cs="Calibri"/>
              </w:rPr>
              <w:t>Finland</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C02D76" w14:textId="77777777" w:rsidR="005A2227" w:rsidRPr="00E352EF" w:rsidRDefault="0097053A">
            <w:r w:rsidRPr="00E352EF">
              <w:rPr>
                <w:rFonts w:ascii="Calibri" w:eastAsia="Calibri" w:hAnsi="Calibri" w:cs="Calibri"/>
              </w:rPr>
              <w:t>0.4</w:t>
            </w:r>
          </w:p>
        </w:tc>
      </w:tr>
      <w:tr w:rsidR="005A2227" w:rsidRPr="00E352EF" w14:paraId="4E14390B"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C0262AC"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90494F" w14:textId="77777777" w:rsidR="005A2227" w:rsidRPr="00E352EF" w:rsidRDefault="0097053A">
            <w:r w:rsidRPr="00E352EF">
              <w:rPr>
                <w:rFonts w:ascii="Calibri" w:eastAsia="Calibri" w:hAnsi="Calibri" w:cs="Calibri"/>
              </w:rPr>
              <w:t>France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593A08" w14:textId="77777777" w:rsidR="005A2227" w:rsidRPr="00E352EF" w:rsidRDefault="0097053A">
            <w:r w:rsidRPr="00E352EF">
              <w:rPr>
                <w:rFonts w:ascii="Calibri" w:eastAsia="Calibri" w:hAnsi="Calibri" w:cs="Calibri"/>
              </w:rPr>
              <w:t>0.5</w:t>
            </w:r>
          </w:p>
        </w:tc>
      </w:tr>
    </w:tbl>
    <w:p w14:paraId="78DD49A9" w14:textId="77777777" w:rsidR="005A2227" w:rsidRPr="00E352EF" w:rsidRDefault="005A2227"/>
    <w:tbl>
      <w:tblPr>
        <w:tblW w:w="660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5A2227" w:rsidRPr="00E352EF" w14:paraId="65A60480" w14:textId="77777777" w:rsidTr="00C37921">
        <w:trPr>
          <w:trHeight w:val="259"/>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5FE376" w14:textId="77777777" w:rsidR="005A2227" w:rsidRPr="00E352EF" w:rsidRDefault="0097053A">
            <w:r w:rsidRPr="00E352EF">
              <w:rPr>
                <w:rFonts w:ascii="Calibri" w:eastAsia="Calibri" w:hAnsi="Calibri" w:cs="Calibri"/>
              </w:rPr>
              <w:t>DSr</w:t>
            </w:r>
          </w:p>
        </w:tc>
      </w:tr>
      <w:tr w:rsidR="005A2227" w:rsidRPr="00E352EF" w14:paraId="3B695595"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078C26"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986BFE" w14:textId="77777777" w:rsidR="005A2227" w:rsidRPr="00E352EF" w:rsidRDefault="0097053A">
            <w:r w:rsidRPr="00E352EF">
              <w:rPr>
                <w:rFonts w:ascii="Calibri" w:eastAsia="Calibri" w:hAnsi="Calibri" w:cs="Calibri"/>
                <w:b/>
              </w:rPr>
              <w:t>GEO</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73AF1E" w14:textId="77777777" w:rsidR="005A2227" w:rsidRPr="00E352EF" w:rsidRDefault="0097053A">
            <w:r w:rsidRPr="00E352EF">
              <w:rPr>
                <w:rFonts w:ascii="Calibri" w:eastAsia="Calibri" w:hAnsi="Calibri" w:cs="Calibri"/>
                <w:b/>
              </w:rPr>
              <w:t>AGE</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811BC15" w14:textId="77777777" w:rsidR="005A2227" w:rsidRPr="00E352EF" w:rsidRDefault="0097053A">
            <w:r w:rsidRPr="00E352EF">
              <w:rPr>
                <w:rFonts w:ascii="Calibri" w:eastAsia="Calibri" w:hAnsi="Calibri" w:cs="Calibri"/>
                <w:b/>
              </w:rPr>
              <w:t>PERCENTAGE</w:t>
            </w:r>
          </w:p>
        </w:tc>
      </w:tr>
      <w:tr w:rsidR="005A2227" w:rsidRPr="00E352EF" w14:paraId="22C03B78"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051ACE"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E23D56" w14:textId="77777777" w:rsidR="005A2227" w:rsidRPr="00E352EF" w:rsidRDefault="0097053A">
            <w:r w:rsidRPr="00E352EF">
              <w:rPr>
                <w:rFonts w:ascii="Calibri" w:eastAsia="Calibri" w:hAnsi="Calibri" w:cs="Calibri"/>
              </w:rPr>
              <w:t>Belgium</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57C051"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79C67B" w14:textId="77777777" w:rsidR="005A2227" w:rsidRPr="00E352EF" w:rsidRDefault="0097053A">
            <w:r w:rsidRPr="00E352EF">
              <w:rPr>
                <w:rFonts w:ascii="Calibri" w:eastAsia="Calibri" w:hAnsi="Calibri" w:cs="Calibri"/>
              </w:rPr>
              <w:t>1</w:t>
            </w:r>
          </w:p>
        </w:tc>
      </w:tr>
      <w:tr w:rsidR="005A2227" w:rsidRPr="00E352EF" w14:paraId="70CA16E2" w14:textId="77777777" w:rsidTr="00C37921">
        <w:trPr>
          <w:trHeight w:val="144"/>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63BD1"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196DE"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A5A99A"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684274" w14:textId="77777777" w:rsidR="005A2227" w:rsidRPr="00E352EF" w:rsidRDefault="0097053A">
            <w:r w:rsidRPr="00E352EF">
              <w:rPr>
                <w:rFonts w:ascii="Calibri" w:eastAsia="Calibri" w:hAnsi="Calibri" w:cs="Calibri"/>
              </w:rPr>
              <w:t>1</w:t>
            </w:r>
          </w:p>
        </w:tc>
      </w:tr>
      <w:tr w:rsidR="005A2227" w:rsidRPr="00E352EF" w14:paraId="59541C7B"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DCC58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7929567" w14:textId="77777777" w:rsidR="005A2227" w:rsidRPr="00E352EF" w:rsidRDefault="0097053A">
            <w:r w:rsidRPr="00E352EF">
              <w:rPr>
                <w:rFonts w:ascii="Calibri" w:eastAsia="Calibri" w:hAnsi="Calibri" w:cs="Calibri"/>
              </w:rPr>
              <w:t>Spain</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7A3D39"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8BA561" w14:textId="77777777" w:rsidR="005A2227" w:rsidRPr="00E352EF" w:rsidRDefault="0097053A">
            <w:r w:rsidRPr="00E352EF">
              <w:rPr>
                <w:rFonts w:ascii="Calibri" w:eastAsia="Calibri" w:hAnsi="Calibri" w:cs="Calibri"/>
              </w:rPr>
              <w:t>4</w:t>
            </w:r>
          </w:p>
        </w:tc>
      </w:tr>
      <w:tr w:rsidR="005A2227" w:rsidRPr="00E352EF" w14:paraId="5F5E8EF1"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D574E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F269B5"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CE098A" w14:textId="77777777" w:rsidR="005A2227" w:rsidRPr="00E352EF" w:rsidRDefault="0097053A">
            <w:r w:rsidRPr="00E352EF">
              <w:rPr>
                <w:rFonts w:ascii="Calibri" w:eastAsia="Calibri" w:hAnsi="Calibri" w:cs="Calibri"/>
              </w:rPr>
              <w:t>Y15-24</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50C33B" w14:textId="77777777" w:rsidR="005A2227" w:rsidRPr="00E352EF" w:rsidRDefault="0097053A">
            <w:r w:rsidRPr="00E352EF">
              <w:rPr>
                <w:rFonts w:ascii="Calibri" w:eastAsia="Calibri" w:hAnsi="Calibri" w:cs="Calibri"/>
              </w:rPr>
              <w:t>0.5</w:t>
            </w:r>
          </w:p>
        </w:tc>
      </w:tr>
    </w:tbl>
    <w:p w14:paraId="499E8B97" w14:textId="77777777" w:rsidR="005A2227" w:rsidRPr="00E352EF" w:rsidRDefault="005A2227"/>
    <w:p w14:paraId="625E0A1A" w14:textId="77777777" w:rsidR="005A2227" w:rsidRPr="00E352EF" w:rsidRDefault="005A2227"/>
    <w:p w14:paraId="4CB67703" w14:textId="77777777" w:rsidR="005A2227" w:rsidRPr="00E352EF" w:rsidRDefault="0097053A" w:rsidP="00F17962">
      <w:pPr>
        <w:pStyle w:val="Stile3"/>
        <w:rPr>
          <w:lang w:val="en-GB"/>
        </w:rPr>
      </w:pPr>
      <w:bookmarkStart w:id="372" w:name="_Toc462659657"/>
      <w:bookmarkStart w:id="373" w:name="_Toc463805745"/>
      <w:bookmarkStart w:id="374" w:name="_Toc464487922"/>
      <w:r w:rsidRPr="00E352EF">
        <w:rPr>
          <w:lang w:val="en-GB"/>
        </w:rPr>
        <w:t>round/ceil/floor</w:t>
      </w:r>
      <w:bookmarkEnd w:id="372"/>
      <w:bookmarkEnd w:id="373"/>
      <w:bookmarkEnd w:id="374"/>
    </w:p>
    <w:p w14:paraId="0F0099B1"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2514C87C" w14:textId="77777777" w:rsidR="005A2227" w:rsidRPr="00E352EF" w:rsidRDefault="0097053A" w:rsidP="00F17962">
      <w:pPr>
        <w:rPr>
          <w:rFonts w:ascii="Cambria" w:hAnsi="Cambria"/>
        </w:rPr>
      </w:pPr>
      <w:r w:rsidRPr="00E352EF">
        <w:rPr>
          <w:rFonts w:ascii="Cambria" w:eastAsia="Calibri" w:hAnsi="Cambria" w:cs="Calibri"/>
        </w:rPr>
        <w:t xml:space="preserve">The operators </w:t>
      </w:r>
      <w:r w:rsidRPr="00E352EF">
        <w:rPr>
          <w:rFonts w:ascii="Cambria" w:eastAsia="Calibri" w:hAnsi="Cambria" w:cs="Calibri"/>
          <w:b/>
        </w:rPr>
        <w:t>round</w:t>
      </w:r>
      <w:r w:rsidRPr="00E352EF">
        <w:rPr>
          <w:rFonts w:ascii="Cambria" w:eastAsia="Calibri" w:hAnsi="Cambria" w:cs="Calibri"/>
        </w:rPr>
        <w:t>/</w:t>
      </w:r>
      <w:r w:rsidRPr="00E352EF">
        <w:rPr>
          <w:rFonts w:ascii="Cambria" w:eastAsia="Calibri" w:hAnsi="Cambria" w:cs="Calibri"/>
          <w:b/>
        </w:rPr>
        <w:t>ceil</w:t>
      </w:r>
      <w:r w:rsidRPr="00E352EF">
        <w:rPr>
          <w:rFonts w:ascii="Cambria" w:eastAsia="Calibri" w:hAnsi="Cambria" w:cs="Calibri"/>
        </w:rPr>
        <w:t>/</w:t>
      </w:r>
      <w:r w:rsidRPr="00E352EF">
        <w:rPr>
          <w:rFonts w:ascii="Cambria" w:eastAsia="Calibri" w:hAnsi="Cambria" w:cs="Calibri"/>
          <w:b/>
        </w:rPr>
        <w:t>floor</w:t>
      </w:r>
      <w:r w:rsidRPr="00E352EF">
        <w:rPr>
          <w:rFonts w:ascii="Cambria" w:eastAsia="Calibri" w:hAnsi="Cambria" w:cs="Calibri"/>
        </w:rPr>
        <w:t xml:space="preserve"> round a number.</w:t>
      </w:r>
    </w:p>
    <w:p w14:paraId="295C04D4" w14:textId="77777777" w:rsidR="00F17962" w:rsidRPr="00E352EF" w:rsidRDefault="00F17962" w:rsidP="00F17962">
      <w:pPr>
        <w:rPr>
          <w:rFonts w:ascii="Cambria" w:eastAsia="Calibri" w:hAnsi="Cambria" w:cs="Calibri"/>
          <w:i/>
          <w:color w:val="5B9BD5"/>
        </w:rPr>
      </w:pPr>
    </w:p>
    <w:p w14:paraId="4A32134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E1B6C73" w14:textId="77777777" w:rsidR="005A2227" w:rsidRPr="00E352EF" w:rsidRDefault="0097053A" w:rsidP="00F17962">
      <w:pPr>
        <w:rPr>
          <w:rFonts w:ascii="Cambria" w:hAnsi="Cambria"/>
        </w:rPr>
      </w:pPr>
      <w:r w:rsidRPr="00E352EF">
        <w:rPr>
          <w:rFonts w:ascii="Cambria" w:eastAsia="Calibri" w:hAnsi="Cambria" w:cs="Calibri"/>
        </w:rPr>
        <w:t>[</w:t>
      </w:r>
      <w:r w:rsidRPr="00E352EF">
        <w:rPr>
          <w:rFonts w:ascii="Cambria" w:eastAsia="Calibri" w:hAnsi="Cambria" w:cs="Calibri"/>
          <w:b/>
        </w:rPr>
        <w:t>round(</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ceil(</w:t>
      </w:r>
      <w:r w:rsidRPr="00E352EF">
        <w:rPr>
          <w:rFonts w:ascii="Cambria" w:eastAsia="Calibri" w:hAnsi="Cambria" w:cs="Calibri"/>
          <w:i/>
        </w:rPr>
        <w:t>ds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floor(</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w:t>
      </w:r>
    </w:p>
    <w:p w14:paraId="7D1C852A" w14:textId="77777777" w:rsidR="00F17962" w:rsidRPr="00E352EF" w:rsidRDefault="00F17962" w:rsidP="00F17962">
      <w:pPr>
        <w:rPr>
          <w:rFonts w:ascii="Cambria" w:eastAsia="Calibri" w:hAnsi="Cambria" w:cs="Calibri"/>
          <w:i/>
          <w:color w:val="5B9BD5"/>
        </w:rPr>
      </w:pPr>
    </w:p>
    <w:p w14:paraId="4A2D93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r w:rsidRPr="00E352EF">
        <w:rPr>
          <w:rFonts w:ascii="Cambria" w:eastAsia="Calibri" w:hAnsi="Cambria" w:cs="Calibri"/>
          <w:i/>
          <w:color w:val="5B9BD5"/>
        </w:rPr>
        <w:tab/>
      </w:r>
    </w:p>
    <w:p w14:paraId="5173BCA6"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[dataset {identifier &lt;IDENT&gt; as scalar-type}+ {measure &lt;IDENT&gt; as number}+</w:t>
      </w:r>
    </w:p>
    <w:p w14:paraId="601918F3" w14:textId="77777777" w:rsidR="005A2227" w:rsidRPr="00E352EF" w:rsidRDefault="0097053A" w:rsidP="00F17962">
      <w:pPr>
        <w:ind w:firstLine="706"/>
        <w:rPr>
          <w:rFonts w:ascii="Cambria" w:hAnsi="Cambria"/>
        </w:rPr>
      </w:pPr>
      <w:r w:rsidRPr="00E352EF">
        <w:rPr>
          <w:rFonts w:ascii="Cambria" w:eastAsia="Calibri" w:hAnsi="Cambria" w:cs="Calibri"/>
        </w:rPr>
        <w:t xml:space="preserve">    {attribute &lt;IDENT&gt; as scalar-type}*|number]</w:t>
      </w:r>
    </w:p>
    <w:p w14:paraId="3DDF0AA7" w14:textId="77777777" w:rsidR="005A2227" w:rsidRPr="00E352EF" w:rsidRDefault="00DC675D"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F17962" w:rsidRPr="00E352EF">
        <w:rPr>
          <w:rFonts w:ascii="Cambria" w:eastAsia="Calibri" w:hAnsi="Cambria" w:cs="Calibri"/>
        </w:rPr>
        <w:t xml:space="preserve"> </w:t>
      </w:r>
      <w:r w:rsidR="00F17962" w:rsidRPr="00E352EF">
        <w:rPr>
          <w:rFonts w:ascii="Cambria" w:hAnsi="Cambria"/>
        </w:rPr>
        <w:t xml:space="preserve">: </w:t>
      </w:r>
      <w:r w:rsidR="0097053A" w:rsidRPr="00E352EF">
        <w:rPr>
          <w:rFonts w:ascii="Cambria" w:eastAsia="Calibri" w:hAnsi="Cambria" w:cs="Calibri"/>
        </w:rPr>
        <w:t xml:space="preserve"> int</w:t>
      </w:r>
      <w:r w:rsidR="00F17962" w:rsidRPr="00E352EF">
        <w:rPr>
          <w:rFonts w:ascii="Cambria" w:eastAsia="Calibri" w:hAnsi="Cambria" w:cs="Calibri"/>
        </w:rPr>
        <w:t>eger</w:t>
      </w:r>
    </w:p>
    <w:p w14:paraId="30A8837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BC8E53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decimals – </w:t>
      </w:r>
      <w:r w:rsidRPr="00E352EF">
        <w:rPr>
          <w:rFonts w:ascii="Cambria" w:eastAsia="Calibri" w:hAnsi="Cambria" w:cs="Calibri"/>
        </w:rPr>
        <w:t>the decimal position to round to.</w:t>
      </w:r>
    </w:p>
    <w:p w14:paraId="750E5F85" w14:textId="77777777" w:rsidR="00F17962" w:rsidRPr="00E352EF" w:rsidRDefault="00F17962" w:rsidP="00F17962">
      <w:pPr>
        <w:rPr>
          <w:rFonts w:ascii="Cambria" w:eastAsia="Calibri" w:hAnsi="Cambria" w:cs="Calibri"/>
          <w:i/>
          <w:color w:val="5B9BD5"/>
        </w:rPr>
      </w:pPr>
    </w:p>
    <w:p w14:paraId="43736AC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3DD418B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C4850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A2F92D6" w14:textId="77777777" w:rsidR="005A2227" w:rsidRPr="00E352EF" w:rsidRDefault="0097053A" w:rsidP="00F17962">
      <w:pPr>
        <w:rPr>
          <w:rFonts w:ascii="Cambria" w:hAnsi="Cambria"/>
        </w:rPr>
      </w:pPr>
      <w:r w:rsidRPr="00E352EF">
        <w:rPr>
          <w:rFonts w:ascii="Cambria" w:eastAsia="Calibri" w:hAnsi="Cambria" w:cs="Calibri"/>
          <w:i/>
        </w:rPr>
        <w:t xml:space="preserve">decimals </w:t>
      </w:r>
      <w:r w:rsidRPr="00E352EF">
        <w:rPr>
          <w:rFonts w:ascii="Cambria" w:eastAsia="Calibri" w:hAnsi="Cambria" w:cs="Calibri"/>
        </w:rPr>
        <w:t xml:space="preserve">– must be an </w:t>
      </w:r>
      <w:r w:rsidRPr="00E352EF">
        <w:rPr>
          <w:rFonts w:ascii="Cambria" w:eastAsia="Calibri" w:hAnsi="Cambria" w:cs="Calibri"/>
          <w:b/>
        </w:rPr>
        <w:t>integer</w:t>
      </w:r>
      <w:r w:rsidRPr="00E352EF">
        <w:rPr>
          <w:rFonts w:ascii="Cambria" w:eastAsia="Calibri" w:hAnsi="Cambria" w:cs="Calibri"/>
        </w:rPr>
        <w:t xml:space="preserve"> greater or equal than zero.</w:t>
      </w:r>
    </w:p>
    <w:p w14:paraId="3E211846" w14:textId="77777777" w:rsidR="00F17962" w:rsidRPr="00E352EF" w:rsidRDefault="00F17962" w:rsidP="00F17962">
      <w:pPr>
        <w:rPr>
          <w:rFonts w:ascii="Cambria" w:eastAsia="Calibri" w:hAnsi="Cambria" w:cs="Calibri"/>
          <w:i/>
          <w:color w:val="5B9BD5"/>
        </w:rPr>
      </w:pPr>
    </w:p>
    <w:p w14:paraId="16AD0AE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788E33E"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operators</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rounded using round, ceil or floor operator.</w:t>
      </w:r>
    </w:p>
    <w:p w14:paraId="29827D65"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operators return a </w:t>
      </w:r>
      <w:r w:rsidR="00F4601C" w:rsidRPr="00E352EF">
        <w:t>Dataset</w:t>
      </w:r>
      <w:r w:rsidRPr="00E352EF">
        <w:rPr>
          <w:rFonts w:ascii="Cambria" w:hAnsi="Cambria"/>
        </w:rPr>
        <w:t xml:space="preserve"> having the </w:t>
      </w:r>
      <w:r w:rsidR="00CC6A4A" w:rsidRPr="00E352EF">
        <w:rPr>
          <w:rFonts w:ascii="Cambria" w:hAnsi="Cambria"/>
        </w:rPr>
        <w:t>Identifier 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rounded using round, ceil or floor operator.</w:t>
      </w:r>
    </w:p>
    <w:p w14:paraId="0E114431" w14:textId="77777777" w:rsidR="00F17962" w:rsidRPr="00E352EF" w:rsidRDefault="00F17962" w:rsidP="00F17962">
      <w:pPr>
        <w:rPr>
          <w:rFonts w:ascii="Cambria" w:eastAsia="Calibri" w:hAnsi="Cambria" w:cs="Calibri"/>
          <w:i/>
          <w:color w:val="5B9BD5"/>
        </w:rPr>
      </w:pPr>
    </w:p>
    <w:p w14:paraId="4771BDA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71849B4F"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round</w:t>
      </w:r>
      <w:r w:rsidR="00352BE4" w:rsidRPr="00E352EF">
        <w:rPr>
          <w:rFonts w:ascii="Cambria" w:eastAsia="Calibri" w:hAnsi="Cambria" w:cs="Calibri"/>
        </w:rPr>
        <w:t xml:space="preserve"> </w:t>
      </w:r>
      <w:r w:rsidRPr="00E352EF">
        <w:rPr>
          <w:rFonts w:ascii="Cambria" w:eastAsia="Calibri" w:hAnsi="Cambria" w:cs="Calibri"/>
        </w:rPr>
        <w:t>takes as input a number and a number of decimal digits and round</w:t>
      </w:r>
      <w:r w:rsidR="00352BE4" w:rsidRPr="00E352EF">
        <w:rPr>
          <w:rFonts w:ascii="Cambria" w:eastAsia="Calibri" w:hAnsi="Cambria" w:cs="Calibri"/>
        </w:rPr>
        <w:t>s</w:t>
      </w:r>
      <w:r w:rsidRPr="00E352EF">
        <w:rPr>
          <w:rFonts w:ascii="Cambria" w:eastAsia="Calibri" w:hAnsi="Cambria" w:cs="Calibri"/>
        </w:rPr>
        <w:t xml:space="preserve"> the </w:t>
      </w:r>
      <w:r w:rsidR="00352BE4" w:rsidRPr="00E352EF">
        <w:rPr>
          <w:rFonts w:ascii="Cambria" w:eastAsia="Calibri" w:hAnsi="Cambria" w:cs="Calibri"/>
        </w:rPr>
        <w:t xml:space="preserve">former </w:t>
      </w:r>
      <w:r w:rsidRPr="00E352EF">
        <w:rPr>
          <w:rFonts w:ascii="Cambria" w:eastAsia="Calibri" w:hAnsi="Cambria" w:cs="Calibri"/>
        </w:rPr>
        <w:t xml:space="preserve">number to the number of decimal digits specified by </w:t>
      </w:r>
      <w:r w:rsidR="00352BE4" w:rsidRPr="00E352EF">
        <w:rPr>
          <w:rFonts w:ascii="Cambria" w:eastAsia="Calibri" w:hAnsi="Cambria" w:cs="Calibri"/>
        </w:rPr>
        <w:t>the latter</w:t>
      </w:r>
      <w:r w:rsidRPr="00E352EF">
        <w:rPr>
          <w:rFonts w:ascii="Cambria" w:eastAsia="Calibri" w:hAnsi="Cambria" w:cs="Calibri"/>
          <w:i/>
        </w:rPr>
        <w:t xml:space="preserve">. </w:t>
      </w:r>
    </w:p>
    <w:p w14:paraId="07470D07" w14:textId="77777777" w:rsidR="005A2227" w:rsidRPr="00E352EF" w:rsidRDefault="00352BE4"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f</w:t>
      </w:r>
      <w:r w:rsidR="0097053A" w:rsidRPr="00E352EF">
        <w:rPr>
          <w:rFonts w:ascii="Cambria" w:eastAsia="Calibri" w:hAnsi="Cambria" w:cs="Calibri"/>
          <w:b/>
        </w:rPr>
        <w:t>loor</w:t>
      </w:r>
      <w:r w:rsidR="0097053A" w:rsidRPr="00E352EF">
        <w:rPr>
          <w:rFonts w:ascii="Cambria" w:eastAsia="Calibri" w:hAnsi="Cambria" w:cs="Calibri"/>
        </w:rPr>
        <w:t xml:space="preserve"> rounds to the largest previous integer, while </w:t>
      </w:r>
      <w:r w:rsidR="0097053A" w:rsidRPr="00A57B31">
        <w:rPr>
          <w:rFonts w:ascii="Cambria" w:eastAsia="Calibri" w:hAnsi="Cambria" w:cs="Calibri"/>
          <w:b/>
        </w:rPr>
        <w:t>ceil</w:t>
      </w:r>
      <w:r w:rsidR="0097053A" w:rsidRPr="00E352EF">
        <w:rPr>
          <w:rFonts w:ascii="Cambria" w:eastAsia="Calibri" w:hAnsi="Cambria" w:cs="Calibri"/>
        </w:rPr>
        <w:t xml:space="preserve"> rounds to the smallest greater integer.</w:t>
      </w:r>
    </w:p>
    <w:p w14:paraId="4BCB8B9A" w14:textId="77777777" w:rsidR="00F17962" w:rsidRPr="00E352EF" w:rsidRDefault="00F17962" w:rsidP="00F17962">
      <w:pPr>
        <w:rPr>
          <w:rFonts w:ascii="Cambria" w:eastAsia="Calibri" w:hAnsi="Cambria" w:cs="Calibri"/>
          <w:i/>
          <w:color w:val="5B9BD5"/>
        </w:rPr>
      </w:pPr>
    </w:p>
    <w:p w14:paraId="5AB7666A" w14:textId="77777777" w:rsidR="00EA6708" w:rsidRPr="00E352EF" w:rsidRDefault="00EA6708" w:rsidP="00F17962">
      <w:pPr>
        <w:rPr>
          <w:rFonts w:ascii="Cambria" w:eastAsia="Calibri" w:hAnsi="Cambria" w:cs="Calibri"/>
          <w:i/>
          <w:color w:val="5B9BD5"/>
        </w:rPr>
      </w:pPr>
      <w:r w:rsidRPr="00E352EF">
        <w:rPr>
          <w:rFonts w:ascii="Cambria" w:eastAsia="Calibri" w:hAnsi="Cambria" w:cs="Calibri"/>
          <w:i/>
          <w:color w:val="5B9BD5"/>
        </w:rPr>
        <w:t>Examples</w:t>
      </w:r>
    </w:p>
    <w:p w14:paraId="48E0D7AF" w14:textId="77777777" w:rsidR="005A2227" w:rsidRPr="00E352EF" w:rsidRDefault="0091250B" w:rsidP="00F17962">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n scalar</w:t>
      </w:r>
    </w:p>
    <w:p w14:paraId="74BF32FB" w14:textId="77777777" w:rsidR="005A2227" w:rsidRPr="00E352EF" w:rsidRDefault="00EA6708" w:rsidP="00EA6708">
      <w:r w:rsidRPr="00E352EF">
        <w:rPr>
          <w:rFonts w:ascii="Cambria" w:eastAsia="Calibri" w:hAnsi="Cambria" w:cs="Calibri"/>
        </w:rPr>
        <w:lastRenderedPageBreak/>
        <w:t>1)</w:t>
      </w:r>
      <w:r w:rsidRPr="00E352EF">
        <w:rPr>
          <w:rFonts w:eastAsia="Calibri" w:cs="Calibri"/>
        </w:rPr>
        <w:t xml:space="preserve"> </w:t>
      </w:r>
      <w:r w:rsidR="0091250B" w:rsidRPr="00E352EF">
        <w:rPr>
          <w:rFonts w:eastAsia="Calibri" w:cs="Calibri"/>
        </w:rPr>
        <w:t xml:space="preserve">If </w:t>
      </w:r>
      <w:r w:rsidR="0097053A" w:rsidRPr="00E352EF">
        <w:rPr>
          <w:rFonts w:eastAsia="Calibri" w:cs="Calibri"/>
        </w:rPr>
        <w:t xml:space="preserve"> P = 3.14159</w:t>
      </w:r>
    </w:p>
    <w:p w14:paraId="6613C24A" w14:textId="77777777" w:rsidR="005A2227" w:rsidRPr="00E352EF" w:rsidRDefault="0097053A" w:rsidP="00F17962">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round(</w:t>
      </w:r>
      <w:r w:rsidRPr="00E352EF">
        <w:rPr>
          <w:rFonts w:ascii="Cambria" w:eastAsia="Calibri" w:hAnsi="Cambria" w:cs="Calibri"/>
        </w:rPr>
        <w:t>P,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A = 3.14</w:t>
      </w:r>
    </w:p>
    <w:p w14:paraId="1F117B82" w14:textId="77777777" w:rsidR="005A2227" w:rsidRPr="00E352EF" w:rsidRDefault="0097053A" w:rsidP="00F17962">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3.1416</w:t>
      </w:r>
    </w:p>
    <w:p w14:paraId="7CBBEFE8" w14:textId="77777777" w:rsidR="005A2227" w:rsidRPr="00E352EF" w:rsidRDefault="0097053A" w:rsidP="00F17962">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floor</w:t>
      </w:r>
      <w:r w:rsidRPr="00E352EF">
        <w:rPr>
          <w:rFonts w:ascii="Cambria" w:eastAsia="Calibri" w:hAnsi="Cambria" w:cs="Calibri"/>
        </w:rPr>
        <w:t xml:space="preserve">(P)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3</w:t>
      </w:r>
    </w:p>
    <w:p w14:paraId="50EF94A3" w14:textId="28D207A8" w:rsidR="005A2227" w:rsidRPr="00E352EF" w:rsidRDefault="0097053A" w:rsidP="00F17962">
      <w:pPr>
        <w:ind w:left="720"/>
        <w:rPr>
          <w:rFonts w:ascii="Cambria" w:hAnsi="Cambria"/>
        </w:rPr>
      </w:pPr>
      <w:r w:rsidRPr="00E352EF">
        <w:rPr>
          <w:rFonts w:ascii="Cambria" w:eastAsia="Calibri" w:hAnsi="Cambria" w:cs="Calibri"/>
        </w:rPr>
        <w:t xml:space="preserve">D := </w:t>
      </w:r>
      <w:del w:id="375" w:author="Laura Viignola" w:date="2017-05-10T17:51:00Z">
        <w:r w:rsidRPr="00E352EF" w:rsidDel="00A57B31">
          <w:rPr>
            <w:rFonts w:ascii="Cambria" w:eastAsia="Calibri" w:hAnsi="Cambria" w:cs="Calibri"/>
            <w:b/>
          </w:rPr>
          <w:delText>floor</w:delText>
        </w:r>
      </w:del>
      <w:ins w:id="376" w:author="Laura Viignola" w:date="2017-05-10T17:51:00Z">
        <w:r w:rsidR="00A57B31">
          <w:rPr>
            <w:rFonts w:ascii="Cambria" w:eastAsia="Calibri" w:hAnsi="Cambria" w:cs="Calibri"/>
            <w:b/>
          </w:rPr>
          <w:t>ceil</w:t>
        </w:r>
      </w:ins>
      <w:r w:rsidRPr="00E352EF">
        <w:rPr>
          <w:rFonts w:ascii="Cambria" w:eastAsia="Calibri" w:hAnsi="Cambria" w:cs="Calibri"/>
        </w:rPr>
        <w:t>(P)</w:t>
      </w:r>
      <w:r w:rsidRPr="00E352EF">
        <w:rPr>
          <w:rFonts w:ascii="Cambria" w:eastAsia="Calibri" w:hAnsi="Cambria" w:cs="Calibri"/>
          <w:b/>
        </w:rPr>
        <w:t xml:space="preserve"> </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D = 4</w:t>
      </w:r>
    </w:p>
    <w:p w14:paraId="122606B6" w14:textId="77777777" w:rsidR="005A2227" w:rsidRPr="00E352EF" w:rsidRDefault="005A2227" w:rsidP="00F17962">
      <w:pPr>
        <w:rPr>
          <w:rFonts w:ascii="Cambria" w:hAnsi="Cambria"/>
        </w:rPr>
      </w:pPr>
    </w:p>
    <w:p w14:paraId="57DC3142" w14:textId="77777777" w:rsidR="005A2227" w:rsidRPr="00E352EF" w:rsidRDefault="0091250B" w:rsidP="00F17962">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355A9335" w14:textId="77777777" w:rsidR="005A2227" w:rsidRPr="00E352EF" w:rsidRDefault="005A2227" w:rsidP="00F17962">
      <w:pPr>
        <w:rPr>
          <w:rFonts w:ascii="Cambria" w:hAnsi="Cambria"/>
        </w:rPr>
      </w:pPr>
    </w:p>
    <w:tbl>
      <w:tblPr>
        <w:tblW w:w="915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32"/>
        <w:gridCol w:w="821"/>
        <w:gridCol w:w="1195"/>
        <w:gridCol w:w="749"/>
        <w:gridCol w:w="2462"/>
        <w:gridCol w:w="1699"/>
      </w:tblGrid>
      <w:tr w:rsidR="005A2227" w:rsidRPr="00E352EF" w14:paraId="78252BB9" w14:textId="77777777">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CE371C" w14:textId="77777777" w:rsidR="005A2227" w:rsidRPr="00E352EF" w:rsidRDefault="0097053A">
            <w:r w:rsidRPr="00E352EF">
              <w:rPr>
                <w:rFonts w:ascii="Calibri" w:eastAsia="Calibri" w:hAnsi="Calibri" w:cs="Calibri"/>
              </w:rPr>
              <w:t>unemployment</w:t>
            </w:r>
          </w:p>
        </w:tc>
      </w:tr>
      <w:tr w:rsidR="005A2227" w:rsidRPr="00E352EF" w14:paraId="0E1FAD1D" w14:textId="77777777">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0B5078" w14:textId="77777777" w:rsidR="005A2227" w:rsidRPr="00E352EF" w:rsidRDefault="0097053A">
            <w:r w:rsidRPr="00E352EF">
              <w:rPr>
                <w:rFonts w:ascii="Calibri" w:eastAsia="Calibri" w:hAnsi="Calibri" w:cs="Calibri"/>
                <w:b/>
              </w:rPr>
              <w:t>AGE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1AD399" w14:textId="77777777" w:rsidR="005A2227" w:rsidRPr="00E352EF" w:rsidRDefault="0097053A">
            <w:r w:rsidRPr="00E352EF">
              <w:rPr>
                <w:rFonts w:ascii="Calibri" w:eastAsia="Calibri" w:hAnsi="Calibri" w:cs="Calibri"/>
                <w:b/>
              </w:rPr>
              <w:t>TIME</w:t>
            </w:r>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3483C7" w14:textId="77777777" w:rsidR="005A2227" w:rsidRPr="00E352EF" w:rsidRDefault="0097053A">
            <w:r w:rsidRPr="00E352EF">
              <w:rPr>
                <w:rFonts w:ascii="Calibri" w:eastAsia="Calibri" w:hAnsi="Calibri" w:cs="Calibri"/>
                <w:b/>
              </w:rPr>
              <w:t>GEO</w:t>
            </w:r>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B0320C"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D7CDE82"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710D7F" w14:textId="77777777" w:rsidR="005A2227" w:rsidRPr="00E352EF" w:rsidRDefault="0097053A">
            <w:r w:rsidRPr="00E352EF">
              <w:rPr>
                <w:rFonts w:ascii="Calibri" w:eastAsia="Calibri" w:hAnsi="Calibri" w:cs="Calibri"/>
                <w:b/>
              </w:rPr>
              <w:t>UNEMPLOYMENT</w:t>
            </w:r>
          </w:p>
        </w:tc>
      </w:tr>
      <w:tr w:rsidR="005A2227" w:rsidRPr="00E352EF" w14:paraId="043E551C"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0DB3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25E6B5"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063A0"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AE1F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BC6B4" w14:textId="77777777" w:rsidR="005A2227" w:rsidRPr="00E352EF" w:rsidRDefault="0097053A">
            <w:r w:rsidRPr="00E352EF">
              <w:rPr>
                <w:rFonts w:ascii="Calibri" w:eastAsia="Calibri" w:hAnsi="Calibri" w:cs="Calibri"/>
              </w:rPr>
              <w:t>7.5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B889" w14:textId="77777777" w:rsidR="005A2227" w:rsidRPr="00E352EF" w:rsidRDefault="0097053A">
            <w:r w:rsidRPr="00E352EF">
              <w:rPr>
                <w:rFonts w:ascii="Calibri" w:eastAsia="Calibri" w:hAnsi="Calibri" w:cs="Calibri"/>
              </w:rPr>
              <w:t>5.9</w:t>
            </w:r>
          </w:p>
        </w:tc>
      </w:tr>
      <w:tr w:rsidR="005A2227" w:rsidRPr="00E352EF" w14:paraId="4C4AF1FB"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D7E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C23B"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3611"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3DB7B"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7C518" w14:textId="77777777" w:rsidR="005A2227" w:rsidRPr="00E352EF" w:rsidRDefault="0097053A">
            <w:r w:rsidRPr="00E352EF">
              <w:rPr>
                <w:rFonts w:ascii="Calibri" w:eastAsia="Calibri" w:hAnsi="Calibri" w:cs="Calibri"/>
              </w:rPr>
              <w:t>7.1</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E12A" w14:textId="77777777" w:rsidR="005A2227" w:rsidRPr="00E352EF" w:rsidRDefault="0097053A">
            <w:r w:rsidRPr="00E352EF">
              <w:rPr>
                <w:rFonts w:ascii="Calibri" w:eastAsia="Calibri" w:hAnsi="Calibri" w:cs="Calibri"/>
              </w:rPr>
              <w:t>5.5</w:t>
            </w:r>
          </w:p>
        </w:tc>
      </w:tr>
      <w:tr w:rsidR="005A2227" w:rsidRPr="00E352EF" w14:paraId="74F67B85"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0F56"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33854"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9927"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42E3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D7434" w14:textId="77777777" w:rsidR="005A2227" w:rsidRPr="00E352EF" w:rsidRDefault="0097053A">
            <w:r w:rsidRPr="00E352EF">
              <w:rPr>
                <w:rFonts w:ascii="Calibri" w:eastAsia="Calibri" w:hAnsi="Calibri" w:cs="Calibri"/>
              </w:rPr>
              <w:t>33.7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4FDDA2" w14:textId="77777777" w:rsidR="005A2227" w:rsidRPr="00E352EF" w:rsidRDefault="0097053A">
            <w:r w:rsidRPr="00E352EF">
              <w:rPr>
                <w:rFonts w:ascii="Calibri" w:eastAsia="Calibri" w:hAnsi="Calibri" w:cs="Calibri"/>
              </w:rPr>
              <w:t>17.7</w:t>
            </w:r>
          </w:p>
        </w:tc>
      </w:tr>
      <w:tr w:rsidR="005A2227" w:rsidRPr="00E352EF" w14:paraId="7D6FDC07"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D9E32"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AA7D2"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52451"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F092D"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FBD58" w14:textId="77777777" w:rsidR="005A2227" w:rsidRPr="00E352EF" w:rsidRDefault="0097053A">
            <w:r w:rsidRPr="00E352EF">
              <w:rPr>
                <w:rFonts w:ascii="Calibri" w:eastAsia="Calibri" w:hAnsi="Calibri" w:cs="Calibri"/>
              </w:rPr>
              <w:t>42.5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FA314" w14:textId="77777777" w:rsidR="005A2227" w:rsidRPr="00E352EF" w:rsidRDefault="0097053A">
            <w:r w:rsidRPr="00E352EF">
              <w:rPr>
                <w:rFonts w:ascii="Calibri" w:eastAsia="Calibri" w:hAnsi="Calibri" w:cs="Calibri"/>
              </w:rPr>
              <w:t>24.3</w:t>
            </w:r>
          </w:p>
        </w:tc>
      </w:tr>
    </w:tbl>
    <w:p w14:paraId="4758E75D" w14:textId="77777777" w:rsidR="005A2227" w:rsidRPr="00E352EF" w:rsidRDefault="005A2227"/>
    <w:p w14:paraId="38B0A723" w14:textId="77777777" w:rsidR="008F5B19" w:rsidRPr="00E352EF" w:rsidRDefault="008F5B19" w:rsidP="008F5B19">
      <w:pPr>
        <w:rPr>
          <w:rFonts w:ascii="Cambria" w:eastAsia="Calibri" w:hAnsi="Cambria" w:cs="Calibri"/>
          <w:i/>
          <w:color w:val="5B9BD5"/>
        </w:rPr>
      </w:pPr>
    </w:p>
    <w:p w14:paraId="6C08C713" w14:textId="77777777" w:rsidR="005A2227" w:rsidRPr="00E352EF" w:rsidRDefault="00EA6708" w:rsidP="008F5B19">
      <w:r w:rsidRPr="00E352EF">
        <w:rPr>
          <w:rFonts w:ascii="Cambria" w:eastAsia="Calibri" w:hAnsi="Cambria" w:cs="Calibri"/>
        </w:rPr>
        <w:t>2</w:t>
      </w:r>
      <w:r w:rsidR="008F5B19" w:rsidRPr="00E352EF">
        <w:rPr>
          <w:rFonts w:ascii="Cambria" w:eastAsia="Calibri" w:hAnsi="Cambria" w:cs="Calibri"/>
        </w:rPr>
        <w:t>)</w:t>
      </w:r>
      <w:r w:rsidR="008F5B19" w:rsidRPr="00E352EF">
        <w:rPr>
          <w:rFonts w:eastAsia="Calibri" w:cs="Calibri"/>
        </w:rPr>
        <w:t xml:space="preserve"> </w:t>
      </w:r>
      <w:r w:rsidR="0097053A" w:rsidRPr="00E352EF">
        <w:rPr>
          <w:rFonts w:eastAsia="Calibri" w:cs="Calibri"/>
        </w:rPr>
        <w:t xml:space="preserve">ds_1 := </w:t>
      </w:r>
      <w:r w:rsidR="0097053A" w:rsidRPr="00E352EF">
        <w:rPr>
          <w:rFonts w:eastAsia="Calibri" w:cs="Calibri"/>
          <w:b/>
        </w:rPr>
        <w:t>round(</w:t>
      </w:r>
      <w:r w:rsidR="0097053A" w:rsidRPr="00E352EF">
        <w:rPr>
          <w:rFonts w:eastAsia="Calibri" w:cs="Calibri"/>
        </w:rPr>
        <w:t>unemployment,0</w:t>
      </w:r>
      <w:r w:rsidR="0097053A" w:rsidRPr="00E352EF">
        <w:rPr>
          <w:rFonts w:eastAsia="Calibri" w:cs="Calibri"/>
          <w:b/>
        </w:rPr>
        <w:t xml:space="preserve">) </w:t>
      </w:r>
    </w:p>
    <w:p w14:paraId="27CA0A2E" w14:textId="77777777" w:rsidR="005A2227" w:rsidRPr="00E352EF" w:rsidRDefault="005A2227" w:rsidP="008F5B19"/>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3C2F96C6"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CF55E4E" w14:textId="77777777" w:rsidR="005A2227" w:rsidRPr="00E352EF" w:rsidRDefault="0097053A">
            <w:r w:rsidRPr="00E352EF">
              <w:rPr>
                <w:rFonts w:ascii="Calibri" w:eastAsia="Calibri" w:hAnsi="Calibri" w:cs="Calibri"/>
              </w:rPr>
              <w:t>ds_1</w:t>
            </w:r>
          </w:p>
        </w:tc>
      </w:tr>
      <w:tr w:rsidR="005A2227" w:rsidRPr="00E352EF" w14:paraId="66F5958D"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B80BDD"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BE046"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7C79FBE"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480C5A"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E8161"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865848" w14:textId="77777777" w:rsidR="005A2227" w:rsidRPr="00E352EF" w:rsidRDefault="0097053A">
            <w:r w:rsidRPr="00E352EF">
              <w:rPr>
                <w:rFonts w:ascii="Calibri" w:eastAsia="Calibri" w:hAnsi="Calibri" w:cs="Calibri"/>
                <w:b/>
              </w:rPr>
              <w:t>UNEMPLOYMENT</w:t>
            </w:r>
          </w:p>
        </w:tc>
      </w:tr>
      <w:tr w:rsidR="005A2227" w:rsidRPr="00E352EF" w14:paraId="3D166A4E"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7226D"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0B87E"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28E3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6C90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A9403"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D3712" w14:textId="77777777" w:rsidR="005A2227" w:rsidRPr="00E352EF" w:rsidRDefault="0097053A">
            <w:r w:rsidRPr="00E352EF">
              <w:rPr>
                <w:rFonts w:ascii="Calibri" w:eastAsia="Calibri" w:hAnsi="Calibri" w:cs="Calibri"/>
              </w:rPr>
              <w:t>6</w:t>
            </w:r>
          </w:p>
        </w:tc>
      </w:tr>
      <w:tr w:rsidR="005A2227" w:rsidRPr="00E352EF" w14:paraId="464E2133"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91817"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DF77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19D2"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A70B8"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31E1B"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D4CB" w14:textId="77777777" w:rsidR="005A2227" w:rsidRPr="00E352EF" w:rsidRDefault="0097053A">
            <w:r w:rsidRPr="00E352EF">
              <w:rPr>
                <w:rFonts w:ascii="Calibri" w:eastAsia="Calibri" w:hAnsi="Calibri" w:cs="Calibri"/>
              </w:rPr>
              <w:t>6</w:t>
            </w:r>
          </w:p>
        </w:tc>
      </w:tr>
      <w:tr w:rsidR="005A2227" w:rsidRPr="00E352EF" w14:paraId="115CBB5D"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C76D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91E94"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6FE3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4485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883E2C"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C5EE89" w14:textId="77777777" w:rsidR="005A2227" w:rsidRPr="00E352EF" w:rsidRDefault="0097053A">
            <w:r w:rsidRPr="00E352EF">
              <w:rPr>
                <w:rFonts w:ascii="Calibri" w:eastAsia="Calibri" w:hAnsi="Calibri" w:cs="Calibri"/>
              </w:rPr>
              <w:t>18</w:t>
            </w:r>
          </w:p>
        </w:tc>
      </w:tr>
      <w:tr w:rsidR="005A2227" w:rsidRPr="00E352EF" w14:paraId="2D015932"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9E1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A119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1353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2EEF2"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98B3"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FDC3F" w14:textId="77777777" w:rsidR="005A2227" w:rsidRPr="00E352EF" w:rsidRDefault="0097053A">
            <w:r w:rsidRPr="00E352EF">
              <w:rPr>
                <w:rFonts w:ascii="Calibri" w:eastAsia="Calibri" w:hAnsi="Calibri" w:cs="Calibri"/>
              </w:rPr>
              <w:t>24</w:t>
            </w:r>
          </w:p>
        </w:tc>
      </w:tr>
    </w:tbl>
    <w:p w14:paraId="27C793C1" w14:textId="77777777" w:rsidR="00EA6708" w:rsidRPr="00E352EF" w:rsidRDefault="00EA6708">
      <w:pPr>
        <w:rPr>
          <w:rFonts w:ascii="Cambria" w:eastAsia="Calibri" w:hAnsi="Cambria" w:cs="Calibri"/>
        </w:rPr>
      </w:pPr>
    </w:p>
    <w:p w14:paraId="2E7C1C9F" w14:textId="77777777" w:rsidR="005A2227" w:rsidRPr="00E352EF" w:rsidRDefault="00EA6708">
      <w:pPr>
        <w:rPr>
          <w:rFonts w:ascii="Cambria" w:hAnsi="Cambria"/>
        </w:rPr>
      </w:pPr>
      <w:r w:rsidRPr="00E352EF">
        <w:rPr>
          <w:rFonts w:ascii="Cambria" w:eastAsia="Calibri" w:hAnsi="Cambria" w:cs="Calibri"/>
        </w:rPr>
        <w:t>3)</w:t>
      </w:r>
      <w:r w:rsidR="0091250B" w:rsidRPr="00E352EF">
        <w:rPr>
          <w:rFonts w:ascii="Cambria" w:eastAsia="Calibri" w:hAnsi="Cambria" w:cs="Calibri"/>
        </w:rPr>
        <w:t xml:space="preserve"> </w:t>
      </w:r>
      <w:r w:rsidR="0097053A" w:rsidRPr="00E352EF">
        <w:rPr>
          <w:rFonts w:ascii="Cambria" w:eastAsia="Calibri" w:hAnsi="Cambria" w:cs="Calibri"/>
        </w:rPr>
        <w:t xml:space="preserve">ds_1 := </w:t>
      </w:r>
      <w:r w:rsidR="0097053A" w:rsidRPr="00E352EF">
        <w:rPr>
          <w:rFonts w:ascii="Cambria" w:eastAsia="Calibri" w:hAnsi="Cambria" w:cs="Calibri"/>
          <w:b/>
        </w:rPr>
        <w:t>round(</w:t>
      </w:r>
      <w:r w:rsidR="0097053A" w:rsidRPr="00E352EF">
        <w:rPr>
          <w:rFonts w:ascii="Cambria" w:eastAsia="Calibri" w:hAnsi="Cambria" w:cs="Calibri"/>
        </w:rPr>
        <w:t>unemployment.YOUTH_UNEMPLOYMENT, 0</w:t>
      </w:r>
      <w:r w:rsidR="0097053A" w:rsidRPr="00E352EF">
        <w:rPr>
          <w:rFonts w:ascii="Cambria" w:eastAsia="Calibri" w:hAnsi="Cambria" w:cs="Calibri"/>
          <w:b/>
        </w:rPr>
        <w:t>)</w:t>
      </w:r>
    </w:p>
    <w:p w14:paraId="6A62BA81" w14:textId="77777777" w:rsidR="005A2227" w:rsidRPr="00E352EF" w:rsidRDefault="005A2227"/>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6FD87029"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899D049" w14:textId="77777777" w:rsidR="005A2227" w:rsidRPr="00E352EF" w:rsidRDefault="0097053A">
            <w:r w:rsidRPr="00E352EF">
              <w:rPr>
                <w:rFonts w:ascii="Calibri" w:eastAsia="Calibri" w:hAnsi="Calibri" w:cs="Calibri"/>
              </w:rPr>
              <w:t>ds_1</w:t>
            </w:r>
          </w:p>
        </w:tc>
      </w:tr>
      <w:tr w:rsidR="005A2227" w:rsidRPr="00E352EF" w14:paraId="4FC9CE7B"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53C775"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17C95D"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94EA47"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EC5214"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158A27"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61DF8D" w14:textId="77777777" w:rsidR="005A2227" w:rsidRPr="00E352EF" w:rsidRDefault="0097053A">
            <w:r w:rsidRPr="00E352EF">
              <w:rPr>
                <w:rFonts w:ascii="Calibri" w:eastAsia="Calibri" w:hAnsi="Calibri" w:cs="Calibri"/>
                <w:b/>
              </w:rPr>
              <w:t>UNEMPLOYMENT</w:t>
            </w:r>
          </w:p>
        </w:tc>
      </w:tr>
      <w:tr w:rsidR="005A2227" w:rsidRPr="00E352EF" w14:paraId="265356C1"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32F9C"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2EDD"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0C12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EF28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AD419"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79F9E" w14:textId="77777777" w:rsidR="005A2227" w:rsidRPr="00E352EF" w:rsidRDefault="0097053A">
            <w:r w:rsidRPr="00E352EF">
              <w:rPr>
                <w:rFonts w:ascii="Calibri" w:eastAsia="Calibri" w:hAnsi="Calibri" w:cs="Calibri"/>
              </w:rPr>
              <w:t>5.9</w:t>
            </w:r>
          </w:p>
        </w:tc>
      </w:tr>
      <w:tr w:rsidR="005A2227" w:rsidRPr="00E352EF" w14:paraId="06DDB615"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E262"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0B33F"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97C70"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949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AF76"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9421B4" w14:textId="77777777" w:rsidR="005A2227" w:rsidRPr="00E352EF" w:rsidRDefault="0097053A">
            <w:r w:rsidRPr="00E352EF">
              <w:rPr>
                <w:rFonts w:ascii="Calibri" w:eastAsia="Calibri" w:hAnsi="Calibri" w:cs="Calibri"/>
              </w:rPr>
              <w:t>5.5</w:t>
            </w:r>
          </w:p>
        </w:tc>
      </w:tr>
      <w:tr w:rsidR="005A2227" w:rsidRPr="00E352EF" w14:paraId="0E09E769"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F063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F3E5C"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80DF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D871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45192"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A5489" w14:textId="77777777" w:rsidR="005A2227" w:rsidRPr="00E352EF" w:rsidRDefault="0097053A">
            <w:r w:rsidRPr="00E352EF">
              <w:rPr>
                <w:rFonts w:ascii="Calibri" w:eastAsia="Calibri" w:hAnsi="Calibri" w:cs="Calibri"/>
              </w:rPr>
              <w:t>17.7</w:t>
            </w:r>
          </w:p>
        </w:tc>
      </w:tr>
      <w:tr w:rsidR="005A2227" w:rsidRPr="00E352EF" w14:paraId="62135D5B"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F603E"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BEDBC"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C1C8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EB7EA"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25C2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73830" w14:textId="77777777" w:rsidR="005A2227" w:rsidRPr="00E352EF" w:rsidRDefault="0097053A">
            <w:r w:rsidRPr="00E352EF">
              <w:rPr>
                <w:rFonts w:ascii="Calibri" w:eastAsia="Calibri" w:hAnsi="Calibri" w:cs="Calibri"/>
              </w:rPr>
              <w:t>24.3</w:t>
            </w:r>
          </w:p>
        </w:tc>
      </w:tr>
    </w:tbl>
    <w:p w14:paraId="1BF156AF" w14:textId="77777777" w:rsidR="005A2227" w:rsidRPr="00E352EF" w:rsidRDefault="005A2227"/>
    <w:p w14:paraId="14973D43" w14:textId="37E5B93B" w:rsidR="005A2227" w:rsidRPr="00E352EF" w:rsidRDefault="00EA6708">
      <w:pPr>
        <w:rPr>
          <w:rFonts w:asciiTheme="majorHAnsi" w:hAnsiTheme="majorHAnsi"/>
        </w:rPr>
      </w:pPr>
      <w:r w:rsidRPr="00E352EF">
        <w:rPr>
          <w:rFonts w:asciiTheme="majorHAnsi" w:eastAsia="Calibri" w:hAnsiTheme="majorHAnsi" w:cs="Calibri"/>
        </w:rPr>
        <w:t>4</w:t>
      </w:r>
      <w:r w:rsidR="008F033A" w:rsidRPr="00E352EF">
        <w:rPr>
          <w:rFonts w:asciiTheme="majorHAnsi" w:eastAsia="Calibri" w:hAnsiTheme="majorHAnsi" w:cs="Calibri"/>
        </w:rPr>
        <w:t>)</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ceil(</w:t>
      </w:r>
      <w:r w:rsidR="0097053A" w:rsidRPr="00E352EF">
        <w:rPr>
          <w:rFonts w:asciiTheme="majorHAnsi" w:eastAsia="Calibri" w:hAnsiTheme="majorHAnsi" w:cs="Calibri"/>
        </w:rPr>
        <w:t>unemployment</w:t>
      </w:r>
      <w:del w:id="377" w:author="Laura Viignola" w:date="2017-05-11T09:33:00Z">
        <w:r w:rsidR="0097053A" w:rsidRPr="00E352EF" w:rsidDel="004266D2">
          <w:rPr>
            <w:rFonts w:asciiTheme="majorHAnsi" w:eastAsia="Calibri" w:hAnsiTheme="majorHAnsi" w:cs="Calibri"/>
          </w:rPr>
          <w:delText>.</w:delText>
        </w:r>
      </w:del>
      <w:ins w:id="378" w:author="Laura Viignola" w:date="2017-05-11T09:33:00Z">
        <w:r w:rsidR="004266D2">
          <w:rPr>
            <w:rFonts w:asciiTheme="majorHAnsi" w:eastAsia="Calibri" w:hAnsiTheme="majorHAnsi" w:cs="Calibri"/>
          </w:rPr>
          <w:t>#</w:t>
        </w:r>
      </w:ins>
      <w:r w:rsidR="0097053A" w:rsidRPr="00E352EF">
        <w:rPr>
          <w:rFonts w:asciiTheme="majorHAnsi" w:eastAsia="Calibri" w:hAnsiTheme="majorHAnsi" w:cs="Calibri"/>
        </w:rPr>
        <w:t>YOUTH_UNEMPLOYMENT</w:t>
      </w:r>
      <w:r w:rsidR="0097053A" w:rsidRPr="00E352EF">
        <w:rPr>
          <w:rFonts w:asciiTheme="majorHAnsi" w:eastAsia="Calibri" w:hAnsiTheme="majorHAnsi" w:cs="Calibri"/>
          <w:b/>
        </w:rPr>
        <w:t>)</w:t>
      </w:r>
    </w:p>
    <w:p w14:paraId="0915E3F9" w14:textId="77777777" w:rsidR="005A2227" w:rsidRPr="00E352EF" w:rsidRDefault="005A2227">
      <w:pPr>
        <w:rPr>
          <w:rFonts w:asciiTheme="majorHAnsi" w:hAnsiTheme="majorHAnsi"/>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0FEA5C21" w14:textId="77777777" w:rsidTr="0091250B">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D77684" w14:textId="77777777" w:rsidR="005A2227" w:rsidRPr="00E352EF" w:rsidRDefault="0097053A">
            <w:r w:rsidRPr="00E352EF">
              <w:rPr>
                <w:rFonts w:ascii="Calibri" w:eastAsia="Calibri" w:hAnsi="Calibri" w:cs="Calibri"/>
              </w:rPr>
              <w:t>ds_1</w:t>
            </w:r>
          </w:p>
        </w:tc>
      </w:tr>
      <w:tr w:rsidR="005A2227" w:rsidRPr="00E352EF" w14:paraId="5CF6C6A9" w14:textId="77777777" w:rsidTr="0091250B">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DD1DFB"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D3DE4E"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04320D"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00DCCA" w14:textId="77777777" w:rsidR="005A2227" w:rsidRPr="00E352EF" w:rsidRDefault="0097053A">
            <w:r w:rsidRPr="00E352EF">
              <w:rPr>
                <w:rFonts w:ascii="Calibri" w:eastAsia="Calibri" w:hAnsi="Calibri" w:cs="Calibri"/>
                <w:b/>
              </w:rPr>
              <w:t>SEX</w:t>
            </w:r>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22F07A"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70298D" w14:textId="77777777" w:rsidR="005A2227" w:rsidRPr="00E352EF" w:rsidRDefault="0097053A">
            <w:r w:rsidRPr="00E352EF">
              <w:rPr>
                <w:rFonts w:ascii="Calibri" w:eastAsia="Calibri" w:hAnsi="Calibri" w:cs="Calibri"/>
                <w:b/>
              </w:rPr>
              <w:t>UNEMPLOYMENT</w:t>
            </w:r>
          </w:p>
        </w:tc>
      </w:tr>
      <w:tr w:rsidR="005A2227" w:rsidRPr="00E352EF" w14:paraId="0D76F336"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2354"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1081"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DE72E"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A90AB"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CA6DB"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7A00A1" w14:textId="77777777" w:rsidR="005A2227" w:rsidRPr="00E352EF" w:rsidRDefault="0097053A">
            <w:r w:rsidRPr="00E352EF">
              <w:rPr>
                <w:rFonts w:ascii="Calibri" w:eastAsia="Calibri" w:hAnsi="Calibri" w:cs="Calibri"/>
              </w:rPr>
              <w:t>6</w:t>
            </w:r>
          </w:p>
        </w:tc>
      </w:tr>
      <w:tr w:rsidR="005A2227" w:rsidRPr="00E352EF" w14:paraId="6F217699"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D267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9D137"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BFBFB"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D38"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C90A8" w14:textId="181E8560" w:rsidR="005A2227" w:rsidRPr="00E352EF" w:rsidRDefault="00463E31">
            <w:ins w:id="379" w:author="Utente" w:date="2017-05-08T18:52:00Z">
              <w:r>
                <w:rPr>
                  <w:rFonts w:ascii="Calibri" w:eastAsia="Calibri" w:hAnsi="Calibri" w:cs="Calibri"/>
                </w:rPr>
                <w:t>8</w:t>
              </w:r>
            </w:ins>
            <w:del w:id="380" w:author="Utente" w:date="2017-05-08T18:52:00Z">
              <w:r w:rsidR="0097053A" w:rsidRPr="00E352EF" w:rsidDel="00463E31">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66BC6" w14:textId="77777777" w:rsidR="005A2227" w:rsidRPr="00E352EF" w:rsidRDefault="0097053A">
            <w:r w:rsidRPr="00E352EF">
              <w:rPr>
                <w:rFonts w:ascii="Calibri" w:eastAsia="Calibri" w:hAnsi="Calibri" w:cs="Calibri"/>
              </w:rPr>
              <w:t>6</w:t>
            </w:r>
          </w:p>
        </w:tc>
      </w:tr>
      <w:tr w:rsidR="005A2227" w:rsidRPr="00E352EF" w14:paraId="47F4DAB2"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FCC88"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66E79"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8F58A"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60AA50"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2B095"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CFEB9" w14:textId="77777777" w:rsidR="005A2227" w:rsidRPr="00E352EF" w:rsidRDefault="0097053A">
            <w:r w:rsidRPr="00E352EF">
              <w:rPr>
                <w:rFonts w:ascii="Calibri" w:eastAsia="Calibri" w:hAnsi="Calibri" w:cs="Calibri"/>
              </w:rPr>
              <w:t>18</w:t>
            </w:r>
          </w:p>
        </w:tc>
      </w:tr>
      <w:tr w:rsidR="005A2227" w:rsidRPr="00E352EF" w14:paraId="35598BB3"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B030"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1ECE4"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9BD4C"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FD79D"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F750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7DD2" w14:textId="77777777" w:rsidR="005A2227" w:rsidRPr="00E352EF" w:rsidRDefault="0097053A">
            <w:r w:rsidRPr="00E352EF">
              <w:rPr>
                <w:rFonts w:ascii="Calibri" w:eastAsia="Calibri" w:hAnsi="Calibri" w:cs="Calibri"/>
              </w:rPr>
              <w:t>25</w:t>
            </w:r>
          </w:p>
        </w:tc>
      </w:tr>
    </w:tbl>
    <w:p w14:paraId="47512486" w14:textId="77777777" w:rsidR="005A2227" w:rsidRPr="00E352EF" w:rsidRDefault="005A2227"/>
    <w:p w14:paraId="0EF301FF" w14:textId="77777777" w:rsidR="005A2227" w:rsidRPr="00E352EF" w:rsidRDefault="0097053A" w:rsidP="008F033A">
      <w:pPr>
        <w:pStyle w:val="Stile3"/>
        <w:rPr>
          <w:lang w:val="en-GB"/>
        </w:rPr>
      </w:pPr>
      <w:bookmarkStart w:id="381" w:name="_Toc462659660"/>
      <w:bookmarkStart w:id="382" w:name="_Toc463805746"/>
      <w:bookmarkStart w:id="383" w:name="_Toc464487923"/>
      <w:r w:rsidRPr="00E352EF">
        <w:rPr>
          <w:lang w:val="en-GB"/>
        </w:rPr>
        <w:t>abs</w:t>
      </w:r>
      <w:bookmarkEnd w:id="381"/>
      <w:bookmarkEnd w:id="382"/>
      <w:bookmarkEnd w:id="383"/>
    </w:p>
    <w:p w14:paraId="1BA05AE5"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71CBD310"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abs </w:t>
      </w:r>
      <w:r w:rsidRPr="00E352EF">
        <w:rPr>
          <w:rFonts w:ascii="Cambria" w:eastAsia="Calibri" w:hAnsi="Cambria" w:cs="Calibri"/>
        </w:rPr>
        <w:t>calculates the absolute value of a number</w:t>
      </w:r>
    </w:p>
    <w:p w14:paraId="336CFEC8" w14:textId="77777777" w:rsidR="008F033A" w:rsidRPr="00E352EF" w:rsidRDefault="008F033A" w:rsidP="008F033A">
      <w:pPr>
        <w:rPr>
          <w:rFonts w:ascii="Cambria" w:eastAsia="Calibri" w:hAnsi="Cambria" w:cs="Calibri"/>
          <w:i/>
          <w:color w:val="5B9BD5"/>
        </w:rPr>
      </w:pPr>
    </w:p>
    <w:p w14:paraId="7776FCC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ACC01A9" w14:textId="77777777" w:rsidR="005A2227" w:rsidRPr="00E352EF" w:rsidRDefault="0097053A" w:rsidP="008F033A">
      <w:pPr>
        <w:rPr>
          <w:rFonts w:ascii="Cambria" w:hAnsi="Cambria"/>
        </w:rPr>
      </w:pPr>
      <w:r w:rsidRPr="00E352EF">
        <w:rPr>
          <w:rFonts w:ascii="Cambria" w:eastAsia="Calibri" w:hAnsi="Cambria" w:cs="Calibri"/>
          <w:b/>
        </w:rPr>
        <w:t>abs(</w:t>
      </w:r>
      <w:r w:rsidRPr="00E352EF">
        <w:rPr>
          <w:rFonts w:ascii="Cambria" w:eastAsia="Calibri" w:hAnsi="Cambria" w:cs="Calibri"/>
          <w:i/>
        </w:rPr>
        <w:t>ds</w:t>
      </w:r>
      <w:r w:rsidRPr="00E352EF">
        <w:rPr>
          <w:rFonts w:ascii="Cambria" w:eastAsia="Calibri" w:hAnsi="Cambria" w:cs="Calibri"/>
          <w:b/>
        </w:rPr>
        <w:t>)</w:t>
      </w:r>
    </w:p>
    <w:p w14:paraId="6F68800A" w14:textId="77777777" w:rsidR="008F033A" w:rsidRPr="00E352EF" w:rsidRDefault="008F033A" w:rsidP="008F033A">
      <w:pPr>
        <w:rPr>
          <w:rFonts w:ascii="Cambria" w:eastAsia="Calibri" w:hAnsi="Cambria" w:cs="Calibri"/>
          <w:i/>
          <w:color w:val="5B9BD5"/>
        </w:rPr>
      </w:pPr>
    </w:p>
    <w:p w14:paraId="1705030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36532101"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number}+</w:t>
      </w:r>
    </w:p>
    <w:p w14:paraId="2E25F2F0"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00E5B749"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07B513AF" w14:textId="77777777" w:rsidR="008F033A" w:rsidRPr="00E352EF" w:rsidRDefault="008F033A" w:rsidP="008F033A">
      <w:pPr>
        <w:rPr>
          <w:rFonts w:ascii="Cambria" w:eastAsia="Calibri" w:hAnsi="Cambria" w:cs="Calibri"/>
          <w:i/>
          <w:color w:val="5B9BD5"/>
        </w:rPr>
      </w:pPr>
    </w:p>
    <w:p w14:paraId="48C0E1D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AA4BC1A"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D0FC14"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48633B72" w14:textId="77777777" w:rsidR="008F033A" w:rsidRPr="00E352EF" w:rsidRDefault="008F033A" w:rsidP="008F033A">
      <w:pPr>
        <w:rPr>
          <w:rFonts w:ascii="Cambria" w:eastAsia="Calibri" w:hAnsi="Cambria" w:cs="Calibri"/>
          <w:i/>
          <w:color w:val="5B9BD5"/>
        </w:rPr>
      </w:pPr>
    </w:p>
    <w:p w14:paraId="21EC56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2BAE2D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w:t>
      </w:r>
      <w:r w:rsidR="00EA7AAE" w:rsidRPr="00E352EF">
        <w:rPr>
          <w:rFonts w:ascii="Cambria" w:hAnsi="Cambria"/>
        </w:rPr>
        <w:t xml:space="preserve"> the</w:t>
      </w:r>
      <w:r w:rsidRPr="00E352EF">
        <w:rPr>
          <w:rFonts w:ascii="Cambria" w:hAnsi="Cambria"/>
        </w:rPr>
        <w:t xml:space="preserve"> operator</w:t>
      </w:r>
      <w:r w:rsidRPr="00E352EF">
        <w:rPr>
          <w:rFonts w:ascii="Cambria" w:hAnsi="Cambria"/>
          <w:b/>
        </w:rPr>
        <w:t xml:space="preserve"> </w:t>
      </w:r>
      <w:r w:rsidRPr="00E352EF">
        <w:rPr>
          <w:rFonts w:ascii="Cambria" w:hAnsi="Cambria"/>
        </w:rPr>
        <w:t xml:space="preserve">returns the </w:t>
      </w:r>
      <w:r w:rsidRPr="00E352EF">
        <w:rPr>
          <w:rFonts w:ascii="Cambria" w:eastAsia="Calibri" w:hAnsi="Cambria" w:cs="Calibri"/>
        </w:rPr>
        <w:t>absolute value of the</w:t>
      </w:r>
      <w:r w:rsidRPr="00E352EF">
        <w:rPr>
          <w:rFonts w:ascii="Cambria" w:hAnsi="Cambria"/>
        </w:rPr>
        <w:t xml:space="preserve"> </w:t>
      </w:r>
      <w:r w:rsidRPr="00E352EF">
        <w:rPr>
          <w:rFonts w:ascii="Cambria" w:eastAsia="Calibri" w:hAnsi="Cambria" w:cs="Calibri"/>
        </w:rPr>
        <w:t>input number.</w:t>
      </w:r>
    </w:p>
    <w:p w14:paraId="569E1C6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hAnsi="Cambria"/>
        </w:rPr>
        <w:t>Identifier C</w:t>
      </w:r>
      <w:r w:rsidR="00927AE8"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containing the absolute values of the corresponding ones in </w:t>
      </w:r>
      <w:r w:rsidRPr="00E352EF">
        <w:rPr>
          <w:rFonts w:ascii="Cambria" w:eastAsia="Calibri" w:hAnsi="Cambria" w:cs="Calibri"/>
          <w:i/>
        </w:rPr>
        <w:t>ds</w:t>
      </w:r>
      <w:r w:rsidRPr="00E352EF">
        <w:rPr>
          <w:rFonts w:ascii="Cambria" w:hAnsi="Cambria"/>
        </w:rPr>
        <w:t>.</w:t>
      </w:r>
    </w:p>
    <w:p w14:paraId="0AB3F596" w14:textId="77777777" w:rsidR="008F033A" w:rsidRPr="00E352EF" w:rsidRDefault="008F033A" w:rsidP="008F033A">
      <w:pPr>
        <w:rPr>
          <w:rFonts w:ascii="Cambria" w:eastAsia="Calibri" w:hAnsi="Cambria" w:cs="Calibri"/>
          <w:i/>
          <w:color w:val="5B9BD5"/>
        </w:rPr>
      </w:pPr>
    </w:p>
    <w:p w14:paraId="34E12A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D15FA4D" w14:textId="77777777" w:rsidR="005A2227" w:rsidRPr="00E352EF" w:rsidRDefault="0091250B">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0F3038D0" w14:textId="77777777" w:rsidR="005A2227" w:rsidRPr="00E352EF" w:rsidRDefault="0091250B">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Let us assume A = -5:</w:t>
      </w:r>
    </w:p>
    <w:p w14:paraId="48003910" w14:textId="77777777" w:rsidR="005A2227" w:rsidRPr="00E352EF" w:rsidRDefault="0097053A">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abs(</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5</w:t>
      </w:r>
    </w:p>
    <w:p w14:paraId="4B99E8D0" w14:textId="77777777" w:rsidR="005A2227" w:rsidRPr="00E352EF" w:rsidRDefault="0097053A">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abs(</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5</w:t>
      </w:r>
    </w:p>
    <w:p w14:paraId="6A8550C5" w14:textId="77777777" w:rsidR="008F033A" w:rsidRPr="00E352EF" w:rsidRDefault="008F033A">
      <w:pPr>
        <w:rPr>
          <w:rFonts w:ascii="Cambria" w:eastAsia="Calibri" w:hAnsi="Cambria" w:cs="Calibri"/>
        </w:rPr>
      </w:pPr>
    </w:p>
    <w:p w14:paraId="17789446" w14:textId="77777777" w:rsidR="005A2227" w:rsidRPr="00463E31" w:rsidRDefault="0091250B">
      <w:pPr>
        <w:rPr>
          <w:rFonts w:ascii="Cambria" w:hAnsi="Cambria"/>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07DCFAD4" w14:textId="77777777" w:rsidR="005A2227" w:rsidRPr="00463E31" w:rsidRDefault="0091250B" w:rsidP="008F033A">
      <w:pPr>
        <w:rPr>
          <w:rFonts w:ascii="Cambria" w:eastAsia="Calibri" w:hAnsi="Cambria" w:cs="Calibri"/>
          <w:b/>
          <w:lang w:val="it-IT"/>
        </w:rPr>
      </w:pPr>
      <w:r w:rsidRPr="00463E31">
        <w:rPr>
          <w:rFonts w:ascii="Cambria" w:eastAsia="Calibri" w:hAnsi="Cambria"/>
          <w:lang w:val="it-IT"/>
        </w:rPr>
        <w:t>2</w:t>
      </w:r>
      <w:r w:rsidR="0097053A" w:rsidRPr="00463E31">
        <w:rPr>
          <w:rFonts w:ascii="Cambria" w:eastAsia="Calibri" w:hAnsi="Cambria"/>
          <w:lang w:val="it-IT"/>
        </w:rPr>
        <w:t>)</w:t>
      </w:r>
      <w:r w:rsidR="008F033A" w:rsidRPr="00463E31">
        <w:rPr>
          <w:rFonts w:ascii="Cambria" w:eastAsia="Calibri" w:hAnsi="Cambria"/>
          <w:lang w:val="it-IT"/>
        </w:rPr>
        <w:t xml:space="preserve"> </w:t>
      </w:r>
      <w:r w:rsidR="008F033A" w:rsidRPr="00463E31">
        <w:rPr>
          <w:rFonts w:ascii="Cambria" w:eastAsia="Calibri" w:hAnsi="Cambria" w:cs="Calibri"/>
          <w:lang w:val="it-IT"/>
        </w:rPr>
        <w:t xml:space="preserve">DatasetB := </w:t>
      </w:r>
      <w:r w:rsidR="008F033A" w:rsidRPr="00463E31">
        <w:rPr>
          <w:rFonts w:ascii="Cambria" w:eastAsia="Calibri" w:hAnsi="Cambria" w:cs="Calibri"/>
          <w:b/>
          <w:lang w:val="it-IT"/>
        </w:rPr>
        <w:t>abs(</w:t>
      </w:r>
      <w:r w:rsidR="008F033A" w:rsidRPr="00463E31">
        <w:rPr>
          <w:rFonts w:ascii="Cambria" w:eastAsia="Calibri" w:hAnsi="Cambria" w:cs="Calibri"/>
          <w:lang w:val="it-IT"/>
        </w:rPr>
        <w:t>DatasetA</w:t>
      </w:r>
      <w:r w:rsidR="008F033A" w:rsidRPr="00463E31">
        <w:rPr>
          <w:rFonts w:ascii="Cambria" w:eastAsia="Calibri" w:hAnsi="Cambria" w:cs="Calibri"/>
          <w:b/>
          <w:lang w:val="it-IT"/>
        </w:rPr>
        <w:t>)</w:t>
      </w:r>
    </w:p>
    <w:p w14:paraId="438F4FBD" w14:textId="77777777" w:rsidR="0091250B" w:rsidRPr="00463E31" w:rsidRDefault="0091250B" w:rsidP="008F033A">
      <w:pPr>
        <w:rPr>
          <w:rFonts w:ascii="Cambria" w:hAnsi="Cambria"/>
          <w:lang w:val="it-IT"/>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C98042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F2CC64" w14:textId="77777777" w:rsidR="005A2227" w:rsidRPr="00E352EF" w:rsidRDefault="0097053A" w:rsidP="008F033A">
            <w:r w:rsidRPr="00E352EF">
              <w:rPr>
                <w:rFonts w:ascii="Calibri" w:eastAsia="Calibri" w:hAnsi="Calibri" w:cs="Calibri"/>
              </w:rPr>
              <w:t>Dataset A</w:t>
            </w:r>
          </w:p>
        </w:tc>
      </w:tr>
      <w:tr w:rsidR="005A2227" w:rsidRPr="00E352EF" w14:paraId="16984BB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E40E54" w14:textId="77777777" w:rsidR="005A2227" w:rsidRPr="00E352EF" w:rsidRDefault="0097053A" w:rsidP="008F03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69545" w14:textId="77777777" w:rsidR="005A2227" w:rsidRPr="00E352EF" w:rsidRDefault="0097053A" w:rsidP="008F03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9928FE" w14:textId="77777777" w:rsidR="005A2227" w:rsidRPr="00E352EF" w:rsidRDefault="0097053A" w:rsidP="008F03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C68990" w14:textId="77777777" w:rsidR="005A2227" w:rsidRPr="00E352EF" w:rsidRDefault="0097053A" w:rsidP="008F033A">
            <w:r w:rsidRPr="00E352EF">
              <w:rPr>
                <w:rFonts w:ascii="Calibri" w:eastAsia="Calibri" w:hAnsi="Calibri" w:cs="Calibri"/>
                <w:b/>
              </w:rPr>
              <w:t>VALUE</w:t>
            </w:r>
          </w:p>
        </w:tc>
      </w:tr>
      <w:tr w:rsidR="005A2227" w:rsidRPr="00E352EF" w14:paraId="5F8958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E067E" w14:textId="77777777" w:rsidR="005A2227" w:rsidRPr="00E352EF" w:rsidRDefault="0097053A" w:rsidP="008F03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C0D81" w14:textId="77777777" w:rsidR="005A2227" w:rsidRPr="00E352EF" w:rsidRDefault="0097053A" w:rsidP="008F03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DFE9" w14:textId="77777777" w:rsidR="005A2227" w:rsidRPr="00E352EF" w:rsidRDefault="0097053A" w:rsidP="008F03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F0C382" w14:textId="77777777" w:rsidR="005A2227" w:rsidRPr="00E352EF" w:rsidRDefault="0097053A" w:rsidP="008F033A">
            <w:r w:rsidRPr="00E352EF">
              <w:rPr>
                <w:rFonts w:ascii="Calibri" w:eastAsia="Calibri" w:hAnsi="Calibri" w:cs="Calibri"/>
              </w:rPr>
              <w:t>0.484183</w:t>
            </w:r>
          </w:p>
        </w:tc>
      </w:tr>
      <w:tr w:rsidR="005A2227" w:rsidRPr="00E352EF" w14:paraId="542C528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7CD1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44626"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A3E24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C28F6" w14:textId="77777777" w:rsidR="005A2227" w:rsidRPr="00E352EF" w:rsidRDefault="0097053A">
            <w:r w:rsidRPr="00E352EF">
              <w:rPr>
                <w:rFonts w:ascii="Calibri" w:eastAsia="Calibri" w:hAnsi="Calibri" w:cs="Calibri"/>
              </w:rPr>
              <w:t>-0.515817</w:t>
            </w:r>
          </w:p>
        </w:tc>
      </w:tr>
      <w:tr w:rsidR="005A2227" w:rsidRPr="00E352EF" w14:paraId="2AD892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6744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E064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3B3F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B4951" w14:textId="77777777" w:rsidR="005A2227" w:rsidRPr="00E352EF" w:rsidRDefault="0097053A">
            <w:r w:rsidRPr="00E352EF">
              <w:rPr>
                <w:rFonts w:ascii="Calibri" w:eastAsia="Calibri" w:hAnsi="Calibri" w:cs="Calibri"/>
              </w:rPr>
              <w:t>-1.000000</w:t>
            </w:r>
          </w:p>
        </w:tc>
      </w:tr>
    </w:tbl>
    <w:p w14:paraId="51829FEC" w14:textId="77777777" w:rsidR="005A2227" w:rsidRPr="00E352EF" w:rsidRDefault="005A2227"/>
    <w:p w14:paraId="1B3E0837"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34391965"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CDD38A" w14:textId="77777777" w:rsidR="005A2227" w:rsidRPr="00E352EF" w:rsidRDefault="0097053A">
            <w:r w:rsidRPr="00E352EF">
              <w:rPr>
                <w:rFonts w:ascii="Calibri" w:eastAsia="Calibri" w:hAnsi="Calibri" w:cs="Calibri"/>
              </w:rPr>
              <w:t>Dataset B</w:t>
            </w:r>
          </w:p>
        </w:tc>
      </w:tr>
      <w:tr w:rsidR="005A2227" w:rsidRPr="00E352EF" w14:paraId="67FE087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8FFD61"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F822D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5E74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978CB7" w14:textId="77777777" w:rsidR="005A2227" w:rsidRPr="00E352EF" w:rsidRDefault="0097053A">
            <w:r w:rsidRPr="00E352EF">
              <w:rPr>
                <w:rFonts w:ascii="Calibri" w:eastAsia="Calibri" w:hAnsi="Calibri" w:cs="Calibri"/>
                <w:b/>
              </w:rPr>
              <w:t>VALUE</w:t>
            </w:r>
          </w:p>
        </w:tc>
      </w:tr>
      <w:tr w:rsidR="005A2227" w:rsidRPr="00E352EF" w14:paraId="58C1C83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7C21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4F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1E14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B1356" w14:textId="77777777" w:rsidR="005A2227" w:rsidRPr="00E352EF" w:rsidRDefault="0097053A">
            <w:r w:rsidRPr="00E352EF">
              <w:rPr>
                <w:rFonts w:ascii="Calibri" w:eastAsia="Calibri" w:hAnsi="Calibri" w:cs="Calibri"/>
              </w:rPr>
              <w:t>0.484183</w:t>
            </w:r>
          </w:p>
        </w:tc>
      </w:tr>
      <w:tr w:rsidR="005A2227" w:rsidRPr="00E352EF" w14:paraId="6F93F89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A0D0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32188"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43A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186FB" w14:textId="77777777" w:rsidR="005A2227" w:rsidRPr="00E352EF" w:rsidRDefault="0097053A">
            <w:r w:rsidRPr="00E352EF">
              <w:rPr>
                <w:rFonts w:ascii="Calibri" w:eastAsia="Calibri" w:hAnsi="Calibri" w:cs="Calibri"/>
              </w:rPr>
              <w:t>0.515817</w:t>
            </w:r>
          </w:p>
        </w:tc>
      </w:tr>
      <w:tr w:rsidR="005A2227" w:rsidRPr="00E352EF" w14:paraId="6469D65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4958C"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9DA6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D54C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A0D37" w14:textId="77777777" w:rsidR="005A2227" w:rsidRPr="00E352EF" w:rsidRDefault="0097053A">
            <w:r w:rsidRPr="00E352EF">
              <w:rPr>
                <w:rFonts w:ascii="Calibri" w:eastAsia="Calibri" w:hAnsi="Calibri" w:cs="Calibri"/>
              </w:rPr>
              <w:t>1.000000</w:t>
            </w:r>
          </w:p>
        </w:tc>
      </w:tr>
    </w:tbl>
    <w:p w14:paraId="4B519077" w14:textId="77777777" w:rsidR="005A2227" w:rsidRPr="00E352EF" w:rsidRDefault="005A2227"/>
    <w:p w14:paraId="1320078A" w14:textId="77777777" w:rsidR="008F033A" w:rsidRPr="00E352EF" w:rsidRDefault="005C5FF8" w:rsidP="00EA6708">
      <w:pPr>
        <w:rPr>
          <w:rFonts w:ascii="Cambria" w:hAnsi="Cambria"/>
        </w:rPr>
      </w:pPr>
      <w:r w:rsidRPr="00E352EF">
        <w:rPr>
          <w:rFonts w:ascii="Cambria" w:eastAsia="Calibri" w:hAnsi="Cambria"/>
        </w:rPr>
        <w:t>3</w:t>
      </w:r>
      <w:r w:rsidR="0097053A" w:rsidRPr="00E352EF">
        <w:rPr>
          <w:rFonts w:ascii="Cambria" w:eastAsia="Calibri" w:hAnsi="Cambria"/>
        </w:rPr>
        <w:t>)</w:t>
      </w:r>
      <w:r w:rsidR="008F033A" w:rsidRPr="00E352EF">
        <w:rPr>
          <w:rFonts w:ascii="Cambria" w:eastAsia="Calibri" w:hAnsi="Cambria"/>
        </w:rPr>
        <w:t xml:space="preserve"> </w:t>
      </w:r>
      <w:r w:rsidR="008F033A" w:rsidRPr="00E352EF">
        <w:rPr>
          <w:rFonts w:ascii="Cambria" w:eastAsia="Calibri" w:hAnsi="Cambria" w:cs="Calibri"/>
        </w:rPr>
        <w:t xml:space="preserve">ds_bop1 := </w:t>
      </w:r>
      <w:r w:rsidR="008F033A" w:rsidRPr="00E352EF">
        <w:rPr>
          <w:rFonts w:ascii="Cambria" w:eastAsia="Calibri" w:hAnsi="Cambria" w:cs="Calibri"/>
          <w:b/>
        </w:rPr>
        <w:t>abs</w:t>
      </w:r>
      <w:r w:rsidR="008F033A" w:rsidRPr="00E352EF">
        <w:rPr>
          <w:rFonts w:ascii="Cambria" w:eastAsia="Calibri" w:hAnsi="Cambria" w:cs="Calibri"/>
        </w:rPr>
        <w:t xml:space="preserve"> ( ds_bop1 )</w:t>
      </w:r>
    </w:p>
    <w:p w14:paraId="4ECDF899"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98ADD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EC6D9A7" w14:textId="77777777" w:rsidR="005A2227" w:rsidRPr="00E352EF" w:rsidRDefault="0097053A">
            <w:r w:rsidRPr="00E352EF">
              <w:rPr>
                <w:rFonts w:ascii="Calibri" w:eastAsia="Calibri" w:hAnsi="Calibri" w:cs="Calibri"/>
              </w:rPr>
              <w:t>ds_bop1</w:t>
            </w:r>
          </w:p>
        </w:tc>
      </w:tr>
      <w:tr w:rsidR="005A2227" w:rsidRPr="00E352EF" w14:paraId="7A08A5F7"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552DB17"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6ABD91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B46275"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831FC5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0AA8DA5" w14:textId="77777777" w:rsidR="005A2227" w:rsidRPr="00E352EF" w:rsidRDefault="0097053A">
            <w:r w:rsidRPr="00E352EF">
              <w:rPr>
                <w:rFonts w:ascii="Calibri" w:eastAsia="Calibri" w:hAnsi="Calibri" w:cs="Calibri"/>
                <w:b/>
              </w:rPr>
              <w:t>OBS_STATUS</w:t>
            </w:r>
          </w:p>
        </w:tc>
      </w:tr>
      <w:tr w:rsidR="005A2227" w:rsidRPr="00E352EF" w14:paraId="74FCB7C4"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D3E95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BA8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3327A"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42CD7"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908A0" w14:textId="77777777" w:rsidR="005A2227" w:rsidRPr="00E352EF" w:rsidRDefault="0097053A">
            <w:r w:rsidRPr="00E352EF">
              <w:rPr>
                <w:rFonts w:ascii="Calibri" w:eastAsia="Calibri" w:hAnsi="Calibri" w:cs="Calibri"/>
              </w:rPr>
              <w:t>D</w:t>
            </w:r>
          </w:p>
        </w:tc>
      </w:tr>
      <w:tr w:rsidR="005A2227" w:rsidRPr="00E352EF" w14:paraId="0D44B97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2CBA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B5315"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F13C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7DB77"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5A51" w14:textId="77777777" w:rsidR="005A2227" w:rsidRPr="00E352EF" w:rsidRDefault="0097053A">
            <w:r w:rsidRPr="00E352EF">
              <w:rPr>
                <w:rFonts w:ascii="Calibri" w:eastAsia="Calibri" w:hAnsi="Calibri" w:cs="Calibri"/>
              </w:rPr>
              <w:t>P</w:t>
            </w:r>
          </w:p>
        </w:tc>
      </w:tr>
      <w:tr w:rsidR="005A2227" w:rsidRPr="00E352EF" w14:paraId="2FAFBDC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B83DD"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E7E4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ECD66"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A7B9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4899A" w14:textId="77777777" w:rsidR="005A2227" w:rsidRPr="00E352EF" w:rsidRDefault="0097053A">
            <w:r w:rsidRPr="00E352EF">
              <w:rPr>
                <w:rFonts w:ascii="Calibri" w:eastAsia="Calibri" w:hAnsi="Calibri" w:cs="Calibri"/>
              </w:rPr>
              <w:t>P</w:t>
            </w:r>
          </w:p>
        </w:tc>
      </w:tr>
    </w:tbl>
    <w:p w14:paraId="041127D6" w14:textId="77777777" w:rsidR="005A2227" w:rsidRPr="00E352EF" w:rsidRDefault="005A2227"/>
    <w:p w14:paraId="2131DF5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2A486F72"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152A31E" w14:textId="77777777" w:rsidR="005A2227" w:rsidRPr="00E352EF" w:rsidRDefault="0097053A">
            <w:r w:rsidRPr="00E352EF">
              <w:rPr>
                <w:rFonts w:ascii="Calibri" w:eastAsia="Calibri" w:hAnsi="Calibri" w:cs="Calibri"/>
              </w:rPr>
              <w:t>ds_bop1</w:t>
            </w:r>
          </w:p>
        </w:tc>
      </w:tr>
      <w:tr w:rsidR="005A2227" w:rsidRPr="00E352EF" w14:paraId="52F41F2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E82F12"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62AA64"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2FAAE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CBC1AF6"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632E4E" w14:textId="77777777" w:rsidR="005A2227" w:rsidRPr="00E352EF" w:rsidRDefault="0097053A">
            <w:r w:rsidRPr="00E352EF">
              <w:rPr>
                <w:rFonts w:ascii="Calibri" w:eastAsia="Calibri" w:hAnsi="Calibri" w:cs="Calibri"/>
                <w:b/>
              </w:rPr>
              <w:t>OBS_STATUS</w:t>
            </w:r>
          </w:p>
        </w:tc>
      </w:tr>
      <w:tr w:rsidR="005A2227" w:rsidRPr="00E352EF" w14:paraId="6673D88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B290D" w14:textId="77777777" w:rsidR="005A2227" w:rsidRPr="00E352EF" w:rsidRDefault="0097053A">
            <w:r w:rsidRPr="00E352EF">
              <w:rPr>
                <w:rFonts w:ascii="Calibri" w:eastAsia="Calibri" w:hAnsi="Calibri" w:cs="Calibri"/>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2BF6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B67B1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CCB6"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928EC" w14:textId="77777777" w:rsidR="005A2227" w:rsidRPr="00E352EF" w:rsidRDefault="0097053A">
            <w:r w:rsidRPr="00E352EF">
              <w:rPr>
                <w:rFonts w:ascii="Calibri" w:eastAsia="Calibri" w:hAnsi="Calibri" w:cs="Calibri"/>
              </w:rPr>
              <w:t>D</w:t>
            </w:r>
          </w:p>
        </w:tc>
      </w:tr>
      <w:tr w:rsidR="005A2227" w:rsidRPr="00E352EF" w14:paraId="6C6B8AE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10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A3BE1"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824FE"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000A8"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62BCF" w14:textId="77777777" w:rsidR="005A2227" w:rsidRPr="00E352EF" w:rsidRDefault="0097053A">
            <w:r w:rsidRPr="00E352EF">
              <w:rPr>
                <w:rFonts w:ascii="Calibri" w:eastAsia="Calibri" w:hAnsi="Calibri" w:cs="Calibri"/>
              </w:rPr>
              <w:t>P</w:t>
            </w:r>
          </w:p>
        </w:tc>
      </w:tr>
      <w:tr w:rsidR="005A2227" w:rsidRPr="00E352EF" w14:paraId="1036BC1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D812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0FE9DE"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BAE8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2884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81C7" w14:textId="77777777" w:rsidR="005A2227" w:rsidRPr="00E352EF" w:rsidRDefault="0097053A">
            <w:r w:rsidRPr="00E352EF">
              <w:rPr>
                <w:rFonts w:ascii="Calibri" w:eastAsia="Calibri" w:hAnsi="Calibri" w:cs="Calibri"/>
              </w:rPr>
              <w:t>P</w:t>
            </w:r>
          </w:p>
        </w:tc>
      </w:tr>
    </w:tbl>
    <w:p w14:paraId="1EDA5729" w14:textId="77777777" w:rsidR="005A2227" w:rsidRPr="00E352EF" w:rsidRDefault="005A2227">
      <w:pPr>
        <w:tabs>
          <w:tab w:val="left" w:pos="0"/>
        </w:tabs>
        <w:spacing w:after="40"/>
      </w:pPr>
    </w:p>
    <w:p w14:paraId="394E7817" w14:textId="77777777" w:rsidR="005A2227" w:rsidRPr="00E352EF" w:rsidRDefault="0097053A" w:rsidP="008F033A">
      <w:pPr>
        <w:pStyle w:val="Stile3"/>
        <w:rPr>
          <w:lang w:val="en-GB"/>
        </w:rPr>
      </w:pPr>
      <w:bookmarkStart w:id="384" w:name="_Toc462659663"/>
      <w:bookmarkStart w:id="385" w:name="_Toc463805747"/>
      <w:bookmarkStart w:id="386" w:name="_Toc464487924"/>
      <w:r w:rsidRPr="00E352EF">
        <w:rPr>
          <w:lang w:val="en-GB"/>
        </w:rPr>
        <w:t>trunc</w:t>
      </w:r>
      <w:bookmarkEnd w:id="384"/>
      <w:bookmarkEnd w:id="385"/>
      <w:bookmarkEnd w:id="386"/>
    </w:p>
    <w:p w14:paraId="1261ED0A"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1CF5493"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trunc </w:t>
      </w:r>
      <w:r w:rsidRPr="00E352EF">
        <w:rPr>
          <w:rFonts w:ascii="Cambria" w:eastAsia="Calibri" w:hAnsi="Cambria" w:cs="Calibri"/>
        </w:rPr>
        <w:t>truncates the decimal digits of a number.</w:t>
      </w:r>
    </w:p>
    <w:p w14:paraId="19EC713C" w14:textId="77777777" w:rsidR="00193EF8" w:rsidRPr="00E352EF" w:rsidRDefault="00193EF8" w:rsidP="008F033A">
      <w:pPr>
        <w:rPr>
          <w:rFonts w:ascii="Cambria" w:eastAsia="Calibri" w:hAnsi="Cambria" w:cs="Calibri"/>
          <w:i/>
          <w:color w:val="5B9BD5"/>
        </w:rPr>
      </w:pPr>
    </w:p>
    <w:p w14:paraId="1EC0B88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272FF0F" w14:textId="77777777" w:rsidR="005A2227" w:rsidRPr="00E352EF" w:rsidRDefault="0097053A" w:rsidP="008F033A">
      <w:pPr>
        <w:rPr>
          <w:rFonts w:ascii="Cambria" w:hAnsi="Cambria"/>
        </w:rPr>
      </w:pPr>
      <w:r w:rsidRPr="00E352EF">
        <w:rPr>
          <w:rFonts w:ascii="Cambria" w:eastAsia="Calibri" w:hAnsi="Cambria" w:cs="Calibri"/>
          <w:b/>
        </w:rPr>
        <w:t>trunc(</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w:t>
      </w:r>
    </w:p>
    <w:p w14:paraId="70AFC64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2255835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9D0882" w14:textId="77777777" w:rsidR="005A2227" w:rsidRPr="00E352EF" w:rsidRDefault="0097053A" w:rsidP="008F033A">
      <w:pPr>
        <w:ind w:firstLine="706"/>
        <w:rPr>
          <w:rFonts w:ascii="Cambria" w:hAnsi="Cambria"/>
        </w:rPr>
      </w:pPr>
      <w:r w:rsidRPr="00E352EF">
        <w:rPr>
          <w:rFonts w:ascii="Cambria" w:eastAsia="Calibri" w:hAnsi="Cambria" w:cs="Calibri"/>
        </w:rPr>
        <w:t>{attribute &lt;IDENT&gt; as scalar-type}* |number]</w:t>
      </w:r>
    </w:p>
    <w:p w14:paraId="345C43E3" w14:textId="77777777" w:rsidR="005A2227" w:rsidRPr="00E352EF" w:rsidRDefault="00DC675D"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8F033A" w:rsidRPr="00E352EF">
        <w:rPr>
          <w:rFonts w:ascii="Cambria" w:hAnsi="Cambria"/>
        </w:rPr>
        <w:t xml:space="preserve"> :</w:t>
      </w:r>
      <w:r w:rsidR="0097053A" w:rsidRPr="00E352EF">
        <w:rPr>
          <w:rFonts w:ascii="Cambria" w:eastAsia="Calibri" w:hAnsi="Cambria" w:cs="Calibri"/>
        </w:rPr>
        <w:t xml:space="preserve"> int</w:t>
      </w:r>
      <w:r w:rsidR="008F033A" w:rsidRPr="00E352EF">
        <w:rPr>
          <w:rFonts w:ascii="Cambria" w:eastAsia="Calibri" w:hAnsi="Cambria" w:cs="Calibri"/>
        </w:rPr>
        <w:t>eger</w:t>
      </w:r>
    </w:p>
    <w:p w14:paraId="52A51B14" w14:textId="77777777" w:rsidR="005A2227" w:rsidRPr="00E352EF" w:rsidRDefault="005A2227" w:rsidP="008F033A">
      <w:pPr>
        <w:rPr>
          <w:rFonts w:ascii="Cambria" w:hAnsi="Cambria"/>
        </w:rPr>
      </w:pPr>
    </w:p>
    <w:p w14:paraId="230CB046" w14:textId="77777777" w:rsidR="005A2227" w:rsidRPr="00E352EF" w:rsidRDefault="0097053A" w:rsidP="0091250B">
      <w:pPr>
        <w:numPr>
          <w:ilvl w:val="0"/>
          <w:numId w:val="20"/>
        </w:numPr>
        <w:ind w:left="360"/>
        <w:rPr>
          <w:rFonts w:ascii="Cambria" w:eastAsia="Calibri" w:hAnsi="Cambria" w:cs="Calibri"/>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rPr>
          <w:rFonts w:ascii="Cambria" w:eastAsia="Calibri" w:hAnsi="Cambria" w:cs="Calibri"/>
        </w:rPr>
        <w:t>Dataset</w:t>
      </w:r>
      <w:r w:rsidRPr="00E352EF">
        <w:rPr>
          <w:rFonts w:ascii="Cambria" w:eastAsia="Calibri" w:hAnsi="Cambria" w:cs="Calibri"/>
        </w:rPr>
        <w:t>.</w:t>
      </w:r>
    </w:p>
    <w:p w14:paraId="38D33762" w14:textId="77777777" w:rsidR="005A2227" w:rsidRPr="00E352EF" w:rsidRDefault="0097053A" w:rsidP="0091250B">
      <w:pPr>
        <w:numPr>
          <w:ilvl w:val="0"/>
          <w:numId w:val="20"/>
        </w:numPr>
        <w:ind w:left="360"/>
        <w:rPr>
          <w:rFonts w:ascii="Cambria" w:eastAsia="Calibri" w:hAnsi="Cambria" w:cs="Calibri"/>
          <w:i/>
        </w:rPr>
      </w:pPr>
      <w:r w:rsidRPr="00E352EF">
        <w:rPr>
          <w:rFonts w:ascii="Cambria" w:eastAsia="Calibri" w:hAnsi="Cambria" w:cs="Calibri"/>
          <w:i/>
        </w:rPr>
        <w:t xml:space="preserve">decimals </w:t>
      </w:r>
      <w:r w:rsidRPr="00E352EF">
        <w:rPr>
          <w:rFonts w:ascii="Cambria" w:eastAsia="Calibri" w:hAnsi="Cambria" w:cs="Calibri"/>
        </w:rPr>
        <w:t>– the decimal position beyond which the decimal digits are discarded</w:t>
      </w:r>
      <w:r w:rsidRPr="00E352EF">
        <w:rPr>
          <w:rFonts w:ascii="Cambria" w:eastAsia="Calibri" w:hAnsi="Cambria" w:cs="Calibri"/>
          <w:i/>
        </w:rPr>
        <w:t>.</w:t>
      </w:r>
    </w:p>
    <w:p w14:paraId="1A008F28" w14:textId="77777777" w:rsidR="008F033A" w:rsidRPr="00E352EF" w:rsidRDefault="008F033A" w:rsidP="008F033A">
      <w:pPr>
        <w:rPr>
          <w:rFonts w:ascii="Cambria" w:eastAsia="Calibri" w:hAnsi="Cambria" w:cs="Calibri"/>
          <w:i/>
          <w:color w:val="5B9BD5"/>
        </w:rPr>
      </w:pPr>
    </w:p>
    <w:p w14:paraId="2280C23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40A81CF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6BE6C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28233B8" w14:textId="77777777" w:rsidR="005A2227" w:rsidRPr="00E352EF" w:rsidRDefault="0097053A" w:rsidP="008F033A">
      <w:pPr>
        <w:rPr>
          <w:rFonts w:ascii="Cambria" w:hAnsi="Cambria"/>
        </w:rPr>
      </w:pPr>
      <w:r w:rsidRPr="00E352EF">
        <w:rPr>
          <w:rFonts w:ascii="Cambria" w:eastAsia="Calibri" w:hAnsi="Cambria" w:cs="Calibri"/>
          <w:i/>
        </w:rPr>
        <w:t>decimals</w:t>
      </w:r>
      <w:r w:rsidRPr="00E352EF">
        <w:rPr>
          <w:rFonts w:ascii="Cambria" w:eastAsia="Calibri" w:hAnsi="Cambria" w:cs="Calibri"/>
        </w:rPr>
        <w:t xml:space="preserve"> must be greater or equal than zero.</w:t>
      </w:r>
    </w:p>
    <w:p w14:paraId="7806ED3C" w14:textId="77777777" w:rsidR="008F033A" w:rsidRPr="00E352EF" w:rsidRDefault="008F033A" w:rsidP="008F033A">
      <w:pPr>
        <w:rPr>
          <w:rFonts w:ascii="Cambria" w:eastAsia="Calibri" w:hAnsi="Cambria" w:cs="Calibri"/>
          <w:i/>
          <w:color w:val="5B9BD5"/>
        </w:rPr>
      </w:pPr>
    </w:p>
    <w:p w14:paraId="3CC81D5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41B81A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input number with the decimal digits discarded beyond the number of digits specified by </w:t>
      </w:r>
      <w:r w:rsidRPr="00E352EF">
        <w:rPr>
          <w:rFonts w:ascii="Cambria" w:eastAsia="Calibri" w:hAnsi="Cambria" w:cs="Calibri"/>
          <w:i/>
        </w:rPr>
        <w:t>decimals</w:t>
      </w:r>
      <w:r w:rsidRPr="00E352EF">
        <w:rPr>
          <w:rFonts w:ascii="Cambria" w:eastAsia="Calibri" w:hAnsi="Cambria" w:cs="Calibri"/>
        </w:rPr>
        <w:t>.</w:t>
      </w:r>
    </w:p>
    <w:p w14:paraId="0E4AC495"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discarding the decimal digits after the </w:t>
      </w:r>
      <w:r w:rsidRPr="00E352EF">
        <w:rPr>
          <w:rFonts w:ascii="Cambria" w:eastAsia="Calibri" w:hAnsi="Cambria" w:cs="Calibri"/>
          <w:i/>
        </w:rPr>
        <w:t>decimals</w:t>
      </w:r>
      <w:r w:rsidRPr="00E352EF">
        <w:rPr>
          <w:rFonts w:ascii="Cambria" w:eastAsia="Calibri" w:hAnsi="Cambria" w:cs="Calibri"/>
        </w:rPr>
        <w:t xml:space="preserve"> position.</w:t>
      </w:r>
    </w:p>
    <w:p w14:paraId="65644FD5" w14:textId="77777777" w:rsidR="008F033A" w:rsidRPr="00E352EF" w:rsidRDefault="008F033A" w:rsidP="008F033A">
      <w:pPr>
        <w:rPr>
          <w:rFonts w:ascii="Cambria" w:eastAsia="Calibri" w:hAnsi="Cambria" w:cs="Calibri"/>
          <w:i/>
          <w:color w:val="5B9BD5"/>
        </w:rPr>
      </w:pPr>
    </w:p>
    <w:p w14:paraId="54579810"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F71770D"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EF1145F" w14:textId="77777777" w:rsidR="005A2227" w:rsidRPr="00E352EF" w:rsidRDefault="0091250B" w:rsidP="008F033A">
      <w:pPr>
        <w:rPr>
          <w:rFonts w:ascii="Cambria" w:hAnsi="Cambria"/>
        </w:rPr>
      </w:pPr>
      <w:r w:rsidRPr="00E352EF">
        <w:rPr>
          <w:rFonts w:ascii="Cambria" w:eastAsia="Calibri" w:hAnsi="Cambria" w:cs="Calibri"/>
        </w:rPr>
        <w:t>1) If</w:t>
      </w:r>
      <w:r w:rsidR="0097053A" w:rsidRPr="00E352EF">
        <w:rPr>
          <w:rFonts w:ascii="Cambria" w:eastAsia="Calibri" w:hAnsi="Cambria" w:cs="Calibri"/>
        </w:rPr>
        <w:t xml:space="preserve"> P = 3.14159</w:t>
      </w:r>
    </w:p>
    <w:p w14:paraId="01A77AE0" w14:textId="77777777" w:rsidR="005A2227" w:rsidRPr="00E352EF" w:rsidRDefault="0097053A" w:rsidP="0091250B">
      <w:pPr>
        <w:ind w:left="706"/>
      </w:pPr>
      <w:r w:rsidRPr="00E352EF">
        <w:rPr>
          <w:rFonts w:eastAsia="Calibri" w:cs="Calibri"/>
        </w:rPr>
        <w:t xml:space="preserve">A := </w:t>
      </w:r>
      <w:r w:rsidRPr="00E352EF">
        <w:rPr>
          <w:rFonts w:eastAsia="Calibri" w:cs="Calibri"/>
          <w:b/>
        </w:rPr>
        <w:t>trunc(</w:t>
      </w:r>
      <w:r w:rsidRPr="00E352EF">
        <w:rPr>
          <w:rFonts w:eastAsia="Calibri" w:cs="Calibri"/>
        </w:rPr>
        <w:t>P, 2</w:t>
      </w:r>
      <w:r w:rsidRPr="00E352EF">
        <w:rPr>
          <w:rFonts w:eastAsia="Calibri" w:cs="Calibri"/>
          <w:b/>
        </w:rPr>
        <w:t>)</w:t>
      </w:r>
      <w:r w:rsidRPr="00E352EF">
        <w:rPr>
          <w:rFonts w:eastAsia="Calibri" w:cs="Calibri"/>
        </w:rPr>
        <w:t xml:space="preserve">  </w:t>
      </w:r>
      <w:r w:rsidR="00C37921" w:rsidRPr="00E352EF">
        <w:rPr>
          <w:rFonts w:eastAsia="Calibri" w:cs="Calibri"/>
        </w:rPr>
        <w:tab/>
      </w:r>
      <w:r w:rsidR="00C37921" w:rsidRPr="00E352EF">
        <w:rPr>
          <w:rFonts w:eastAsia="Calibri" w:cs="Calibri"/>
        </w:rPr>
        <w:tab/>
      </w:r>
      <w:r w:rsidR="00C37921" w:rsidRPr="00E352EF">
        <w:rPr>
          <w:rFonts w:eastAsia="Calibri" w:cs="Calibri"/>
        </w:rPr>
        <w:tab/>
      </w:r>
      <w:r w:rsidRPr="00E352EF">
        <w:rPr>
          <w:rFonts w:eastAsia="Calibri" w:cs="Calibri"/>
        </w:rPr>
        <w:t>A = 3.14</w:t>
      </w:r>
    </w:p>
    <w:p w14:paraId="11218851" w14:textId="77777777" w:rsidR="005A2227" w:rsidRPr="00E352EF" w:rsidRDefault="0097053A" w:rsidP="0091250B">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trunc(</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5</w:t>
      </w:r>
    </w:p>
    <w:p w14:paraId="4E7753F5" w14:textId="77777777" w:rsidR="00EA6708" w:rsidRPr="00E352EF" w:rsidRDefault="00EA6708" w:rsidP="00EA6708">
      <w:pPr>
        <w:rPr>
          <w:rFonts w:ascii="Cambria" w:eastAsia="Calibri" w:hAnsi="Cambria" w:cs="Calibri"/>
        </w:rPr>
      </w:pPr>
    </w:p>
    <w:p w14:paraId="52DCBCC0" w14:textId="77777777" w:rsidR="005A2227" w:rsidRPr="00E352EF" w:rsidRDefault="0097053A" w:rsidP="00EA6708">
      <w:pPr>
        <w:rPr>
          <w:rFonts w:ascii="Cambria" w:hAnsi="Cambria"/>
        </w:rPr>
      </w:pPr>
      <w:r w:rsidRPr="00E352EF">
        <w:rPr>
          <w:rFonts w:ascii="Cambria" w:eastAsia="Calibri" w:hAnsi="Cambria" w:cs="Calibri"/>
        </w:rPr>
        <w:t>Differ from round:</w:t>
      </w:r>
    </w:p>
    <w:p w14:paraId="7941F2B4"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6</w:t>
      </w:r>
    </w:p>
    <w:p w14:paraId="7208E53D" w14:textId="77777777" w:rsidR="005A2227" w:rsidRPr="00E352EF" w:rsidRDefault="005A2227" w:rsidP="008F033A">
      <w:pPr>
        <w:rPr>
          <w:rFonts w:ascii="Cambria" w:hAnsi="Cambria"/>
        </w:rPr>
      </w:pPr>
    </w:p>
    <w:p w14:paraId="5A4F4D1E" w14:textId="77777777" w:rsidR="005A2227" w:rsidRPr="00E352EF" w:rsidRDefault="0097053A" w:rsidP="008F033A">
      <w:pPr>
        <w:rPr>
          <w:rFonts w:ascii="Cambria" w:eastAsia="Calibri" w:hAnsi="Cambria" w:cs="Calibri"/>
        </w:rPr>
      </w:pPr>
      <w:r w:rsidRPr="00E352EF">
        <w:rPr>
          <w:rFonts w:ascii="Cambria" w:eastAsia="Calibri" w:hAnsi="Cambria" w:cs="Calibri"/>
        </w:rPr>
        <w:t xml:space="preserve"> </w:t>
      </w:r>
      <w:r w:rsidR="00EA6708" w:rsidRPr="00E352EF">
        <w:rPr>
          <w:rFonts w:ascii="Cambria" w:eastAsia="Calibri" w:hAnsi="Cambria" w:cs="Calibri"/>
        </w:rPr>
        <w:t>O</w:t>
      </w:r>
      <w:r w:rsidRPr="00E352EF">
        <w:rPr>
          <w:rFonts w:ascii="Cambria" w:eastAsia="Calibri" w:hAnsi="Cambria" w:cs="Calibri"/>
        </w:rPr>
        <w:t xml:space="preserve">n </w:t>
      </w:r>
      <w:r w:rsidR="00F4601C" w:rsidRPr="00E352EF">
        <w:t>Dataset</w:t>
      </w:r>
    </w:p>
    <w:p w14:paraId="2F4E70C2" w14:textId="77777777" w:rsidR="005A2227" w:rsidRPr="00E352EF" w:rsidRDefault="0091250B" w:rsidP="008F033A">
      <w:pPr>
        <w:rPr>
          <w:rFonts w:ascii="Calibri" w:eastAsia="Calibri" w:hAnsi="Calibri" w:cs="Calibri"/>
          <w:b/>
        </w:rPr>
      </w:pPr>
      <w:r w:rsidRPr="00E352EF">
        <w:rPr>
          <w:rFonts w:ascii="Calibri" w:eastAsia="Calibri" w:hAnsi="Calibri" w:cs="Calibri"/>
        </w:rPr>
        <w:t>2</w:t>
      </w:r>
      <w:r w:rsidR="00EA6708" w:rsidRPr="00E352EF">
        <w:rPr>
          <w:rFonts w:ascii="Calibri" w:eastAsia="Calibri" w:hAnsi="Calibri" w:cs="Calibri"/>
        </w:rPr>
        <w:t xml:space="preserve">) ds_1 := </w:t>
      </w:r>
      <w:r w:rsidR="00EA6708" w:rsidRPr="00E352EF">
        <w:rPr>
          <w:rFonts w:ascii="Calibri" w:eastAsia="Calibri" w:hAnsi="Calibri" w:cs="Calibri"/>
          <w:b/>
        </w:rPr>
        <w:t>trunc(</w:t>
      </w:r>
      <w:r w:rsidR="00EA6708" w:rsidRPr="00E352EF">
        <w:rPr>
          <w:rFonts w:ascii="Calibri" w:eastAsia="Calibri" w:hAnsi="Calibri" w:cs="Calibri"/>
        </w:rPr>
        <w:t>DatasetA, 2</w:t>
      </w:r>
      <w:r w:rsidR="00EA6708" w:rsidRPr="00E352EF">
        <w:rPr>
          <w:rFonts w:ascii="Calibri" w:eastAsia="Calibri" w:hAnsi="Calibri" w:cs="Calibri"/>
          <w:b/>
        </w:rPr>
        <w:t>)</w:t>
      </w:r>
    </w:p>
    <w:p w14:paraId="6F489BCA" w14:textId="77777777" w:rsidR="0091250B" w:rsidRPr="00E352EF" w:rsidRDefault="0091250B" w:rsidP="008F033A">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2C1305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D8201" w14:textId="77777777" w:rsidR="005A2227" w:rsidRPr="00E352EF" w:rsidRDefault="0097053A">
            <w:r w:rsidRPr="00E352EF">
              <w:rPr>
                <w:rFonts w:ascii="Calibri" w:eastAsia="Calibri" w:hAnsi="Calibri" w:cs="Calibri"/>
              </w:rPr>
              <w:t>DatasetA</w:t>
            </w:r>
          </w:p>
        </w:tc>
      </w:tr>
      <w:tr w:rsidR="005A2227" w:rsidRPr="00E352EF" w14:paraId="7E0B83ED" w14:textId="77777777">
        <w:trPr>
          <w:trHeight w:val="274"/>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673FA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010A2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EEBAD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832ABD" w14:textId="77777777" w:rsidR="005A2227" w:rsidRPr="00E352EF" w:rsidRDefault="0097053A">
            <w:r w:rsidRPr="00E352EF">
              <w:rPr>
                <w:rFonts w:ascii="Calibri" w:eastAsia="Calibri" w:hAnsi="Calibri" w:cs="Calibri"/>
                <w:b/>
              </w:rPr>
              <w:t>VALUE</w:t>
            </w:r>
          </w:p>
        </w:tc>
      </w:tr>
      <w:tr w:rsidR="005A2227" w:rsidRPr="00E352EF" w14:paraId="7A43286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1114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FFC0C"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54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25AD4" w14:textId="77777777" w:rsidR="005A2227" w:rsidRPr="00E352EF" w:rsidRDefault="0097053A">
            <w:r w:rsidRPr="00E352EF">
              <w:rPr>
                <w:rFonts w:ascii="Calibri" w:eastAsia="Calibri" w:hAnsi="Calibri" w:cs="Calibri"/>
              </w:rPr>
              <w:t>0.484183</w:t>
            </w:r>
          </w:p>
        </w:tc>
      </w:tr>
      <w:tr w:rsidR="005A2227" w:rsidRPr="00E352EF" w14:paraId="4A128C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1791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E5B05"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67A3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AD6E2" w14:textId="77777777" w:rsidR="005A2227" w:rsidRPr="00E352EF" w:rsidRDefault="0097053A">
            <w:r w:rsidRPr="00E352EF">
              <w:rPr>
                <w:rFonts w:ascii="Calibri" w:eastAsia="Calibri" w:hAnsi="Calibri" w:cs="Calibri"/>
              </w:rPr>
              <w:t>0.515817</w:t>
            </w:r>
          </w:p>
        </w:tc>
      </w:tr>
      <w:tr w:rsidR="005A2227" w:rsidRPr="00E352EF" w14:paraId="4921E63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A7893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8DEF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DD87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4F118" w14:textId="77777777" w:rsidR="005A2227" w:rsidRPr="00E352EF" w:rsidRDefault="0097053A">
            <w:r w:rsidRPr="00E352EF">
              <w:rPr>
                <w:rFonts w:ascii="Calibri" w:eastAsia="Calibri" w:hAnsi="Calibri" w:cs="Calibri"/>
              </w:rPr>
              <w:t>1.000000</w:t>
            </w:r>
          </w:p>
        </w:tc>
      </w:tr>
    </w:tbl>
    <w:p w14:paraId="38EBF81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3EC20B9"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F9A0CDC" w14:textId="77777777" w:rsidR="005A2227" w:rsidRPr="00E352EF" w:rsidRDefault="0097053A">
            <w:r w:rsidRPr="00E352EF">
              <w:rPr>
                <w:rFonts w:ascii="Calibri" w:eastAsia="Calibri" w:hAnsi="Calibri" w:cs="Calibri"/>
              </w:rPr>
              <w:t>ds_1</w:t>
            </w:r>
          </w:p>
        </w:tc>
      </w:tr>
      <w:tr w:rsidR="005A2227" w:rsidRPr="00E352EF" w14:paraId="26EC76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B03A0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AE790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64F53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1F9D91" w14:textId="77777777" w:rsidR="005A2227" w:rsidRPr="00E352EF" w:rsidRDefault="0097053A">
            <w:r w:rsidRPr="00E352EF">
              <w:rPr>
                <w:rFonts w:ascii="Calibri" w:eastAsia="Calibri" w:hAnsi="Calibri" w:cs="Calibri"/>
                <w:b/>
              </w:rPr>
              <w:t>VALUE</w:t>
            </w:r>
          </w:p>
        </w:tc>
      </w:tr>
      <w:tr w:rsidR="005A2227" w:rsidRPr="00E352EF" w14:paraId="4FAFDC7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8655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3DEE"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C68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EE911" w14:textId="77777777" w:rsidR="005A2227" w:rsidRPr="00E352EF" w:rsidRDefault="0097053A">
            <w:r w:rsidRPr="00E352EF">
              <w:rPr>
                <w:rFonts w:ascii="Calibri" w:eastAsia="Calibri" w:hAnsi="Calibri" w:cs="Calibri"/>
              </w:rPr>
              <w:t>0.48</w:t>
            </w:r>
          </w:p>
        </w:tc>
      </w:tr>
      <w:tr w:rsidR="005A2227" w:rsidRPr="00E352EF" w14:paraId="4C14CA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A5A70" w14:textId="77777777" w:rsidR="005A2227" w:rsidRPr="00E352EF" w:rsidRDefault="0097053A">
            <w:r w:rsidRPr="00E352EF">
              <w:rPr>
                <w:rFonts w:ascii="Calibri" w:eastAsia="Calibri" w:hAnsi="Calibri" w:cs="Calibri"/>
              </w:rPr>
              <w:lastRenderedPageBreak/>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C48E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604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178D1" w14:textId="77777777" w:rsidR="005A2227" w:rsidRPr="00E352EF" w:rsidRDefault="0097053A">
            <w:r w:rsidRPr="00E352EF">
              <w:rPr>
                <w:rFonts w:ascii="Calibri" w:eastAsia="Calibri" w:hAnsi="Calibri" w:cs="Calibri"/>
              </w:rPr>
              <w:t>0.51</w:t>
            </w:r>
          </w:p>
        </w:tc>
      </w:tr>
      <w:tr w:rsidR="005A2227" w:rsidRPr="00E352EF" w14:paraId="751DB2A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53BB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C0D77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7A17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B1266" w14:textId="77777777" w:rsidR="005A2227" w:rsidRPr="00E352EF" w:rsidRDefault="0097053A">
            <w:r w:rsidRPr="00E352EF">
              <w:rPr>
                <w:rFonts w:ascii="Calibri" w:eastAsia="Calibri" w:hAnsi="Calibri" w:cs="Calibri"/>
              </w:rPr>
              <w:t>1.00</w:t>
            </w:r>
          </w:p>
        </w:tc>
      </w:tr>
    </w:tbl>
    <w:p w14:paraId="0F5BF4E9" w14:textId="77777777" w:rsidR="005A2227" w:rsidRPr="00E352EF" w:rsidRDefault="005A2227"/>
    <w:p w14:paraId="55CF3754" w14:textId="77777777" w:rsidR="005A2227" w:rsidRPr="00E352EF" w:rsidRDefault="0097053A" w:rsidP="008F033A">
      <w:pPr>
        <w:pStyle w:val="Stile3"/>
        <w:rPr>
          <w:lang w:val="en-GB"/>
        </w:rPr>
      </w:pPr>
      <w:bookmarkStart w:id="387" w:name="_Toc462659666"/>
      <w:bookmarkStart w:id="388" w:name="_Toc463805748"/>
      <w:bookmarkStart w:id="389" w:name="_Toc464487925"/>
      <w:r w:rsidRPr="00E352EF">
        <w:rPr>
          <w:lang w:val="en-GB"/>
        </w:rPr>
        <w:t>exp</w:t>
      </w:r>
      <w:bookmarkEnd w:id="387"/>
      <w:bookmarkEnd w:id="388"/>
      <w:bookmarkEnd w:id="389"/>
    </w:p>
    <w:p w14:paraId="098A838F" w14:textId="77777777" w:rsidR="005A2227" w:rsidRPr="00E352EF" w:rsidRDefault="0097053A">
      <w:pPr>
        <w:rPr>
          <w:rFonts w:ascii="Cambria" w:hAnsi="Cambria"/>
        </w:rPr>
      </w:pPr>
      <w:r w:rsidRPr="00E352EF">
        <w:rPr>
          <w:rFonts w:ascii="Cambria" w:eastAsia="Calibri" w:hAnsi="Cambria" w:cs="Calibri"/>
          <w:i/>
          <w:color w:val="5B9BD5"/>
        </w:rPr>
        <w:t>Semantics</w:t>
      </w:r>
    </w:p>
    <w:p w14:paraId="21E5C9F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exp</w:t>
      </w:r>
      <w:r w:rsidRPr="00E352EF">
        <w:rPr>
          <w:rFonts w:ascii="Cambria" w:eastAsia="Calibri" w:hAnsi="Cambria" w:cs="Calibri"/>
        </w:rPr>
        <w:t xml:space="preserve"> operator calculates the exponential of a number</w:t>
      </w:r>
    </w:p>
    <w:p w14:paraId="0781A103" w14:textId="77777777" w:rsidR="008F033A" w:rsidRPr="00E352EF" w:rsidRDefault="008F033A" w:rsidP="008F033A">
      <w:pPr>
        <w:rPr>
          <w:rFonts w:ascii="Cambria" w:eastAsia="Calibri" w:hAnsi="Cambria" w:cs="Calibri"/>
          <w:i/>
          <w:color w:val="5B9BD5"/>
        </w:rPr>
      </w:pPr>
    </w:p>
    <w:p w14:paraId="130A9DE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9574D2E" w14:textId="77777777" w:rsidR="005A2227" w:rsidRPr="00E352EF" w:rsidRDefault="0097053A" w:rsidP="008F033A">
      <w:pPr>
        <w:rPr>
          <w:rFonts w:ascii="Cambria" w:hAnsi="Cambria"/>
        </w:rPr>
      </w:pPr>
      <w:r w:rsidRPr="00E352EF">
        <w:rPr>
          <w:rFonts w:ascii="Cambria" w:eastAsia="Calibri" w:hAnsi="Cambria" w:cs="Calibri"/>
          <w:b/>
        </w:rPr>
        <w:t>exp(</w:t>
      </w:r>
      <w:r w:rsidRPr="00E352EF">
        <w:rPr>
          <w:rFonts w:ascii="Cambria" w:eastAsia="Calibri" w:hAnsi="Cambria" w:cs="Calibri"/>
          <w:i/>
        </w:rPr>
        <w:t>ds</w:t>
      </w:r>
      <w:r w:rsidRPr="00E352EF">
        <w:rPr>
          <w:rFonts w:ascii="Cambria" w:eastAsia="Calibri" w:hAnsi="Cambria" w:cs="Calibri"/>
          <w:b/>
        </w:rPr>
        <w:t>)</w:t>
      </w:r>
    </w:p>
    <w:p w14:paraId="45389708" w14:textId="77777777" w:rsidR="008F033A" w:rsidRPr="00E352EF" w:rsidRDefault="008F033A" w:rsidP="008F033A">
      <w:pPr>
        <w:rPr>
          <w:rFonts w:ascii="Cambria" w:eastAsia="Calibri" w:hAnsi="Cambria" w:cs="Calibri"/>
          <w:i/>
          <w:color w:val="5B9BD5"/>
        </w:rPr>
      </w:pPr>
    </w:p>
    <w:p w14:paraId="2706E6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EB33F08"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D86015A"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measure &lt;IDENT&gt; as scalar-type}* {attribute &lt;IDENT&gt; as scalar-type}* |number]</w:t>
      </w:r>
    </w:p>
    <w:p w14:paraId="28EEC5AB" w14:textId="77777777" w:rsidR="00DC675D" w:rsidRPr="00E352EF" w:rsidRDefault="00DC675D" w:rsidP="008F033A">
      <w:pPr>
        <w:ind w:firstLine="706"/>
        <w:rPr>
          <w:rFonts w:ascii="Cambria" w:hAnsi="Cambria"/>
        </w:rPr>
      </w:pPr>
    </w:p>
    <w:p w14:paraId="6B220124"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1292C1FC" w14:textId="77777777" w:rsidR="008F033A" w:rsidRPr="00E352EF" w:rsidRDefault="008F033A" w:rsidP="008F033A">
      <w:pPr>
        <w:rPr>
          <w:rFonts w:ascii="Cambria" w:eastAsia="Calibri" w:hAnsi="Cambria" w:cs="Calibri"/>
          <w:i/>
          <w:color w:val="5B9BD5"/>
        </w:rPr>
      </w:pPr>
    </w:p>
    <w:p w14:paraId="2328966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71F77B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3D40701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C18D634" w14:textId="77777777" w:rsidR="008F033A" w:rsidRPr="00E352EF" w:rsidRDefault="008F033A" w:rsidP="008F033A">
      <w:pPr>
        <w:rPr>
          <w:rFonts w:ascii="Cambria" w:eastAsia="Calibri" w:hAnsi="Cambria" w:cs="Calibri"/>
          <w:i/>
          <w:color w:val="5B9BD5"/>
        </w:rPr>
      </w:pPr>
    </w:p>
    <w:p w14:paraId="0FDE7D6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57DC3A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i/>
        </w:rPr>
        <w:t>e</w:t>
      </w:r>
      <w:r w:rsidRPr="00E352EF">
        <w:rPr>
          <w:rFonts w:ascii="Cambria" w:eastAsia="Calibri" w:hAnsi="Cambria" w:cs="Calibri"/>
        </w:rPr>
        <w:t xml:space="preserve"> (Napier’s – or Euler’s – constant) raised to </w:t>
      </w:r>
      <w:r w:rsidRPr="00E352EF">
        <w:rPr>
          <w:rFonts w:ascii="Cambria" w:eastAsia="Calibri" w:hAnsi="Cambria" w:cs="Calibri"/>
          <w:i/>
        </w:rPr>
        <w:t>ds</w:t>
      </w:r>
      <w:r w:rsidRPr="00E352EF">
        <w:rPr>
          <w:rFonts w:ascii="Cambria" w:eastAsia="Calibri" w:hAnsi="Cambria" w:cs="Calibri"/>
        </w:rPr>
        <w:t>.</w:t>
      </w:r>
    </w:p>
    <w:p w14:paraId="24C741A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w:t>
      </w:r>
      <w:r w:rsidR="00EA7AAE" w:rsidRPr="00E352EF">
        <w:rPr>
          <w:rFonts w:ascii="Cambria" w:hAnsi="Cambria"/>
        </w:rPr>
        <w:t xml:space="preserve">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elevating </w:t>
      </w:r>
      <w:r w:rsidRPr="00E352EF">
        <w:rPr>
          <w:rFonts w:ascii="Cambria" w:eastAsia="Calibri" w:hAnsi="Cambria" w:cs="Calibri"/>
          <w:i/>
        </w:rPr>
        <w:t xml:space="preserve">e </w:t>
      </w:r>
      <w:r w:rsidRPr="00E352EF">
        <w:rPr>
          <w:rFonts w:ascii="Cambria" w:eastAsia="Calibri" w:hAnsi="Cambria" w:cs="Calibri"/>
        </w:rPr>
        <w:t>(Nepero’s number) to  the value in the original Measure Component.</w:t>
      </w:r>
    </w:p>
    <w:p w14:paraId="0B2E3355" w14:textId="77777777" w:rsidR="008F033A" w:rsidRPr="00E352EF" w:rsidRDefault="008F033A" w:rsidP="008F033A">
      <w:pPr>
        <w:rPr>
          <w:rFonts w:ascii="Cambria" w:eastAsia="Calibri" w:hAnsi="Cambria" w:cs="Calibri"/>
          <w:i/>
          <w:color w:val="5B9BD5"/>
        </w:rPr>
      </w:pPr>
    </w:p>
    <w:p w14:paraId="0673F5EF" w14:textId="77777777" w:rsidR="00EA6708" w:rsidRPr="00E352EF" w:rsidRDefault="0097053A" w:rsidP="008F033A">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29AE9230" w14:textId="77777777" w:rsidR="005A2227" w:rsidRPr="00E352EF" w:rsidRDefault="00EA6708" w:rsidP="008F033A">
      <w:pPr>
        <w:rPr>
          <w:rFonts w:ascii="Cambria" w:eastAsia="Calibri" w:hAnsi="Cambria" w:cs="Calibri"/>
          <w:i/>
          <w:color w:val="5B9BD5"/>
        </w:rPr>
      </w:pPr>
      <w:r w:rsidRPr="00E352EF">
        <w:rPr>
          <w:rFonts w:ascii="Cambria" w:eastAsia="Calibri" w:hAnsi="Cambria" w:cs="Calibri"/>
        </w:rPr>
        <w:t>O</w:t>
      </w:r>
      <w:r w:rsidR="0097053A" w:rsidRPr="00E352EF">
        <w:rPr>
          <w:rFonts w:ascii="Cambria" w:eastAsia="Calibri" w:hAnsi="Cambria" w:cs="Calibri"/>
        </w:rPr>
        <w:t>n scalar</w:t>
      </w:r>
    </w:p>
    <w:p w14:paraId="292B1667"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5:</w:t>
      </w:r>
    </w:p>
    <w:p w14:paraId="75073486"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148.413</w:t>
      </w:r>
    </w:p>
    <w:p w14:paraId="3076E0FB"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w:t>
      </w:r>
    </w:p>
    <w:p w14:paraId="5BA1D107"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0.368</w:t>
      </w:r>
    </w:p>
    <w:p w14:paraId="69DCDD32" w14:textId="77777777" w:rsidR="005A2227" w:rsidRPr="00E352EF" w:rsidRDefault="00EA6708" w:rsidP="008F033A">
      <w:pPr>
        <w:rPr>
          <w:rFonts w:ascii="Cambria" w:hAnsi="Cambria"/>
        </w:rPr>
      </w:pPr>
      <w:r w:rsidRPr="00E352EF">
        <w:rPr>
          <w:rFonts w:ascii="Cambria" w:eastAsia="Calibri" w:hAnsi="Cambria" w:cs="Calibri"/>
        </w:rPr>
        <w:t xml:space="preserve">3) </w:t>
      </w:r>
      <w:r w:rsidR="0097053A" w:rsidRPr="00E352EF">
        <w:rPr>
          <w:rFonts w:ascii="Cambria" w:eastAsia="Calibri" w:hAnsi="Cambria" w:cs="Calibri"/>
        </w:rPr>
        <w:t>If B = 0:</w:t>
      </w:r>
    </w:p>
    <w:p w14:paraId="591EB755"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A := </w:t>
      </w:r>
      <w:r w:rsidRPr="00E352EF">
        <w:rPr>
          <w:rFonts w:ascii="Cambria" w:eastAsia="Calibri" w:hAnsi="Cambria" w:cs="Calibri"/>
          <w:b/>
        </w:rPr>
        <w:t>exp(</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DA6D9C"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1.0</w:t>
      </w:r>
    </w:p>
    <w:p w14:paraId="0A6C0E80" w14:textId="77777777" w:rsidR="005A2227" w:rsidRPr="00E352EF" w:rsidRDefault="005A2227" w:rsidP="008F033A">
      <w:pPr>
        <w:rPr>
          <w:rFonts w:ascii="Cambria" w:hAnsi="Cambria"/>
        </w:rPr>
      </w:pPr>
    </w:p>
    <w:p w14:paraId="6E74F713" w14:textId="77777777" w:rsidR="005A2227" w:rsidRPr="00E352EF" w:rsidRDefault="00EA6708">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837850C" w14:textId="77777777" w:rsidR="00DA6D9C" w:rsidRPr="00E352EF" w:rsidRDefault="00DA6D9C"/>
    <w:p w14:paraId="24F7DBA0" w14:textId="77777777" w:rsidR="00DA6D9C" w:rsidRPr="00E352EF" w:rsidRDefault="00DA6D9C" w:rsidP="00DA6D9C">
      <w:pPr>
        <w:rPr>
          <w:rFonts w:ascii="Cambria" w:hAnsi="Cambria"/>
        </w:rPr>
      </w:pPr>
      <w:r w:rsidRPr="00E352EF">
        <w:rPr>
          <w:rFonts w:ascii="Cambria" w:eastAsia="Calibri" w:hAnsi="Cambria"/>
        </w:rPr>
        <w:t xml:space="preserve">4) DatasetB := </w:t>
      </w:r>
      <w:r w:rsidRPr="00E352EF">
        <w:rPr>
          <w:rFonts w:ascii="Cambria" w:eastAsia="Calibri" w:hAnsi="Cambria"/>
          <w:b/>
        </w:rPr>
        <w:t>exp(</w:t>
      </w:r>
      <w:r w:rsidRPr="00E352EF">
        <w:rPr>
          <w:rFonts w:ascii="Cambria" w:eastAsia="Calibri" w:hAnsi="Cambria"/>
        </w:rPr>
        <w:t>DatasetA</w:t>
      </w:r>
      <w:r w:rsidRPr="00E352EF">
        <w:rPr>
          <w:rFonts w:ascii="Cambria" w:eastAsia="Calibri" w:hAnsi="Cambria"/>
          <w:b/>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6DB1327" w14:textId="77777777" w:rsidTr="00DA6D9C">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3B160CA" w14:textId="77777777" w:rsidR="005A2227" w:rsidRPr="00E352EF" w:rsidRDefault="0097053A">
            <w:r w:rsidRPr="00E352EF">
              <w:rPr>
                <w:rFonts w:ascii="Calibri" w:eastAsia="Calibri" w:hAnsi="Calibri" w:cs="Calibri"/>
              </w:rPr>
              <w:t>Dataset A</w:t>
            </w:r>
          </w:p>
        </w:tc>
      </w:tr>
      <w:tr w:rsidR="005A2227" w:rsidRPr="00E352EF" w14:paraId="45879DE3" w14:textId="77777777" w:rsidTr="00DA6D9C">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7A9CFB"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E50C8B"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1F15A7"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8E6362" w14:textId="77777777" w:rsidR="005A2227" w:rsidRPr="00E352EF" w:rsidRDefault="0097053A">
            <w:r w:rsidRPr="00E352EF">
              <w:rPr>
                <w:rFonts w:ascii="Calibri" w:eastAsia="Calibri" w:hAnsi="Calibri" w:cs="Calibri"/>
                <w:b/>
              </w:rPr>
              <w:t>VALUE</w:t>
            </w:r>
          </w:p>
        </w:tc>
      </w:tr>
      <w:tr w:rsidR="005A2227" w:rsidRPr="00E352EF" w14:paraId="3D7863A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0ED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361A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525A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201B5" w14:textId="77777777" w:rsidR="005A2227" w:rsidRPr="00E352EF" w:rsidRDefault="0097053A">
            <w:r w:rsidRPr="00E352EF">
              <w:rPr>
                <w:rFonts w:ascii="Calibri" w:eastAsia="Calibri" w:hAnsi="Calibri" w:cs="Calibri"/>
              </w:rPr>
              <w:t>5</w:t>
            </w:r>
          </w:p>
        </w:tc>
      </w:tr>
      <w:tr w:rsidR="005A2227" w:rsidRPr="00E352EF" w14:paraId="54D0F0AF"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3007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59B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99B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8DB47" w14:textId="77777777" w:rsidR="005A2227" w:rsidRPr="00E352EF" w:rsidRDefault="0097053A">
            <w:r w:rsidRPr="00E352EF">
              <w:rPr>
                <w:rFonts w:ascii="Calibri" w:eastAsia="Calibri" w:hAnsi="Calibri" w:cs="Calibri"/>
              </w:rPr>
              <w:t>8</w:t>
            </w:r>
          </w:p>
        </w:tc>
      </w:tr>
      <w:tr w:rsidR="005A2227" w:rsidRPr="00E352EF" w14:paraId="234822E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44C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0C8DA"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62F2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B0051" w14:textId="77777777" w:rsidR="005A2227" w:rsidRPr="00E352EF" w:rsidRDefault="0097053A">
            <w:r w:rsidRPr="00E352EF">
              <w:rPr>
                <w:rFonts w:ascii="Calibri" w:eastAsia="Calibri" w:hAnsi="Calibri" w:cs="Calibri"/>
              </w:rPr>
              <w:t>2</w:t>
            </w:r>
          </w:p>
        </w:tc>
      </w:tr>
    </w:tbl>
    <w:p w14:paraId="216EEA75" w14:textId="77777777" w:rsidR="005A2227" w:rsidRPr="00E352EF" w:rsidRDefault="005A2227">
      <w:pPr>
        <w:ind w:left="720"/>
      </w:pPr>
    </w:p>
    <w:p w14:paraId="37254061"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EE6C27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2393B8" w14:textId="77777777" w:rsidR="005A2227" w:rsidRPr="00E352EF" w:rsidRDefault="0097053A">
            <w:r w:rsidRPr="00E352EF">
              <w:rPr>
                <w:rFonts w:ascii="Calibri" w:eastAsia="Calibri" w:hAnsi="Calibri" w:cs="Calibri"/>
              </w:rPr>
              <w:t>Dataset B</w:t>
            </w:r>
          </w:p>
        </w:tc>
      </w:tr>
      <w:tr w:rsidR="005A2227" w:rsidRPr="00E352EF" w14:paraId="7094558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BE8F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A6D1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BD0762"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10AB3" w14:textId="77777777" w:rsidR="005A2227" w:rsidRPr="00E352EF" w:rsidRDefault="0097053A">
            <w:r w:rsidRPr="00E352EF">
              <w:rPr>
                <w:rFonts w:ascii="Calibri" w:eastAsia="Calibri" w:hAnsi="Calibri" w:cs="Calibri"/>
                <w:b/>
              </w:rPr>
              <w:t>VALUE</w:t>
            </w:r>
          </w:p>
        </w:tc>
      </w:tr>
      <w:tr w:rsidR="005A2227" w:rsidRPr="00E352EF" w14:paraId="285193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240D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D2F86"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34F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54DAD" w14:textId="77777777" w:rsidR="005A2227" w:rsidRPr="00E352EF" w:rsidRDefault="0097053A">
            <w:r w:rsidRPr="00E352EF">
              <w:rPr>
                <w:rFonts w:ascii="Calibri" w:eastAsia="Calibri" w:hAnsi="Calibri" w:cs="Calibri"/>
              </w:rPr>
              <w:t>148.41</w:t>
            </w:r>
          </w:p>
        </w:tc>
      </w:tr>
      <w:tr w:rsidR="005A2227" w:rsidRPr="00E352EF" w14:paraId="57C1782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3A0E9"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0F292"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6A268"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141AD" w14:textId="77777777" w:rsidR="005A2227" w:rsidRPr="00E352EF" w:rsidRDefault="0097053A">
            <w:r w:rsidRPr="00E352EF">
              <w:rPr>
                <w:rFonts w:ascii="Calibri" w:eastAsia="Calibri" w:hAnsi="Calibri" w:cs="Calibri"/>
              </w:rPr>
              <w:t>2980.95</w:t>
            </w:r>
          </w:p>
        </w:tc>
      </w:tr>
      <w:tr w:rsidR="005A2227" w:rsidRPr="00E352EF" w14:paraId="474AB8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AE54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BAE3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356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82D31" w14:textId="77777777" w:rsidR="005A2227" w:rsidRPr="00E352EF" w:rsidRDefault="0097053A">
            <w:r w:rsidRPr="00E352EF">
              <w:rPr>
                <w:rFonts w:ascii="Calibri" w:eastAsia="Calibri" w:hAnsi="Calibri" w:cs="Calibri"/>
              </w:rPr>
              <w:t>7.389</w:t>
            </w:r>
          </w:p>
        </w:tc>
      </w:tr>
    </w:tbl>
    <w:p w14:paraId="188C187E" w14:textId="77777777" w:rsidR="005A2227" w:rsidRPr="00E352EF" w:rsidRDefault="005A2227"/>
    <w:p w14:paraId="5194630D" w14:textId="77777777" w:rsidR="005A2227" w:rsidRPr="00E352EF" w:rsidRDefault="005A2227"/>
    <w:p w14:paraId="44A8DC4A" w14:textId="77777777" w:rsidR="005A2227" w:rsidRPr="00E352EF" w:rsidRDefault="0097053A" w:rsidP="008F033A">
      <w:pPr>
        <w:pStyle w:val="Stile3"/>
        <w:rPr>
          <w:lang w:val="en-GB"/>
        </w:rPr>
      </w:pPr>
      <w:bookmarkStart w:id="390" w:name="_Toc462659669"/>
      <w:bookmarkStart w:id="391" w:name="_Toc463805749"/>
      <w:bookmarkStart w:id="392" w:name="_Toc464487926"/>
      <w:r w:rsidRPr="00E352EF">
        <w:rPr>
          <w:lang w:val="en-GB"/>
        </w:rPr>
        <w:t>ln</w:t>
      </w:r>
      <w:bookmarkEnd w:id="390"/>
      <w:bookmarkEnd w:id="391"/>
      <w:bookmarkEnd w:id="392"/>
    </w:p>
    <w:p w14:paraId="1D17D24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35EBE8DB" w14:textId="77777777" w:rsidR="005A2227" w:rsidRPr="00E352EF" w:rsidRDefault="0097053A" w:rsidP="008F033A">
      <w:pPr>
        <w:rPr>
          <w:rFonts w:ascii="Cambria" w:hAnsi="Cambria"/>
        </w:rPr>
      </w:pPr>
      <w:r w:rsidRPr="00E352EF">
        <w:rPr>
          <w:rFonts w:ascii="Cambria" w:eastAsia="Calibri" w:hAnsi="Cambria" w:cs="Calibri"/>
          <w:sz w:val="22"/>
        </w:rPr>
        <w:t xml:space="preserve">The operator </w:t>
      </w:r>
      <w:r w:rsidRPr="00E352EF">
        <w:rPr>
          <w:rFonts w:ascii="Cambria" w:eastAsia="Calibri" w:hAnsi="Cambria" w:cs="Calibri"/>
          <w:b/>
          <w:sz w:val="22"/>
        </w:rPr>
        <w:t>ln</w:t>
      </w:r>
      <w:r w:rsidRPr="00E352EF">
        <w:rPr>
          <w:rFonts w:ascii="Cambria" w:eastAsia="Calibri" w:hAnsi="Cambria" w:cs="Calibri"/>
          <w:sz w:val="22"/>
        </w:rPr>
        <w:t xml:space="preserve"> calculates the natural logarithm of a number</w:t>
      </w:r>
    </w:p>
    <w:p w14:paraId="3650F054" w14:textId="77777777" w:rsidR="008F033A" w:rsidRPr="00E352EF" w:rsidRDefault="008F033A" w:rsidP="008F033A">
      <w:pPr>
        <w:rPr>
          <w:rFonts w:ascii="Cambria" w:eastAsia="Calibri" w:hAnsi="Cambria" w:cs="Calibri"/>
          <w:i/>
          <w:color w:val="5B9BD5"/>
          <w:sz w:val="22"/>
        </w:rPr>
      </w:pPr>
    </w:p>
    <w:p w14:paraId="5A20870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CE90072" w14:textId="77777777" w:rsidR="005A2227" w:rsidRPr="00E352EF" w:rsidRDefault="0097053A" w:rsidP="008F033A">
      <w:pPr>
        <w:rPr>
          <w:rFonts w:ascii="Cambria" w:hAnsi="Cambria"/>
        </w:rPr>
      </w:pPr>
      <w:r w:rsidRPr="00E352EF">
        <w:rPr>
          <w:rFonts w:ascii="Cambria" w:eastAsia="Calibri" w:hAnsi="Cambria" w:cs="Calibri"/>
          <w:b/>
        </w:rPr>
        <w:t>ln(</w:t>
      </w:r>
      <w:r w:rsidRPr="00E352EF">
        <w:rPr>
          <w:rFonts w:ascii="Cambria" w:eastAsia="Calibri" w:hAnsi="Cambria" w:cs="Calibri"/>
          <w:i/>
        </w:rPr>
        <w:t>ds</w:t>
      </w:r>
      <w:r w:rsidRPr="00E352EF">
        <w:rPr>
          <w:rFonts w:ascii="Cambria" w:eastAsia="Calibri" w:hAnsi="Cambria" w:cs="Calibri"/>
          <w:b/>
        </w:rPr>
        <w:t>)</w:t>
      </w:r>
    </w:p>
    <w:p w14:paraId="01C2D448" w14:textId="77777777" w:rsidR="008F033A" w:rsidRPr="00E352EF" w:rsidRDefault="008F033A" w:rsidP="008F033A">
      <w:pPr>
        <w:rPr>
          <w:rFonts w:ascii="Cambria" w:eastAsia="Calibri" w:hAnsi="Cambria" w:cs="Calibri"/>
          <w:i/>
          <w:color w:val="5B9BD5"/>
          <w:sz w:val="22"/>
        </w:rPr>
      </w:pPr>
    </w:p>
    <w:p w14:paraId="2A5690D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5FF7B46"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28FDE0" w14:textId="77777777" w:rsidR="005A2227" w:rsidRPr="00E352EF" w:rsidRDefault="0097053A" w:rsidP="008F033A">
      <w:pPr>
        <w:ind w:left="706"/>
        <w:rPr>
          <w:rFonts w:ascii="Cambria" w:eastAsia="Calibri" w:hAnsi="Cambria" w:cs="Calibri"/>
        </w:rPr>
      </w:pPr>
      <w:r w:rsidRPr="00E352EF">
        <w:rPr>
          <w:rFonts w:ascii="Cambria" w:eastAsia="Calibri" w:hAnsi="Cambria" w:cs="Calibri"/>
        </w:rPr>
        <w:t xml:space="preserve">     {attribute &lt;IDENT&gt; as scalar-type}* | number]</w:t>
      </w:r>
    </w:p>
    <w:p w14:paraId="50A06539" w14:textId="77777777" w:rsidR="00DC675D" w:rsidRPr="00E352EF" w:rsidRDefault="00DC675D" w:rsidP="008F033A">
      <w:pPr>
        <w:ind w:left="706"/>
        <w:rPr>
          <w:rFonts w:ascii="Cambria" w:hAnsi="Cambria"/>
        </w:rPr>
      </w:pPr>
    </w:p>
    <w:p w14:paraId="3458164C"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number.</w:t>
      </w:r>
    </w:p>
    <w:p w14:paraId="325C2C3D" w14:textId="77777777" w:rsidR="008F033A" w:rsidRPr="00E352EF" w:rsidRDefault="008F033A" w:rsidP="008F033A">
      <w:pPr>
        <w:rPr>
          <w:rFonts w:ascii="Cambria" w:eastAsia="Calibri" w:hAnsi="Cambria" w:cs="Calibri"/>
          <w:i/>
          <w:color w:val="5B9BD5"/>
          <w:sz w:val="22"/>
        </w:rPr>
      </w:pPr>
    </w:p>
    <w:p w14:paraId="1519F6B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01A295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r w:rsidR="002B273C" w:rsidRPr="00E352EF">
        <w:rPr>
          <w:rFonts w:ascii="Cambria" w:hAnsi="Cambria"/>
        </w:rPr>
        <w:t xml:space="preserve"> greater than zero.</w:t>
      </w:r>
    </w:p>
    <w:p w14:paraId="26B1A3B0"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07E154AF" w14:textId="77777777" w:rsidR="008F033A" w:rsidRPr="00E352EF" w:rsidRDefault="008F033A" w:rsidP="008F033A">
      <w:pPr>
        <w:rPr>
          <w:rFonts w:ascii="Cambria" w:eastAsia="Calibri" w:hAnsi="Cambria" w:cs="Calibri"/>
          <w:i/>
          <w:color w:val="5B9BD5"/>
          <w:sz w:val="22"/>
        </w:rPr>
      </w:pPr>
    </w:p>
    <w:p w14:paraId="6A7A64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746CE71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natural logarithm (base </w:t>
      </w:r>
      <w:r w:rsidRPr="00E352EF">
        <w:rPr>
          <w:rFonts w:ascii="Cambria" w:eastAsia="Calibri" w:hAnsi="Cambria" w:cs="Calibri"/>
          <w:i/>
        </w:rPr>
        <w:t>e</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10EB6B74" w14:textId="77777777" w:rsidR="002B273C" w:rsidRPr="00E352EF" w:rsidRDefault="0097053A" w:rsidP="008F033A">
      <w:pPr>
        <w:rPr>
          <w:rFonts w:ascii="Cambria" w:eastAsia="Calibri" w:hAnsi="Cambria" w:cs="Calibri"/>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Identifier</w:t>
      </w:r>
      <w:r w:rsidR="00EA7AAE" w:rsidRPr="00E352EF">
        <w:rPr>
          <w:rFonts w:ascii="Cambria" w:hAnsi="Cambria"/>
        </w:rPr>
        <w:t xml:space="preserve"> </w:t>
      </w:r>
      <w:r w:rsidR="00E9063A" w:rsidRPr="00E352EF">
        <w:rPr>
          <w:rFonts w:ascii="Cambria" w:hAnsi="Cambria"/>
        </w:rPr>
        <w:t>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calculating the natural logarithm (in base </w:t>
      </w:r>
      <w:r w:rsidRPr="00E352EF">
        <w:rPr>
          <w:rFonts w:ascii="Cambria" w:eastAsia="Calibri" w:hAnsi="Cambria" w:cs="Calibri"/>
          <w:i/>
        </w:rPr>
        <w:t xml:space="preserve">e, </w:t>
      </w:r>
      <w:r w:rsidRPr="00E352EF">
        <w:rPr>
          <w:rFonts w:ascii="Cambria" w:eastAsia="Calibri" w:hAnsi="Cambria" w:cs="Calibri"/>
        </w:rPr>
        <w:t>Nepero’s number) of the value in the original Measure Component</w:t>
      </w:r>
      <w:r w:rsidR="002B273C" w:rsidRPr="00E352EF">
        <w:rPr>
          <w:rFonts w:ascii="Cambria" w:eastAsia="Calibri" w:hAnsi="Cambria" w:cs="Calibri"/>
        </w:rPr>
        <w:t>.</w:t>
      </w:r>
    </w:p>
    <w:p w14:paraId="3285F6DE" w14:textId="77777777" w:rsidR="002B273C" w:rsidRPr="00E352EF" w:rsidRDefault="002B273C" w:rsidP="008F033A">
      <w:pPr>
        <w:rPr>
          <w:rFonts w:ascii="Cambria" w:hAnsi="Cambria"/>
          <w:szCs w:val="22"/>
        </w:rPr>
      </w:pPr>
    </w:p>
    <w:p w14:paraId="585C5F30" w14:textId="77777777" w:rsidR="002B273C" w:rsidRPr="00E352EF" w:rsidRDefault="002B273C" w:rsidP="00AC4A81">
      <w:pPr>
        <w:rPr>
          <w:rFonts w:ascii="Cambria" w:hAnsi="Cambria"/>
        </w:rPr>
      </w:pPr>
      <w:r w:rsidRPr="00E352EF">
        <w:rPr>
          <w:rFonts w:ascii="Cambria" w:hAnsi="Cambria"/>
        </w:rPr>
        <w:t>The logarithm of a zero or negative number results in a runtime exception.</w:t>
      </w:r>
    </w:p>
    <w:p w14:paraId="6ABCABA5" w14:textId="77777777" w:rsidR="005A2227" w:rsidRPr="00E352EF" w:rsidRDefault="0097053A" w:rsidP="008F033A">
      <w:pPr>
        <w:rPr>
          <w:rFonts w:ascii="Cambria" w:hAnsi="Cambria"/>
        </w:rPr>
      </w:pPr>
      <w:r w:rsidRPr="00E352EF">
        <w:rPr>
          <w:rFonts w:ascii="Cambria" w:eastAsia="Calibri" w:hAnsi="Cambria" w:cs="Calibri"/>
        </w:rPr>
        <w:t xml:space="preserve"> </w:t>
      </w:r>
    </w:p>
    <w:p w14:paraId="6311D8C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EB5D2C3"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0634A78"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1:</w:t>
      </w:r>
    </w:p>
    <w:p w14:paraId="5C2CD04F"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ln(</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w:t>
      </w:r>
    </w:p>
    <w:p w14:paraId="3E40440F"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148:</w:t>
      </w:r>
    </w:p>
    <w:p w14:paraId="427FD9BA" w14:textId="77777777" w:rsidR="005A2227" w:rsidRPr="00E352EF" w:rsidRDefault="0097053A" w:rsidP="008F033A">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ln(</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4.997</w:t>
      </w:r>
    </w:p>
    <w:p w14:paraId="3DD08C16" w14:textId="77777777" w:rsidR="005A2227" w:rsidRPr="00E352EF" w:rsidRDefault="005A2227" w:rsidP="008F033A">
      <w:pPr>
        <w:rPr>
          <w:rFonts w:ascii="Cambria" w:hAnsi="Cambria"/>
        </w:rPr>
      </w:pPr>
    </w:p>
    <w:p w14:paraId="049B07D4" w14:textId="77777777" w:rsidR="005A2227" w:rsidRPr="00F70A81" w:rsidRDefault="00EA6708" w:rsidP="008F033A">
      <w:pPr>
        <w:rPr>
          <w:rFonts w:ascii="Cambria" w:eastAsia="Calibri" w:hAnsi="Cambria" w:cs="Calibri"/>
          <w:lang w:val="fi-FI"/>
        </w:rPr>
      </w:pPr>
      <w:r w:rsidRPr="00F70A81">
        <w:rPr>
          <w:rFonts w:ascii="Cambria" w:eastAsia="Calibri" w:hAnsi="Cambria" w:cs="Calibri"/>
          <w:lang w:val="fi-FI"/>
        </w:rPr>
        <w:t>O</w:t>
      </w:r>
      <w:r w:rsidR="0097053A" w:rsidRPr="00F70A81">
        <w:rPr>
          <w:rFonts w:ascii="Cambria" w:eastAsia="Calibri" w:hAnsi="Cambria" w:cs="Calibri"/>
          <w:lang w:val="fi-FI"/>
        </w:rPr>
        <w:t xml:space="preserve">n </w:t>
      </w:r>
      <w:r w:rsidR="00F4601C" w:rsidRPr="00F70A81">
        <w:rPr>
          <w:lang w:val="fi-FI"/>
        </w:rPr>
        <w:t>Dataset</w:t>
      </w:r>
    </w:p>
    <w:p w14:paraId="4A880FB4" w14:textId="77777777" w:rsidR="00EA6708" w:rsidRPr="00F70A81" w:rsidRDefault="00EA6708" w:rsidP="008F033A">
      <w:pPr>
        <w:rPr>
          <w:rFonts w:ascii="Cambria" w:hAnsi="Cambria"/>
          <w:lang w:val="fi-FI"/>
        </w:rPr>
      </w:pPr>
    </w:p>
    <w:p w14:paraId="60CF555D" w14:textId="77777777" w:rsidR="00EA6708" w:rsidRPr="00F70A81" w:rsidRDefault="00EA6708" w:rsidP="00EA6708">
      <w:pPr>
        <w:rPr>
          <w:rFonts w:ascii="Cambria" w:hAnsi="Cambria"/>
          <w:lang w:val="fi-FI"/>
        </w:rPr>
      </w:pPr>
      <w:r w:rsidRPr="00F70A81">
        <w:rPr>
          <w:rFonts w:ascii="Cambria" w:eastAsia="Calibri" w:hAnsi="Cambria" w:cs="Calibri"/>
          <w:lang w:val="fi-FI"/>
        </w:rPr>
        <w:t xml:space="preserve">3) DatasetB := </w:t>
      </w:r>
      <w:r w:rsidRPr="00F70A81">
        <w:rPr>
          <w:rFonts w:ascii="Cambria" w:eastAsia="Calibri" w:hAnsi="Cambria" w:cs="Calibri"/>
          <w:b/>
          <w:lang w:val="fi-FI"/>
        </w:rPr>
        <w:t>ln(</w:t>
      </w:r>
      <w:r w:rsidRPr="00F70A81">
        <w:rPr>
          <w:rFonts w:ascii="Cambria" w:eastAsia="Calibri" w:hAnsi="Cambria" w:cs="Calibri"/>
          <w:lang w:val="fi-FI"/>
        </w:rPr>
        <w:t>DatasetA</w:t>
      </w:r>
      <w:r w:rsidRPr="00F70A81">
        <w:rPr>
          <w:rFonts w:ascii="Cambria" w:eastAsia="Calibri" w:hAnsi="Cambria" w:cs="Calibri"/>
          <w:b/>
          <w:lang w:val="fi-FI"/>
        </w:rPr>
        <w:t>)</w:t>
      </w:r>
    </w:p>
    <w:p w14:paraId="0D0ABCFC" w14:textId="77777777" w:rsidR="005A2227" w:rsidRPr="00F70A81" w:rsidRDefault="005A2227" w:rsidP="008F033A">
      <w:pPr>
        <w:rPr>
          <w:rFonts w:ascii="Cambria" w:hAnsi="Cambria"/>
          <w:lang w:val="fi-FI"/>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9EFFBB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00CE1C" w14:textId="77777777" w:rsidR="005A2227" w:rsidRPr="00E352EF" w:rsidRDefault="0097053A">
            <w:r w:rsidRPr="00E352EF">
              <w:rPr>
                <w:rFonts w:ascii="Calibri" w:eastAsia="Calibri" w:hAnsi="Calibri" w:cs="Calibri"/>
              </w:rPr>
              <w:t>Dataset A</w:t>
            </w:r>
          </w:p>
        </w:tc>
      </w:tr>
      <w:tr w:rsidR="005A2227" w:rsidRPr="00E352EF" w14:paraId="09B9B96F"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98528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A3D879"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446FE"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14381F" w14:textId="77777777" w:rsidR="005A2227" w:rsidRPr="00E352EF" w:rsidRDefault="0097053A">
            <w:r w:rsidRPr="00E352EF">
              <w:rPr>
                <w:rFonts w:ascii="Calibri" w:eastAsia="Calibri" w:hAnsi="Calibri" w:cs="Calibri"/>
                <w:b/>
              </w:rPr>
              <w:t>VALUE</w:t>
            </w:r>
          </w:p>
        </w:tc>
      </w:tr>
      <w:tr w:rsidR="005A2227" w:rsidRPr="00E352EF" w14:paraId="27DBB12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855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6D597"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AED1"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B3ACD" w14:textId="77777777" w:rsidR="005A2227" w:rsidRPr="00E352EF" w:rsidRDefault="0097053A">
            <w:r w:rsidRPr="00E352EF">
              <w:rPr>
                <w:rFonts w:ascii="Calibri" w:eastAsia="Calibri" w:hAnsi="Calibri" w:cs="Calibri"/>
              </w:rPr>
              <w:t>148.41</w:t>
            </w:r>
          </w:p>
        </w:tc>
      </w:tr>
      <w:tr w:rsidR="005A2227" w:rsidRPr="00E352EF" w14:paraId="784E32C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ECC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61AB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C579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A2084" w14:textId="77777777" w:rsidR="005A2227" w:rsidRPr="00E352EF" w:rsidRDefault="0097053A">
            <w:r w:rsidRPr="00E352EF">
              <w:rPr>
                <w:rFonts w:ascii="Calibri" w:eastAsia="Calibri" w:hAnsi="Calibri" w:cs="Calibri"/>
              </w:rPr>
              <w:t>2980.95</w:t>
            </w:r>
          </w:p>
        </w:tc>
      </w:tr>
      <w:tr w:rsidR="005A2227" w:rsidRPr="00E352EF" w14:paraId="5E1796E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F44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B5A4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333D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245C" w14:textId="77777777" w:rsidR="005A2227" w:rsidRPr="00E352EF" w:rsidRDefault="0097053A">
            <w:r w:rsidRPr="00E352EF">
              <w:rPr>
                <w:rFonts w:ascii="Calibri" w:eastAsia="Calibri" w:hAnsi="Calibri" w:cs="Calibri"/>
              </w:rPr>
              <w:t>7.389</w:t>
            </w:r>
          </w:p>
        </w:tc>
      </w:tr>
    </w:tbl>
    <w:p w14:paraId="4A048EE1"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341D050"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EA36B7" w14:textId="77777777" w:rsidR="005A2227" w:rsidRPr="00E352EF" w:rsidRDefault="0097053A">
            <w:r w:rsidRPr="00E352EF">
              <w:rPr>
                <w:rFonts w:ascii="Calibri" w:eastAsia="Calibri" w:hAnsi="Calibri" w:cs="Calibri"/>
              </w:rPr>
              <w:t>Dataset B</w:t>
            </w:r>
          </w:p>
        </w:tc>
      </w:tr>
      <w:tr w:rsidR="005A2227" w:rsidRPr="00E352EF" w14:paraId="541CC4E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E171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DEEA7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D51B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7C1420" w14:textId="77777777" w:rsidR="005A2227" w:rsidRPr="00E352EF" w:rsidRDefault="0097053A">
            <w:r w:rsidRPr="00E352EF">
              <w:rPr>
                <w:rFonts w:ascii="Calibri" w:eastAsia="Calibri" w:hAnsi="Calibri" w:cs="Calibri"/>
                <w:b/>
              </w:rPr>
              <w:t>VALUE</w:t>
            </w:r>
          </w:p>
        </w:tc>
      </w:tr>
      <w:tr w:rsidR="005A2227" w:rsidRPr="00E352EF" w14:paraId="48CC5BB8"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8B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3DBA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EE0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61DA6" w14:textId="77777777" w:rsidR="005A2227" w:rsidRPr="00E352EF" w:rsidRDefault="0097053A">
            <w:r w:rsidRPr="00E352EF">
              <w:rPr>
                <w:rFonts w:ascii="Calibri" w:eastAsia="Calibri" w:hAnsi="Calibri" w:cs="Calibri"/>
              </w:rPr>
              <w:t>5</w:t>
            </w:r>
          </w:p>
        </w:tc>
      </w:tr>
      <w:tr w:rsidR="005A2227" w:rsidRPr="00E352EF" w14:paraId="0EF10393"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789B1"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A42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535D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EF3F0" w14:textId="77777777" w:rsidR="005A2227" w:rsidRPr="00E352EF" w:rsidRDefault="0097053A">
            <w:r w:rsidRPr="00E352EF">
              <w:rPr>
                <w:rFonts w:ascii="Calibri" w:eastAsia="Calibri" w:hAnsi="Calibri" w:cs="Calibri"/>
              </w:rPr>
              <w:t>8</w:t>
            </w:r>
          </w:p>
        </w:tc>
      </w:tr>
      <w:tr w:rsidR="005A2227" w:rsidRPr="00E352EF" w14:paraId="26E8FE0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2D9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FA939"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BA46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11AD" w14:textId="77777777" w:rsidR="005A2227" w:rsidRPr="00E352EF" w:rsidRDefault="0097053A">
            <w:r w:rsidRPr="00E352EF">
              <w:rPr>
                <w:rFonts w:ascii="Calibri" w:eastAsia="Calibri" w:hAnsi="Calibri" w:cs="Calibri"/>
              </w:rPr>
              <w:t>2</w:t>
            </w:r>
          </w:p>
        </w:tc>
      </w:tr>
    </w:tbl>
    <w:p w14:paraId="536626D6" w14:textId="77777777" w:rsidR="005A2227" w:rsidRPr="00E352EF" w:rsidRDefault="005A2227"/>
    <w:p w14:paraId="10ECC6D9" w14:textId="77777777" w:rsidR="005A2227" w:rsidRPr="00E352EF" w:rsidRDefault="005A2227"/>
    <w:p w14:paraId="669523E8" w14:textId="77777777" w:rsidR="005A2227" w:rsidRPr="00E352EF" w:rsidRDefault="0097053A" w:rsidP="008F033A">
      <w:pPr>
        <w:pStyle w:val="Stile3"/>
        <w:rPr>
          <w:lang w:val="en-GB"/>
        </w:rPr>
      </w:pPr>
      <w:bookmarkStart w:id="393" w:name="_Toc462659672"/>
      <w:bookmarkStart w:id="394" w:name="_Toc463805750"/>
      <w:bookmarkStart w:id="395" w:name="_Toc464487927"/>
      <w:r w:rsidRPr="00E352EF">
        <w:rPr>
          <w:lang w:val="en-GB"/>
        </w:rPr>
        <w:lastRenderedPageBreak/>
        <w:t>log</w:t>
      </w:r>
      <w:bookmarkEnd w:id="393"/>
      <w:bookmarkEnd w:id="394"/>
      <w:bookmarkEnd w:id="395"/>
    </w:p>
    <w:p w14:paraId="028F7A83"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55BB76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log</w:t>
      </w:r>
      <w:r w:rsidRPr="00E352EF">
        <w:rPr>
          <w:rFonts w:ascii="Cambria" w:eastAsia="Calibri" w:hAnsi="Cambria" w:cs="Calibri"/>
        </w:rPr>
        <w:t xml:space="preserve"> operator calculates the logarithm of a number to a base b</w:t>
      </w:r>
    </w:p>
    <w:p w14:paraId="3A97ACA8" w14:textId="77777777" w:rsidR="008F033A" w:rsidRPr="00E352EF" w:rsidRDefault="008F033A" w:rsidP="008F033A">
      <w:pPr>
        <w:rPr>
          <w:rFonts w:ascii="Cambria" w:eastAsia="Calibri" w:hAnsi="Cambria" w:cs="Calibri"/>
          <w:i/>
          <w:color w:val="5B9BD5"/>
        </w:rPr>
      </w:pPr>
    </w:p>
    <w:p w14:paraId="67C78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CEE8B6E" w14:textId="77777777" w:rsidR="005A2227" w:rsidRPr="00E352EF" w:rsidRDefault="0097053A" w:rsidP="008F033A">
      <w:pPr>
        <w:rPr>
          <w:rFonts w:ascii="Cambria" w:hAnsi="Cambria"/>
        </w:rPr>
      </w:pPr>
      <w:r w:rsidRPr="00E352EF">
        <w:rPr>
          <w:rFonts w:ascii="Cambria" w:eastAsia="Calibri" w:hAnsi="Cambria" w:cs="Calibri"/>
          <w:b/>
        </w:rPr>
        <w:t>log(</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base</w:t>
      </w:r>
      <w:r w:rsidRPr="00E352EF">
        <w:rPr>
          <w:rFonts w:ascii="Cambria" w:eastAsia="Calibri" w:hAnsi="Cambria" w:cs="Calibri"/>
          <w:b/>
        </w:rPr>
        <w:t>)</w:t>
      </w:r>
    </w:p>
    <w:p w14:paraId="1667ED74" w14:textId="77777777" w:rsidR="008F033A" w:rsidRPr="00E352EF" w:rsidRDefault="008F033A" w:rsidP="008F033A">
      <w:pPr>
        <w:rPr>
          <w:rFonts w:ascii="Cambria" w:eastAsia="Calibri" w:hAnsi="Cambria" w:cs="Calibri"/>
          <w:i/>
          <w:color w:val="5B9BD5"/>
        </w:rPr>
      </w:pPr>
    </w:p>
    <w:p w14:paraId="2C0D43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13E710DD"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227E9E51" w14:textId="77777777" w:rsidR="005A2227" w:rsidRPr="00E352EF" w:rsidRDefault="0097053A" w:rsidP="008F033A">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 |number]</w:t>
      </w:r>
    </w:p>
    <w:p w14:paraId="6E8C4D75" w14:textId="77777777" w:rsidR="005A2227" w:rsidRPr="00E352EF" w:rsidRDefault="008F033A" w:rsidP="008F033A">
      <w:pPr>
        <w:rPr>
          <w:rFonts w:ascii="Cambria" w:eastAsia="Calibri" w:hAnsi="Cambria" w:cs="Calibri"/>
        </w:rPr>
      </w:pPr>
      <w:r w:rsidRPr="00E352EF">
        <w:rPr>
          <w:rFonts w:ascii="Cambria" w:eastAsia="Calibri" w:hAnsi="Cambria" w:cs="Calibri"/>
          <w:i/>
        </w:rPr>
        <w:t>b</w:t>
      </w:r>
      <w:r w:rsidR="0097053A" w:rsidRPr="00E352EF">
        <w:rPr>
          <w:rFonts w:ascii="Cambria" w:eastAsia="Calibri" w:hAnsi="Cambria" w:cs="Calibri"/>
          <w:i/>
        </w:rPr>
        <w:t>ase</w:t>
      </w:r>
      <w:r w:rsidRPr="00E352EF">
        <w:rPr>
          <w:rFonts w:ascii="Cambria" w:eastAsia="Calibri" w:hAnsi="Cambria" w:cs="Calibri"/>
        </w:rPr>
        <w:t xml:space="preserve"> </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17847F03" w14:textId="77777777" w:rsidR="00DC675D" w:rsidRPr="00E352EF" w:rsidRDefault="00DC675D" w:rsidP="008F033A">
      <w:pPr>
        <w:rPr>
          <w:rFonts w:ascii="Cambria" w:hAnsi="Cambria"/>
        </w:rPr>
      </w:pPr>
    </w:p>
    <w:p w14:paraId="51095328"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w:t>
      </w:r>
      <w:r w:rsidR="002B273C" w:rsidRPr="00E352EF">
        <w:rPr>
          <w:rFonts w:ascii="Cambria" w:eastAsia="Calibri" w:hAnsi="Cambria" w:cs="Calibri"/>
        </w:rPr>
        <w:t xml:space="preserve">(greater than zero) </w:t>
      </w:r>
      <w:r w:rsidRPr="00E352EF">
        <w:rPr>
          <w:rFonts w:ascii="Cambria" w:eastAsia="Calibri" w:hAnsi="Cambria" w:cs="Calibri"/>
        </w:rPr>
        <w:t xml:space="preserve">or the input </w:t>
      </w:r>
      <w:r w:rsidR="00F4601C" w:rsidRPr="00E352EF">
        <w:t>Dataset</w:t>
      </w:r>
      <w:r w:rsidRPr="00E352EF">
        <w:rPr>
          <w:rFonts w:ascii="Cambria" w:eastAsia="Calibri" w:hAnsi="Cambria" w:cs="Calibri"/>
        </w:rPr>
        <w:t>.</w:t>
      </w:r>
    </w:p>
    <w:p w14:paraId="6DC800C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base – </w:t>
      </w:r>
      <w:r w:rsidRPr="00E352EF">
        <w:rPr>
          <w:rFonts w:ascii="Cambria" w:eastAsia="Calibri" w:hAnsi="Cambria" w:cs="Calibri"/>
        </w:rPr>
        <w:t>the base of the logarithm.</w:t>
      </w:r>
    </w:p>
    <w:p w14:paraId="2CD34EBA" w14:textId="77777777" w:rsidR="008F033A" w:rsidRPr="00E352EF" w:rsidRDefault="008F033A" w:rsidP="008F033A">
      <w:pPr>
        <w:rPr>
          <w:rFonts w:ascii="Cambria" w:eastAsia="Calibri" w:hAnsi="Cambria" w:cs="Calibri"/>
          <w:i/>
          <w:color w:val="5B9BD5"/>
        </w:rPr>
      </w:pPr>
    </w:p>
    <w:p w14:paraId="41800D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891442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27F16A2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73826B60" w14:textId="77777777" w:rsidR="005A2227" w:rsidRPr="00E352EF" w:rsidRDefault="0097053A" w:rsidP="008A7573">
      <w:pPr>
        <w:numPr>
          <w:ilvl w:val="0"/>
          <w:numId w:val="22"/>
        </w:numPr>
        <w:tabs>
          <w:tab w:val="left" w:pos="0"/>
        </w:tabs>
        <w:ind w:left="360"/>
        <w:rPr>
          <w:rFonts w:ascii="Cambria" w:hAnsi="Cambria"/>
        </w:rPr>
      </w:pPr>
      <w:r w:rsidRPr="00E352EF">
        <w:rPr>
          <w:rFonts w:ascii="Cambria" w:eastAsia="Calibri" w:hAnsi="Cambria" w:cs="Calibri"/>
          <w:i/>
        </w:rPr>
        <w:t xml:space="preserve">base  </w:t>
      </w:r>
      <w:r w:rsidRPr="00E352EF">
        <w:rPr>
          <w:rFonts w:ascii="Cambria" w:eastAsia="Calibri" w:hAnsi="Cambria" w:cs="Calibri"/>
        </w:rPr>
        <w:t>must be greater than zero.</w:t>
      </w:r>
    </w:p>
    <w:p w14:paraId="6D5E42D3" w14:textId="77777777" w:rsidR="008F033A" w:rsidRPr="00E352EF" w:rsidRDefault="008F033A" w:rsidP="008F033A">
      <w:pPr>
        <w:rPr>
          <w:rFonts w:ascii="Cambria" w:eastAsia="Calibri" w:hAnsi="Cambria" w:cs="Calibri"/>
          <w:i/>
          <w:color w:val="5B9BD5"/>
        </w:rPr>
      </w:pPr>
    </w:p>
    <w:p w14:paraId="543689B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B4E356E"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w:t>
      </w:r>
      <w:r w:rsidRPr="00E352EF">
        <w:rPr>
          <w:rFonts w:ascii="Cambria" w:eastAsia="Calibri" w:hAnsi="Cambria" w:cs="Calibri"/>
          <w:i/>
        </w:rPr>
        <w:t>base</w:t>
      </w:r>
      <w:r w:rsidRPr="00E352EF">
        <w:rPr>
          <w:rFonts w:ascii="Cambria" w:eastAsia="Calibri" w:hAnsi="Cambria" w:cs="Calibri"/>
        </w:rPr>
        <w:t xml:space="preserve"> logarithm of ds.</w:t>
      </w:r>
    </w:p>
    <w:p w14:paraId="126491C8"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 xml:space="preserve">dentifier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w:t>
      </w:r>
      <w:r w:rsidR="00E9063A" w:rsidRPr="00E352EF">
        <w:rPr>
          <w:rFonts w:ascii="Cambria" w:eastAsia="Calibri" w:hAnsi="Cambria" w:cs="Calibri"/>
        </w:rPr>
        <w:t xml:space="preserve">Measures </w:t>
      </w:r>
      <w:r w:rsidRPr="00E352EF">
        <w:rPr>
          <w:rFonts w:ascii="Cambria" w:eastAsia="Calibri" w:hAnsi="Cambria" w:cs="Calibri"/>
        </w:rPr>
        <w:t xml:space="preserve">are obtained by calculating the logarithm in </w:t>
      </w:r>
      <w:r w:rsidRPr="00E352EF">
        <w:rPr>
          <w:rFonts w:ascii="Cambria" w:eastAsia="Calibri" w:hAnsi="Cambria" w:cs="Calibri"/>
          <w:i/>
        </w:rPr>
        <w:t xml:space="preserve">base </w:t>
      </w:r>
      <w:r w:rsidRPr="00E352EF">
        <w:rPr>
          <w:rFonts w:ascii="Cambria" w:eastAsia="Calibri" w:hAnsi="Cambria" w:cs="Calibri"/>
        </w:rPr>
        <w:t>of the value in the original Measure Component.</w:t>
      </w:r>
    </w:p>
    <w:p w14:paraId="373970CF" w14:textId="77777777" w:rsidR="002B273C" w:rsidRPr="00E352EF" w:rsidRDefault="002B273C" w:rsidP="008F033A">
      <w:pPr>
        <w:rPr>
          <w:rFonts w:ascii="Cambria" w:eastAsia="Calibri" w:hAnsi="Cambria" w:cs="Calibri"/>
          <w:i/>
          <w:color w:val="5B9BD5"/>
        </w:rPr>
      </w:pPr>
    </w:p>
    <w:p w14:paraId="31A99628" w14:textId="77777777" w:rsidR="002B273C" w:rsidRPr="00E352EF" w:rsidRDefault="002B273C" w:rsidP="00AB605E">
      <w:pPr>
        <w:rPr>
          <w:rFonts w:ascii="Cambria" w:hAnsi="Cambria"/>
        </w:rPr>
      </w:pPr>
      <w:r w:rsidRPr="00E352EF">
        <w:rPr>
          <w:rFonts w:ascii="Cambria" w:hAnsi="Cambria"/>
        </w:rPr>
        <w:t>The logarithm of a zero or negative number results in a runtime exception.</w:t>
      </w:r>
    </w:p>
    <w:p w14:paraId="51F25805" w14:textId="77777777" w:rsidR="005A2227" w:rsidRPr="00E352EF" w:rsidRDefault="005A2227" w:rsidP="008F033A">
      <w:pPr>
        <w:rPr>
          <w:rFonts w:ascii="Cambria" w:eastAsia="Calibri" w:hAnsi="Cambria" w:cs="Calibri"/>
          <w:i/>
          <w:color w:val="5B9BD5"/>
        </w:rPr>
      </w:pPr>
    </w:p>
    <w:p w14:paraId="59278956"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5CCC9A0F"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03F07EB" w14:textId="77777777" w:rsidR="005A2227" w:rsidRPr="00E352EF" w:rsidRDefault="00DA6D9C" w:rsidP="008F033A">
      <w:pPr>
        <w:rPr>
          <w:rFonts w:ascii="Cambria" w:hAnsi="Cambria"/>
        </w:rPr>
      </w:pPr>
      <w:r w:rsidRPr="00E352EF">
        <w:rPr>
          <w:rFonts w:ascii="Cambria" w:eastAsia="Calibri" w:hAnsi="Cambria" w:cs="Calibri"/>
        </w:rPr>
        <w:t>1)</w:t>
      </w:r>
      <w:r w:rsidR="0097053A" w:rsidRPr="00E352EF">
        <w:rPr>
          <w:rFonts w:ascii="Cambria" w:eastAsia="Calibri" w:hAnsi="Cambria" w:cs="Calibri"/>
        </w:rPr>
        <w:t>If   B = 1024:</w:t>
      </w:r>
    </w:p>
    <w:p w14:paraId="7D1F8D5F"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2)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10</w:t>
      </w:r>
    </w:p>
    <w:p w14:paraId="3E7F6EE5"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10)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3.01</w:t>
      </w:r>
    </w:p>
    <w:p w14:paraId="39CE2AEC" w14:textId="77777777" w:rsidR="005A2227" w:rsidRPr="00F70A81" w:rsidRDefault="005A2227" w:rsidP="008F033A">
      <w:pPr>
        <w:ind w:left="720"/>
        <w:rPr>
          <w:rFonts w:ascii="Cambria" w:hAnsi="Cambria"/>
          <w:lang w:val="pt-PT"/>
        </w:rPr>
      </w:pPr>
    </w:p>
    <w:p w14:paraId="35517082" w14:textId="77777777" w:rsidR="005A2227" w:rsidRPr="00463E31" w:rsidRDefault="00EA6708" w:rsidP="008F033A">
      <w:pPr>
        <w:rPr>
          <w:rFonts w:ascii="Cambria" w:eastAsia="Calibri" w:hAnsi="Cambria" w:cs="Calibri"/>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1055FDBA" w14:textId="77777777" w:rsidR="00EA6708" w:rsidRPr="00463E31" w:rsidRDefault="00DA6D9C" w:rsidP="008F033A">
      <w:pPr>
        <w:rPr>
          <w:rFonts w:ascii="Cambria" w:eastAsia="Calibri" w:hAnsi="Cambria" w:cs="Calibri"/>
          <w:lang w:val="it-IT"/>
        </w:rPr>
      </w:pPr>
      <w:r w:rsidRPr="00463E31">
        <w:rPr>
          <w:rFonts w:ascii="Cambria" w:eastAsia="Calibri" w:hAnsi="Cambria" w:cs="Calibri"/>
          <w:lang w:val="it-IT"/>
        </w:rPr>
        <w:t>2</w:t>
      </w:r>
      <w:r w:rsidR="00EA6708" w:rsidRPr="00463E31">
        <w:rPr>
          <w:rFonts w:ascii="Cambria" w:eastAsia="Calibri" w:hAnsi="Cambria" w:cs="Calibri"/>
          <w:lang w:val="it-IT"/>
        </w:rPr>
        <w:t xml:space="preserve">) DatasetB := </w:t>
      </w:r>
      <w:r w:rsidR="00EA6708" w:rsidRPr="00463E31">
        <w:rPr>
          <w:rFonts w:ascii="Cambria" w:eastAsia="Calibri" w:hAnsi="Cambria" w:cs="Calibri"/>
          <w:b/>
          <w:lang w:val="it-IT"/>
        </w:rPr>
        <w:t>log(</w:t>
      </w:r>
      <w:r w:rsidR="00EA6708" w:rsidRPr="00463E31">
        <w:rPr>
          <w:rFonts w:ascii="Cambria" w:eastAsia="Calibri" w:hAnsi="Cambria" w:cs="Calibri"/>
          <w:lang w:val="it-IT"/>
        </w:rPr>
        <w:t>2,DatasetA</w:t>
      </w:r>
      <w:r w:rsidR="00EA6708" w:rsidRPr="00463E31">
        <w:rPr>
          <w:rFonts w:ascii="Cambria" w:eastAsia="Calibri" w:hAnsi="Cambria" w:cs="Calibri"/>
          <w:b/>
          <w:lang w:val="it-IT"/>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10D68AF1"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F37B85" w14:textId="77777777" w:rsidR="005A2227" w:rsidRPr="00E352EF" w:rsidRDefault="0097053A">
            <w:r w:rsidRPr="00E352EF">
              <w:rPr>
                <w:rFonts w:ascii="Calibri" w:eastAsia="Calibri" w:hAnsi="Calibri" w:cs="Calibri"/>
              </w:rPr>
              <w:t>Dataset A</w:t>
            </w:r>
          </w:p>
        </w:tc>
      </w:tr>
      <w:tr w:rsidR="005A2227" w:rsidRPr="00E352EF" w14:paraId="420EA45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9CE91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A5D66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F84E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3AC7C5" w14:textId="77777777" w:rsidR="005A2227" w:rsidRPr="00E352EF" w:rsidRDefault="0097053A">
            <w:r w:rsidRPr="00E352EF">
              <w:rPr>
                <w:rFonts w:ascii="Calibri" w:eastAsia="Calibri" w:hAnsi="Calibri" w:cs="Calibri"/>
                <w:b/>
              </w:rPr>
              <w:t>VALUE</w:t>
            </w:r>
          </w:p>
        </w:tc>
      </w:tr>
      <w:tr w:rsidR="005A2227" w:rsidRPr="00E352EF" w14:paraId="1C68EBD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353E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79F6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A6F3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920B8" w14:textId="77777777" w:rsidR="005A2227" w:rsidRPr="00E352EF" w:rsidRDefault="0097053A">
            <w:r w:rsidRPr="00E352EF">
              <w:rPr>
                <w:rFonts w:ascii="Calibri" w:eastAsia="Calibri" w:hAnsi="Calibri" w:cs="Calibri"/>
              </w:rPr>
              <w:t>1024</w:t>
            </w:r>
          </w:p>
        </w:tc>
      </w:tr>
      <w:tr w:rsidR="005A2227" w:rsidRPr="00E352EF" w14:paraId="0110A53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D5F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4892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FA3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1A557" w14:textId="77777777" w:rsidR="005A2227" w:rsidRPr="00E352EF" w:rsidRDefault="0097053A">
            <w:r w:rsidRPr="00E352EF">
              <w:rPr>
                <w:rFonts w:ascii="Calibri" w:eastAsia="Calibri" w:hAnsi="Calibri" w:cs="Calibri"/>
              </w:rPr>
              <w:t>64</w:t>
            </w:r>
          </w:p>
        </w:tc>
      </w:tr>
      <w:tr w:rsidR="005A2227" w:rsidRPr="00E352EF" w14:paraId="266CB06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FFC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8ED43"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31DB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72754" w14:textId="77777777" w:rsidR="005A2227" w:rsidRPr="00E352EF" w:rsidRDefault="0097053A">
            <w:r w:rsidRPr="00E352EF">
              <w:rPr>
                <w:rFonts w:ascii="Calibri" w:eastAsia="Calibri" w:hAnsi="Calibri" w:cs="Calibri"/>
              </w:rPr>
              <w:t>32</w:t>
            </w:r>
          </w:p>
        </w:tc>
      </w:tr>
    </w:tbl>
    <w:p w14:paraId="32B87F64"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E70655A"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FBF199" w14:textId="77777777" w:rsidR="005A2227" w:rsidRPr="00E352EF" w:rsidRDefault="0097053A">
            <w:r w:rsidRPr="00E352EF">
              <w:rPr>
                <w:rFonts w:ascii="Calibri" w:eastAsia="Calibri" w:hAnsi="Calibri" w:cs="Calibri"/>
              </w:rPr>
              <w:t>Dataset B</w:t>
            </w:r>
          </w:p>
        </w:tc>
      </w:tr>
      <w:tr w:rsidR="005A2227" w:rsidRPr="00E352EF" w14:paraId="07A9555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D27C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1AECD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FC796C"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CB2078" w14:textId="77777777" w:rsidR="005A2227" w:rsidRPr="00E352EF" w:rsidRDefault="0097053A">
            <w:r w:rsidRPr="00E352EF">
              <w:rPr>
                <w:rFonts w:ascii="Calibri" w:eastAsia="Calibri" w:hAnsi="Calibri" w:cs="Calibri"/>
                <w:b/>
              </w:rPr>
              <w:t>VALUE</w:t>
            </w:r>
          </w:p>
        </w:tc>
      </w:tr>
      <w:tr w:rsidR="005A2227" w:rsidRPr="00E352EF" w14:paraId="5CF554CF"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CAC5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AAD2"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227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4C563" w14:textId="77777777" w:rsidR="005A2227" w:rsidRPr="00E352EF" w:rsidRDefault="0097053A">
            <w:r w:rsidRPr="00E352EF">
              <w:rPr>
                <w:rFonts w:ascii="Calibri" w:eastAsia="Calibri" w:hAnsi="Calibri" w:cs="Calibri"/>
              </w:rPr>
              <w:t>10</w:t>
            </w:r>
          </w:p>
        </w:tc>
      </w:tr>
      <w:tr w:rsidR="005A2227" w:rsidRPr="00E352EF" w14:paraId="64AC03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36DF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EF56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15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1B866" w14:textId="77777777" w:rsidR="005A2227" w:rsidRPr="00E352EF" w:rsidRDefault="0097053A">
            <w:r w:rsidRPr="00E352EF">
              <w:rPr>
                <w:rFonts w:ascii="Calibri" w:eastAsia="Calibri" w:hAnsi="Calibri" w:cs="Calibri"/>
              </w:rPr>
              <w:t>6</w:t>
            </w:r>
          </w:p>
        </w:tc>
      </w:tr>
      <w:tr w:rsidR="005A2227" w:rsidRPr="00E352EF" w14:paraId="6F3D155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825A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A4AA4"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E6BE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C66" w14:textId="77777777" w:rsidR="005A2227" w:rsidRPr="00E352EF" w:rsidRDefault="0097053A">
            <w:r w:rsidRPr="00E352EF">
              <w:rPr>
                <w:rFonts w:ascii="Calibri" w:eastAsia="Calibri" w:hAnsi="Calibri" w:cs="Calibri"/>
              </w:rPr>
              <w:t>5</w:t>
            </w:r>
          </w:p>
        </w:tc>
      </w:tr>
    </w:tbl>
    <w:p w14:paraId="15686DBF" w14:textId="77777777" w:rsidR="005A2227" w:rsidRPr="00E352EF" w:rsidRDefault="005A2227"/>
    <w:p w14:paraId="6246E245" w14:textId="77777777" w:rsidR="005A2227" w:rsidRPr="00E352EF" w:rsidRDefault="0097053A" w:rsidP="008F033A">
      <w:pPr>
        <w:pStyle w:val="Stile3"/>
        <w:rPr>
          <w:lang w:val="en-GB"/>
        </w:rPr>
      </w:pPr>
      <w:bookmarkStart w:id="396" w:name="_Toc462659675"/>
      <w:bookmarkStart w:id="397" w:name="_Toc463805751"/>
      <w:bookmarkStart w:id="398" w:name="_Toc464487928"/>
      <w:r w:rsidRPr="00E352EF">
        <w:rPr>
          <w:lang w:val="en-GB"/>
        </w:rPr>
        <w:t>power</w:t>
      </w:r>
      <w:bookmarkEnd w:id="396"/>
      <w:bookmarkEnd w:id="397"/>
      <w:bookmarkEnd w:id="398"/>
    </w:p>
    <w:p w14:paraId="54635F8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0353F46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power</w:t>
      </w:r>
      <w:r w:rsidRPr="00E352EF">
        <w:rPr>
          <w:rFonts w:ascii="Cambria" w:eastAsia="Calibri" w:hAnsi="Cambria" w:cs="Calibri"/>
        </w:rPr>
        <w:t xml:space="preserve"> calculates the power of a number raised to an exponent</w:t>
      </w:r>
    </w:p>
    <w:p w14:paraId="46D364F6" w14:textId="77777777" w:rsidR="008F033A" w:rsidRPr="00E352EF" w:rsidRDefault="008F033A" w:rsidP="008F033A">
      <w:pPr>
        <w:rPr>
          <w:rFonts w:ascii="Cambria" w:eastAsia="Calibri" w:hAnsi="Cambria" w:cs="Calibri"/>
          <w:i/>
          <w:color w:val="5B9BD5"/>
        </w:rPr>
      </w:pPr>
    </w:p>
    <w:p w14:paraId="36D519E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84F3F95" w14:textId="77777777" w:rsidR="005A2227" w:rsidRPr="00E352EF" w:rsidRDefault="0097053A" w:rsidP="008F033A">
      <w:pPr>
        <w:rPr>
          <w:rFonts w:ascii="Cambria" w:hAnsi="Cambria"/>
        </w:rPr>
      </w:pPr>
      <w:r w:rsidRPr="00E352EF">
        <w:rPr>
          <w:rFonts w:ascii="Cambria" w:eastAsia="Calibri" w:hAnsi="Cambria" w:cs="Calibri"/>
          <w:b/>
        </w:rPr>
        <w:t>power(</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exponent</w:t>
      </w:r>
      <w:r w:rsidRPr="00E352EF">
        <w:rPr>
          <w:rFonts w:ascii="Cambria" w:eastAsia="Calibri" w:hAnsi="Cambria" w:cs="Calibri"/>
          <w:b/>
        </w:rPr>
        <w:t>)</w:t>
      </w:r>
    </w:p>
    <w:p w14:paraId="0347055C" w14:textId="77777777" w:rsidR="008F033A" w:rsidRPr="00E352EF" w:rsidRDefault="008F033A" w:rsidP="008F033A">
      <w:pPr>
        <w:rPr>
          <w:rFonts w:ascii="Cambria" w:eastAsia="Calibri" w:hAnsi="Cambria" w:cs="Calibri"/>
          <w:i/>
          <w:color w:val="5B9BD5"/>
        </w:rPr>
      </w:pPr>
    </w:p>
    <w:p w14:paraId="56A53FC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1C8DDA8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0905D806"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xml:space="preserve">     {attribute &lt;IDENT&gt; as scalar-type}* | number]</w:t>
      </w:r>
    </w:p>
    <w:p w14:paraId="403D0345" w14:textId="77777777" w:rsidR="005A2227" w:rsidRPr="00E352EF" w:rsidRDefault="008F033A" w:rsidP="008F033A">
      <w:pPr>
        <w:rPr>
          <w:rFonts w:ascii="Cambria" w:eastAsia="Calibri" w:hAnsi="Cambria" w:cs="Calibri"/>
        </w:rPr>
      </w:pPr>
      <w:r w:rsidRPr="00E352EF">
        <w:rPr>
          <w:rFonts w:ascii="Cambria" w:eastAsia="Calibri" w:hAnsi="Cambria" w:cs="Calibri"/>
          <w:i/>
        </w:rPr>
        <w:t>e</w:t>
      </w:r>
      <w:r w:rsidR="0097053A" w:rsidRPr="00E352EF">
        <w:rPr>
          <w:rFonts w:ascii="Cambria" w:eastAsia="Calibri" w:hAnsi="Cambria" w:cs="Calibri"/>
          <w:i/>
        </w:rPr>
        <w:t>xponent</w:t>
      </w:r>
      <w:r w:rsidRPr="00E352EF">
        <w:rPr>
          <w:rFonts w:ascii="Cambria" w:eastAsia="Calibri" w:hAnsi="Cambria" w:cs="Calibri"/>
          <w:i/>
        </w:rPr>
        <w:t xml:space="preserve"> </w:t>
      </w:r>
      <w:r w:rsidRPr="00E352EF">
        <w:rPr>
          <w:rFonts w:ascii="Cambria" w:eastAsia="Calibri" w:hAnsi="Cambria" w:cs="Calibri"/>
        </w:rPr>
        <w:t>:</w:t>
      </w:r>
      <w:r w:rsidR="0097053A" w:rsidRPr="00E352EF">
        <w:rPr>
          <w:rFonts w:ascii="Cambria" w:eastAsia="Calibri" w:hAnsi="Cambria" w:cs="Calibri"/>
        </w:rPr>
        <w:t xml:space="preserve"> int</w:t>
      </w:r>
      <w:r w:rsidR="00D12DF5" w:rsidRPr="00E352EF">
        <w:rPr>
          <w:rFonts w:ascii="Cambria" w:eastAsia="Calibri" w:hAnsi="Cambria" w:cs="Calibri"/>
        </w:rPr>
        <w:t>eger</w:t>
      </w:r>
    </w:p>
    <w:p w14:paraId="7FB34488" w14:textId="77777777" w:rsidR="00DC675D" w:rsidRPr="00E352EF" w:rsidRDefault="00DC675D" w:rsidP="008F033A">
      <w:pPr>
        <w:rPr>
          <w:rFonts w:ascii="Cambria" w:hAnsi="Cambria"/>
        </w:rPr>
      </w:pPr>
    </w:p>
    <w:p w14:paraId="1B5906C6"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165AD0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exponent </w:t>
      </w:r>
      <w:r w:rsidRPr="00E352EF">
        <w:rPr>
          <w:rFonts w:ascii="Cambria" w:eastAsia="Calibri" w:hAnsi="Cambria" w:cs="Calibri"/>
        </w:rPr>
        <w:t>– is the exponent of the power</w:t>
      </w:r>
      <w:r w:rsidRPr="00E352EF">
        <w:rPr>
          <w:rFonts w:ascii="Cambria" w:eastAsia="Calibri" w:hAnsi="Cambria" w:cs="Calibri"/>
          <w:i/>
        </w:rPr>
        <w:t>.</w:t>
      </w:r>
    </w:p>
    <w:p w14:paraId="74ABA9E0" w14:textId="77777777" w:rsidR="008F033A" w:rsidRPr="00E352EF" w:rsidRDefault="008F033A" w:rsidP="008F033A">
      <w:pPr>
        <w:rPr>
          <w:rFonts w:ascii="Cambria" w:eastAsia="Calibri" w:hAnsi="Cambria" w:cs="Calibri"/>
          <w:i/>
          <w:color w:val="5B9BD5"/>
        </w:rPr>
      </w:pPr>
    </w:p>
    <w:p w14:paraId="78A0E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267446"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w:t>
      </w:r>
    </w:p>
    <w:p w14:paraId="6E477E43"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w:t>
      </w:r>
    </w:p>
    <w:p w14:paraId="47C3D291" w14:textId="77777777" w:rsidR="008F033A" w:rsidRPr="00E352EF" w:rsidRDefault="008F033A" w:rsidP="008F033A">
      <w:pPr>
        <w:rPr>
          <w:rFonts w:ascii="Cambria" w:eastAsia="Calibri" w:hAnsi="Cambria" w:cs="Calibri"/>
          <w:i/>
          <w:color w:val="5B9BD5"/>
        </w:rPr>
      </w:pPr>
    </w:p>
    <w:p w14:paraId="3E71D2D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FB1D3CD"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ds raised to the </w:t>
      </w:r>
      <w:r w:rsidRPr="00E352EF">
        <w:rPr>
          <w:rFonts w:ascii="Cambria" w:eastAsia="Calibri" w:hAnsi="Cambria" w:cs="Calibri"/>
          <w:i/>
        </w:rPr>
        <w:t>exponent</w:t>
      </w:r>
      <w:r w:rsidRPr="00E352EF">
        <w:rPr>
          <w:rFonts w:ascii="Cambria" w:eastAsia="Calibri" w:hAnsi="Cambria" w:cs="Calibri"/>
        </w:rPr>
        <w:t xml:space="preserve"> power.</w:t>
      </w:r>
    </w:p>
    <w:p w14:paraId="54172F92"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of ds and the N numeric measures are obtained by elevating the original Measure Component to the exponent-th power.</w:t>
      </w:r>
    </w:p>
    <w:p w14:paraId="1888D48D" w14:textId="77777777" w:rsidR="005A2227" w:rsidRPr="00E352EF" w:rsidRDefault="005A2227" w:rsidP="008F033A">
      <w:pPr>
        <w:rPr>
          <w:rFonts w:ascii="Cambria" w:eastAsia="Calibri" w:hAnsi="Cambria" w:cs="Calibri"/>
          <w:i/>
          <w:color w:val="5B9BD5"/>
        </w:rPr>
      </w:pPr>
    </w:p>
    <w:p w14:paraId="544ED6E6" w14:textId="77777777" w:rsidR="008F033A" w:rsidRPr="00E352EF" w:rsidRDefault="008F033A" w:rsidP="008F033A">
      <w:pPr>
        <w:rPr>
          <w:rFonts w:ascii="Cambria" w:hAnsi="Cambria"/>
        </w:rPr>
      </w:pPr>
    </w:p>
    <w:p w14:paraId="6F971FC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13ABEB0B"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4564CA4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 B = 5:</w:t>
      </w:r>
    </w:p>
    <w:p w14:paraId="46B1ECD9" w14:textId="77777777" w:rsidR="005A2227" w:rsidRPr="00E352EF" w:rsidRDefault="0097053A" w:rsidP="00DA6D9C">
      <w:pPr>
        <w:ind w:firstLine="706"/>
        <w:rPr>
          <w:rFonts w:ascii="Cambria" w:hAnsi="Cambria"/>
        </w:rPr>
      </w:pPr>
      <w:r w:rsidRPr="00E352EF">
        <w:rPr>
          <w:rFonts w:ascii="Cambria" w:eastAsia="Calibri" w:hAnsi="Cambria" w:cs="Calibri"/>
        </w:rPr>
        <w:t xml:space="preserve">C := </w:t>
      </w:r>
      <w:r w:rsidRPr="00E352EF">
        <w:rPr>
          <w:rFonts w:ascii="Cambria" w:eastAsia="Calibri" w:hAnsi="Cambria" w:cs="Calibri"/>
          <w:b/>
        </w:rPr>
        <w:t>power(</w:t>
      </w:r>
      <w:r w:rsidRPr="00E352EF">
        <w:rPr>
          <w:rFonts w:ascii="Cambria" w:eastAsia="Calibri" w:hAnsi="Cambria" w:cs="Calibri"/>
        </w:rPr>
        <w:t>B, A</w:t>
      </w:r>
      <w:r w:rsidRPr="00E352EF">
        <w:rPr>
          <w:rFonts w:ascii="Cambria" w:eastAsia="Calibri" w:hAnsi="Cambria" w:cs="Calibri"/>
          <w:b/>
        </w:rPr>
        <w:t xml:space="preserve">) </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25</w:t>
      </w:r>
    </w:p>
    <w:p w14:paraId="32D82ADB" w14:textId="77777777" w:rsidR="005A2227" w:rsidRPr="00E352EF" w:rsidRDefault="005A2227" w:rsidP="008F033A">
      <w:pPr>
        <w:rPr>
          <w:rFonts w:ascii="Cambria" w:hAnsi="Cambria"/>
        </w:rPr>
      </w:pPr>
    </w:p>
    <w:p w14:paraId="29F0EE39"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AEFD24E"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power(</w:t>
      </w:r>
      <w:r w:rsidRPr="00E352EF">
        <w:rPr>
          <w:rFonts w:ascii="Cambria" w:eastAsia="Calibri" w:hAnsi="Cambria"/>
        </w:rPr>
        <w:t>DatasetA,2</w:t>
      </w:r>
      <w:r w:rsidRPr="00E352EF">
        <w:rPr>
          <w:rFonts w:ascii="Cambria" w:eastAsia="Calibri" w:hAnsi="Cambria"/>
          <w:b/>
        </w:rPr>
        <w:t>)</w:t>
      </w:r>
    </w:p>
    <w:p w14:paraId="7D63CCC1"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6336A1C"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300D2" w14:textId="77777777" w:rsidR="005A2227" w:rsidRPr="00E352EF" w:rsidRDefault="0097053A">
            <w:r w:rsidRPr="00E352EF">
              <w:rPr>
                <w:rFonts w:ascii="Calibri" w:eastAsia="Calibri" w:hAnsi="Calibri" w:cs="Calibri"/>
              </w:rPr>
              <w:t>Dataset A</w:t>
            </w:r>
          </w:p>
        </w:tc>
      </w:tr>
      <w:tr w:rsidR="005A2227" w:rsidRPr="00E352EF" w14:paraId="619E86C4"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7A6459"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68A2A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35492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44E8AA" w14:textId="77777777" w:rsidR="005A2227" w:rsidRPr="00E352EF" w:rsidRDefault="0097053A">
            <w:r w:rsidRPr="00E352EF">
              <w:rPr>
                <w:rFonts w:ascii="Calibri" w:eastAsia="Calibri" w:hAnsi="Calibri" w:cs="Calibri"/>
                <w:b/>
              </w:rPr>
              <w:t>VALUE</w:t>
            </w:r>
          </w:p>
        </w:tc>
      </w:tr>
      <w:tr w:rsidR="005A2227" w:rsidRPr="00E352EF" w14:paraId="3367B5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4F23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CAF65"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1B53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20508" w14:textId="77777777" w:rsidR="005A2227" w:rsidRPr="00E352EF" w:rsidRDefault="0097053A">
            <w:r w:rsidRPr="00E352EF">
              <w:rPr>
                <w:rFonts w:ascii="Calibri" w:eastAsia="Calibri" w:hAnsi="Calibri" w:cs="Calibri"/>
              </w:rPr>
              <w:t>3</w:t>
            </w:r>
          </w:p>
        </w:tc>
      </w:tr>
      <w:tr w:rsidR="005A2227" w:rsidRPr="00E352EF" w14:paraId="6CDEF2C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3BF1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7C93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F7C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6F197" w14:textId="77777777" w:rsidR="005A2227" w:rsidRPr="00E352EF" w:rsidRDefault="0097053A">
            <w:r w:rsidRPr="00E352EF">
              <w:rPr>
                <w:rFonts w:ascii="Calibri" w:eastAsia="Calibri" w:hAnsi="Calibri" w:cs="Calibri"/>
              </w:rPr>
              <w:t>4</w:t>
            </w:r>
          </w:p>
        </w:tc>
      </w:tr>
      <w:tr w:rsidR="005A2227" w:rsidRPr="00E352EF" w14:paraId="7A52491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150D6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09A3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8E96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DE6F5" w14:textId="77777777" w:rsidR="005A2227" w:rsidRPr="00E352EF" w:rsidRDefault="0097053A">
            <w:r w:rsidRPr="00E352EF">
              <w:rPr>
                <w:rFonts w:ascii="Calibri" w:eastAsia="Calibri" w:hAnsi="Calibri" w:cs="Calibri"/>
              </w:rPr>
              <w:t>5</w:t>
            </w:r>
          </w:p>
        </w:tc>
      </w:tr>
    </w:tbl>
    <w:p w14:paraId="41CB4D47" w14:textId="77777777" w:rsidR="005A2227" w:rsidRPr="00E352EF" w:rsidRDefault="005A2227">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205291F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F6066C0" w14:textId="77777777" w:rsidR="005A2227" w:rsidRPr="00E352EF" w:rsidRDefault="0097053A">
            <w:r w:rsidRPr="00E352EF">
              <w:rPr>
                <w:rFonts w:ascii="Calibri" w:eastAsia="Calibri" w:hAnsi="Calibri" w:cs="Calibri"/>
              </w:rPr>
              <w:t>Dataset B</w:t>
            </w:r>
          </w:p>
        </w:tc>
      </w:tr>
      <w:tr w:rsidR="005A2227" w:rsidRPr="00E352EF" w14:paraId="799D1D78"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B59B4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11B1C7"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5DDFCB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03558D0" w14:textId="77777777" w:rsidR="005A2227" w:rsidRPr="00E352EF" w:rsidRDefault="0097053A">
            <w:r w:rsidRPr="00E352EF">
              <w:rPr>
                <w:rFonts w:ascii="Calibri" w:eastAsia="Calibri" w:hAnsi="Calibri" w:cs="Calibri"/>
                <w:b/>
              </w:rPr>
              <w:t>VALUE</w:t>
            </w:r>
          </w:p>
        </w:tc>
      </w:tr>
      <w:tr w:rsidR="005A2227" w:rsidRPr="00E352EF" w14:paraId="325CAD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8072B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E971A"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B77D2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88681" w14:textId="77777777" w:rsidR="005A2227" w:rsidRPr="00E352EF" w:rsidRDefault="0097053A">
            <w:r w:rsidRPr="00E352EF">
              <w:rPr>
                <w:rFonts w:ascii="Calibri" w:eastAsia="Calibri" w:hAnsi="Calibri" w:cs="Calibri"/>
              </w:rPr>
              <w:t>9</w:t>
            </w:r>
          </w:p>
        </w:tc>
      </w:tr>
      <w:tr w:rsidR="005A2227" w:rsidRPr="00E352EF" w14:paraId="134A994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6827"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8560C3"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DBB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16D4B" w14:textId="77777777" w:rsidR="005A2227" w:rsidRPr="00E352EF" w:rsidRDefault="0097053A">
            <w:r w:rsidRPr="00E352EF">
              <w:rPr>
                <w:rFonts w:ascii="Calibri" w:eastAsia="Calibri" w:hAnsi="Calibri" w:cs="Calibri"/>
              </w:rPr>
              <w:t>16</w:t>
            </w:r>
          </w:p>
        </w:tc>
      </w:tr>
      <w:tr w:rsidR="005A2227" w:rsidRPr="00E352EF" w14:paraId="5E55ADD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834F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54D6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69E6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72A7C" w14:textId="77777777" w:rsidR="005A2227" w:rsidRPr="00E352EF" w:rsidRDefault="0097053A">
            <w:r w:rsidRPr="00E352EF">
              <w:rPr>
                <w:rFonts w:ascii="Calibri" w:eastAsia="Calibri" w:hAnsi="Calibri" w:cs="Calibri"/>
              </w:rPr>
              <w:t>25</w:t>
            </w:r>
          </w:p>
        </w:tc>
      </w:tr>
    </w:tbl>
    <w:p w14:paraId="17F9EB71" w14:textId="77777777" w:rsidR="005A2227" w:rsidRPr="00E352EF" w:rsidRDefault="005A2227"/>
    <w:p w14:paraId="69CA1096" w14:textId="77777777" w:rsidR="005A2227" w:rsidRPr="00E352EF" w:rsidRDefault="0097053A" w:rsidP="008F033A">
      <w:pPr>
        <w:pStyle w:val="Stile3"/>
        <w:rPr>
          <w:lang w:val="en-GB"/>
        </w:rPr>
      </w:pPr>
      <w:bookmarkStart w:id="399" w:name="_Toc462659678"/>
      <w:bookmarkStart w:id="400" w:name="_Toc463805752"/>
      <w:bookmarkStart w:id="401" w:name="_Toc464487929"/>
      <w:r w:rsidRPr="00E352EF">
        <w:rPr>
          <w:lang w:val="en-GB"/>
        </w:rPr>
        <w:t>sqrt</w:t>
      </w:r>
      <w:bookmarkEnd w:id="399"/>
      <w:bookmarkEnd w:id="400"/>
      <w:bookmarkEnd w:id="401"/>
    </w:p>
    <w:p w14:paraId="07EB2FB9"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4928EE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sqrt</w:t>
      </w:r>
      <w:r w:rsidRPr="00E352EF">
        <w:rPr>
          <w:rFonts w:ascii="Cambria" w:eastAsia="Calibri" w:hAnsi="Cambria" w:cs="Calibri"/>
        </w:rPr>
        <w:t xml:space="preserve"> calculates the square root of a number</w:t>
      </w:r>
      <w:r w:rsidRPr="00E352EF">
        <w:rPr>
          <w:rFonts w:ascii="Cambria" w:eastAsia="Calibri" w:hAnsi="Cambria" w:cs="Calibri"/>
          <w:color w:val="5B9BD5"/>
        </w:rPr>
        <w:t xml:space="preserve"> </w:t>
      </w:r>
    </w:p>
    <w:p w14:paraId="6580B3FE" w14:textId="77777777" w:rsidR="008F033A" w:rsidRPr="00E352EF" w:rsidRDefault="008F033A" w:rsidP="008F033A">
      <w:pPr>
        <w:rPr>
          <w:rFonts w:ascii="Cambria" w:eastAsia="Calibri" w:hAnsi="Cambria" w:cs="Calibri"/>
          <w:i/>
          <w:color w:val="5B9BD5"/>
        </w:rPr>
      </w:pPr>
    </w:p>
    <w:p w14:paraId="1585F81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F8B0B2E" w14:textId="77777777" w:rsidR="005A2227" w:rsidRPr="00E352EF" w:rsidRDefault="0097053A" w:rsidP="008F033A">
      <w:pPr>
        <w:rPr>
          <w:rFonts w:ascii="Cambria" w:hAnsi="Cambria"/>
        </w:rPr>
      </w:pPr>
      <w:r w:rsidRPr="00E352EF">
        <w:rPr>
          <w:rFonts w:ascii="Cambria" w:eastAsia="Calibri" w:hAnsi="Cambria" w:cs="Calibri"/>
          <w:b/>
        </w:rPr>
        <w:t>sqrt(</w:t>
      </w:r>
      <w:r w:rsidRPr="00E352EF">
        <w:rPr>
          <w:rFonts w:ascii="Cambria" w:eastAsia="Calibri" w:hAnsi="Cambria" w:cs="Calibri"/>
          <w:i/>
        </w:rPr>
        <w:t>ds</w:t>
      </w:r>
      <w:r w:rsidRPr="00E352EF">
        <w:rPr>
          <w:rFonts w:ascii="Cambria" w:eastAsia="Calibri" w:hAnsi="Cambria" w:cs="Calibri"/>
          <w:b/>
        </w:rPr>
        <w:t>)</w:t>
      </w:r>
    </w:p>
    <w:p w14:paraId="2438BD7A" w14:textId="77777777" w:rsidR="008F033A" w:rsidRPr="00E352EF" w:rsidRDefault="008F033A" w:rsidP="008F033A">
      <w:pPr>
        <w:rPr>
          <w:rFonts w:ascii="Cambria" w:eastAsia="Calibri" w:hAnsi="Cambria" w:cs="Calibri"/>
          <w:i/>
          <w:color w:val="5B9BD5"/>
        </w:rPr>
      </w:pPr>
    </w:p>
    <w:p w14:paraId="2FC9BC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693F0FB0" w14:textId="77777777" w:rsidR="005A2227" w:rsidRPr="00E352EF" w:rsidRDefault="008F033A" w:rsidP="008F033A">
      <w:pPr>
        <w:tabs>
          <w:tab w:val="left" w:pos="1098"/>
        </w:tabs>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xml:space="preserve"> [dataset {identifier &lt;IDENT&gt; as scalar-type}+ {measure &lt;IDENT&gt; as number}+</w:t>
      </w:r>
    </w:p>
    <w:p w14:paraId="3349C727" w14:textId="77777777" w:rsidR="005A2227" w:rsidRPr="00E352EF" w:rsidRDefault="0097053A" w:rsidP="008F033A">
      <w:pPr>
        <w:rPr>
          <w:rFonts w:ascii="Cambria" w:eastAsia="Calibri" w:hAnsi="Cambria" w:cs="Calibri"/>
        </w:rPr>
      </w:pPr>
      <w:r w:rsidRPr="00E352EF">
        <w:rPr>
          <w:rFonts w:ascii="Cambria" w:hAnsi="Cambria"/>
        </w:rPr>
        <w:lastRenderedPageBreak/>
        <w:tab/>
      </w:r>
      <w:r w:rsidRPr="00E352EF">
        <w:rPr>
          <w:rFonts w:ascii="Cambria" w:eastAsia="Calibri" w:hAnsi="Cambria" w:cs="Calibri"/>
        </w:rPr>
        <w:t xml:space="preserve">      {attribute &lt;IDENT&gt; as scalar-type}* |number]</w:t>
      </w:r>
    </w:p>
    <w:p w14:paraId="3069F272" w14:textId="77777777" w:rsidR="00DC675D" w:rsidRPr="00E352EF" w:rsidRDefault="00DC675D" w:rsidP="008F033A">
      <w:pPr>
        <w:rPr>
          <w:rFonts w:ascii="Cambria" w:hAnsi="Cambria"/>
        </w:rPr>
      </w:pPr>
    </w:p>
    <w:p w14:paraId="6B86B9A2"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2A8C5ADD" w14:textId="77777777" w:rsidR="008F033A" w:rsidRPr="00E352EF" w:rsidRDefault="008F033A" w:rsidP="008F033A">
      <w:pPr>
        <w:rPr>
          <w:rFonts w:ascii="Cambria" w:eastAsia="Calibri" w:hAnsi="Cambria" w:cs="Calibri"/>
          <w:i/>
          <w:color w:val="5B9BD5"/>
        </w:rPr>
      </w:pPr>
    </w:p>
    <w:p w14:paraId="6586900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76510C4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1E51CE0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435A87BD" w14:textId="77777777" w:rsidR="008F033A" w:rsidRPr="00E352EF" w:rsidRDefault="008F033A" w:rsidP="008F033A">
      <w:pPr>
        <w:rPr>
          <w:rFonts w:ascii="Cambria" w:eastAsia="Calibri" w:hAnsi="Cambria" w:cs="Calibri"/>
          <w:i/>
          <w:color w:val="5B9BD5"/>
        </w:rPr>
      </w:pPr>
    </w:p>
    <w:p w14:paraId="03162E4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4FA6B15"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square root of </w:t>
      </w:r>
      <w:r w:rsidRPr="00E352EF">
        <w:rPr>
          <w:rFonts w:ascii="Cambria" w:eastAsia="Calibri" w:hAnsi="Cambria" w:cs="Calibri"/>
          <w:i/>
        </w:rPr>
        <w:t>ds</w:t>
      </w:r>
      <w:r w:rsidRPr="00E352EF">
        <w:rPr>
          <w:rFonts w:ascii="Cambria" w:eastAsia="Calibri" w:hAnsi="Cambria" w:cs="Calibri"/>
        </w:rPr>
        <w:t>.</w:t>
      </w:r>
    </w:p>
    <w:p w14:paraId="15EABFD4"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w:t>
      </w:r>
      <w:r w:rsidR="00EA7AAE" w:rsidRPr="00E352EF">
        <w:rPr>
          <w:rFonts w:ascii="Cambria" w:eastAsia="Calibri" w:hAnsi="Cambria" w:cs="Calibri"/>
        </w:rPr>
        <w:t xml:space="preserve"> the </w:t>
      </w:r>
      <w:r w:rsidRPr="00E352EF">
        <w:rPr>
          <w:rFonts w:ascii="Cambria" w:eastAsia="Calibri" w:hAnsi="Cambria" w:cs="Calibri"/>
        </w:rPr>
        <w:t xml:space="preserve"> operator returns a </w:t>
      </w:r>
      <w:r w:rsidR="00F4601C" w:rsidRPr="00E352EF">
        <w:t>Dataset</w:t>
      </w:r>
      <w:r w:rsidRPr="00E352EF">
        <w:rPr>
          <w:rFonts w:ascii="Cambria" w:eastAsia="Calibri" w:hAnsi="Cambria" w:cs="Calibri"/>
        </w:rPr>
        <w:t xml:space="preserve"> having the </w:t>
      </w:r>
      <w:r w:rsidR="00CC6A4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measures are obtained by calculating the square root of the original Measure Component. </w:t>
      </w:r>
    </w:p>
    <w:p w14:paraId="69CDDF27" w14:textId="77777777" w:rsidR="002B273C" w:rsidRPr="00E352EF" w:rsidRDefault="002B273C" w:rsidP="008F033A">
      <w:pPr>
        <w:rPr>
          <w:rFonts w:ascii="Cambria" w:hAnsi="Cambria"/>
        </w:rPr>
      </w:pPr>
    </w:p>
    <w:p w14:paraId="19F6C023" w14:textId="77777777" w:rsidR="002B273C" w:rsidRPr="00E352EF" w:rsidRDefault="002B273C" w:rsidP="00AB605E">
      <w:pPr>
        <w:rPr>
          <w:rFonts w:ascii="Cambria" w:hAnsi="Cambria"/>
        </w:rPr>
      </w:pPr>
      <w:r w:rsidRPr="00E352EF">
        <w:rPr>
          <w:rFonts w:ascii="Cambria" w:hAnsi="Cambria"/>
        </w:rPr>
        <w:t>The square root of a negative number results in a runtime exception.</w:t>
      </w:r>
    </w:p>
    <w:p w14:paraId="2A35BC28"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A802245"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0AFA5C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25:</w:t>
      </w:r>
    </w:p>
    <w:p w14:paraId="7D78A986" w14:textId="77777777" w:rsidR="005A2227" w:rsidRPr="00E352EF" w:rsidRDefault="0097053A" w:rsidP="00EA6708">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sqrt(</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hAnsi="Cambria"/>
        </w:rPr>
        <w:tab/>
      </w:r>
      <w:r w:rsidR="00994652" w:rsidRPr="00E352EF">
        <w:rPr>
          <w:rFonts w:ascii="Cambria" w:hAnsi="Cambria"/>
        </w:rPr>
        <w:tab/>
      </w:r>
      <w:r w:rsidR="00994652" w:rsidRPr="00E352EF">
        <w:rPr>
          <w:rFonts w:ascii="Cambria" w:hAnsi="Cambria"/>
        </w:rPr>
        <w:tab/>
      </w:r>
      <w:r w:rsidRPr="00E352EF">
        <w:rPr>
          <w:rFonts w:ascii="Cambria" w:eastAsia="Calibri" w:hAnsi="Cambria" w:cs="Calibri"/>
        </w:rPr>
        <w:t>B = 5</w:t>
      </w:r>
    </w:p>
    <w:p w14:paraId="190C63C8" w14:textId="77777777" w:rsidR="005A2227" w:rsidRPr="00E352EF" w:rsidRDefault="005A2227" w:rsidP="008F033A">
      <w:pPr>
        <w:ind w:left="720"/>
        <w:rPr>
          <w:rFonts w:ascii="Cambria" w:hAnsi="Cambria"/>
        </w:rPr>
      </w:pPr>
    </w:p>
    <w:p w14:paraId="0B5CAAEE"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7D161392"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sqrt(</w:t>
      </w:r>
      <w:r w:rsidRPr="00E352EF">
        <w:rPr>
          <w:rFonts w:ascii="Cambria" w:eastAsia="Calibri" w:hAnsi="Cambria"/>
        </w:rPr>
        <w:t>DatasetA</w:t>
      </w:r>
      <w:r w:rsidRPr="00E352EF">
        <w:rPr>
          <w:rFonts w:ascii="Cambria" w:eastAsia="Calibri" w:hAnsi="Cambria"/>
          <w:b/>
        </w:rPr>
        <w:t>)</w:t>
      </w:r>
    </w:p>
    <w:p w14:paraId="52F9C133"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3289B5"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275906D" w14:textId="77777777" w:rsidR="005A2227" w:rsidRPr="00E352EF" w:rsidRDefault="0097053A">
            <w:r w:rsidRPr="00E352EF">
              <w:rPr>
                <w:rFonts w:ascii="Calibri" w:eastAsia="Calibri" w:hAnsi="Calibri" w:cs="Calibri"/>
              </w:rPr>
              <w:t>Dataset A</w:t>
            </w:r>
          </w:p>
        </w:tc>
      </w:tr>
      <w:tr w:rsidR="005A2227" w:rsidRPr="00E352EF" w14:paraId="73FCFA4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D98BA4"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CEF6D5"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E03B9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5A22FC" w14:textId="77777777" w:rsidR="005A2227" w:rsidRPr="00E352EF" w:rsidRDefault="0097053A">
            <w:r w:rsidRPr="00E352EF">
              <w:rPr>
                <w:rFonts w:ascii="Calibri" w:eastAsia="Calibri" w:hAnsi="Calibri" w:cs="Calibri"/>
                <w:b/>
              </w:rPr>
              <w:t>VALUE</w:t>
            </w:r>
          </w:p>
        </w:tc>
      </w:tr>
      <w:tr w:rsidR="005A2227" w:rsidRPr="00E352EF" w14:paraId="5764313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B7D9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E0269"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F805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A54CD" w14:textId="77777777" w:rsidR="005A2227" w:rsidRPr="00E352EF" w:rsidRDefault="0097053A">
            <w:r w:rsidRPr="00E352EF">
              <w:rPr>
                <w:rFonts w:ascii="Calibri" w:eastAsia="Calibri" w:hAnsi="Calibri" w:cs="Calibri"/>
              </w:rPr>
              <w:t>16</w:t>
            </w:r>
          </w:p>
        </w:tc>
      </w:tr>
      <w:tr w:rsidR="005A2227" w:rsidRPr="00E352EF" w14:paraId="5470DF3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0BE7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602D"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177B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B5BE4" w14:textId="77777777" w:rsidR="005A2227" w:rsidRPr="00E352EF" w:rsidRDefault="0097053A">
            <w:r w:rsidRPr="00E352EF">
              <w:rPr>
                <w:rFonts w:ascii="Calibri" w:eastAsia="Calibri" w:hAnsi="Calibri" w:cs="Calibri"/>
              </w:rPr>
              <w:t>81</w:t>
            </w:r>
          </w:p>
        </w:tc>
      </w:tr>
      <w:tr w:rsidR="005A2227" w:rsidRPr="00E352EF" w14:paraId="5A9BFA0D"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303354"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DC8A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78604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34072" w14:textId="77777777" w:rsidR="005A2227" w:rsidRPr="00E352EF" w:rsidRDefault="0097053A">
            <w:r w:rsidRPr="00E352EF">
              <w:rPr>
                <w:rFonts w:ascii="Calibri" w:eastAsia="Calibri" w:hAnsi="Calibri" w:cs="Calibri"/>
              </w:rPr>
              <w:t>64</w:t>
            </w:r>
          </w:p>
        </w:tc>
      </w:tr>
    </w:tbl>
    <w:p w14:paraId="2CD4BE1C"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7AC94C1E"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8E0100" w14:textId="77777777" w:rsidR="005A2227" w:rsidRPr="00E352EF" w:rsidRDefault="0097053A">
            <w:r w:rsidRPr="00E352EF">
              <w:rPr>
                <w:rFonts w:ascii="Calibri" w:eastAsia="Calibri" w:hAnsi="Calibri" w:cs="Calibri"/>
              </w:rPr>
              <w:t>Dataset B</w:t>
            </w:r>
          </w:p>
        </w:tc>
      </w:tr>
      <w:tr w:rsidR="005A2227" w:rsidRPr="00E352EF" w14:paraId="066AFF0D"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7A032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D6AF9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1A8925"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0C3C1E" w14:textId="77777777" w:rsidR="005A2227" w:rsidRPr="00E352EF" w:rsidRDefault="0097053A">
            <w:r w:rsidRPr="00E352EF">
              <w:rPr>
                <w:rFonts w:ascii="Calibri" w:eastAsia="Calibri" w:hAnsi="Calibri" w:cs="Calibri"/>
                <w:b/>
              </w:rPr>
              <w:t>VALUE</w:t>
            </w:r>
          </w:p>
        </w:tc>
      </w:tr>
      <w:tr w:rsidR="005A2227" w:rsidRPr="00E352EF" w14:paraId="32104E0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7596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CDF4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E054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E2D65" w14:textId="77777777" w:rsidR="005A2227" w:rsidRPr="00E352EF" w:rsidRDefault="0097053A">
            <w:r w:rsidRPr="00E352EF">
              <w:rPr>
                <w:rFonts w:ascii="Calibri" w:eastAsia="Calibri" w:hAnsi="Calibri" w:cs="Calibri"/>
              </w:rPr>
              <w:t>4</w:t>
            </w:r>
          </w:p>
        </w:tc>
      </w:tr>
      <w:tr w:rsidR="005A2227" w:rsidRPr="00E352EF" w14:paraId="17C8E1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A1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3BF97"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9D2FB"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FB9D5" w14:textId="77777777" w:rsidR="005A2227" w:rsidRPr="00E352EF" w:rsidRDefault="0097053A">
            <w:r w:rsidRPr="00E352EF">
              <w:rPr>
                <w:rFonts w:ascii="Calibri" w:eastAsia="Calibri" w:hAnsi="Calibri" w:cs="Calibri"/>
              </w:rPr>
              <w:t>9</w:t>
            </w:r>
          </w:p>
        </w:tc>
      </w:tr>
      <w:tr w:rsidR="005A2227" w:rsidRPr="00E352EF" w14:paraId="1737B30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6D31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C9D41"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98B2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CF88A" w14:textId="77777777" w:rsidR="005A2227" w:rsidRPr="00E352EF" w:rsidRDefault="0097053A">
            <w:r w:rsidRPr="00E352EF">
              <w:rPr>
                <w:rFonts w:ascii="Calibri" w:eastAsia="Calibri" w:hAnsi="Calibri" w:cs="Calibri"/>
              </w:rPr>
              <w:t>8</w:t>
            </w:r>
          </w:p>
        </w:tc>
      </w:tr>
    </w:tbl>
    <w:p w14:paraId="4EDB045B" w14:textId="77777777" w:rsidR="005A2227" w:rsidRPr="00E352EF" w:rsidRDefault="005A2227"/>
    <w:p w14:paraId="4342EC7A" w14:textId="77777777" w:rsidR="005A2227" w:rsidRPr="00E352EF" w:rsidRDefault="0097053A" w:rsidP="008F033A">
      <w:pPr>
        <w:pStyle w:val="Stile3"/>
        <w:rPr>
          <w:lang w:val="en-GB"/>
        </w:rPr>
      </w:pPr>
      <w:bookmarkStart w:id="402" w:name="_Toc265511161"/>
      <w:bookmarkStart w:id="403" w:name="_Toc271936005"/>
      <w:bookmarkStart w:id="404" w:name="_Toc398999049"/>
      <w:bookmarkStart w:id="405" w:name="_Toc283049547"/>
      <w:bookmarkStart w:id="406" w:name="_Toc463805753"/>
      <w:bookmarkStart w:id="407" w:name="_Toc464487930"/>
      <w:r w:rsidRPr="00E352EF">
        <w:rPr>
          <w:lang w:val="en-GB"/>
        </w:rPr>
        <w:t>nroot</w:t>
      </w:r>
      <w:bookmarkEnd w:id="402"/>
      <w:bookmarkEnd w:id="403"/>
      <w:bookmarkEnd w:id="404"/>
      <w:bookmarkEnd w:id="405"/>
      <w:bookmarkEnd w:id="406"/>
      <w:bookmarkEnd w:id="407"/>
    </w:p>
    <w:p w14:paraId="7976E0DB"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09D17E9"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nroot</w:t>
      </w:r>
      <w:r w:rsidRPr="00E352EF">
        <w:rPr>
          <w:rFonts w:ascii="Cambria" w:eastAsia="Calibri" w:hAnsi="Cambria" w:cs="Calibri"/>
        </w:rPr>
        <w:t xml:space="preserve"> operator calculates the n-th root of a number</w:t>
      </w:r>
    </w:p>
    <w:p w14:paraId="05AB2448" w14:textId="77777777" w:rsidR="008F033A" w:rsidRPr="00E352EF" w:rsidRDefault="008F033A" w:rsidP="008F033A">
      <w:pPr>
        <w:rPr>
          <w:rFonts w:ascii="Cambria" w:eastAsia="Calibri" w:hAnsi="Cambria" w:cs="Calibri"/>
          <w:i/>
          <w:color w:val="5B9BD5"/>
        </w:rPr>
      </w:pPr>
    </w:p>
    <w:p w14:paraId="119BA172"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A8D4A3D" w14:textId="77777777" w:rsidR="005A2227" w:rsidRPr="00E352EF" w:rsidRDefault="0097053A" w:rsidP="008F033A">
      <w:pPr>
        <w:rPr>
          <w:rFonts w:ascii="Cambria" w:hAnsi="Cambria"/>
        </w:rPr>
      </w:pPr>
      <w:r w:rsidRPr="00E352EF">
        <w:rPr>
          <w:rFonts w:ascii="Cambria" w:eastAsia="Calibri" w:hAnsi="Cambria" w:cs="Calibri"/>
          <w:b/>
        </w:rPr>
        <w:t>nroot(</w:t>
      </w:r>
      <w:r w:rsidRPr="00E352EF">
        <w:rPr>
          <w:rFonts w:ascii="Cambria" w:eastAsia="Calibri" w:hAnsi="Cambria" w:cs="Calibri"/>
          <w:i/>
        </w:rPr>
        <w:t>ds, index</w:t>
      </w:r>
      <w:r w:rsidRPr="00E352EF">
        <w:rPr>
          <w:rFonts w:ascii="Cambria" w:eastAsia="Calibri" w:hAnsi="Cambria" w:cs="Calibri"/>
          <w:b/>
        </w:rPr>
        <w:t>)</w:t>
      </w:r>
    </w:p>
    <w:p w14:paraId="3965C600" w14:textId="77777777" w:rsidR="008F033A" w:rsidRPr="00E352EF" w:rsidRDefault="008F033A" w:rsidP="008F033A">
      <w:pPr>
        <w:rPr>
          <w:rFonts w:ascii="Cambria" w:eastAsia="Calibri" w:hAnsi="Cambria" w:cs="Calibri"/>
          <w:i/>
          <w:color w:val="5B9BD5"/>
        </w:rPr>
      </w:pPr>
    </w:p>
    <w:p w14:paraId="1069BE8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3BFE4D0"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 </w:t>
      </w:r>
      <w:r w:rsidR="0097053A" w:rsidRPr="00E352EF">
        <w:rPr>
          <w:rFonts w:ascii="Cambria" w:eastAsia="Calibri" w:hAnsi="Cambria" w:cs="Calibri"/>
        </w:rPr>
        <w:t xml:space="preserve"> [dataset {identifier &lt;IDENT&gt; as scalar-type}+ {measure &lt;IDENT&gt; as number}+</w:t>
      </w:r>
    </w:p>
    <w:p w14:paraId="33B9E53E"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7D9C41A7" w14:textId="77777777" w:rsidR="005A2227" w:rsidRPr="00E352EF" w:rsidRDefault="008F033A" w:rsidP="008F033A">
      <w:pPr>
        <w:rPr>
          <w:rFonts w:ascii="Cambria" w:eastAsia="Calibri" w:hAnsi="Cambria" w:cs="Calibri"/>
        </w:rPr>
      </w:pPr>
      <w:r w:rsidRPr="00E352EF">
        <w:rPr>
          <w:rFonts w:ascii="Cambria" w:eastAsia="Calibri" w:hAnsi="Cambria" w:cs="Calibri"/>
        </w:rPr>
        <w:t>i</w:t>
      </w:r>
      <w:r w:rsidR="0097053A" w:rsidRPr="00E352EF">
        <w:rPr>
          <w:rFonts w:ascii="Cambria" w:eastAsia="Calibri" w:hAnsi="Cambria" w:cs="Calibri"/>
        </w:rPr>
        <w:t>ndex</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6E8FA478" w14:textId="77777777" w:rsidR="00DC675D" w:rsidRPr="00E352EF" w:rsidRDefault="00DC675D" w:rsidP="008F033A">
      <w:pPr>
        <w:rPr>
          <w:rFonts w:ascii="Cambria" w:hAnsi="Cambria"/>
        </w:rPr>
      </w:pPr>
    </w:p>
    <w:p w14:paraId="17A572BA"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ds</w:t>
      </w:r>
      <w:r w:rsidRPr="00E352EF">
        <w:rPr>
          <w:rFonts w:ascii="Cambria" w:eastAsia="Calibri Light" w:hAnsi="Cambria" w:cs="Calibri Light"/>
        </w:rPr>
        <w:t xml:space="preserve"> – is the input scalar number or the input </w:t>
      </w:r>
      <w:r w:rsidR="00F4601C" w:rsidRPr="00E352EF">
        <w:t>Dataset</w:t>
      </w:r>
      <w:r w:rsidRPr="00E352EF">
        <w:rPr>
          <w:rFonts w:ascii="Cambria" w:eastAsia="Calibri Light" w:hAnsi="Cambria" w:cs="Calibri Light"/>
        </w:rPr>
        <w:t>.</w:t>
      </w:r>
    </w:p>
    <w:p w14:paraId="412F090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index</w:t>
      </w:r>
      <w:r w:rsidRPr="00E352EF">
        <w:rPr>
          <w:rFonts w:ascii="Cambria" w:eastAsia="Calibri Light" w:hAnsi="Cambria" w:cs="Calibri Light"/>
        </w:rPr>
        <w:t xml:space="preserve"> – the index of the root.</w:t>
      </w:r>
    </w:p>
    <w:p w14:paraId="447A7257" w14:textId="77777777" w:rsidR="008F033A" w:rsidRPr="00E352EF" w:rsidRDefault="008F033A" w:rsidP="008F033A">
      <w:pPr>
        <w:rPr>
          <w:rFonts w:ascii="Cambria" w:eastAsia="Calibri" w:hAnsi="Cambria" w:cs="Calibri"/>
          <w:i/>
          <w:color w:val="5B9BD5"/>
        </w:rPr>
      </w:pPr>
    </w:p>
    <w:p w14:paraId="288145C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025FAD48"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 when index even (dynamic).</w:t>
      </w:r>
    </w:p>
    <w:p w14:paraId="2B87548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lastRenderedPageBreak/>
        <w:t xml:space="preserve">If ds 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w:t>
      </w:r>
      <w:r w:rsidR="002B273C" w:rsidRPr="00E352EF">
        <w:rPr>
          <w:rFonts w:ascii="Cambria" w:eastAsia="Calibri Light" w:hAnsi="Cambria" w:cs="Calibri Light"/>
        </w:rPr>
        <w:t xml:space="preserve"> or equa to</w:t>
      </w:r>
      <w:r w:rsidRPr="00E352EF">
        <w:rPr>
          <w:rFonts w:ascii="Cambria" w:eastAsia="Calibri Light" w:hAnsi="Cambria" w:cs="Calibri Light"/>
        </w:rPr>
        <w:t xml:space="preserve"> zero when index even (dynamic).</w:t>
      </w:r>
    </w:p>
    <w:p w14:paraId="01C2DA27" w14:textId="77777777" w:rsidR="008F033A" w:rsidRPr="00E352EF" w:rsidRDefault="008F033A" w:rsidP="008F033A">
      <w:pPr>
        <w:rPr>
          <w:rFonts w:ascii="Cambria" w:eastAsia="Calibri" w:hAnsi="Cambria" w:cs="Calibri"/>
          <w:i/>
          <w:color w:val="5B9BD5"/>
        </w:rPr>
      </w:pPr>
    </w:p>
    <w:p w14:paraId="2B37AE2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12202F64"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scalar then </w:t>
      </w:r>
      <w:r w:rsidR="00EA7AAE" w:rsidRPr="00E352EF">
        <w:rPr>
          <w:rFonts w:ascii="Cambria" w:eastAsia="Calibri Light" w:hAnsi="Cambria" w:cs="Calibri Light"/>
        </w:rPr>
        <w:t xml:space="preserve">the </w:t>
      </w:r>
      <w:r w:rsidRPr="00E352EF">
        <w:rPr>
          <w:rFonts w:ascii="Cambria" w:eastAsia="Calibri Light" w:hAnsi="Cambria" w:cs="Calibri Light"/>
        </w:rPr>
        <w:t>operator returns the index-th root of ds.</w:t>
      </w:r>
    </w:p>
    <w:p w14:paraId="77C6BC0F"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w:t>
      </w:r>
      <w:r w:rsidR="00F4601C" w:rsidRPr="00E352EF">
        <w:t>Dataset</w:t>
      </w:r>
      <w:r w:rsidRPr="00E352EF">
        <w:rPr>
          <w:rFonts w:ascii="Cambria" w:eastAsia="Calibri Light" w:hAnsi="Cambria" w:cs="Calibri Light"/>
        </w:rPr>
        <w:t xml:space="preserve"> and has N numeric measures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a </w:t>
      </w:r>
      <w:r w:rsidR="00F4601C" w:rsidRPr="00E352EF">
        <w:t>Dataset</w:t>
      </w:r>
      <w:r w:rsidRPr="00E352EF">
        <w:rPr>
          <w:rFonts w:ascii="Cambria" w:eastAsia="Calibri Light" w:hAnsi="Cambria" w:cs="Calibri Light"/>
        </w:rPr>
        <w:t xml:space="preserve"> having the </w:t>
      </w:r>
      <w:r w:rsidR="00E9063A" w:rsidRPr="00E352EF">
        <w:rPr>
          <w:rFonts w:ascii="Cambria" w:eastAsia="Calibri Light" w:hAnsi="Cambria" w:cs="Calibri Light"/>
        </w:rPr>
        <w:t>I</w:t>
      </w:r>
      <w:r w:rsidR="00EA7AAE" w:rsidRPr="00E352EF">
        <w:rPr>
          <w:rFonts w:ascii="Cambria" w:eastAsia="Calibri Light" w:hAnsi="Cambria" w:cs="Calibri Light"/>
        </w:rPr>
        <w:t>dentifier</w:t>
      </w:r>
      <w:r w:rsidR="00DA6D9C" w:rsidRPr="00E352EF">
        <w:rPr>
          <w:rFonts w:ascii="Cambria" w:eastAsia="Calibri Light" w:hAnsi="Cambria" w:cs="Calibri Light"/>
        </w:rPr>
        <w:t>.</w:t>
      </w:r>
      <w:r w:rsidR="00EA7AAE" w:rsidRPr="00E352EF">
        <w:rPr>
          <w:rFonts w:ascii="Cambria" w:eastAsia="Calibri Light" w:hAnsi="Cambria" w:cs="Calibri Light"/>
        </w:rPr>
        <w:t xml:space="preserve"> </w:t>
      </w:r>
      <w:r w:rsidR="00E9063A" w:rsidRPr="00E352EF">
        <w:rPr>
          <w:rFonts w:ascii="Cambria" w:eastAsia="Calibri Light" w:hAnsi="Cambria" w:cs="Calibri Light"/>
        </w:rPr>
        <w:t>C</w:t>
      </w:r>
      <w:r w:rsidR="00EA7AAE" w:rsidRPr="00E352EF">
        <w:rPr>
          <w:rFonts w:ascii="Cambria" w:eastAsia="Calibri Light" w:hAnsi="Cambria" w:cs="Calibri Light"/>
        </w:rPr>
        <w:t xml:space="preserve">omponents </w:t>
      </w:r>
      <w:r w:rsidRPr="00E352EF">
        <w:rPr>
          <w:rFonts w:ascii="Cambria" w:eastAsia="Calibri Light" w:hAnsi="Cambria" w:cs="Calibri Light"/>
        </w:rPr>
        <w:t xml:space="preserve">of ds and the N numeric measures are obtained by calculating the index-th root of the original Measure Component. </w:t>
      </w:r>
    </w:p>
    <w:p w14:paraId="1E297626" w14:textId="77777777" w:rsidR="008F033A" w:rsidRPr="00E352EF" w:rsidRDefault="008F033A" w:rsidP="008F033A">
      <w:pPr>
        <w:rPr>
          <w:rFonts w:ascii="Cambria" w:eastAsia="Calibri" w:hAnsi="Cambria" w:cs="Calibri"/>
          <w:i/>
          <w:color w:val="5B9BD5"/>
        </w:rPr>
      </w:pPr>
    </w:p>
    <w:p w14:paraId="37A65C7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0435C761" w14:textId="77777777" w:rsidR="002B273C" w:rsidRPr="00E352EF" w:rsidRDefault="002B273C" w:rsidP="00AB605E">
      <w:pPr>
        <w:rPr>
          <w:rFonts w:ascii="Cambria" w:eastAsia="Calibri Light" w:hAnsi="Cambria"/>
        </w:rPr>
      </w:pPr>
      <w:r w:rsidRPr="00E352EF">
        <w:rPr>
          <w:rFonts w:ascii="Cambria" w:eastAsia="Calibri Light" w:hAnsi="Cambria"/>
        </w:rPr>
        <w:t>In case of even index and negative argument, it results in a runtime exception.</w:t>
      </w:r>
    </w:p>
    <w:p w14:paraId="1E2E83AC" w14:textId="77777777" w:rsidR="008F033A" w:rsidRPr="00E352EF" w:rsidRDefault="008F033A" w:rsidP="008F033A">
      <w:pPr>
        <w:rPr>
          <w:rFonts w:ascii="Cambria" w:eastAsia="Calibri" w:hAnsi="Cambria" w:cs="Calibri"/>
          <w:i/>
          <w:color w:val="5B9BD5"/>
        </w:rPr>
      </w:pPr>
    </w:p>
    <w:p w14:paraId="797E1022"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743DE075" w14:textId="77777777" w:rsidR="005A2227" w:rsidRPr="00E352EF" w:rsidRDefault="00EA6708" w:rsidP="008F033A">
      <w:pPr>
        <w:rPr>
          <w:rFonts w:ascii="Cambria" w:hAnsi="Cambria"/>
        </w:rPr>
      </w:pPr>
      <w:r w:rsidRPr="00E352EF">
        <w:rPr>
          <w:rFonts w:ascii="Cambria" w:hAnsi="Cambria"/>
        </w:rPr>
        <w:t>O</w:t>
      </w:r>
      <w:r w:rsidR="0097053A" w:rsidRPr="00E352EF">
        <w:rPr>
          <w:rFonts w:ascii="Cambria" w:hAnsi="Cambria"/>
        </w:rPr>
        <w:t>n scalar</w:t>
      </w:r>
    </w:p>
    <w:p w14:paraId="04D8EF4E" w14:textId="77777777" w:rsidR="005A2227" w:rsidRPr="00E352EF" w:rsidRDefault="00EA6708" w:rsidP="008F033A">
      <w:pPr>
        <w:rPr>
          <w:rFonts w:ascii="Cambria" w:hAnsi="Cambria"/>
        </w:rPr>
      </w:pPr>
      <w:r w:rsidRPr="00E352EF">
        <w:rPr>
          <w:rFonts w:ascii="Cambria" w:hAnsi="Cambria"/>
        </w:rPr>
        <w:t xml:space="preserve">1) </w:t>
      </w:r>
      <w:r w:rsidR="0097053A" w:rsidRPr="00E352EF">
        <w:rPr>
          <w:rFonts w:ascii="Cambria" w:hAnsi="Cambria"/>
        </w:rPr>
        <w:t>If A = 2, B = 25:</w:t>
      </w:r>
    </w:p>
    <w:p w14:paraId="11612E20" w14:textId="77777777" w:rsidR="005A2227" w:rsidRPr="00F70A81" w:rsidRDefault="00994652" w:rsidP="00DA6D9C">
      <w:pPr>
        <w:ind w:firstLine="706"/>
        <w:rPr>
          <w:rFonts w:ascii="Cambria" w:hAnsi="Cambria"/>
          <w:lang w:val="fi-FI"/>
        </w:rPr>
      </w:pPr>
      <w:r w:rsidRPr="00F70A81">
        <w:rPr>
          <w:rFonts w:ascii="Cambria" w:hAnsi="Cambria"/>
          <w:lang w:val="fi-FI"/>
        </w:rPr>
        <w:t>C</w:t>
      </w:r>
      <w:r w:rsidR="0097053A" w:rsidRPr="00F70A81">
        <w:rPr>
          <w:rFonts w:ascii="Cambria" w:hAnsi="Cambria"/>
          <w:lang w:val="fi-FI"/>
        </w:rPr>
        <w:t xml:space="preserve"> := </w:t>
      </w:r>
      <w:r w:rsidR="0097053A" w:rsidRPr="00F70A81">
        <w:rPr>
          <w:rFonts w:ascii="Cambria" w:hAnsi="Cambria"/>
          <w:b/>
          <w:lang w:val="fi-FI"/>
        </w:rPr>
        <w:t>nroot</w:t>
      </w:r>
      <w:r w:rsidR="0097053A" w:rsidRPr="00F70A81">
        <w:rPr>
          <w:rFonts w:ascii="Cambria" w:hAnsi="Cambria"/>
          <w:lang w:val="fi-FI"/>
        </w:rPr>
        <w:t xml:space="preserve">(B, A)  </w:t>
      </w:r>
      <w:r w:rsidRPr="00F70A81">
        <w:rPr>
          <w:rFonts w:ascii="Cambria" w:hAnsi="Cambria"/>
          <w:lang w:val="fi-FI"/>
        </w:rPr>
        <w:tab/>
      </w:r>
      <w:r w:rsidRPr="00F70A81">
        <w:rPr>
          <w:rFonts w:ascii="Cambria" w:hAnsi="Cambria"/>
          <w:lang w:val="fi-FI"/>
        </w:rPr>
        <w:tab/>
      </w:r>
      <w:r w:rsidRPr="00F70A81">
        <w:rPr>
          <w:rFonts w:ascii="Cambria" w:hAnsi="Cambria"/>
          <w:lang w:val="fi-FI"/>
        </w:rPr>
        <w:tab/>
      </w:r>
      <w:r w:rsidR="0097053A" w:rsidRPr="00F70A81">
        <w:rPr>
          <w:rFonts w:ascii="Cambria" w:hAnsi="Cambria"/>
          <w:lang w:val="fi-FI"/>
        </w:rPr>
        <w:t>C = 5</w:t>
      </w:r>
    </w:p>
    <w:p w14:paraId="58332A3C" w14:textId="77777777" w:rsidR="005A2227" w:rsidRPr="00F70A81" w:rsidRDefault="005A2227" w:rsidP="008F033A">
      <w:pPr>
        <w:rPr>
          <w:rFonts w:ascii="Cambria" w:hAnsi="Cambria"/>
          <w:lang w:val="fi-FI"/>
        </w:rPr>
      </w:pPr>
    </w:p>
    <w:p w14:paraId="3DE82ADF" w14:textId="77777777" w:rsidR="005A2227" w:rsidRPr="00F70A81" w:rsidRDefault="0097053A" w:rsidP="008F033A">
      <w:pPr>
        <w:rPr>
          <w:rFonts w:ascii="Cambria" w:hAnsi="Cambria"/>
          <w:lang w:val="fi-FI"/>
        </w:rPr>
      </w:pPr>
      <w:r w:rsidRPr="00F70A81">
        <w:rPr>
          <w:rFonts w:ascii="Cambria" w:hAnsi="Cambria"/>
          <w:lang w:val="fi-FI"/>
        </w:rPr>
        <w:t xml:space="preserve"> </w:t>
      </w:r>
      <w:r w:rsidR="00EA6708" w:rsidRPr="00F70A81">
        <w:rPr>
          <w:rFonts w:ascii="Cambria" w:hAnsi="Cambria"/>
          <w:lang w:val="fi-FI"/>
        </w:rPr>
        <w:t>O</w:t>
      </w:r>
      <w:r w:rsidRPr="00F70A81">
        <w:rPr>
          <w:rFonts w:ascii="Cambria" w:hAnsi="Cambria"/>
          <w:lang w:val="fi-FI"/>
        </w:rPr>
        <w:t xml:space="preserve">n </w:t>
      </w:r>
      <w:r w:rsidR="00F4601C" w:rsidRPr="00F70A81">
        <w:rPr>
          <w:lang w:val="fi-FI"/>
        </w:rPr>
        <w:t>Dataset</w:t>
      </w:r>
    </w:p>
    <w:p w14:paraId="0EC17625" w14:textId="77777777" w:rsidR="005A2227" w:rsidRPr="00E352EF" w:rsidRDefault="00EA6708">
      <w:r w:rsidRPr="00E352EF">
        <w:t xml:space="preserve">2) DatasetB := </w:t>
      </w:r>
      <w:r w:rsidRPr="00E352EF">
        <w:rPr>
          <w:b/>
        </w:rPr>
        <w:t>nroot</w:t>
      </w:r>
      <w:r w:rsidRPr="00E352EF">
        <w:t>(DatasetA,3)</w:t>
      </w:r>
    </w:p>
    <w:p w14:paraId="2EDE27B5" w14:textId="77777777" w:rsidR="00DA6D9C" w:rsidRPr="00E352EF" w:rsidRDefault="00DA6D9C"/>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F8350A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BA6226C" w14:textId="77777777" w:rsidR="005A2227" w:rsidRPr="00E352EF" w:rsidRDefault="0097053A">
            <w:r w:rsidRPr="00E352EF">
              <w:rPr>
                <w:rFonts w:ascii="Calibri" w:eastAsia="Calibri" w:hAnsi="Calibri" w:cs="Calibri"/>
              </w:rPr>
              <w:t>Dataset A</w:t>
            </w:r>
          </w:p>
        </w:tc>
      </w:tr>
      <w:tr w:rsidR="005A2227" w:rsidRPr="00E352EF" w14:paraId="7CACC07F"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BB9816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6A59CB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78F12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CC8C14F" w14:textId="77777777" w:rsidR="005A2227" w:rsidRPr="00E352EF" w:rsidRDefault="0097053A">
            <w:r w:rsidRPr="00E352EF">
              <w:rPr>
                <w:rFonts w:ascii="Calibri" w:eastAsia="Calibri" w:hAnsi="Calibri" w:cs="Calibri"/>
                <w:b/>
              </w:rPr>
              <w:t>VALUE</w:t>
            </w:r>
          </w:p>
        </w:tc>
      </w:tr>
      <w:tr w:rsidR="005A2227" w:rsidRPr="00E352EF" w14:paraId="38921C0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1CF5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AD74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08C0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84028" w14:textId="77777777" w:rsidR="005A2227" w:rsidRPr="00E352EF" w:rsidRDefault="0097053A">
            <w:r w:rsidRPr="00E352EF">
              <w:rPr>
                <w:rFonts w:ascii="Calibri" w:eastAsia="Calibri" w:hAnsi="Calibri" w:cs="Calibri"/>
              </w:rPr>
              <w:t>8</w:t>
            </w:r>
          </w:p>
        </w:tc>
      </w:tr>
      <w:tr w:rsidR="005A2227" w:rsidRPr="00E352EF" w14:paraId="11A7175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A9FD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3171B"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476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1A655" w14:textId="77777777" w:rsidR="005A2227" w:rsidRPr="00E352EF" w:rsidRDefault="0097053A">
            <w:r w:rsidRPr="00E352EF">
              <w:rPr>
                <w:rFonts w:ascii="Calibri" w:eastAsia="Calibri" w:hAnsi="Calibri" w:cs="Calibri"/>
              </w:rPr>
              <w:t>27</w:t>
            </w:r>
          </w:p>
        </w:tc>
      </w:tr>
      <w:tr w:rsidR="005A2227" w:rsidRPr="00E352EF" w14:paraId="268E577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8612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4774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1A62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0168F" w14:textId="77777777" w:rsidR="005A2227" w:rsidRPr="00E352EF" w:rsidRDefault="0097053A">
            <w:r w:rsidRPr="00E352EF">
              <w:rPr>
                <w:rFonts w:ascii="Calibri" w:eastAsia="Calibri" w:hAnsi="Calibri" w:cs="Calibri"/>
              </w:rPr>
              <w:t>64</w:t>
            </w:r>
          </w:p>
        </w:tc>
      </w:tr>
    </w:tbl>
    <w:p w14:paraId="3DBE8989" w14:textId="77777777" w:rsidR="005A2227" w:rsidRPr="00E352EF" w:rsidRDefault="005A2227">
      <w:pPr>
        <w:ind w:left="720"/>
      </w:pPr>
    </w:p>
    <w:p w14:paraId="51AF18A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1619B3"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525866" w14:textId="77777777" w:rsidR="005A2227" w:rsidRPr="00E352EF" w:rsidRDefault="0097053A">
            <w:r w:rsidRPr="00E352EF">
              <w:rPr>
                <w:rFonts w:ascii="Calibri" w:eastAsia="Calibri" w:hAnsi="Calibri" w:cs="Calibri"/>
              </w:rPr>
              <w:t>Dataset B</w:t>
            </w:r>
          </w:p>
        </w:tc>
      </w:tr>
      <w:tr w:rsidR="005A2227" w:rsidRPr="00E352EF" w14:paraId="1260E459"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1E496F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97F1D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5C98BDD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B73B0A" w14:textId="77777777" w:rsidR="005A2227" w:rsidRPr="00E352EF" w:rsidRDefault="0097053A">
            <w:r w:rsidRPr="00E352EF">
              <w:rPr>
                <w:rFonts w:ascii="Calibri" w:eastAsia="Calibri" w:hAnsi="Calibri" w:cs="Calibri"/>
                <w:b/>
              </w:rPr>
              <w:t>VALUE</w:t>
            </w:r>
          </w:p>
        </w:tc>
      </w:tr>
      <w:tr w:rsidR="005A2227" w:rsidRPr="00E352EF" w14:paraId="2405A23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4EB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C2834"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4F396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99DC0" w14:textId="77777777" w:rsidR="005A2227" w:rsidRPr="00E352EF" w:rsidRDefault="0097053A">
            <w:r w:rsidRPr="00E352EF">
              <w:rPr>
                <w:rFonts w:ascii="Calibri" w:eastAsia="Calibri" w:hAnsi="Calibri" w:cs="Calibri"/>
              </w:rPr>
              <w:t>2</w:t>
            </w:r>
          </w:p>
        </w:tc>
      </w:tr>
      <w:tr w:rsidR="005A2227" w:rsidRPr="00E352EF" w14:paraId="38366D3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D30F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D09F0"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3269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C1FA3" w14:textId="77777777" w:rsidR="005A2227" w:rsidRPr="00E352EF" w:rsidRDefault="0097053A">
            <w:r w:rsidRPr="00E352EF">
              <w:rPr>
                <w:rFonts w:ascii="Calibri" w:eastAsia="Calibri" w:hAnsi="Calibri" w:cs="Calibri"/>
              </w:rPr>
              <w:t>3</w:t>
            </w:r>
          </w:p>
        </w:tc>
      </w:tr>
      <w:tr w:rsidR="005A2227" w:rsidRPr="00E352EF" w14:paraId="76F56CF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85E8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007F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E3FD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2C111" w14:textId="77777777" w:rsidR="005A2227" w:rsidRPr="00E352EF" w:rsidRDefault="0097053A">
            <w:r w:rsidRPr="00E352EF">
              <w:rPr>
                <w:rFonts w:ascii="Calibri" w:eastAsia="Calibri" w:hAnsi="Calibri" w:cs="Calibri"/>
              </w:rPr>
              <w:t>4</w:t>
            </w:r>
          </w:p>
        </w:tc>
      </w:tr>
    </w:tbl>
    <w:p w14:paraId="4062E826" w14:textId="77777777" w:rsidR="005A2227" w:rsidRPr="00E352EF" w:rsidRDefault="005A2227"/>
    <w:p w14:paraId="2D70C329" w14:textId="77777777" w:rsidR="005A2227" w:rsidRPr="00E352EF" w:rsidRDefault="0097053A" w:rsidP="00DB3603">
      <w:pPr>
        <w:pStyle w:val="Stile3"/>
        <w:rPr>
          <w:lang w:val="en-GB"/>
        </w:rPr>
      </w:pPr>
      <w:bookmarkStart w:id="408" w:name="_Toc462659681"/>
      <w:bookmarkStart w:id="409" w:name="_Toc463805754"/>
      <w:bookmarkStart w:id="410" w:name="_Toc464487931"/>
      <w:r w:rsidRPr="00E352EF">
        <w:rPr>
          <w:lang w:val="en-GB"/>
        </w:rPr>
        <w:t>mod</w:t>
      </w:r>
      <w:bookmarkEnd w:id="408"/>
      <w:bookmarkEnd w:id="409"/>
      <w:bookmarkEnd w:id="410"/>
    </w:p>
    <w:p w14:paraId="59FBCF1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2C438A7B" w14:textId="77777777" w:rsidR="005A2227" w:rsidRPr="00E352EF" w:rsidRDefault="0097053A" w:rsidP="00DB3603">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mod</w:t>
      </w:r>
      <w:r w:rsidRPr="00E352EF">
        <w:rPr>
          <w:rFonts w:ascii="Cambria" w:eastAsia="Calibri" w:hAnsi="Cambria" w:cs="Calibri"/>
        </w:rPr>
        <w:t xml:space="preserve"> calculates the remainder of the division of a number by a denominator</w:t>
      </w:r>
    </w:p>
    <w:p w14:paraId="36245937" w14:textId="77777777" w:rsidR="00801376" w:rsidRPr="00E352EF" w:rsidRDefault="00801376" w:rsidP="00DB3603">
      <w:pPr>
        <w:rPr>
          <w:rFonts w:ascii="Cambria" w:eastAsia="Calibri" w:hAnsi="Cambria" w:cs="Calibri"/>
          <w:i/>
          <w:color w:val="5B9BD5"/>
        </w:rPr>
      </w:pPr>
    </w:p>
    <w:p w14:paraId="2B7F663A"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51819157" w14:textId="77777777" w:rsidR="005A2227" w:rsidRPr="00E352EF" w:rsidRDefault="0097053A" w:rsidP="00DB3603">
      <w:pPr>
        <w:rPr>
          <w:rFonts w:ascii="Cambria" w:hAnsi="Cambria"/>
        </w:rPr>
      </w:pPr>
      <w:r w:rsidRPr="00E352EF">
        <w:rPr>
          <w:rFonts w:ascii="Cambria" w:eastAsia="Calibri" w:hAnsi="Cambria" w:cs="Calibri"/>
          <w:b/>
        </w:rPr>
        <w:t>mod(</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den</w:t>
      </w:r>
      <w:r w:rsidRPr="00E352EF">
        <w:rPr>
          <w:rFonts w:ascii="Cambria" w:eastAsia="Calibri" w:hAnsi="Cambria" w:cs="Calibri"/>
          <w:b/>
        </w:rPr>
        <w:t>)</w:t>
      </w:r>
    </w:p>
    <w:p w14:paraId="72B1A160" w14:textId="77777777" w:rsidR="00193EF8" w:rsidRPr="00E352EF" w:rsidRDefault="00193EF8" w:rsidP="00DB3603">
      <w:pPr>
        <w:rPr>
          <w:rFonts w:ascii="Cambria" w:eastAsia="Calibri" w:hAnsi="Cambria" w:cs="Calibri"/>
          <w:i/>
          <w:color w:val="5B9BD5"/>
        </w:rPr>
      </w:pPr>
    </w:p>
    <w:p w14:paraId="2388D9D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41A9BAC" w14:textId="77777777" w:rsidR="005A2227" w:rsidRPr="00E352EF" w:rsidRDefault="00801376" w:rsidP="00801376">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number}+</w:t>
      </w:r>
    </w:p>
    <w:p w14:paraId="1BD2EBA8" w14:textId="77777777" w:rsidR="005A2227" w:rsidRPr="00E352EF" w:rsidRDefault="0097053A" w:rsidP="00DB3603">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05A73B2A" w14:textId="77777777" w:rsidR="005A2227" w:rsidRPr="00E352EF" w:rsidRDefault="00801376" w:rsidP="00801376">
      <w:pPr>
        <w:rPr>
          <w:rFonts w:ascii="Cambria" w:eastAsia="Calibri" w:hAnsi="Cambria" w:cs="Calibri"/>
        </w:rPr>
      </w:pPr>
      <w:r w:rsidRPr="00E352EF">
        <w:rPr>
          <w:rFonts w:ascii="Cambria" w:eastAsia="Calibri" w:hAnsi="Cambria" w:cs="Calibri"/>
          <w:i/>
        </w:rPr>
        <w:t>d</w:t>
      </w:r>
      <w:r w:rsidR="0097053A" w:rsidRPr="00E352EF">
        <w:rPr>
          <w:rFonts w:ascii="Cambria" w:eastAsia="Calibri" w:hAnsi="Cambria" w:cs="Calibri"/>
          <w:i/>
        </w:rPr>
        <w:t>en</w:t>
      </w:r>
      <w:r w:rsidRPr="00E352EF">
        <w:rPr>
          <w:rFonts w:ascii="Cambria" w:hAnsi="Cambria"/>
        </w:rPr>
        <w:t>:</w:t>
      </w:r>
      <w:r w:rsidR="0097053A" w:rsidRPr="00E352EF">
        <w:rPr>
          <w:rFonts w:ascii="Cambria" w:eastAsia="Calibri" w:hAnsi="Cambria" w:cs="Calibri"/>
        </w:rPr>
        <w:t xml:space="preserve"> int</w:t>
      </w:r>
      <w:r w:rsidRPr="00E352EF">
        <w:rPr>
          <w:rFonts w:ascii="Cambria" w:eastAsia="Calibri" w:hAnsi="Cambria" w:cs="Calibri"/>
        </w:rPr>
        <w:t>eger</w:t>
      </w:r>
    </w:p>
    <w:p w14:paraId="7B957765" w14:textId="77777777" w:rsidR="00DC675D" w:rsidRPr="00E352EF" w:rsidRDefault="00DC675D" w:rsidP="00801376">
      <w:pPr>
        <w:rPr>
          <w:rFonts w:ascii="Cambria" w:hAnsi="Cambria"/>
        </w:rPr>
      </w:pPr>
    </w:p>
    <w:p w14:paraId="3012664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ds</w:t>
      </w:r>
      <w:r w:rsidRPr="00E352EF">
        <w:rPr>
          <w:rFonts w:ascii="Cambria" w:eastAsia="Calibri Light" w:hAnsi="Cambria" w:cs="Calibri Light"/>
        </w:rPr>
        <w:t xml:space="preserve"> – is the input scalar number or the input </w:t>
      </w:r>
      <w:r w:rsidR="00F4601C" w:rsidRPr="00E352EF">
        <w:t>Dataset</w:t>
      </w:r>
      <w:r w:rsidRPr="00E352EF">
        <w:rPr>
          <w:rFonts w:ascii="Cambria" w:eastAsia="Calibri Light" w:hAnsi="Cambria" w:cs="Calibri Light"/>
        </w:rPr>
        <w:t>.</w:t>
      </w:r>
    </w:p>
    <w:p w14:paraId="4CEADD74"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den</w:t>
      </w:r>
      <w:r w:rsidRPr="00E352EF">
        <w:rPr>
          <w:rFonts w:ascii="Cambria" w:eastAsia="Calibri Light" w:hAnsi="Cambria" w:cs="Calibri Light"/>
        </w:rPr>
        <w:t xml:space="preserve"> – is the input denominator.</w:t>
      </w:r>
    </w:p>
    <w:p w14:paraId="693E8A4C" w14:textId="77777777" w:rsidR="00193EF8" w:rsidRPr="00E352EF" w:rsidRDefault="00193EF8" w:rsidP="00DB3603">
      <w:pPr>
        <w:rPr>
          <w:rFonts w:ascii="Cambria" w:eastAsia="Calibri" w:hAnsi="Cambria" w:cs="Calibri"/>
          <w:i/>
          <w:color w:val="5B9BD5"/>
        </w:rPr>
      </w:pPr>
    </w:p>
    <w:p w14:paraId="1F4C79A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3E4A32F"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w:t>
      </w:r>
    </w:p>
    <w:p w14:paraId="05552AE7"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w:t>
      </w:r>
    </w:p>
    <w:p w14:paraId="2F5B97D1" w14:textId="77777777" w:rsidR="005A2227" w:rsidRPr="00E352EF" w:rsidRDefault="0097053A" w:rsidP="008A7573">
      <w:pPr>
        <w:numPr>
          <w:ilvl w:val="0"/>
          <w:numId w:val="22"/>
        </w:numPr>
        <w:tabs>
          <w:tab w:val="left" w:pos="2030"/>
        </w:tabs>
        <w:ind w:left="360"/>
        <w:rPr>
          <w:rFonts w:ascii="Cambria" w:hAnsi="Cambria"/>
        </w:rPr>
      </w:pPr>
      <w:r w:rsidRPr="00E352EF">
        <w:rPr>
          <w:rFonts w:ascii="Cambria" w:eastAsia="Calibri Light" w:hAnsi="Cambria" w:cs="Calibri Light"/>
          <w:i/>
        </w:rPr>
        <w:t>den</w:t>
      </w:r>
      <w:r w:rsidRPr="00E352EF">
        <w:rPr>
          <w:rFonts w:ascii="Cambria" w:eastAsia="Calibri Light" w:hAnsi="Cambria" w:cs="Calibri Light"/>
        </w:rPr>
        <w:t xml:space="preserve"> must be greater than zero.</w:t>
      </w:r>
    </w:p>
    <w:p w14:paraId="67DBF3BB" w14:textId="77777777" w:rsidR="00193EF8" w:rsidRPr="00E352EF" w:rsidRDefault="00193EF8" w:rsidP="00DB3603">
      <w:pPr>
        <w:rPr>
          <w:rFonts w:ascii="Cambria" w:eastAsia="Calibri" w:hAnsi="Cambria" w:cs="Calibri"/>
          <w:i/>
          <w:color w:val="5B9BD5"/>
        </w:rPr>
      </w:pPr>
    </w:p>
    <w:p w14:paraId="7C223FB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8F3808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the remainder of the division of </w:t>
      </w:r>
      <w:r w:rsidRPr="00E352EF">
        <w:rPr>
          <w:rFonts w:ascii="Cambria" w:eastAsia="Calibri Light" w:hAnsi="Cambria" w:cs="Calibri Light"/>
          <w:i/>
        </w:rPr>
        <w:t>ds</w:t>
      </w:r>
      <w:r w:rsidRPr="00E352EF">
        <w:rPr>
          <w:rFonts w:ascii="Cambria" w:eastAsia="Calibri Light" w:hAnsi="Cambria" w:cs="Calibri Light"/>
        </w:rPr>
        <w:t xml:space="preserve"> by </w:t>
      </w:r>
      <w:r w:rsidRPr="00E352EF">
        <w:rPr>
          <w:rFonts w:ascii="Cambria" w:eastAsia="Calibri Light" w:hAnsi="Cambria" w:cs="Calibri Light"/>
          <w:i/>
        </w:rPr>
        <w:t>den</w:t>
      </w:r>
      <w:r w:rsidRPr="00E352EF">
        <w:rPr>
          <w:rFonts w:ascii="Cambria" w:eastAsia="Calibri Light" w:hAnsi="Cambria" w:cs="Calibri Light"/>
        </w:rPr>
        <w:t>.</w:t>
      </w:r>
    </w:p>
    <w:p w14:paraId="4096EA00"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w:t>
      </w:r>
      <w:r w:rsidR="00F4601C" w:rsidRPr="00E352EF">
        <w:t>Dataset</w:t>
      </w:r>
      <w:r w:rsidRPr="00E352EF">
        <w:rPr>
          <w:rFonts w:ascii="Cambria" w:eastAsia="Calibri Light" w:hAnsi="Cambria" w:cs="Calibri Light"/>
        </w:rPr>
        <w:t xml:space="preserve"> and has N numeric measures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a </w:t>
      </w:r>
      <w:r w:rsidR="00F4601C" w:rsidRPr="00E352EF">
        <w:t>Dataset</w:t>
      </w:r>
      <w:r w:rsidRPr="00E352EF">
        <w:rPr>
          <w:rFonts w:ascii="Cambria" w:eastAsia="Calibri Light" w:hAnsi="Cambria" w:cs="Calibri Light"/>
        </w:rPr>
        <w:t xml:space="preserve"> having the </w:t>
      </w:r>
      <w:r w:rsidR="00E9063A" w:rsidRPr="00E352EF">
        <w:rPr>
          <w:rFonts w:ascii="Cambria" w:eastAsia="Calibri Light" w:hAnsi="Cambria" w:cs="Calibri Light"/>
        </w:rPr>
        <w:t>I</w:t>
      </w:r>
      <w:r w:rsidR="00EA7AAE" w:rsidRPr="00E352EF">
        <w:rPr>
          <w:rFonts w:ascii="Cambria" w:eastAsia="Calibri Light" w:hAnsi="Cambria" w:cs="Calibri Light"/>
        </w:rPr>
        <w:t xml:space="preserve">dentifier </w:t>
      </w:r>
      <w:r w:rsidR="00E9063A" w:rsidRPr="00E352EF">
        <w:rPr>
          <w:rFonts w:ascii="Cambria" w:eastAsia="Calibri Light" w:hAnsi="Cambria" w:cs="Calibri Light"/>
        </w:rPr>
        <w:t>C</w:t>
      </w:r>
      <w:r w:rsidR="00EA7AAE" w:rsidRPr="00E352EF">
        <w:rPr>
          <w:rFonts w:ascii="Cambria" w:eastAsia="Calibri Light" w:hAnsi="Cambria" w:cs="Calibri Light"/>
        </w:rPr>
        <w:t xml:space="preserve">omponents </w:t>
      </w:r>
      <w:r w:rsidRPr="00E352EF">
        <w:rPr>
          <w:rFonts w:ascii="Cambria" w:eastAsia="Calibri Light" w:hAnsi="Cambria" w:cs="Calibri Light"/>
        </w:rPr>
        <w:t xml:space="preserve">of </w:t>
      </w:r>
      <w:r w:rsidRPr="00E352EF">
        <w:rPr>
          <w:rFonts w:ascii="Cambria" w:eastAsia="Calibri Light" w:hAnsi="Cambria" w:cs="Calibri Light"/>
          <w:i/>
        </w:rPr>
        <w:t>ds</w:t>
      </w:r>
      <w:r w:rsidRPr="00E352EF">
        <w:rPr>
          <w:rFonts w:ascii="Cambria" w:eastAsia="Calibri Light" w:hAnsi="Cambria" w:cs="Calibri Light"/>
        </w:rPr>
        <w:t xml:space="preserve"> and the N numeric measures are obtained by calculating the remainder of the division of the original Measure Component by </w:t>
      </w:r>
      <w:r w:rsidRPr="00E352EF">
        <w:rPr>
          <w:rFonts w:ascii="Cambria" w:eastAsia="Calibri Light" w:hAnsi="Cambria" w:cs="Calibri Light"/>
          <w:i/>
        </w:rPr>
        <w:t>den</w:t>
      </w:r>
      <w:r w:rsidRPr="00E352EF">
        <w:rPr>
          <w:rFonts w:ascii="Cambria" w:eastAsia="Calibri Light" w:hAnsi="Cambria" w:cs="Calibri Light"/>
        </w:rPr>
        <w:t>.</w:t>
      </w:r>
    </w:p>
    <w:p w14:paraId="789BE0DB" w14:textId="77777777" w:rsidR="00193EF8" w:rsidRPr="00E352EF" w:rsidRDefault="00193EF8" w:rsidP="00DB3603">
      <w:pPr>
        <w:rPr>
          <w:rFonts w:ascii="Cambria" w:eastAsia="Calibri" w:hAnsi="Cambria" w:cs="Calibri"/>
          <w:i/>
          <w:color w:val="5B9BD5"/>
        </w:rPr>
      </w:pPr>
    </w:p>
    <w:p w14:paraId="0F0E301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2E589A6F" w14:textId="77777777" w:rsidR="005A2227" w:rsidRPr="00E352EF" w:rsidRDefault="0097053A" w:rsidP="00DB3603">
      <w:pPr>
        <w:rPr>
          <w:rFonts w:ascii="Cambria" w:hAnsi="Cambria"/>
        </w:rPr>
      </w:pPr>
      <w:r w:rsidRPr="00E352EF">
        <w:rPr>
          <w:rFonts w:ascii="Cambria" w:eastAsia="Calibri" w:hAnsi="Cambria" w:cs="Calibri"/>
        </w:rPr>
        <w:t>The operator takes as input a numerator and a denominator and returns the remainder of the division of the numerator by the denominator.</w:t>
      </w:r>
    </w:p>
    <w:p w14:paraId="18295C42" w14:textId="77777777" w:rsidR="005A2227" w:rsidRPr="00E352EF" w:rsidRDefault="005A2227" w:rsidP="00DB3603">
      <w:pPr>
        <w:rPr>
          <w:rFonts w:ascii="Cambria" w:hAnsi="Cambria"/>
        </w:rPr>
      </w:pPr>
    </w:p>
    <w:p w14:paraId="05C511D8"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744A31FB" w14:textId="77777777" w:rsidR="005A2227" w:rsidRPr="00E352EF" w:rsidRDefault="00EA6708" w:rsidP="00DB3603">
      <w:pPr>
        <w:rPr>
          <w:rFonts w:ascii="Cambria" w:hAnsi="Cambria"/>
        </w:rPr>
      </w:pPr>
      <w:r w:rsidRPr="00E352EF">
        <w:rPr>
          <w:rFonts w:ascii="Cambria" w:hAnsi="Cambria"/>
        </w:rPr>
        <w:t>O</w:t>
      </w:r>
      <w:r w:rsidR="0097053A" w:rsidRPr="00E352EF">
        <w:rPr>
          <w:rFonts w:ascii="Cambria" w:hAnsi="Cambria"/>
        </w:rPr>
        <w:t>n scalar</w:t>
      </w:r>
    </w:p>
    <w:p w14:paraId="5D6C51F5" w14:textId="77777777" w:rsidR="005A2227" w:rsidRPr="00E352EF" w:rsidRDefault="00EA6708" w:rsidP="00DB3603">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5, B = 2:</w:t>
      </w:r>
    </w:p>
    <w:p w14:paraId="1F9113E0" w14:textId="77777777" w:rsidR="005A2227" w:rsidRPr="00F70A81" w:rsidRDefault="0097053A" w:rsidP="00DB3603">
      <w:pPr>
        <w:ind w:left="720"/>
        <w:rPr>
          <w:rFonts w:ascii="Cambria" w:hAnsi="Cambria"/>
          <w:lang w:val="da-DK"/>
        </w:rPr>
      </w:pPr>
      <w:r w:rsidRPr="00F70A81">
        <w:rPr>
          <w:rFonts w:ascii="Cambria" w:eastAsia="Calibri" w:hAnsi="Cambria" w:cs="Calibri"/>
          <w:lang w:val="da-DK"/>
        </w:rPr>
        <w:t xml:space="preserve">C := </w:t>
      </w:r>
      <w:r w:rsidRPr="00F70A81">
        <w:rPr>
          <w:rFonts w:ascii="Cambria" w:eastAsia="Calibri" w:hAnsi="Cambria" w:cs="Calibri"/>
          <w:b/>
          <w:lang w:val="da-DK"/>
        </w:rPr>
        <w:t>mod(</w:t>
      </w:r>
      <w:r w:rsidRPr="00F70A81">
        <w:rPr>
          <w:rFonts w:ascii="Cambria" w:eastAsia="Calibri" w:hAnsi="Cambria" w:cs="Calibri"/>
          <w:lang w:val="da-DK"/>
        </w:rPr>
        <w:t>A, B</w:t>
      </w:r>
      <w:r w:rsidRPr="00F70A81">
        <w:rPr>
          <w:rFonts w:ascii="Cambria" w:eastAsia="Calibri" w:hAnsi="Cambria" w:cs="Calibri"/>
          <w:b/>
          <w:lang w:val="da-DK"/>
        </w:rPr>
        <w:t>)</w:t>
      </w:r>
      <w:r w:rsidRPr="00F70A81">
        <w:rPr>
          <w:rFonts w:ascii="Cambria" w:eastAsia="Calibri" w:hAnsi="Cambria" w:cs="Calibri"/>
          <w:lang w:val="da-DK"/>
        </w:rPr>
        <w:t xml:space="preserve">  </w:t>
      </w:r>
      <w:r w:rsidR="00994652" w:rsidRPr="00F70A81">
        <w:rPr>
          <w:rFonts w:ascii="Cambria" w:eastAsia="Calibri" w:hAnsi="Cambria" w:cs="Calibri"/>
          <w:lang w:val="da-DK"/>
        </w:rPr>
        <w:tab/>
      </w:r>
      <w:r w:rsidR="00994652" w:rsidRPr="00F70A81">
        <w:rPr>
          <w:rFonts w:ascii="Cambria" w:eastAsia="Calibri" w:hAnsi="Cambria" w:cs="Calibri"/>
          <w:lang w:val="da-DK"/>
        </w:rPr>
        <w:tab/>
      </w:r>
      <w:r w:rsidR="00994652" w:rsidRPr="00F70A81">
        <w:rPr>
          <w:rFonts w:ascii="Cambria" w:eastAsia="Calibri" w:hAnsi="Cambria" w:cs="Calibri"/>
          <w:lang w:val="da-DK"/>
        </w:rPr>
        <w:tab/>
      </w:r>
      <w:r w:rsidR="00994652" w:rsidRPr="00F70A81">
        <w:rPr>
          <w:rFonts w:ascii="Cambria" w:eastAsia="Calibri" w:hAnsi="Cambria" w:cs="Calibri"/>
          <w:lang w:val="da-DK"/>
        </w:rPr>
        <w:tab/>
      </w:r>
      <w:r w:rsidRPr="00F70A81">
        <w:rPr>
          <w:rFonts w:ascii="Cambria" w:eastAsia="Calibri" w:hAnsi="Cambria" w:cs="Calibri"/>
          <w:lang w:val="da-DK"/>
        </w:rPr>
        <w:t>C = 1</w:t>
      </w:r>
    </w:p>
    <w:p w14:paraId="1BB4331F" w14:textId="77777777" w:rsidR="005A2227" w:rsidRPr="00F70A81" w:rsidRDefault="005A2227" w:rsidP="00DB3603">
      <w:pPr>
        <w:ind w:left="720"/>
        <w:rPr>
          <w:rFonts w:ascii="Cambria" w:hAnsi="Cambria"/>
          <w:lang w:val="da-DK"/>
        </w:rPr>
      </w:pPr>
    </w:p>
    <w:p w14:paraId="6B19EF52" w14:textId="77777777" w:rsidR="005A2227" w:rsidRPr="00F70A81" w:rsidRDefault="00EA6708" w:rsidP="00DB3603">
      <w:pPr>
        <w:rPr>
          <w:rFonts w:ascii="Cambria" w:hAnsi="Cambria"/>
          <w:lang w:val="da-DK"/>
        </w:rPr>
      </w:pPr>
      <w:r w:rsidRPr="00F70A81">
        <w:rPr>
          <w:rFonts w:ascii="Cambria" w:hAnsi="Cambria"/>
          <w:lang w:val="da-DK"/>
        </w:rPr>
        <w:t>O</w:t>
      </w:r>
      <w:r w:rsidR="0097053A" w:rsidRPr="00F70A81">
        <w:rPr>
          <w:rFonts w:ascii="Cambria" w:hAnsi="Cambria"/>
          <w:lang w:val="da-DK"/>
        </w:rPr>
        <w:t xml:space="preserve">n </w:t>
      </w:r>
      <w:r w:rsidR="00F4601C" w:rsidRPr="00F70A81">
        <w:rPr>
          <w:lang w:val="da-DK"/>
        </w:rPr>
        <w:t>Dataset</w:t>
      </w:r>
    </w:p>
    <w:p w14:paraId="5CFF0C6E" w14:textId="77777777" w:rsidR="00EA6708" w:rsidRPr="00F70A81" w:rsidRDefault="00EA6708" w:rsidP="00DB3603">
      <w:pPr>
        <w:rPr>
          <w:rFonts w:ascii="Calibri" w:eastAsia="Calibri" w:hAnsi="Calibri" w:cs="Calibri"/>
          <w:b/>
          <w:lang w:val="da-DK"/>
        </w:rPr>
      </w:pPr>
      <w:r w:rsidRPr="00F70A81">
        <w:rPr>
          <w:rFonts w:ascii="Calibri" w:eastAsia="Calibri" w:hAnsi="Calibri" w:cs="Calibri"/>
          <w:lang w:val="da-DK"/>
        </w:rPr>
        <w:t xml:space="preserve">2) DatasetB := </w:t>
      </w:r>
      <w:r w:rsidRPr="00F70A81">
        <w:rPr>
          <w:rFonts w:ascii="Calibri" w:eastAsia="Calibri" w:hAnsi="Calibri" w:cs="Calibri"/>
          <w:b/>
          <w:lang w:val="da-DK"/>
        </w:rPr>
        <w:t>mod(</w:t>
      </w:r>
      <w:r w:rsidRPr="00F70A81">
        <w:rPr>
          <w:rFonts w:ascii="Calibri" w:eastAsia="Calibri" w:hAnsi="Calibri" w:cs="Calibri"/>
          <w:lang w:val="da-DK"/>
        </w:rPr>
        <w:t>DatasetA,3</w:t>
      </w:r>
      <w:r w:rsidRPr="00F70A81">
        <w:rPr>
          <w:rFonts w:ascii="Calibri" w:eastAsia="Calibri" w:hAnsi="Calibri" w:cs="Calibri"/>
          <w:b/>
          <w:lang w:val="da-DK"/>
        </w:rPr>
        <w:t>)</w:t>
      </w:r>
    </w:p>
    <w:p w14:paraId="3F8CCAAD" w14:textId="77777777" w:rsidR="003014C6" w:rsidRPr="00F70A81" w:rsidRDefault="003014C6" w:rsidP="00DB3603">
      <w:pPr>
        <w:rPr>
          <w:rFonts w:ascii="Cambria" w:hAnsi="Cambria"/>
          <w:lang w:val="da-DK"/>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D4D388"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482C36" w14:textId="77777777" w:rsidR="005A2227" w:rsidRPr="00E352EF" w:rsidRDefault="0097053A">
            <w:r w:rsidRPr="00E352EF">
              <w:rPr>
                <w:rFonts w:ascii="Calibri" w:eastAsia="Calibri" w:hAnsi="Calibri" w:cs="Calibri"/>
              </w:rPr>
              <w:t>Dataset A</w:t>
            </w:r>
          </w:p>
        </w:tc>
      </w:tr>
      <w:tr w:rsidR="005A2227" w:rsidRPr="00E352EF" w14:paraId="7D73B29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C3DFEC"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724092"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23E0CD"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4086B" w14:textId="77777777" w:rsidR="005A2227" w:rsidRPr="00E352EF" w:rsidRDefault="0097053A">
            <w:r w:rsidRPr="00E352EF">
              <w:rPr>
                <w:rFonts w:ascii="Calibri" w:eastAsia="Calibri" w:hAnsi="Calibri" w:cs="Calibri"/>
                <w:b/>
              </w:rPr>
              <w:t>VALUE</w:t>
            </w:r>
          </w:p>
        </w:tc>
      </w:tr>
      <w:tr w:rsidR="005A2227" w:rsidRPr="00E352EF" w14:paraId="77801F9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6E36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FE2FA"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37FD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D2278" w14:textId="77777777" w:rsidR="005A2227" w:rsidRPr="00E352EF" w:rsidRDefault="0097053A">
            <w:r w:rsidRPr="00E352EF">
              <w:rPr>
                <w:rFonts w:ascii="Calibri" w:eastAsia="Calibri" w:hAnsi="Calibri" w:cs="Calibri"/>
              </w:rPr>
              <w:t>7</w:t>
            </w:r>
          </w:p>
        </w:tc>
      </w:tr>
      <w:tr w:rsidR="005A2227" w:rsidRPr="00E352EF" w14:paraId="65584D7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A024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772B"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6A5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59880" w14:textId="77777777" w:rsidR="005A2227" w:rsidRPr="00E352EF" w:rsidRDefault="0097053A">
            <w:r w:rsidRPr="00E352EF">
              <w:rPr>
                <w:rFonts w:ascii="Calibri" w:eastAsia="Calibri" w:hAnsi="Calibri" w:cs="Calibri"/>
              </w:rPr>
              <w:t>10</w:t>
            </w:r>
          </w:p>
        </w:tc>
      </w:tr>
      <w:tr w:rsidR="005A2227" w:rsidRPr="00E352EF" w14:paraId="4F592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024A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AAF0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A48C9"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7104D" w14:textId="77777777" w:rsidR="005A2227" w:rsidRPr="00E352EF" w:rsidRDefault="0097053A">
            <w:r w:rsidRPr="00E352EF">
              <w:rPr>
                <w:rFonts w:ascii="Calibri" w:eastAsia="Calibri" w:hAnsi="Calibri" w:cs="Calibri"/>
              </w:rPr>
              <w:t>12</w:t>
            </w:r>
          </w:p>
        </w:tc>
      </w:tr>
    </w:tbl>
    <w:p w14:paraId="2A1A5BC6"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2F94B9C3"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3F8316" w14:textId="77777777" w:rsidR="005A2227" w:rsidRPr="00E352EF" w:rsidRDefault="0097053A">
            <w:r w:rsidRPr="00E352EF">
              <w:rPr>
                <w:rFonts w:ascii="Calibri" w:eastAsia="Calibri" w:hAnsi="Calibri" w:cs="Calibri"/>
              </w:rPr>
              <w:t>Dataset B</w:t>
            </w:r>
          </w:p>
        </w:tc>
      </w:tr>
      <w:tr w:rsidR="005A2227" w:rsidRPr="00E352EF" w14:paraId="7A207B07"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72E5A"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AA1B98"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17B7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E19AD77" w14:textId="77777777" w:rsidR="005A2227" w:rsidRPr="00E352EF" w:rsidRDefault="0097053A">
            <w:r w:rsidRPr="00E352EF">
              <w:rPr>
                <w:rFonts w:ascii="Calibri" w:eastAsia="Calibri" w:hAnsi="Calibri" w:cs="Calibri"/>
                <w:b/>
              </w:rPr>
              <w:t>VALUE</w:t>
            </w:r>
          </w:p>
        </w:tc>
      </w:tr>
      <w:tr w:rsidR="005A2227" w:rsidRPr="00E352EF" w14:paraId="2A21ABF3"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CC2B7"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6B408"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570AB"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4131" w14:textId="77777777" w:rsidR="005A2227" w:rsidRPr="00E352EF" w:rsidRDefault="0097053A">
            <w:r w:rsidRPr="00E352EF">
              <w:rPr>
                <w:rFonts w:ascii="Calibri" w:eastAsia="Calibri" w:hAnsi="Calibri" w:cs="Calibri"/>
              </w:rPr>
              <w:t>1</w:t>
            </w:r>
          </w:p>
        </w:tc>
      </w:tr>
      <w:tr w:rsidR="005A2227" w:rsidRPr="00E352EF" w14:paraId="58EDB12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572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15C43"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D56E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AC7ABF" w14:textId="77777777" w:rsidR="005A2227" w:rsidRPr="00E352EF" w:rsidRDefault="0097053A">
            <w:r w:rsidRPr="00E352EF">
              <w:rPr>
                <w:rFonts w:ascii="Calibri" w:eastAsia="Calibri" w:hAnsi="Calibri" w:cs="Calibri"/>
              </w:rPr>
              <w:t>1</w:t>
            </w:r>
          </w:p>
        </w:tc>
      </w:tr>
      <w:tr w:rsidR="005A2227" w:rsidRPr="00E352EF" w14:paraId="4328BE42"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1EEC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0FD7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87D2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6CAA3" w14:textId="77777777" w:rsidR="005A2227" w:rsidRPr="00E352EF" w:rsidRDefault="0097053A">
            <w:r w:rsidRPr="00E352EF">
              <w:rPr>
                <w:rFonts w:ascii="Calibri" w:eastAsia="Calibri" w:hAnsi="Calibri" w:cs="Calibri"/>
              </w:rPr>
              <w:t>0</w:t>
            </w:r>
          </w:p>
        </w:tc>
      </w:tr>
    </w:tbl>
    <w:p w14:paraId="0D17CB29" w14:textId="77777777" w:rsidR="005A2227" w:rsidRPr="00E352EF" w:rsidRDefault="005A2227"/>
    <w:p w14:paraId="334692F8" w14:textId="77777777" w:rsidR="00BF17B0" w:rsidRPr="00E352EF" w:rsidRDefault="00BF17B0" w:rsidP="00BF17B0">
      <w:pPr>
        <w:pStyle w:val="Stile1"/>
        <w:rPr>
          <w:ins w:id="411" w:author="Laura Viignola" w:date="2017-07-10T16:58:00Z"/>
          <w:lang w:val="en-GB"/>
        </w:rPr>
      </w:pPr>
      <w:bookmarkStart w:id="412" w:name="_Toc462659684"/>
      <w:bookmarkStart w:id="413" w:name="_Toc463805755"/>
      <w:bookmarkStart w:id="414" w:name="_Toc464487932"/>
      <w:ins w:id="415" w:author="Laura Viignola" w:date="2017-07-10T16:58:00Z">
        <w:r w:rsidRPr="00E352EF">
          <w:rPr>
            <w:lang w:val="en-GB"/>
          </w:rPr>
          <w:lastRenderedPageBreak/>
          <w:t xml:space="preserve">VTL-ML  -  </w:t>
        </w:r>
        <w:r>
          <w:rPr>
            <w:lang w:val="en-GB"/>
          </w:rPr>
          <w:t>Numeric</w:t>
        </w:r>
        <w:r w:rsidRPr="00E352EF">
          <w:rPr>
            <w:lang w:val="en-GB"/>
          </w:rPr>
          <w:t xml:space="preserve"> operators and functions</w:t>
        </w:r>
      </w:ins>
    </w:p>
    <w:p w14:paraId="358108B0" w14:textId="77777777" w:rsidR="00BF17B0" w:rsidRPr="00BF17B0" w:rsidRDefault="00BF17B0" w:rsidP="00BF17B0">
      <w:pPr>
        <w:pStyle w:val="Stile3"/>
        <w:rPr>
          <w:ins w:id="416" w:author="Laura Viignola" w:date="2017-07-10T16:58:00Z"/>
        </w:rPr>
      </w:pPr>
      <w:ins w:id="417" w:author="Laura Viignola" w:date="2017-07-10T16:58:00Z">
        <w:r>
          <w:t>Unary plus +</w:t>
        </w:r>
      </w:ins>
    </w:p>
    <w:p w14:paraId="3237248D" w14:textId="77777777" w:rsidR="00BF17B0" w:rsidRDefault="00BF17B0" w:rsidP="00BF17B0">
      <w:pPr>
        <w:rPr>
          <w:ins w:id="418" w:author="Laura Viignola" w:date="2017-07-10T16:58:00Z"/>
          <w:rFonts w:ascii="Cambria" w:eastAsia="Calibri" w:hAnsi="Cambria" w:cs="Calibri"/>
          <w:i/>
          <w:color w:val="5B9BD5"/>
        </w:rPr>
      </w:pPr>
      <w:ins w:id="419"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881FC2F" w14:textId="77777777" w:rsidR="00BF17B0" w:rsidRPr="0075768B" w:rsidRDefault="00BF17B0" w:rsidP="00BF17B0">
      <w:pPr>
        <w:ind w:left="1416"/>
        <w:rPr>
          <w:ins w:id="420" w:author="Laura Viignola" w:date="2017-07-10T16:58:00Z"/>
          <w:rFonts w:ascii="Arial" w:eastAsia="Calibri" w:hAnsi="Arial" w:cs="Arial"/>
          <w:b/>
        </w:rPr>
      </w:pPr>
      <w:ins w:id="421"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DB44B12" w14:textId="77777777" w:rsidR="00BF17B0" w:rsidRDefault="00BF17B0" w:rsidP="00BF17B0">
      <w:pPr>
        <w:ind w:left="360"/>
        <w:rPr>
          <w:ins w:id="422" w:author="Laura Viignola" w:date="2017-07-10T16:58:00Z"/>
          <w:rFonts w:ascii="Cambria" w:eastAsia="Calibri" w:hAnsi="Cambria" w:cs="Calibri"/>
          <w:color w:val="5B9BD5"/>
        </w:rPr>
      </w:pPr>
    </w:p>
    <w:p w14:paraId="08B0F3FE" w14:textId="77777777" w:rsidR="00BF17B0" w:rsidRPr="005961DD" w:rsidRDefault="00BF17B0" w:rsidP="00BF17B0">
      <w:pPr>
        <w:rPr>
          <w:ins w:id="423" w:author="Laura Viignola" w:date="2017-07-10T16:58:00Z"/>
          <w:rFonts w:ascii="Cambria" w:eastAsia="Calibri" w:hAnsi="Cambria" w:cs="Calibri"/>
          <w:i/>
          <w:color w:val="5B9BD5"/>
        </w:rPr>
      </w:pPr>
      <w:ins w:id="424"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78D13E5" w14:textId="77777777" w:rsidR="00BF17B0" w:rsidRDefault="00BF17B0" w:rsidP="00BF17B0">
      <w:pPr>
        <w:rPr>
          <w:ins w:id="425" w:author="Laura Viignola" w:date="2017-07-10T16:58:00Z"/>
          <w:rFonts w:ascii="Cambria" w:eastAsia="Calibri" w:hAnsi="Cambria" w:cs="Calibri"/>
          <w:color w:val="5B9BD5"/>
        </w:rPr>
      </w:pPr>
      <w:ins w:id="426" w:author="Laura Viignola" w:date="2017-07-10T16:58:00Z">
        <w:r>
          <w:rPr>
            <w:rFonts w:ascii="Arial" w:eastAsia="Calibri" w:hAnsi="Arial" w:cs="Arial"/>
            <w:color w:val="auto"/>
          </w:rPr>
          <w:t>op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4A40E9A5" w14:textId="77777777" w:rsidR="00BF17B0" w:rsidRDefault="00BF17B0" w:rsidP="00BF17B0">
      <w:pPr>
        <w:rPr>
          <w:ins w:id="427" w:author="Laura Viignola" w:date="2017-07-10T16:58:00Z"/>
          <w:rFonts w:ascii="Cambria" w:eastAsia="Calibri" w:hAnsi="Cambria" w:cs="Calibri"/>
          <w:color w:val="5B9BD5"/>
        </w:rPr>
      </w:pPr>
    </w:p>
    <w:p w14:paraId="37503449" w14:textId="77777777" w:rsidR="00BF17B0" w:rsidRDefault="00BF17B0" w:rsidP="00BF17B0">
      <w:pPr>
        <w:rPr>
          <w:ins w:id="428" w:author="Laura Viignola" w:date="2017-07-10T16:58:00Z"/>
          <w:rFonts w:ascii="Cambria" w:eastAsia="Calibri" w:hAnsi="Cambria" w:cs="Calibri"/>
          <w:i/>
          <w:color w:val="5B9BD5"/>
        </w:rPr>
      </w:pPr>
      <w:ins w:id="42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AF2AA17" w14:textId="77777777" w:rsidR="00BF17B0" w:rsidRDefault="00BF17B0" w:rsidP="00BF17B0">
      <w:pPr>
        <w:rPr>
          <w:ins w:id="430" w:author="Laura Viignola" w:date="2017-07-10T16:58:00Z"/>
          <w:rFonts w:ascii="Arial" w:eastAsia="Calibri" w:hAnsi="Arial" w:cs="Arial"/>
        </w:rPr>
      </w:pPr>
      <w:ins w:id="431" w:author="Laura Viignola" w:date="2017-07-10T16:58:00Z">
        <w:r>
          <w:rPr>
            <w:rFonts w:ascii="Arial" w:eastAsia="Calibri" w:hAnsi="Arial" w:cs="Arial"/>
          </w:rPr>
          <w:t>+ DS</w:t>
        </w:r>
      </w:ins>
    </w:p>
    <w:p w14:paraId="6A73F877" w14:textId="77777777" w:rsidR="00BF17B0" w:rsidRPr="0075768B" w:rsidRDefault="00BF17B0" w:rsidP="00BF17B0">
      <w:pPr>
        <w:rPr>
          <w:ins w:id="432" w:author="Laura Viignola" w:date="2017-07-10T16:58:00Z"/>
          <w:rFonts w:ascii="Arial" w:eastAsia="Calibri" w:hAnsi="Arial" w:cs="Arial"/>
        </w:rPr>
      </w:pPr>
      <w:ins w:id="433" w:author="Laura Viignola" w:date="2017-07-10T16:58:00Z">
        <w:r>
          <w:rPr>
            <w:rFonts w:ascii="Arial" w:eastAsia="Calibri" w:hAnsi="Arial" w:cs="Arial"/>
          </w:rPr>
          <w:t>+ 3</w:t>
        </w:r>
      </w:ins>
    </w:p>
    <w:p w14:paraId="7E0FCB56" w14:textId="77777777" w:rsidR="00BF17B0" w:rsidRPr="00930AA3" w:rsidRDefault="00BF17B0" w:rsidP="00BF17B0">
      <w:pPr>
        <w:rPr>
          <w:ins w:id="434" w:author="Laura Viignola" w:date="2017-07-10T16:58:00Z"/>
          <w:rFonts w:ascii="Cambria" w:eastAsia="Calibri" w:hAnsi="Cambria" w:cs="Calibri"/>
          <w:color w:val="5B9BD5"/>
        </w:rPr>
      </w:pPr>
    </w:p>
    <w:p w14:paraId="3EF8A7D7" w14:textId="77777777" w:rsidR="00BF17B0" w:rsidRDefault="00BF17B0" w:rsidP="00BF17B0">
      <w:pPr>
        <w:rPr>
          <w:ins w:id="435" w:author="Laura Viignola" w:date="2017-07-10T16:58:00Z"/>
          <w:rFonts w:ascii="Cambria" w:eastAsia="Calibri" w:hAnsi="Cambria" w:cs="Calibri"/>
          <w:i/>
          <w:color w:val="5B9BD5"/>
        </w:rPr>
      </w:pPr>
      <w:ins w:id="436" w:author="Laura Viignola" w:date="2017-07-10T16:58:00Z">
        <w:r>
          <w:rPr>
            <w:rFonts w:ascii="Cambria" w:eastAsia="Calibri" w:hAnsi="Cambria" w:cs="Calibri"/>
            <w:i/>
            <w:color w:val="5B9BD5"/>
          </w:rPr>
          <w:t>Semantic for scalar operations</w:t>
        </w:r>
      </w:ins>
    </w:p>
    <w:p w14:paraId="644BB7D9" w14:textId="77777777" w:rsidR="00BF17B0" w:rsidRDefault="00BF17B0" w:rsidP="00BF17B0">
      <w:pPr>
        <w:jc w:val="both"/>
        <w:rPr>
          <w:ins w:id="437" w:author="Laura Viignola" w:date="2017-07-10T16:58:00Z"/>
        </w:rPr>
      </w:pPr>
      <w:ins w:id="438" w:author="Laura Viignola" w:date="2017-07-10T16:58:00Z">
        <w:r>
          <w:t xml:space="preserve">The </w:t>
        </w:r>
        <w:r w:rsidRPr="00CF4A4F">
          <w:rPr>
            <w:b/>
            <w:bCs/>
          </w:rPr>
          <w:t xml:space="preserve">+ </w:t>
        </w:r>
        <w:r>
          <w:t>operator leaves the sign unaltered.</w:t>
        </w:r>
      </w:ins>
    </w:p>
    <w:p w14:paraId="47D8EA61" w14:textId="77777777" w:rsidR="00BF17B0" w:rsidRPr="00CF4A4F" w:rsidRDefault="00BF17B0" w:rsidP="00BF17B0">
      <w:pPr>
        <w:jc w:val="both"/>
        <w:rPr>
          <w:ins w:id="439" w:author="Laura Viignola" w:date="2017-07-10T16:58:00Z"/>
          <w:rFonts w:ascii="Cambria" w:eastAsia="Calibri" w:hAnsi="Cambria" w:cs="Calibri"/>
        </w:rPr>
      </w:pPr>
    </w:p>
    <w:p w14:paraId="67A47050" w14:textId="77777777" w:rsidR="00BF17B0" w:rsidRDefault="00BF17B0" w:rsidP="00BF17B0">
      <w:pPr>
        <w:jc w:val="both"/>
        <w:rPr>
          <w:ins w:id="440" w:author="Laura Viignola" w:date="2017-07-10T16:58:00Z"/>
          <w:rFonts w:ascii="Cambria" w:eastAsia="Calibri" w:hAnsi="Cambria" w:cs="Calibri"/>
        </w:rPr>
      </w:pPr>
      <w:ins w:id="441" w:author="Laura Viignola" w:date="2017-07-10T16:58:00Z">
        <w:r>
          <w:rPr>
            <w:rFonts w:ascii="Cambria" w:eastAsia="Calibri" w:hAnsi="Cambria" w:cs="Calibri"/>
          </w:rPr>
          <w:t xml:space="preserve">Examples: </w:t>
        </w:r>
      </w:ins>
    </w:p>
    <w:p w14:paraId="2A75AE8A" w14:textId="77777777" w:rsidR="00BF17B0" w:rsidRDefault="00BF17B0" w:rsidP="00BF17B0">
      <w:pPr>
        <w:ind w:left="360"/>
        <w:jc w:val="both"/>
        <w:rPr>
          <w:ins w:id="442" w:author="Laura Viignola" w:date="2017-07-10T16:58:00Z"/>
          <w:rFonts w:ascii="Cambria" w:hAnsi="Cambria"/>
        </w:rPr>
      </w:pPr>
      <w:ins w:id="443" w:author="Laura Viignola" w:date="2017-07-10T16:58:00Z">
        <w:r w:rsidRPr="00CF4A4F">
          <w:rPr>
            <w:rFonts w:ascii="Arial" w:hAnsi="Arial" w:cs="Arial"/>
          </w:rPr>
          <w:t>+ 3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7FB5B92C" w14:textId="77777777" w:rsidR="00BF17B0" w:rsidRPr="008E7718" w:rsidRDefault="00BF17B0" w:rsidP="00BF17B0">
      <w:pPr>
        <w:ind w:left="360"/>
        <w:jc w:val="both"/>
        <w:rPr>
          <w:ins w:id="444" w:author="Laura Viignola" w:date="2017-07-10T16:58:00Z"/>
          <w:rFonts w:ascii="Cambria" w:hAnsi="Cambria"/>
        </w:rPr>
      </w:pPr>
      <w:ins w:id="445" w:author="Laura Viignola" w:date="2017-07-10T16:58:00Z">
        <w:r w:rsidRPr="00C11372">
          <w:rPr>
            <w:rFonts w:ascii="Arial" w:hAnsi="Arial" w:cs="Arial"/>
          </w:rPr>
          <w:t>+(-5)</w:t>
        </w:r>
        <w:r>
          <w:rPr>
            <w:rFonts w:ascii="Cambria" w:hAnsi="Cambria"/>
          </w:rPr>
          <w:t xml:space="preserve"> gives </w:t>
        </w:r>
        <w:r w:rsidRPr="00C11372">
          <w:rPr>
            <w:rFonts w:ascii="Arial" w:hAnsi="Arial" w:cs="Arial"/>
          </w:rPr>
          <w:t>-5</w:t>
        </w:r>
      </w:ins>
    </w:p>
    <w:p w14:paraId="798DD367" w14:textId="77777777" w:rsidR="00BF17B0" w:rsidRDefault="00BF17B0" w:rsidP="00BF17B0">
      <w:pPr>
        <w:rPr>
          <w:ins w:id="446" w:author="Laura Viignola" w:date="2017-07-10T16:58:00Z"/>
          <w:rFonts w:ascii="Cambria" w:eastAsia="Calibri" w:hAnsi="Cambria" w:cs="Calibri"/>
          <w:i/>
          <w:color w:val="5B9BD5"/>
        </w:rPr>
      </w:pPr>
    </w:p>
    <w:p w14:paraId="50F41186" w14:textId="77777777" w:rsidR="00BF17B0" w:rsidRDefault="00BF17B0" w:rsidP="00BF17B0">
      <w:pPr>
        <w:rPr>
          <w:ins w:id="447" w:author="Laura Viignola" w:date="2017-07-10T16:58:00Z"/>
          <w:rFonts w:ascii="Cambria" w:eastAsia="Calibri" w:hAnsi="Cambria" w:cs="Calibri"/>
          <w:i/>
          <w:color w:val="5B9BD5"/>
        </w:rPr>
      </w:pPr>
      <w:ins w:id="448"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E512C4E" w14:textId="77777777" w:rsidR="00BF17B0" w:rsidRDefault="00BF17B0" w:rsidP="00BF17B0">
      <w:pPr>
        <w:rPr>
          <w:ins w:id="449" w:author="Laura Viignola" w:date="2017-07-10T16:58:00Z"/>
          <w:rFonts w:ascii="Cambria" w:eastAsia="Calibri" w:hAnsi="Cambria" w:cs="Calibri"/>
          <w:i/>
          <w:noProof/>
          <w:color w:val="5B9BD5"/>
          <w:lang w:val="en-US"/>
        </w:rPr>
      </w:pPr>
      <w:ins w:id="450" w:author="Laura Viignola" w:date="2017-07-10T16:58:00Z">
        <w:r w:rsidRPr="00DA2507">
          <w:rPr>
            <w:rFonts w:ascii="Cambria" w:eastAsia="Calibri" w:hAnsi="Cambria" w:cs="Calibri"/>
            <w:i/>
            <w:noProof/>
            <w:color w:val="5B9BD5"/>
            <w:lang w:val="en-US"/>
          </w:rPr>
          <w:t xml:space="preserve"> </w:t>
        </w:r>
      </w:ins>
    </w:p>
    <w:p w14:paraId="4B1D7205" w14:textId="77777777" w:rsidR="00BF17B0" w:rsidRDefault="00BF17B0" w:rsidP="00BF17B0">
      <w:pPr>
        <w:rPr>
          <w:ins w:id="451" w:author="Laura Viignola" w:date="2017-07-10T16:58:00Z"/>
          <w:rFonts w:ascii="Cambria" w:eastAsia="Calibri" w:hAnsi="Cambria" w:cs="Calibri"/>
        </w:rPr>
      </w:pPr>
      <w:ins w:id="452"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3AC00CF" w14:textId="77777777" w:rsidR="00BF17B0" w:rsidRPr="006F2FA3" w:rsidRDefault="00BF17B0" w:rsidP="00BF17B0">
      <w:pPr>
        <w:ind w:left="708" w:firstLine="708"/>
        <w:rPr>
          <w:ins w:id="453" w:author="Laura Viignola" w:date="2017-07-10T16:58:00Z"/>
          <w:rFonts w:ascii="Cambria" w:eastAsia="Calibri" w:hAnsi="Cambria" w:cs="Calibri"/>
        </w:rPr>
      </w:pPr>
      <w:ins w:id="45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8A7DA9E" w14:textId="77777777" w:rsidR="00BF17B0" w:rsidRPr="006F2FA3" w:rsidRDefault="00BF17B0" w:rsidP="00BF17B0">
      <w:pPr>
        <w:ind w:left="708" w:firstLine="708"/>
        <w:rPr>
          <w:ins w:id="455" w:author="Laura Viignola" w:date="2017-07-10T16:58:00Z"/>
          <w:rFonts w:ascii="Cambria" w:eastAsia="Calibri" w:hAnsi="Cambria" w:cs="Calibri"/>
        </w:rPr>
      </w:pPr>
      <w:ins w:id="45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A7ABBF0" w14:textId="77777777" w:rsidR="00BF17B0" w:rsidRPr="006F2FA3" w:rsidRDefault="00BF17B0" w:rsidP="00BF17B0">
      <w:pPr>
        <w:rPr>
          <w:ins w:id="457" w:author="Laura Viignola" w:date="2017-07-10T16:58:00Z"/>
          <w:rFonts w:ascii="Cambria" w:eastAsia="Calibri" w:hAnsi="Cambria" w:cs="Calibri"/>
          <w:i/>
          <w:color w:val="5B9BD5"/>
        </w:rPr>
      </w:pPr>
    </w:p>
    <w:p w14:paraId="7188A62C" w14:textId="77777777" w:rsidR="00BF17B0" w:rsidRPr="00E64258" w:rsidRDefault="00BF17B0" w:rsidP="00BF17B0">
      <w:pPr>
        <w:rPr>
          <w:ins w:id="458" w:author="Laura Viignola" w:date="2017-07-10T16:58:00Z"/>
          <w:rFonts w:ascii="Cambria" w:hAnsi="Cambria"/>
        </w:rPr>
      </w:pPr>
    </w:p>
    <w:p w14:paraId="225BEAD6" w14:textId="77777777" w:rsidR="00BF17B0" w:rsidRPr="00E64258" w:rsidRDefault="00BF17B0" w:rsidP="00BF17B0">
      <w:pPr>
        <w:rPr>
          <w:ins w:id="459" w:author="Laura Viignola" w:date="2017-07-10T16:58:00Z"/>
          <w:rFonts w:ascii="Cambria" w:eastAsia="Calibri" w:hAnsi="Cambria" w:cs="Calibri"/>
          <w:i/>
          <w:color w:val="5B9BD5"/>
        </w:rPr>
      </w:pPr>
      <w:ins w:id="460" w:author="Laura Viignola" w:date="2017-07-10T16:58:00Z">
        <w:r w:rsidRPr="00E64258">
          <w:rPr>
            <w:rFonts w:ascii="Cambria" w:eastAsia="Calibri" w:hAnsi="Cambria" w:cs="Calibri"/>
            <w:i/>
            <w:color w:val="5B9BD5"/>
          </w:rPr>
          <w:t>Result type</w:t>
        </w:r>
      </w:ins>
    </w:p>
    <w:p w14:paraId="3B4CC92B" w14:textId="77777777" w:rsidR="00BF17B0" w:rsidRPr="00E64258" w:rsidRDefault="00BF17B0" w:rsidP="00BF17B0">
      <w:pPr>
        <w:rPr>
          <w:ins w:id="461" w:author="Laura Viignola" w:date="2017-07-10T16:58:00Z"/>
          <w:rFonts w:ascii="Cambria" w:eastAsia="Calibri" w:hAnsi="Cambria" w:cs="Calibri"/>
          <w:i/>
          <w:color w:val="auto"/>
        </w:rPr>
      </w:pPr>
    </w:p>
    <w:p w14:paraId="0BCE3DA8" w14:textId="77777777" w:rsidR="00BF17B0" w:rsidRDefault="00BF17B0" w:rsidP="00BF17B0">
      <w:pPr>
        <w:rPr>
          <w:ins w:id="462" w:author="Laura Viignola" w:date="2017-07-10T16:58:00Z"/>
          <w:rFonts w:ascii="Cambria" w:eastAsia="Calibri" w:hAnsi="Cambria" w:cs="Calibri"/>
        </w:rPr>
      </w:pPr>
      <w:ins w:id="46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2201101" w14:textId="77777777" w:rsidR="00BF17B0" w:rsidRPr="006F2FA3" w:rsidRDefault="00BF17B0" w:rsidP="00BF17B0">
      <w:pPr>
        <w:ind w:left="708" w:firstLine="708"/>
        <w:rPr>
          <w:ins w:id="464" w:author="Laura Viignola" w:date="2017-07-10T16:58:00Z"/>
          <w:rFonts w:ascii="Cambria" w:eastAsia="Calibri" w:hAnsi="Cambria" w:cs="Calibri"/>
        </w:rPr>
      </w:pPr>
      <w:ins w:id="46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33904F8" w14:textId="77777777" w:rsidR="00BF17B0" w:rsidRPr="006F2FA3" w:rsidRDefault="00BF17B0" w:rsidP="00BF17B0">
      <w:pPr>
        <w:ind w:left="708" w:firstLine="708"/>
        <w:rPr>
          <w:ins w:id="466" w:author="Laura Viignola" w:date="2017-07-10T16:58:00Z"/>
          <w:rFonts w:ascii="Cambria" w:eastAsia="Calibri" w:hAnsi="Cambria" w:cs="Calibri"/>
        </w:rPr>
      </w:pPr>
      <w:ins w:id="46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D805B03" w14:textId="77777777" w:rsidR="00BF17B0" w:rsidRDefault="00BF17B0" w:rsidP="00BF17B0">
      <w:pPr>
        <w:rPr>
          <w:ins w:id="468" w:author="Laura Viignola" w:date="2017-07-10T16:58:00Z"/>
          <w:rFonts w:ascii="Cambria" w:eastAsia="Calibri" w:hAnsi="Cambria" w:cs="Calibri"/>
          <w:i/>
          <w:color w:val="5B9BD5"/>
        </w:rPr>
      </w:pPr>
    </w:p>
    <w:p w14:paraId="2030666C" w14:textId="77777777" w:rsidR="00BF17B0" w:rsidRPr="00E5275E" w:rsidRDefault="00BF17B0" w:rsidP="00BF17B0">
      <w:pPr>
        <w:jc w:val="both"/>
        <w:rPr>
          <w:ins w:id="469" w:author="Laura Viignola" w:date="2017-07-10T16:58:00Z"/>
          <w:rFonts w:ascii="Cambria" w:hAnsi="Cambria"/>
        </w:rPr>
      </w:pPr>
    </w:p>
    <w:p w14:paraId="7BD5F906" w14:textId="77777777" w:rsidR="00BF17B0" w:rsidRDefault="00BF17B0" w:rsidP="00BF17B0">
      <w:pPr>
        <w:rPr>
          <w:ins w:id="470" w:author="Laura Viignola" w:date="2017-07-10T16:58:00Z"/>
          <w:rFonts w:ascii="Cambria" w:eastAsia="Calibri" w:hAnsi="Cambria" w:cs="Calibri"/>
          <w:i/>
          <w:color w:val="5B9BD5"/>
        </w:rPr>
      </w:pPr>
      <w:ins w:id="471" w:author="Laura Viignola" w:date="2017-07-10T16:58:00Z">
        <w:r>
          <w:rPr>
            <w:rFonts w:ascii="Cambria" w:eastAsia="Calibri" w:hAnsi="Cambria" w:cs="Calibri"/>
            <w:i/>
            <w:color w:val="5B9BD5"/>
          </w:rPr>
          <w:t xml:space="preserve">Behaviour </w:t>
        </w:r>
      </w:ins>
    </w:p>
    <w:p w14:paraId="5ABF596F" w14:textId="77777777" w:rsidR="00BF17B0" w:rsidRDefault="00BF17B0" w:rsidP="00BF17B0">
      <w:pPr>
        <w:jc w:val="both"/>
        <w:rPr>
          <w:ins w:id="472" w:author="Laura Viignola" w:date="2017-07-10T16:58:00Z"/>
          <w:rFonts w:ascii="Cambria" w:eastAsia="Calibri" w:hAnsi="Cambria" w:cs="Calibri"/>
          <w:color w:val="auto"/>
        </w:rPr>
      </w:pPr>
      <w:ins w:id="473"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79D6D3B5" w14:textId="77777777" w:rsidR="00BF17B0" w:rsidRDefault="00BF17B0" w:rsidP="00BF17B0">
      <w:pPr>
        <w:rPr>
          <w:ins w:id="474" w:author="Laura Viignola" w:date="2017-07-10T16:58:00Z"/>
          <w:rFonts w:ascii="Cambria" w:eastAsia="Calibri" w:hAnsi="Cambria" w:cs="Calibri"/>
          <w:i/>
          <w:color w:val="5B9BD5"/>
        </w:rPr>
      </w:pPr>
    </w:p>
    <w:p w14:paraId="4184C588" w14:textId="77777777" w:rsidR="00BF17B0" w:rsidRDefault="00BF17B0" w:rsidP="00BF17B0">
      <w:pPr>
        <w:rPr>
          <w:ins w:id="475" w:author="Laura Viignola" w:date="2017-07-10T16:58:00Z"/>
          <w:rFonts w:ascii="Cambria" w:eastAsia="Calibri" w:hAnsi="Cambria" w:cs="Calibri"/>
          <w:i/>
          <w:color w:val="5B9BD5"/>
        </w:rPr>
      </w:pPr>
    </w:p>
    <w:p w14:paraId="1D9AD923" w14:textId="77777777" w:rsidR="00BF17B0" w:rsidRDefault="00BF17B0" w:rsidP="00BF17B0">
      <w:pPr>
        <w:rPr>
          <w:ins w:id="476" w:author="Laura Viignola" w:date="2017-07-10T16:58:00Z"/>
          <w:rFonts w:ascii="Cambria" w:eastAsia="Calibri" w:hAnsi="Cambria" w:cs="Calibri"/>
          <w:i/>
          <w:color w:val="5B9BD5"/>
        </w:rPr>
      </w:pPr>
      <w:ins w:id="477" w:author="Laura Viignola" w:date="2017-07-10T16:58:00Z">
        <w:r>
          <w:rPr>
            <w:rFonts w:ascii="Cambria" w:eastAsia="Calibri" w:hAnsi="Cambria" w:cs="Calibri"/>
            <w:i/>
            <w:color w:val="5B9BD5"/>
          </w:rPr>
          <w:t xml:space="preserve">Examples </w:t>
        </w:r>
      </w:ins>
    </w:p>
    <w:p w14:paraId="5888C850" w14:textId="77777777" w:rsidR="00BF17B0" w:rsidRDefault="00BF17B0" w:rsidP="00BF17B0">
      <w:pPr>
        <w:rPr>
          <w:ins w:id="478" w:author="Laura Viignola" w:date="2017-07-10T16:58:00Z"/>
          <w:rFonts w:ascii="Cambria" w:hAnsi="Cambria"/>
        </w:rPr>
      </w:pPr>
      <w:ins w:id="479" w:author="Laura Viignola" w:date="2017-07-10T16:58:00Z">
        <w:r>
          <w:rPr>
            <w:rFonts w:ascii="Cambria" w:hAnsi="Cambria"/>
          </w:rPr>
          <w:t>Given the operand Data Set:</w:t>
        </w:r>
      </w:ins>
    </w:p>
    <w:p w14:paraId="12799289" w14:textId="77777777" w:rsidR="00BF17B0" w:rsidRPr="001A403F" w:rsidRDefault="00BF17B0" w:rsidP="00BF17B0">
      <w:pPr>
        <w:rPr>
          <w:ins w:id="480"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17531A9A" w14:textId="77777777" w:rsidTr="00BF17B0">
        <w:trPr>
          <w:ins w:id="481"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F753B4" w14:textId="77777777" w:rsidR="00BF17B0" w:rsidRPr="00860832" w:rsidRDefault="00BF17B0" w:rsidP="00BF17B0">
            <w:pPr>
              <w:rPr>
                <w:ins w:id="482" w:author="Laura Viignola" w:date="2017-07-10T16:58:00Z"/>
                <w:rFonts w:ascii="Arial" w:eastAsia="Calibri" w:hAnsi="Arial" w:cs="Arial"/>
                <w:color w:val="1F497D" w:themeColor="text2"/>
              </w:rPr>
            </w:pPr>
            <w:ins w:id="483" w:author="Laura Viignola" w:date="2017-07-10T16:58:00Z">
              <w:r w:rsidRPr="00860832">
                <w:rPr>
                  <w:rFonts w:ascii="Arial" w:eastAsia="Calibri" w:hAnsi="Arial" w:cs="Arial"/>
                  <w:color w:val="1F497D" w:themeColor="text2"/>
                </w:rPr>
                <w:t>DS_1</w:t>
              </w:r>
            </w:ins>
          </w:p>
        </w:tc>
      </w:tr>
      <w:tr w:rsidR="00BF17B0" w:rsidRPr="006056BE" w14:paraId="209BD936" w14:textId="77777777" w:rsidTr="00BF17B0">
        <w:trPr>
          <w:ins w:id="484"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30433C" w14:textId="77777777" w:rsidR="00BF17B0" w:rsidRPr="00860832" w:rsidRDefault="00BF17B0" w:rsidP="00BF17B0">
            <w:pPr>
              <w:rPr>
                <w:ins w:id="485" w:author="Laura Viignola" w:date="2017-07-10T16:58:00Z"/>
                <w:rFonts w:ascii="Arial" w:hAnsi="Arial" w:cs="Arial"/>
              </w:rPr>
            </w:pPr>
            <w:ins w:id="486"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9044F7" w14:textId="77777777" w:rsidR="00BF17B0" w:rsidRPr="00860832" w:rsidRDefault="00BF17B0" w:rsidP="00BF17B0">
            <w:pPr>
              <w:rPr>
                <w:ins w:id="487" w:author="Laura Viignola" w:date="2017-07-10T16:58:00Z"/>
                <w:rFonts w:ascii="Arial" w:hAnsi="Arial" w:cs="Arial"/>
              </w:rPr>
            </w:pPr>
            <w:ins w:id="488"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B28E59" w14:textId="77777777" w:rsidR="00BF17B0" w:rsidRPr="00860832" w:rsidRDefault="00BF17B0" w:rsidP="00BF17B0">
            <w:pPr>
              <w:rPr>
                <w:ins w:id="489" w:author="Laura Viignola" w:date="2017-07-10T16:58:00Z"/>
                <w:rFonts w:ascii="Arial" w:hAnsi="Arial" w:cs="Arial"/>
              </w:rPr>
            </w:pPr>
            <w:ins w:id="490"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A0BC546" w14:textId="77777777" w:rsidR="00BF17B0" w:rsidRPr="00860832" w:rsidRDefault="00BF17B0" w:rsidP="00BF17B0">
            <w:pPr>
              <w:rPr>
                <w:ins w:id="491" w:author="Laura Viignola" w:date="2017-07-10T16:58:00Z"/>
                <w:rFonts w:ascii="Arial" w:eastAsia="Calibri" w:hAnsi="Arial" w:cs="Arial"/>
              </w:rPr>
            </w:pPr>
            <w:ins w:id="492" w:author="Laura Viignola" w:date="2017-07-10T16:58:00Z">
              <w:r w:rsidRPr="00860832">
                <w:rPr>
                  <w:rFonts w:ascii="Arial" w:eastAsia="Calibri" w:hAnsi="Arial" w:cs="Arial"/>
                </w:rPr>
                <w:t>Me_2</w:t>
              </w:r>
            </w:ins>
          </w:p>
        </w:tc>
      </w:tr>
      <w:tr w:rsidR="00BF17B0" w:rsidRPr="006056BE" w14:paraId="17E020B1" w14:textId="77777777" w:rsidTr="00BF17B0">
        <w:trPr>
          <w:ins w:id="49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8AABC" w14:textId="77777777" w:rsidR="00BF17B0" w:rsidRPr="006056BE" w:rsidRDefault="00BF17B0" w:rsidP="00BF17B0">
            <w:pPr>
              <w:rPr>
                <w:ins w:id="494" w:author="Laura Viignola" w:date="2017-07-10T16:58:00Z"/>
              </w:rPr>
            </w:pPr>
            <w:ins w:id="495"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AB807" w14:textId="77777777" w:rsidR="00BF17B0" w:rsidRPr="006056BE" w:rsidRDefault="00BF17B0" w:rsidP="00BF17B0">
            <w:pPr>
              <w:rPr>
                <w:ins w:id="496" w:author="Laura Viignola" w:date="2017-07-10T16:58:00Z"/>
              </w:rPr>
            </w:pPr>
            <w:ins w:id="497"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A2B431" w14:textId="77777777" w:rsidR="00BF17B0" w:rsidRPr="006056BE" w:rsidRDefault="00BF17B0" w:rsidP="00BF17B0">
            <w:pPr>
              <w:jc w:val="right"/>
              <w:rPr>
                <w:ins w:id="498" w:author="Laura Viignola" w:date="2017-07-10T16:58:00Z"/>
              </w:rPr>
            </w:pPr>
            <w:ins w:id="499"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8E798DC" w14:textId="77777777" w:rsidR="00BF17B0" w:rsidRPr="006056BE" w:rsidRDefault="00BF17B0" w:rsidP="00BF17B0">
            <w:pPr>
              <w:jc w:val="right"/>
              <w:rPr>
                <w:ins w:id="500" w:author="Laura Viignola" w:date="2017-07-10T16:58:00Z"/>
                <w:rFonts w:ascii="Calibri" w:eastAsia="Calibri" w:hAnsi="Calibri" w:cs="Calibri"/>
              </w:rPr>
            </w:pPr>
            <w:ins w:id="501" w:author="Laura Viignola" w:date="2017-07-10T16:58:00Z">
              <w:r>
                <w:rPr>
                  <w:rFonts w:ascii="Calibri" w:eastAsia="Calibri" w:hAnsi="Calibri" w:cs="Calibri"/>
                </w:rPr>
                <w:t>5</w:t>
              </w:r>
            </w:ins>
          </w:p>
        </w:tc>
      </w:tr>
      <w:tr w:rsidR="00BF17B0" w:rsidRPr="006056BE" w14:paraId="2EB62BFB" w14:textId="77777777" w:rsidTr="00BF17B0">
        <w:trPr>
          <w:ins w:id="50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2E7F1" w14:textId="77777777" w:rsidR="00BF17B0" w:rsidRPr="006056BE" w:rsidRDefault="00BF17B0" w:rsidP="00BF17B0">
            <w:pPr>
              <w:rPr>
                <w:ins w:id="503" w:author="Laura Viignola" w:date="2017-07-10T16:58:00Z"/>
                <w:rFonts w:ascii="Calibri" w:eastAsia="Calibri" w:hAnsi="Calibri" w:cs="Calibri"/>
              </w:rPr>
            </w:pPr>
            <w:ins w:id="504"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8C085" w14:textId="77777777" w:rsidR="00BF17B0" w:rsidRPr="006056BE" w:rsidRDefault="00BF17B0" w:rsidP="00BF17B0">
            <w:pPr>
              <w:rPr>
                <w:ins w:id="505" w:author="Laura Viignola" w:date="2017-07-10T16:58:00Z"/>
                <w:rFonts w:ascii="Calibri" w:eastAsia="Calibri" w:hAnsi="Calibri" w:cs="Calibri"/>
              </w:rPr>
            </w:pPr>
            <w:ins w:id="506"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A274" w14:textId="77777777" w:rsidR="00BF17B0" w:rsidRPr="006056BE" w:rsidRDefault="00BF17B0" w:rsidP="00BF17B0">
            <w:pPr>
              <w:jc w:val="right"/>
              <w:rPr>
                <w:ins w:id="507" w:author="Laura Viignola" w:date="2017-07-10T16:58:00Z"/>
                <w:rFonts w:ascii="Calibri" w:eastAsia="Calibri" w:hAnsi="Calibri" w:cs="Calibri"/>
              </w:rPr>
            </w:pPr>
            <w:ins w:id="508"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104B2AD0" w14:textId="77777777" w:rsidR="00BF17B0" w:rsidRDefault="00BF17B0" w:rsidP="00BF17B0">
            <w:pPr>
              <w:jc w:val="right"/>
              <w:rPr>
                <w:ins w:id="509" w:author="Laura Viignola" w:date="2017-07-10T16:58:00Z"/>
                <w:rFonts w:ascii="Calibri" w:eastAsia="Calibri" w:hAnsi="Calibri" w:cs="Calibri"/>
              </w:rPr>
            </w:pPr>
            <w:ins w:id="510" w:author="Laura Viignola" w:date="2017-07-10T16:58:00Z">
              <w:r>
                <w:rPr>
                  <w:rFonts w:ascii="Calibri" w:eastAsia="Calibri" w:hAnsi="Calibri" w:cs="Calibri"/>
                </w:rPr>
                <w:t>10</w:t>
              </w:r>
            </w:ins>
          </w:p>
        </w:tc>
      </w:tr>
      <w:tr w:rsidR="00BF17B0" w:rsidRPr="006056BE" w14:paraId="255A0B9B" w14:textId="77777777" w:rsidTr="00BF17B0">
        <w:trPr>
          <w:ins w:id="51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1FB6D" w14:textId="77777777" w:rsidR="00BF17B0" w:rsidRPr="006056BE" w:rsidRDefault="00BF17B0" w:rsidP="00BF17B0">
            <w:pPr>
              <w:rPr>
                <w:ins w:id="512" w:author="Laura Viignola" w:date="2017-07-10T16:58:00Z"/>
                <w:rFonts w:ascii="Calibri" w:eastAsia="Calibri" w:hAnsi="Calibri" w:cs="Calibri"/>
              </w:rPr>
            </w:pPr>
            <w:ins w:id="513"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43C3" w14:textId="77777777" w:rsidR="00BF17B0" w:rsidRPr="006056BE" w:rsidRDefault="00BF17B0" w:rsidP="00BF17B0">
            <w:pPr>
              <w:rPr>
                <w:ins w:id="514" w:author="Laura Viignola" w:date="2017-07-10T16:58:00Z"/>
                <w:rFonts w:ascii="Calibri" w:eastAsia="Calibri" w:hAnsi="Calibri" w:cs="Calibri"/>
              </w:rPr>
            </w:pPr>
            <w:ins w:id="515"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6E67" w14:textId="77777777" w:rsidR="00BF17B0" w:rsidRPr="006056BE" w:rsidRDefault="00BF17B0" w:rsidP="00BF17B0">
            <w:pPr>
              <w:jc w:val="right"/>
              <w:rPr>
                <w:ins w:id="516" w:author="Laura Viignola" w:date="2017-07-10T16:58:00Z"/>
                <w:rFonts w:ascii="Calibri" w:eastAsia="Calibri" w:hAnsi="Calibri" w:cs="Calibri"/>
              </w:rPr>
            </w:pPr>
            <w:ins w:id="517"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84B21BC" w14:textId="77777777" w:rsidR="00BF17B0" w:rsidRDefault="00BF17B0" w:rsidP="00BF17B0">
            <w:pPr>
              <w:jc w:val="right"/>
              <w:rPr>
                <w:ins w:id="518" w:author="Laura Viignola" w:date="2017-07-10T16:58:00Z"/>
                <w:rFonts w:ascii="Calibri" w:eastAsia="Calibri" w:hAnsi="Calibri" w:cs="Calibri"/>
              </w:rPr>
            </w:pPr>
            <w:ins w:id="519" w:author="Laura Viignola" w:date="2017-07-10T16:58:00Z">
              <w:r>
                <w:rPr>
                  <w:rFonts w:ascii="Calibri" w:eastAsia="Calibri" w:hAnsi="Calibri" w:cs="Calibri"/>
                </w:rPr>
                <w:t>12</w:t>
              </w:r>
            </w:ins>
          </w:p>
        </w:tc>
      </w:tr>
    </w:tbl>
    <w:p w14:paraId="0A7BF8C7" w14:textId="77777777" w:rsidR="00BF17B0" w:rsidRDefault="00BF17B0" w:rsidP="00BF17B0">
      <w:pPr>
        <w:rPr>
          <w:ins w:id="520" w:author="Laura Viignola" w:date="2017-07-10T16:58:00Z"/>
          <w:rFonts w:ascii="Cambria" w:hAnsi="Cambria"/>
        </w:rPr>
      </w:pPr>
    </w:p>
    <w:p w14:paraId="51039800" w14:textId="77777777" w:rsidR="00BF17B0" w:rsidRDefault="00BF17B0" w:rsidP="00BF17B0">
      <w:pPr>
        <w:rPr>
          <w:ins w:id="521" w:author="Laura Viignola" w:date="2017-07-10T16:58:00Z"/>
          <w:rFonts w:ascii="Cambria" w:eastAsia="Calibri" w:hAnsi="Cambria" w:cs="Calibri"/>
          <w:lang w:val="pt-PT"/>
        </w:rPr>
      </w:pPr>
      <w:ins w:id="522"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C11372">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1EB0A33" w14:textId="77777777" w:rsidR="00BF17B0" w:rsidRPr="009F55B5" w:rsidRDefault="00BF17B0" w:rsidP="00BF17B0">
      <w:pPr>
        <w:rPr>
          <w:ins w:id="523"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05EC18D7" w14:textId="77777777" w:rsidTr="00BF17B0">
        <w:trPr>
          <w:ins w:id="524"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0F303F9" w14:textId="77777777" w:rsidR="00BF17B0" w:rsidRPr="00860832" w:rsidRDefault="00BF17B0" w:rsidP="00BF17B0">
            <w:pPr>
              <w:rPr>
                <w:ins w:id="525" w:author="Laura Viignola" w:date="2017-07-10T16:58:00Z"/>
                <w:rFonts w:ascii="Arial" w:eastAsia="Calibri" w:hAnsi="Arial" w:cs="Arial"/>
                <w:color w:val="1F497D" w:themeColor="text2"/>
              </w:rPr>
            </w:pPr>
            <w:ins w:id="526" w:author="Laura Viignola" w:date="2017-07-10T16:58:00Z">
              <w:r w:rsidRPr="00860832">
                <w:rPr>
                  <w:rFonts w:ascii="Arial" w:eastAsia="Calibri" w:hAnsi="Arial" w:cs="Arial"/>
                  <w:color w:val="1F497D" w:themeColor="text2"/>
                </w:rPr>
                <w:t>DS_r</w:t>
              </w:r>
            </w:ins>
          </w:p>
        </w:tc>
      </w:tr>
      <w:tr w:rsidR="00BF17B0" w:rsidRPr="006056BE" w14:paraId="438429E8" w14:textId="77777777" w:rsidTr="00BF17B0">
        <w:trPr>
          <w:ins w:id="527"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D81981E" w14:textId="77777777" w:rsidR="00BF17B0" w:rsidRPr="00860832" w:rsidRDefault="00BF17B0" w:rsidP="00BF17B0">
            <w:pPr>
              <w:rPr>
                <w:ins w:id="528" w:author="Laura Viignola" w:date="2017-07-10T16:58:00Z"/>
                <w:rFonts w:ascii="Arial" w:hAnsi="Arial" w:cs="Arial"/>
              </w:rPr>
            </w:pPr>
            <w:ins w:id="529"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B59C15" w14:textId="77777777" w:rsidR="00BF17B0" w:rsidRPr="00860832" w:rsidRDefault="00BF17B0" w:rsidP="00BF17B0">
            <w:pPr>
              <w:rPr>
                <w:ins w:id="530" w:author="Laura Viignola" w:date="2017-07-10T16:58:00Z"/>
                <w:rFonts w:ascii="Arial" w:hAnsi="Arial" w:cs="Arial"/>
              </w:rPr>
            </w:pPr>
            <w:ins w:id="53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531C2C5" w14:textId="77777777" w:rsidR="00BF17B0" w:rsidRPr="00860832" w:rsidRDefault="00BF17B0" w:rsidP="00BF17B0">
            <w:pPr>
              <w:rPr>
                <w:ins w:id="532" w:author="Laura Viignola" w:date="2017-07-10T16:58:00Z"/>
                <w:rFonts w:ascii="Arial" w:hAnsi="Arial" w:cs="Arial"/>
              </w:rPr>
            </w:pPr>
            <w:ins w:id="533"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109E433" w14:textId="77777777" w:rsidR="00BF17B0" w:rsidRPr="00860832" w:rsidRDefault="00BF17B0" w:rsidP="00BF17B0">
            <w:pPr>
              <w:rPr>
                <w:ins w:id="534" w:author="Laura Viignola" w:date="2017-07-10T16:58:00Z"/>
                <w:rFonts w:ascii="Arial" w:eastAsia="Calibri" w:hAnsi="Arial" w:cs="Arial"/>
              </w:rPr>
            </w:pPr>
            <w:ins w:id="535" w:author="Laura Viignola" w:date="2017-07-10T16:58:00Z">
              <w:r w:rsidRPr="00860832">
                <w:rPr>
                  <w:rFonts w:ascii="Arial" w:eastAsia="Calibri" w:hAnsi="Arial" w:cs="Arial"/>
                </w:rPr>
                <w:t>Me_2</w:t>
              </w:r>
            </w:ins>
          </w:p>
        </w:tc>
      </w:tr>
      <w:tr w:rsidR="00BF17B0" w:rsidRPr="006056BE" w14:paraId="2D881C8D" w14:textId="77777777" w:rsidTr="00BF17B0">
        <w:trPr>
          <w:ins w:id="536"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877A8" w14:textId="77777777" w:rsidR="00BF17B0" w:rsidRPr="006056BE" w:rsidRDefault="00BF17B0" w:rsidP="00BF17B0">
            <w:pPr>
              <w:rPr>
                <w:ins w:id="537" w:author="Laura Viignola" w:date="2017-07-10T16:58:00Z"/>
              </w:rPr>
            </w:pPr>
            <w:ins w:id="538" w:author="Laura Viignola" w:date="2017-07-10T16:58:00Z">
              <w:r w:rsidRPr="006056BE">
                <w:rPr>
                  <w:rFonts w:ascii="Calibri" w:eastAsia="Calibri" w:hAnsi="Calibri" w:cs="Calibri"/>
                </w:rPr>
                <w:lastRenderedPageBreak/>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341B9" w14:textId="77777777" w:rsidR="00BF17B0" w:rsidRPr="006056BE" w:rsidRDefault="00BF17B0" w:rsidP="00BF17B0">
            <w:pPr>
              <w:rPr>
                <w:ins w:id="539" w:author="Laura Viignola" w:date="2017-07-10T16:58:00Z"/>
              </w:rPr>
            </w:pPr>
            <w:ins w:id="540"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D19F1" w14:textId="77777777" w:rsidR="00BF17B0" w:rsidRPr="006056BE" w:rsidRDefault="00BF17B0" w:rsidP="00BF17B0">
            <w:pPr>
              <w:jc w:val="right"/>
              <w:rPr>
                <w:ins w:id="541" w:author="Laura Viignola" w:date="2017-07-10T16:58:00Z"/>
              </w:rPr>
            </w:pPr>
            <w:ins w:id="542"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4BF9142F" w14:textId="77777777" w:rsidR="00BF17B0" w:rsidRPr="006056BE" w:rsidRDefault="00BF17B0" w:rsidP="00BF17B0">
            <w:pPr>
              <w:jc w:val="right"/>
              <w:rPr>
                <w:ins w:id="543" w:author="Laura Viignola" w:date="2017-07-10T16:58:00Z"/>
                <w:rFonts w:ascii="Calibri" w:eastAsia="Calibri" w:hAnsi="Calibri" w:cs="Calibri"/>
              </w:rPr>
            </w:pPr>
            <w:ins w:id="544" w:author="Laura Viignola" w:date="2017-07-10T16:58:00Z">
              <w:r>
                <w:rPr>
                  <w:rFonts w:ascii="Calibri" w:eastAsia="Calibri" w:hAnsi="Calibri" w:cs="Calibri"/>
                </w:rPr>
                <w:t>5</w:t>
              </w:r>
            </w:ins>
          </w:p>
        </w:tc>
      </w:tr>
      <w:tr w:rsidR="00BF17B0" w:rsidRPr="006056BE" w14:paraId="11988E14" w14:textId="77777777" w:rsidTr="00BF17B0">
        <w:trPr>
          <w:ins w:id="545"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C2004" w14:textId="77777777" w:rsidR="00BF17B0" w:rsidRDefault="00BF17B0" w:rsidP="00BF17B0">
            <w:pPr>
              <w:rPr>
                <w:ins w:id="546" w:author="Laura Viignola" w:date="2017-07-10T16:58:00Z"/>
                <w:rFonts w:ascii="Calibri" w:eastAsia="Calibri" w:hAnsi="Calibri" w:cs="Calibri"/>
              </w:rPr>
            </w:pPr>
            <w:ins w:id="547"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2EA5" w14:textId="77777777" w:rsidR="00BF17B0" w:rsidRDefault="00BF17B0" w:rsidP="00BF17B0">
            <w:pPr>
              <w:rPr>
                <w:ins w:id="548" w:author="Laura Viignola" w:date="2017-07-10T16:58:00Z"/>
                <w:rFonts w:ascii="Calibri" w:eastAsia="Calibri" w:hAnsi="Calibri" w:cs="Calibri"/>
              </w:rPr>
            </w:pPr>
            <w:ins w:id="549"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B26B7" w14:textId="77777777" w:rsidR="00BF17B0" w:rsidRPr="006056BE" w:rsidRDefault="00BF17B0" w:rsidP="00BF17B0">
            <w:pPr>
              <w:jc w:val="right"/>
              <w:rPr>
                <w:ins w:id="550" w:author="Laura Viignola" w:date="2017-07-10T16:58:00Z"/>
                <w:rFonts w:ascii="Calibri" w:eastAsia="Calibri" w:hAnsi="Calibri" w:cs="Calibri"/>
              </w:rPr>
            </w:pPr>
            <w:ins w:id="551"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51890BDA" w14:textId="77777777" w:rsidR="00BF17B0" w:rsidRDefault="00BF17B0" w:rsidP="00BF17B0">
            <w:pPr>
              <w:jc w:val="right"/>
              <w:rPr>
                <w:ins w:id="552" w:author="Laura Viignola" w:date="2017-07-10T16:58:00Z"/>
                <w:rFonts w:ascii="Calibri" w:eastAsia="Calibri" w:hAnsi="Calibri" w:cs="Calibri"/>
              </w:rPr>
            </w:pPr>
            <w:ins w:id="553" w:author="Laura Viignola" w:date="2017-07-10T16:58:00Z">
              <w:r>
                <w:rPr>
                  <w:rFonts w:ascii="Calibri" w:eastAsia="Calibri" w:hAnsi="Calibri" w:cs="Calibri"/>
                </w:rPr>
                <w:t>10</w:t>
              </w:r>
            </w:ins>
          </w:p>
        </w:tc>
      </w:tr>
      <w:tr w:rsidR="00BF17B0" w:rsidRPr="006056BE" w14:paraId="1529D2CD" w14:textId="77777777" w:rsidTr="00BF17B0">
        <w:trPr>
          <w:ins w:id="554"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4D9D" w14:textId="77777777" w:rsidR="00BF17B0" w:rsidRPr="006056BE" w:rsidRDefault="00BF17B0" w:rsidP="00BF17B0">
            <w:pPr>
              <w:rPr>
                <w:ins w:id="555" w:author="Laura Viignola" w:date="2017-07-10T16:58:00Z"/>
                <w:rFonts w:ascii="Calibri" w:eastAsia="Calibri" w:hAnsi="Calibri" w:cs="Calibri"/>
              </w:rPr>
            </w:pPr>
            <w:ins w:id="556"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14A4A" w14:textId="77777777" w:rsidR="00BF17B0" w:rsidRPr="006056BE" w:rsidRDefault="00BF17B0" w:rsidP="00BF17B0">
            <w:pPr>
              <w:rPr>
                <w:ins w:id="557" w:author="Laura Viignola" w:date="2017-07-10T16:58:00Z"/>
                <w:rFonts w:ascii="Calibri" w:eastAsia="Calibri" w:hAnsi="Calibri" w:cs="Calibri"/>
              </w:rPr>
            </w:pPr>
            <w:ins w:id="558"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BD2F2" w14:textId="77777777" w:rsidR="00BF17B0" w:rsidRPr="006056BE" w:rsidRDefault="00BF17B0" w:rsidP="00BF17B0">
            <w:pPr>
              <w:jc w:val="right"/>
              <w:rPr>
                <w:ins w:id="559" w:author="Laura Viignola" w:date="2017-07-10T16:58:00Z"/>
                <w:rFonts w:ascii="Calibri" w:eastAsia="Calibri" w:hAnsi="Calibri" w:cs="Calibri"/>
              </w:rPr>
            </w:pPr>
            <w:ins w:id="560"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30C8747E" w14:textId="77777777" w:rsidR="00BF17B0" w:rsidRDefault="00BF17B0" w:rsidP="00BF17B0">
            <w:pPr>
              <w:jc w:val="right"/>
              <w:rPr>
                <w:ins w:id="561" w:author="Laura Viignola" w:date="2017-07-10T16:58:00Z"/>
                <w:rFonts w:ascii="Calibri" w:eastAsia="Calibri" w:hAnsi="Calibri" w:cs="Calibri"/>
              </w:rPr>
            </w:pPr>
            <w:ins w:id="562" w:author="Laura Viignola" w:date="2017-07-10T16:58:00Z">
              <w:r>
                <w:rPr>
                  <w:rFonts w:ascii="Calibri" w:eastAsia="Calibri" w:hAnsi="Calibri" w:cs="Calibri"/>
                </w:rPr>
                <w:t>12</w:t>
              </w:r>
            </w:ins>
          </w:p>
        </w:tc>
      </w:tr>
    </w:tbl>
    <w:p w14:paraId="0088D1D3" w14:textId="77777777" w:rsidR="00BF17B0" w:rsidRDefault="00BF17B0" w:rsidP="00BF17B0">
      <w:pPr>
        <w:rPr>
          <w:ins w:id="563" w:author="Laura Viignola" w:date="2017-07-10T16:58:00Z"/>
          <w:rFonts w:ascii="Cambria" w:eastAsia="Calibri" w:hAnsi="Cambria" w:cs="Calibri"/>
        </w:rPr>
      </w:pPr>
    </w:p>
    <w:p w14:paraId="1BE64CD8" w14:textId="77777777" w:rsidR="00BF17B0" w:rsidRDefault="00BF17B0" w:rsidP="00BF17B0">
      <w:pPr>
        <w:rPr>
          <w:ins w:id="564" w:author="Laura Viignola" w:date="2017-07-10T16:58:00Z"/>
          <w:rFonts w:ascii="Cambria" w:eastAsia="Calibri" w:hAnsi="Cambria" w:cs="Calibri"/>
        </w:rPr>
      </w:pPr>
      <w:ins w:id="565"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6D1EAEFE" w14:textId="77777777" w:rsidR="00BF17B0" w:rsidRPr="00860832" w:rsidRDefault="00BF17B0" w:rsidP="00BF17B0">
      <w:pPr>
        <w:rPr>
          <w:ins w:id="566"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3477D08A" w14:textId="77777777" w:rsidTr="00BF17B0">
        <w:trPr>
          <w:ins w:id="567"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2C3847" w14:textId="77777777" w:rsidR="00BF17B0" w:rsidRPr="00860832" w:rsidRDefault="00BF17B0" w:rsidP="00BF17B0">
            <w:pPr>
              <w:rPr>
                <w:ins w:id="568" w:author="Laura Viignola" w:date="2017-07-10T16:58:00Z"/>
                <w:rFonts w:ascii="Arial" w:eastAsia="Calibri" w:hAnsi="Arial" w:cs="Arial"/>
                <w:color w:val="1F497D" w:themeColor="text2"/>
              </w:rPr>
            </w:pPr>
            <w:ins w:id="569" w:author="Laura Viignola" w:date="2017-07-10T16:58:00Z">
              <w:r w:rsidRPr="00860832">
                <w:rPr>
                  <w:rFonts w:ascii="Arial" w:eastAsia="Calibri" w:hAnsi="Arial" w:cs="Arial"/>
                  <w:color w:val="1F497D" w:themeColor="text2"/>
                </w:rPr>
                <w:t>DS_r</w:t>
              </w:r>
            </w:ins>
          </w:p>
        </w:tc>
      </w:tr>
      <w:tr w:rsidR="00BF17B0" w:rsidRPr="006056BE" w14:paraId="7A68583B" w14:textId="77777777" w:rsidTr="00BF17B0">
        <w:trPr>
          <w:ins w:id="570"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880251" w14:textId="77777777" w:rsidR="00BF17B0" w:rsidRPr="00860832" w:rsidRDefault="00BF17B0" w:rsidP="00BF17B0">
            <w:pPr>
              <w:rPr>
                <w:ins w:id="571" w:author="Laura Viignola" w:date="2017-07-10T16:58:00Z"/>
                <w:rFonts w:ascii="Arial" w:hAnsi="Arial" w:cs="Arial"/>
              </w:rPr>
            </w:pPr>
            <w:ins w:id="572"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CDC281" w14:textId="77777777" w:rsidR="00BF17B0" w:rsidRPr="00860832" w:rsidRDefault="00BF17B0" w:rsidP="00BF17B0">
            <w:pPr>
              <w:rPr>
                <w:ins w:id="573" w:author="Laura Viignola" w:date="2017-07-10T16:58:00Z"/>
                <w:rFonts w:ascii="Arial" w:hAnsi="Arial" w:cs="Arial"/>
              </w:rPr>
            </w:pPr>
            <w:ins w:id="57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ABAA0D" w14:textId="77777777" w:rsidR="00BF17B0" w:rsidRPr="00860832" w:rsidRDefault="00BF17B0" w:rsidP="00BF17B0">
            <w:pPr>
              <w:rPr>
                <w:ins w:id="575" w:author="Laura Viignola" w:date="2017-07-10T16:58:00Z"/>
                <w:rFonts w:ascii="Arial" w:hAnsi="Arial" w:cs="Arial"/>
              </w:rPr>
            </w:pPr>
            <w:ins w:id="576"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FA790BD" w14:textId="77777777" w:rsidR="00BF17B0" w:rsidRPr="00860832" w:rsidRDefault="00BF17B0" w:rsidP="00BF17B0">
            <w:pPr>
              <w:rPr>
                <w:ins w:id="577" w:author="Laura Viignola" w:date="2017-07-10T16:58:00Z"/>
                <w:rFonts w:ascii="Arial" w:eastAsia="Calibri" w:hAnsi="Arial" w:cs="Arial"/>
              </w:rPr>
            </w:pPr>
            <w:ins w:id="578" w:author="Laura Viignola" w:date="2017-07-10T16:58:00Z">
              <w:r w:rsidRPr="00860832">
                <w:rPr>
                  <w:rFonts w:ascii="Arial" w:eastAsia="Calibri" w:hAnsi="Arial" w:cs="Arial"/>
                </w:rPr>
                <w:t>Me_2</w:t>
              </w:r>
            </w:ins>
          </w:p>
        </w:tc>
      </w:tr>
      <w:tr w:rsidR="00BF17B0" w:rsidRPr="006056BE" w14:paraId="2FCD18EF" w14:textId="77777777" w:rsidTr="00BF17B0">
        <w:trPr>
          <w:ins w:id="579"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0DCAC5" w14:textId="77777777" w:rsidR="00BF17B0" w:rsidRPr="006056BE" w:rsidRDefault="00BF17B0" w:rsidP="00BF17B0">
            <w:pPr>
              <w:rPr>
                <w:ins w:id="580" w:author="Laura Viignola" w:date="2017-07-10T16:58:00Z"/>
              </w:rPr>
            </w:pPr>
            <w:ins w:id="581"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89A70" w14:textId="77777777" w:rsidR="00BF17B0" w:rsidRPr="006056BE" w:rsidRDefault="00BF17B0" w:rsidP="00BF17B0">
            <w:pPr>
              <w:rPr>
                <w:ins w:id="582" w:author="Laura Viignola" w:date="2017-07-10T16:58:00Z"/>
              </w:rPr>
            </w:pPr>
            <w:ins w:id="583"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C7B4" w14:textId="77777777" w:rsidR="00BF17B0" w:rsidRPr="006056BE" w:rsidRDefault="00BF17B0" w:rsidP="00BF17B0">
            <w:pPr>
              <w:jc w:val="right"/>
              <w:rPr>
                <w:ins w:id="584" w:author="Laura Viignola" w:date="2017-07-10T16:58:00Z"/>
              </w:rPr>
            </w:pPr>
            <w:ins w:id="585"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3E2F1889" w14:textId="77777777" w:rsidR="00BF17B0" w:rsidRPr="006056BE" w:rsidRDefault="00BF17B0" w:rsidP="00BF17B0">
            <w:pPr>
              <w:jc w:val="right"/>
              <w:rPr>
                <w:ins w:id="586" w:author="Laura Viignola" w:date="2017-07-10T16:58:00Z"/>
                <w:rFonts w:ascii="Calibri" w:eastAsia="Calibri" w:hAnsi="Calibri" w:cs="Calibri"/>
              </w:rPr>
            </w:pPr>
            <w:ins w:id="587" w:author="Laura Viignola" w:date="2017-07-10T16:58:00Z">
              <w:r>
                <w:rPr>
                  <w:rFonts w:ascii="Calibri" w:eastAsia="Calibri" w:hAnsi="Calibri" w:cs="Calibri"/>
                </w:rPr>
                <w:t>5</w:t>
              </w:r>
            </w:ins>
          </w:p>
        </w:tc>
      </w:tr>
      <w:tr w:rsidR="00BF17B0" w:rsidRPr="006056BE" w14:paraId="357AE045" w14:textId="77777777" w:rsidTr="00BF17B0">
        <w:trPr>
          <w:ins w:id="588"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26881" w14:textId="77777777" w:rsidR="00BF17B0" w:rsidRDefault="00BF17B0" w:rsidP="00BF17B0">
            <w:pPr>
              <w:rPr>
                <w:ins w:id="589" w:author="Laura Viignola" w:date="2017-07-10T16:58:00Z"/>
                <w:rFonts w:ascii="Calibri" w:eastAsia="Calibri" w:hAnsi="Calibri" w:cs="Calibri"/>
              </w:rPr>
            </w:pPr>
            <w:ins w:id="590"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01B58" w14:textId="77777777" w:rsidR="00BF17B0" w:rsidRDefault="00BF17B0" w:rsidP="00BF17B0">
            <w:pPr>
              <w:rPr>
                <w:ins w:id="591" w:author="Laura Viignola" w:date="2017-07-10T16:58:00Z"/>
                <w:rFonts w:ascii="Calibri" w:eastAsia="Calibri" w:hAnsi="Calibri" w:cs="Calibri"/>
              </w:rPr>
            </w:pPr>
            <w:ins w:id="592"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5C9D2" w14:textId="77777777" w:rsidR="00BF17B0" w:rsidRPr="006056BE" w:rsidRDefault="00BF17B0" w:rsidP="00BF17B0">
            <w:pPr>
              <w:jc w:val="right"/>
              <w:rPr>
                <w:ins w:id="593" w:author="Laura Viignola" w:date="2017-07-10T16:58:00Z"/>
                <w:rFonts w:ascii="Calibri" w:eastAsia="Calibri" w:hAnsi="Calibri" w:cs="Calibri"/>
              </w:rPr>
            </w:pPr>
            <w:ins w:id="594"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11EC68BD" w14:textId="77777777" w:rsidR="00BF17B0" w:rsidRDefault="00BF17B0" w:rsidP="00BF17B0">
            <w:pPr>
              <w:jc w:val="right"/>
              <w:rPr>
                <w:ins w:id="595" w:author="Laura Viignola" w:date="2017-07-10T16:58:00Z"/>
                <w:rFonts w:ascii="Calibri" w:eastAsia="Calibri" w:hAnsi="Calibri" w:cs="Calibri"/>
              </w:rPr>
            </w:pPr>
            <w:ins w:id="596" w:author="Laura Viignola" w:date="2017-07-10T16:58:00Z">
              <w:r>
                <w:rPr>
                  <w:rFonts w:ascii="Calibri" w:eastAsia="Calibri" w:hAnsi="Calibri" w:cs="Calibri"/>
                </w:rPr>
                <w:t>10</w:t>
              </w:r>
            </w:ins>
          </w:p>
        </w:tc>
      </w:tr>
      <w:tr w:rsidR="00BF17B0" w:rsidRPr="006056BE" w14:paraId="7EE3BED6" w14:textId="77777777" w:rsidTr="00BF17B0">
        <w:trPr>
          <w:ins w:id="597"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A8717" w14:textId="77777777" w:rsidR="00BF17B0" w:rsidRPr="006056BE" w:rsidRDefault="00BF17B0" w:rsidP="00BF17B0">
            <w:pPr>
              <w:rPr>
                <w:ins w:id="598" w:author="Laura Viignola" w:date="2017-07-10T16:58:00Z"/>
                <w:rFonts w:ascii="Calibri" w:eastAsia="Calibri" w:hAnsi="Calibri" w:cs="Calibri"/>
              </w:rPr>
            </w:pPr>
            <w:ins w:id="599"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D56E5" w14:textId="77777777" w:rsidR="00BF17B0" w:rsidRPr="006056BE" w:rsidRDefault="00BF17B0" w:rsidP="00BF17B0">
            <w:pPr>
              <w:rPr>
                <w:ins w:id="600" w:author="Laura Viignola" w:date="2017-07-10T16:58:00Z"/>
                <w:rFonts w:ascii="Calibri" w:eastAsia="Calibri" w:hAnsi="Calibri" w:cs="Calibri"/>
              </w:rPr>
            </w:pPr>
            <w:ins w:id="601"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B6B5A" w14:textId="77777777" w:rsidR="00BF17B0" w:rsidRPr="006056BE" w:rsidRDefault="00BF17B0" w:rsidP="00BF17B0">
            <w:pPr>
              <w:jc w:val="right"/>
              <w:rPr>
                <w:ins w:id="602" w:author="Laura Viignola" w:date="2017-07-10T16:58:00Z"/>
                <w:rFonts w:ascii="Calibri" w:eastAsia="Calibri" w:hAnsi="Calibri" w:cs="Calibri"/>
              </w:rPr>
            </w:pPr>
            <w:ins w:id="603"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14724592" w14:textId="77777777" w:rsidR="00BF17B0" w:rsidRDefault="00BF17B0" w:rsidP="00BF17B0">
            <w:pPr>
              <w:jc w:val="right"/>
              <w:rPr>
                <w:ins w:id="604" w:author="Laura Viignola" w:date="2017-07-10T16:58:00Z"/>
                <w:rFonts w:ascii="Calibri" w:eastAsia="Calibri" w:hAnsi="Calibri" w:cs="Calibri"/>
              </w:rPr>
            </w:pPr>
            <w:ins w:id="605" w:author="Laura Viignola" w:date="2017-07-10T16:58:00Z">
              <w:r>
                <w:rPr>
                  <w:rFonts w:ascii="Calibri" w:eastAsia="Calibri" w:hAnsi="Calibri" w:cs="Calibri"/>
                </w:rPr>
                <w:t>12</w:t>
              </w:r>
            </w:ins>
          </w:p>
        </w:tc>
      </w:tr>
    </w:tbl>
    <w:p w14:paraId="021D1EEB" w14:textId="77777777" w:rsidR="00BF17B0" w:rsidRDefault="00BF17B0" w:rsidP="00BF17B0">
      <w:pPr>
        <w:rPr>
          <w:ins w:id="606" w:author="Laura Viignola" w:date="2017-07-10T16:58:00Z"/>
          <w:rFonts w:eastAsia="Trebuchet MS"/>
        </w:rPr>
      </w:pPr>
    </w:p>
    <w:p w14:paraId="3237C48F" w14:textId="77777777" w:rsidR="00BF17B0" w:rsidRDefault="00BF17B0" w:rsidP="00BF17B0">
      <w:pPr>
        <w:rPr>
          <w:ins w:id="607" w:author="Laura Viignola" w:date="2017-07-10T16:58:00Z"/>
          <w:rFonts w:eastAsia="Trebuchet MS"/>
        </w:rPr>
      </w:pPr>
    </w:p>
    <w:p w14:paraId="207C7BB8" w14:textId="77777777" w:rsidR="00BF17B0" w:rsidRPr="000E3547" w:rsidRDefault="00BF17B0" w:rsidP="00BF17B0">
      <w:pPr>
        <w:pStyle w:val="Stile3"/>
        <w:rPr>
          <w:ins w:id="608" w:author="Laura Viignola" w:date="2017-07-10T16:58:00Z"/>
          <w:lang w:val="it-IT"/>
        </w:rPr>
      </w:pPr>
      <w:ins w:id="609" w:author="Laura Viignola" w:date="2017-07-10T16:58:00Z">
        <w:r>
          <w:t>Unary minus -</w:t>
        </w:r>
      </w:ins>
    </w:p>
    <w:p w14:paraId="62A2FD2F" w14:textId="77777777" w:rsidR="00BF17B0" w:rsidRDefault="00BF17B0" w:rsidP="00BF17B0">
      <w:pPr>
        <w:rPr>
          <w:ins w:id="610" w:author="Laura Viignola" w:date="2017-07-10T16:58:00Z"/>
          <w:rFonts w:ascii="Cambria" w:eastAsia="Calibri" w:hAnsi="Cambria" w:cs="Calibri"/>
          <w:i/>
          <w:color w:val="5B9BD5"/>
        </w:rPr>
      </w:pPr>
      <w:ins w:id="61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21D7EEE2" w14:textId="77777777" w:rsidR="00BF17B0" w:rsidRPr="0075768B" w:rsidRDefault="00BF17B0" w:rsidP="00BF17B0">
      <w:pPr>
        <w:ind w:left="1416"/>
        <w:rPr>
          <w:ins w:id="612" w:author="Laura Viignola" w:date="2017-07-10T16:58:00Z"/>
          <w:rFonts w:ascii="Arial" w:eastAsia="Calibri" w:hAnsi="Arial" w:cs="Arial"/>
          <w:b/>
        </w:rPr>
      </w:pPr>
      <w:ins w:id="613"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3F422C6" w14:textId="77777777" w:rsidR="00BF17B0" w:rsidRDefault="00BF17B0" w:rsidP="00BF17B0">
      <w:pPr>
        <w:ind w:left="360"/>
        <w:rPr>
          <w:ins w:id="614" w:author="Laura Viignola" w:date="2017-07-10T16:58:00Z"/>
          <w:rFonts w:ascii="Cambria" w:eastAsia="Calibri" w:hAnsi="Cambria" w:cs="Calibri"/>
          <w:color w:val="5B9BD5"/>
        </w:rPr>
      </w:pPr>
    </w:p>
    <w:p w14:paraId="77E6FB7D" w14:textId="77777777" w:rsidR="00BF17B0" w:rsidRPr="005961DD" w:rsidRDefault="00BF17B0" w:rsidP="00BF17B0">
      <w:pPr>
        <w:rPr>
          <w:ins w:id="615" w:author="Laura Viignola" w:date="2017-07-10T16:58:00Z"/>
          <w:rFonts w:ascii="Cambria" w:eastAsia="Calibri" w:hAnsi="Cambria" w:cs="Calibri"/>
          <w:i/>
          <w:color w:val="5B9BD5"/>
        </w:rPr>
      </w:pPr>
      <w:ins w:id="61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4AEA76" w14:textId="77777777" w:rsidR="00BF17B0" w:rsidRDefault="00BF17B0" w:rsidP="00BF17B0">
      <w:pPr>
        <w:rPr>
          <w:ins w:id="617" w:author="Laura Viignola" w:date="2017-07-10T16:58:00Z"/>
          <w:rFonts w:ascii="Cambria" w:eastAsia="Calibri" w:hAnsi="Cambria" w:cs="Calibri"/>
          <w:color w:val="5B9BD5"/>
        </w:rPr>
      </w:pPr>
      <w:ins w:id="618" w:author="Laura Viignola" w:date="2017-07-10T16:58:00Z">
        <w:r>
          <w:rPr>
            <w:rFonts w:ascii="Arial" w:eastAsia="Calibri" w:hAnsi="Arial" w:cs="Arial"/>
            <w:color w:val="auto"/>
          </w:rPr>
          <w:t>op</w:t>
        </w:r>
        <w:r>
          <w:rPr>
            <w:rFonts w:ascii="Arial" w:eastAsia="Calibri" w:hAnsi="Arial" w:cs="Arial"/>
            <w:color w:val="auto"/>
          </w:rPr>
          <w:tab/>
        </w:r>
        <w:r>
          <w:rPr>
            <w:rFonts w:ascii="Arial" w:eastAsia="Calibri" w:hAnsi="Arial" w:cs="Arial"/>
            <w:color w:val="auto"/>
          </w:rPr>
          <w:tab/>
        </w:r>
        <w:r>
          <w:rPr>
            <w:rFonts w:ascii="Cambria" w:eastAsia="Calibri" w:hAnsi="Cambria" w:cs="Calibri"/>
          </w:rPr>
          <w:t>mandatory</w:t>
        </w:r>
        <w:r>
          <w:rPr>
            <w:rFonts w:ascii="Cambria" w:eastAsia="Calibri" w:hAnsi="Cambria" w:cs="Calibri"/>
          </w:rPr>
          <w:tab/>
          <w:t>the operand</w:t>
        </w:r>
      </w:ins>
    </w:p>
    <w:p w14:paraId="1C119B0B" w14:textId="77777777" w:rsidR="00BF17B0" w:rsidRDefault="00BF17B0" w:rsidP="00BF17B0">
      <w:pPr>
        <w:rPr>
          <w:ins w:id="619" w:author="Laura Viignola" w:date="2017-07-10T16:58:00Z"/>
          <w:rFonts w:ascii="Cambria" w:eastAsia="Calibri" w:hAnsi="Cambria" w:cs="Calibri"/>
          <w:color w:val="5B9BD5"/>
        </w:rPr>
      </w:pPr>
    </w:p>
    <w:p w14:paraId="6A75B74E" w14:textId="77777777" w:rsidR="00BF17B0" w:rsidRDefault="00BF17B0" w:rsidP="00BF17B0">
      <w:pPr>
        <w:rPr>
          <w:ins w:id="620" w:author="Laura Viignola" w:date="2017-07-10T16:58:00Z"/>
          <w:rFonts w:ascii="Cambria" w:eastAsia="Calibri" w:hAnsi="Cambria" w:cs="Calibri"/>
          <w:i/>
          <w:color w:val="5B9BD5"/>
        </w:rPr>
      </w:pPr>
      <w:ins w:id="62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1062206" w14:textId="77777777" w:rsidR="00BF17B0" w:rsidRDefault="00BF17B0" w:rsidP="00BF17B0">
      <w:pPr>
        <w:rPr>
          <w:ins w:id="622" w:author="Laura Viignola" w:date="2017-07-10T16:58:00Z"/>
          <w:rFonts w:ascii="Arial" w:eastAsia="Calibri" w:hAnsi="Arial" w:cs="Arial"/>
        </w:rPr>
      </w:pPr>
      <w:ins w:id="623" w:author="Laura Viignola" w:date="2017-07-10T16:58:00Z">
        <w:r>
          <w:rPr>
            <w:rFonts w:ascii="Arial" w:eastAsia="Calibri" w:hAnsi="Arial" w:cs="Arial"/>
          </w:rPr>
          <w:t>- DS</w:t>
        </w:r>
      </w:ins>
    </w:p>
    <w:p w14:paraId="23540F3B" w14:textId="77777777" w:rsidR="00BF17B0" w:rsidRPr="0075768B" w:rsidRDefault="00BF17B0" w:rsidP="00BF17B0">
      <w:pPr>
        <w:rPr>
          <w:ins w:id="624" w:author="Laura Viignola" w:date="2017-07-10T16:58:00Z"/>
          <w:rFonts w:ascii="Arial" w:eastAsia="Calibri" w:hAnsi="Arial" w:cs="Arial"/>
        </w:rPr>
      </w:pPr>
      <w:ins w:id="625" w:author="Laura Viignola" w:date="2017-07-10T16:58:00Z">
        <w:r>
          <w:rPr>
            <w:rFonts w:ascii="Arial" w:eastAsia="Calibri" w:hAnsi="Arial" w:cs="Arial"/>
          </w:rPr>
          <w:t>- 3</w:t>
        </w:r>
      </w:ins>
    </w:p>
    <w:p w14:paraId="6AD9161C" w14:textId="77777777" w:rsidR="00BF17B0" w:rsidRPr="00930AA3" w:rsidRDefault="00BF17B0" w:rsidP="00BF17B0">
      <w:pPr>
        <w:rPr>
          <w:ins w:id="626" w:author="Laura Viignola" w:date="2017-07-10T16:58:00Z"/>
          <w:rFonts w:ascii="Cambria" w:eastAsia="Calibri" w:hAnsi="Cambria" w:cs="Calibri"/>
          <w:color w:val="5B9BD5"/>
        </w:rPr>
      </w:pPr>
    </w:p>
    <w:p w14:paraId="25321B8C" w14:textId="77777777" w:rsidR="00BF17B0" w:rsidRDefault="00BF17B0" w:rsidP="00BF17B0">
      <w:pPr>
        <w:rPr>
          <w:ins w:id="627" w:author="Laura Viignola" w:date="2017-07-10T16:58:00Z"/>
          <w:rFonts w:ascii="Cambria" w:eastAsia="Calibri" w:hAnsi="Cambria" w:cs="Calibri"/>
          <w:i/>
          <w:color w:val="5B9BD5"/>
        </w:rPr>
      </w:pPr>
      <w:ins w:id="628" w:author="Laura Viignola" w:date="2017-07-10T16:58:00Z">
        <w:r>
          <w:rPr>
            <w:rFonts w:ascii="Cambria" w:eastAsia="Calibri" w:hAnsi="Cambria" w:cs="Calibri"/>
            <w:i/>
            <w:color w:val="5B9BD5"/>
          </w:rPr>
          <w:t>Semantic for scalar operations</w:t>
        </w:r>
      </w:ins>
    </w:p>
    <w:p w14:paraId="0E578894" w14:textId="77777777" w:rsidR="00BF17B0" w:rsidRDefault="00BF17B0" w:rsidP="00BF17B0">
      <w:pPr>
        <w:jc w:val="both"/>
        <w:rPr>
          <w:ins w:id="629" w:author="Laura Viignola" w:date="2017-07-10T16:58:00Z"/>
        </w:rPr>
      </w:pPr>
      <w:ins w:id="630" w:author="Laura Viignola" w:date="2017-07-10T16:58:00Z">
        <w:r>
          <w:t>The -</w:t>
        </w:r>
        <w:r w:rsidRPr="00CF4A4F">
          <w:rPr>
            <w:b/>
            <w:bCs/>
          </w:rPr>
          <w:t xml:space="preserve"> </w:t>
        </w:r>
        <w:r>
          <w:t>operator inverts the sign.</w:t>
        </w:r>
      </w:ins>
    </w:p>
    <w:p w14:paraId="4F1F4A84" w14:textId="77777777" w:rsidR="00BF17B0" w:rsidRPr="00CF4A4F" w:rsidRDefault="00BF17B0" w:rsidP="00BF17B0">
      <w:pPr>
        <w:jc w:val="both"/>
        <w:rPr>
          <w:ins w:id="631" w:author="Laura Viignola" w:date="2017-07-10T16:58:00Z"/>
          <w:rFonts w:ascii="Cambria" w:eastAsia="Calibri" w:hAnsi="Cambria" w:cs="Calibri"/>
        </w:rPr>
      </w:pPr>
    </w:p>
    <w:p w14:paraId="7E7A7EFE" w14:textId="77777777" w:rsidR="00BF17B0" w:rsidRDefault="00BF17B0" w:rsidP="00BF17B0">
      <w:pPr>
        <w:jc w:val="both"/>
        <w:rPr>
          <w:ins w:id="632" w:author="Laura Viignola" w:date="2017-07-10T16:58:00Z"/>
          <w:rFonts w:ascii="Cambria" w:eastAsia="Calibri" w:hAnsi="Cambria" w:cs="Calibri"/>
        </w:rPr>
      </w:pPr>
      <w:ins w:id="633" w:author="Laura Viignola" w:date="2017-07-10T16:58:00Z">
        <w:r>
          <w:rPr>
            <w:rFonts w:ascii="Cambria" w:eastAsia="Calibri" w:hAnsi="Cambria" w:cs="Calibri"/>
          </w:rPr>
          <w:t xml:space="preserve">Examples: </w:t>
        </w:r>
      </w:ins>
    </w:p>
    <w:p w14:paraId="3C66DCB2" w14:textId="77777777" w:rsidR="00BF17B0" w:rsidRDefault="00BF17B0" w:rsidP="00BF17B0">
      <w:pPr>
        <w:ind w:left="360"/>
        <w:jc w:val="both"/>
        <w:rPr>
          <w:ins w:id="634" w:author="Laura Viignola" w:date="2017-07-10T16:58:00Z"/>
          <w:rFonts w:ascii="Cambria" w:hAnsi="Cambria"/>
        </w:rPr>
      </w:pPr>
      <w:ins w:id="635" w:author="Laura Viignola" w:date="2017-07-10T16:58:00Z">
        <w:r>
          <w:rPr>
            <w:rFonts w:ascii="Arial" w:hAnsi="Arial" w:cs="Arial"/>
          </w:rPr>
          <w:t>-</w:t>
        </w:r>
        <w:r w:rsidRPr="00CF4A4F">
          <w:rPr>
            <w:rFonts w:ascii="Arial" w:hAnsi="Arial" w:cs="Arial"/>
          </w:rPr>
          <w:t xml:space="preserve">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512D6D68" w14:textId="77777777" w:rsidR="00BF17B0" w:rsidRPr="008E7718" w:rsidRDefault="00BF17B0" w:rsidP="00BF17B0">
      <w:pPr>
        <w:ind w:left="360"/>
        <w:jc w:val="both"/>
        <w:rPr>
          <w:ins w:id="636" w:author="Laura Viignola" w:date="2017-07-10T16:58:00Z"/>
          <w:rFonts w:ascii="Cambria" w:hAnsi="Cambria"/>
        </w:rPr>
      </w:pPr>
      <w:ins w:id="637" w:author="Laura Viignola" w:date="2017-07-10T16:58:00Z">
        <w:r>
          <w:rPr>
            <w:rFonts w:ascii="Arial" w:hAnsi="Arial" w:cs="Arial"/>
          </w:rPr>
          <w:t>-</w:t>
        </w:r>
        <w:r w:rsidRPr="00C11372">
          <w:rPr>
            <w:rFonts w:ascii="Arial" w:hAnsi="Arial" w:cs="Arial"/>
          </w:rPr>
          <w:t>(-5)</w:t>
        </w:r>
        <w:r>
          <w:rPr>
            <w:rFonts w:ascii="Cambria" w:hAnsi="Cambria"/>
          </w:rPr>
          <w:t xml:space="preserve"> gives </w:t>
        </w:r>
        <w:r w:rsidRPr="00C11372">
          <w:rPr>
            <w:rFonts w:ascii="Arial" w:hAnsi="Arial" w:cs="Arial"/>
          </w:rPr>
          <w:t>5</w:t>
        </w:r>
      </w:ins>
    </w:p>
    <w:p w14:paraId="56CB1954" w14:textId="77777777" w:rsidR="00BF17B0" w:rsidRDefault="00BF17B0" w:rsidP="00BF17B0">
      <w:pPr>
        <w:rPr>
          <w:ins w:id="638" w:author="Laura Viignola" w:date="2017-07-10T16:58:00Z"/>
          <w:rFonts w:ascii="Cambria" w:eastAsia="Calibri" w:hAnsi="Cambria" w:cs="Calibri"/>
          <w:i/>
          <w:color w:val="5B9BD5"/>
        </w:rPr>
      </w:pPr>
    </w:p>
    <w:p w14:paraId="48979098" w14:textId="77777777" w:rsidR="00BF17B0" w:rsidRDefault="00BF17B0" w:rsidP="00BF17B0">
      <w:pPr>
        <w:rPr>
          <w:ins w:id="639" w:author="Laura Viignola" w:date="2017-07-10T16:58:00Z"/>
          <w:rFonts w:ascii="Cambria" w:eastAsia="Calibri" w:hAnsi="Cambria" w:cs="Calibri"/>
          <w:i/>
          <w:color w:val="5B9BD5"/>
        </w:rPr>
      </w:pPr>
      <w:ins w:id="64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992F254" w14:textId="77777777" w:rsidR="00BF17B0" w:rsidRDefault="00BF17B0" w:rsidP="00BF17B0">
      <w:pPr>
        <w:rPr>
          <w:ins w:id="641" w:author="Laura Viignola" w:date="2017-07-10T16:58:00Z"/>
          <w:rFonts w:ascii="Cambria" w:eastAsia="Calibri" w:hAnsi="Cambria" w:cs="Calibri"/>
          <w:i/>
          <w:noProof/>
          <w:color w:val="5B9BD5"/>
          <w:lang w:val="en-US"/>
        </w:rPr>
      </w:pPr>
      <w:ins w:id="642" w:author="Laura Viignola" w:date="2017-07-10T16:58:00Z">
        <w:r w:rsidRPr="00DA2507">
          <w:rPr>
            <w:rFonts w:ascii="Cambria" w:eastAsia="Calibri" w:hAnsi="Cambria" w:cs="Calibri"/>
            <w:i/>
            <w:noProof/>
            <w:color w:val="5B9BD5"/>
            <w:lang w:val="en-US"/>
          </w:rPr>
          <w:t xml:space="preserve"> </w:t>
        </w:r>
      </w:ins>
    </w:p>
    <w:p w14:paraId="15677BED" w14:textId="77777777" w:rsidR="00BF17B0" w:rsidRDefault="00BF17B0" w:rsidP="00BF17B0">
      <w:pPr>
        <w:rPr>
          <w:ins w:id="643" w:author="Laura Viignola" w:date="2017-07-10T16:58:00Z"/>
          <w:rFonts w:ascii="Cambria" w:eastAsia="Calibri" w:hAnsi="Cambria" w:cs="Calibri"/>
        </w:rPr>
      </w:pPr>
      <w:ins w:id="644" w:author="Laura Viignola" w:date="2017-07-10T16:58:00Z">
        <w:r w:rsidRPr="00E64258">
          <w:rPr>
            <w:rFonts w:ascii="Cambria" w:eastAsia="Calibri" w:hAnsi="Cambria" w:cs="Calibri"/>
            <w:i/>
          </w:rPr>
          <w:t>Op</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E09ECDE" w14:textId="77777777" w:rsidR="00BF17B0" w:rsidRPr="006F2FA3" w:rsidRDefault="00BF17B0" w:rsidP="00BF17B0">
      <w:pPr>
        <w:ind w:left="708" w:firstLine="708"/>
        <w:rPr>
          <w:ins w:id="645" w:author="Laura Viignola" w:date="2017-07-10T16:58:00Z"/>
          <w:rFonts w:ascii="Cambria" w:eastAsia="Calibri" w:hAnsi="Cambria" w:cs="Calibri"/>
        </w:rPr>
      </w:pPr>
      <w:ins w:id="64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D0DC37" w14:textId="77777777" w:rsidR="00BF17B0" w:rsidRPr="006F2FA3" w:rsidRDefault="00BF17B0" w:rsidP="00BF17B0">
      <w:pPr>
        <w:ind w:left="708" w:firstLine="708"/>
        <w:rPr>
          <w:ins w:id="647" w:author="Laura Viignola" w:date="2017-07-10T16:58:00Z"/>
          <w:rFonts w:ascii="Cambria" w:eastAsia="Calibri" w:hAnsi="Cambria" w:cs="Calibri"/>
        </w:rPr>
      </w:pPr>
      <w:ins w:id="64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09CDC1B" w14:textId="77777777" w:rsidR="00BF17B0" w:rsidRPr="006F2FA3" w:rsidRDefault="00BF17B0" w:rsidP="00BF17B0">
      <w:pPr>
        <w:rPr>
          <w:ins w:id="649" w:author="Laura Viignola" w:date="2017-07-10T16:58:00Z"/>
          <w:rFonts w:ascii="Cambria" w:eastAsia="Calibri" w:hAnsi="Cambria" w:cs="Calibri"/>
          <w:i/>
          <w:color w:val="5B9BD5"/>
        </w:rPr>
      </w:pPr>
    </w:p>
    <w:p w14:paraId="4CB4E581" w14:textId="77777777" w:rsidR="00BF17B0" w:rsidRPr="00E64258" w:rsidRDefault="00BF17B0" w:rsidP="00BF17B0">
      <w:pPr>
        <w:rPr>
          <w:ins w:id="650" w:author="Laura Viignola" w:date="2017-07-10T16:58:00Z"/>
          <w:rFonts w:ascii="Cambria" w:hAnsi="Cambria"/>
        </w:rPr>
      </w:pPr>
    </w:p>
    <w:p w14:paraId="52D55CB4" w14:textId="77777777" w:rsidR="00BF17B0" w:rsidRPr="00E64258" w:rsidRDefault="00BF17B0" w:rsidP="00BF17B0">
      <w:pPr>
        <w:rPr>
          <w:ins w:id="651" w:author="Laura Viignola" w:date="2017-07-10T16:58:00Z"/>
          <w:rFonts w:ascii="Cambria" w:eastAsia="Calibri" w:hAnsi="Cambria" w:cs="Calibri"/>
          <w:i/>
          <w:color w:val="5B9BD5"/>
        </w:rPr>
      </w:pPr>
      <w:ins w:id="652" w:author="Laura Viignola" w:date="2017-07-10T16:58:00Z">
        <w:r w:rsidRPr="00E64258">
          <w:rPr>
            <w:rFonts w:ascii="Cambria" w:eastAsia="Calibri" w:hAnsi="Cambria" w:cs="Calibri"/>
            <w:i/>
            <w:color w:val="5B9BD5"/>
          </w:rPr>
          <w:t>Result type</w:t>
        </w:r>
      </w:ins>
    </w:p>
    <w:p w14:paraId="5E52533C" w14:textId="77777777" w:rsidR="00BF17B0" w:rsidRPr="00E64258" w:rsidRDefault="00BF17B0" w:rsidP="00BF17B0">
      <w:pPr>
        <w:rPr>
          <w:ins w:id="653" w:author="Laura Viignola" w:date="2017-07-10T16:58:00Z"/>
          <w:rFonts w:ascii="Cambria" w:eastAsia="Calibri" w:hAnsi="Cambria" w:cs="Calibri"/>
          <w:i/>
          <w:color w:val="auto"/>
        </w:rPr>
      </w:pPr>
    </w:p>
    <w:p w14:paraId="17500994" w14:textId="77777777" w:rsidR="00BF17B0" w:rsidRDefault="00BF17B0" w:rsidP="00BF17B0">
      <w:pPr>
        <w:rPr>
          <w:ins w:id="654" w:author="Laura Viignola" w:date="2017-07-10T16:58:00Z"/>
          <w:rFonts w:ascii="Cambria" w:eastAsia="Calibri" w:hAnsi="Cambria" w:cs="Calibri"/>
        </w:rPr>
      </w:pPr>
      <w:ins w:id="65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48C3201" w14:textId="77777777" w:rsidR="00BF17B0" w:rsidRPr="006F2FA3" w:rsidRDefault="00BF17B0" w:rsidP="00BF17B0">
      <w:pPr>
        <w:ind w:left="708" w:firstLine="708"/>
        <w:rPr>
          <w:ins w:id="656" w:author="Laura Viignola" w:date="2017-07-10T16:58:00Z"/>
          <w:rFonts w:ascii="Cambria" w:eastAsia="Calibri" w:hAnsi="Cambria" w:cs="Calibri"/>
        </w:rPr>
      </w:pPr>
      <w:ins w:id="65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6735E4" w14:textId="77777777" w:rsidR="00BF17B0" w:rsidRPr="006F2FA3" w:rsidRDefault="00BF17B0" w:rsidP="00BF17B0">
      <w:pPr>
        <w:ind w:left="708" w:firstLine="708"/>
        <w:rPr>
          <w:ins w:id="658" w:author="Laura Viignola" w:date="2017-07-10T16:58:00Z"/>
          <w:rFonts w:ascii="Cambria" w:eastAsia="Calibri" w:hAnsi="Cambria" w:cs="Calibri"/>
        </w:rPr>
      </w:pPr>
      <w:ins w:id="65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F8B4A77" w14:textId="77777777" w:rsidR="00BF17B0" w:rsidRDefault="00BF17B0" w:rsidP="00BF17B0">
      <w:pPr>
        <w:rPr>
          <w:ins w:id="660" w:author="Laura Viignola" w:date="2017-07-10T16:58:00Z"/>
          <w:rFonts w:ascii="Cambria" w:eastAsia="Calibri" w:hAnsi="Cambria" w:cs="Calibri"/>
          <w:i/>
          <w:color w:val="5B9BD5"/>
        </w:rPr>
      </w:pPr>
    </w:p>
    <w:p w14:paraId="0DB47A85" w14:textId="77777777" w:rsidR="00BF17B0" w:rsidRPr="00E5275E" w:rsidRDefault="00BF17B0" w:rsidP="00BF17B0">
      <w:pPr>
        <w:jc w:val="both"/>
        <w:rPr>
          <w:ins w:id="661" w:author="Laura Viignola" w:date="2017-07-10T16:58:00Z"/>
          <w:rFonts w:ascii="Cambria" w:hAnsi="Cambria"/>
        </w:rPr>
      </w:pPr>
    </w:p>
    <w:p w14:paraId="5FCCF823" w14:textId="77777777" w:rsidR="00BF17B0" w:rsidRDefault="00BF17B0" w:rsidP="00BF17B0">
      <w:pPr>
        <w:rPr>
          <w:ins w:id="662" w:author="Laura Viignola" w:date="2017-07-10T16:58:00Z"/>
          <w:rFonts w:ascii="Cambria" w:eastAsia="Calibri" w:hAnsi="Cambria" w:cs="Calibri"/>
          <w:i/>
          <w:color w:val="5B9BD5"/>
        </w:rPr>
      </w:pPr>
      <w:ins w:id="663" w:author="Laura Viignola" w:date="2017-07-10T16:58:00Z">
        <w:r>
          <w:rPr>
            <w:rFonts w:ascii="Cambria" w:eastAsia="Calibri" w:hAnsi="Cambria" w:cs="Calibri"/>
            <w:i/>
            <w:color w:val="5B9BD5"/>
          </w:rPr>
          <w:t xml:space="preserve">Behaviour </w:t>
        </w:r>
      </w:ins>
    </w:p>
    <w:p w14:paraId="55583CEB" w14:textId="77777777" w:rsidR="00BF17B0" w:rsidRDefault="00BF17B0" w:rsidP="00BF17B0">
      <w:pPr>
        <w:jc w:val="both"/>
        <w:rPr>
          <w:ins w:id="664" w:author="Laura Viignola" w:date="2017-07-10T16:58:00Z"/>
          <w:rFonts w:ascii="Cambria" w:eastAsia="Calibri" w:hAnsi="Cambria" w:cs="Calibri"/>
          <w:color w:val="auto"/>
        </w:rPr>
      </w:pPr>
      <w:ins w:id="665"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3525D3EC" w14:textId="77777777" w:rsidR="00BF17B0" w:rsidRDefault="00BF17B0" w:rsidP="00BF17B0">
      <w:pPr>
        <w:rPr>
          <w:ins w:id="666" w:author="Laura Viignola" w:date="2017-07-10T16:58:00Z"/>
          <w:rFonts w:ascii="Cambria" w:eastAsia="Calibri" w:hAnsi="Cambria" w:cs="Calibri"/>
          <w:i/>
          <w:color w:val="5B9BD5"/>
        </w:rPr>
      </w:pPr>
    </w:p>
    <w:p w14:paraId="073FC254" w14:textId="77777777" w:rsidR="00BF17B0" w:rsidRDefault="00BF17B0" w:rsidP="00BF17B0">
      <w:pPr>
        <w:rPr>
          <w:ins w:id="667" w:author="Laura Viignola" w:date="2017-07-10T16:58:00Z"/>
          <w:rFonts w:ascii="Cambria" w:eastAsia="Calibri" w:hAnsi="Cambria" w:cs="Calibri"/>
          <w:i/>
          <w:color w:val="5B9BD5"/>
        </w:rPr>
      </w:pPr>
    </w:p>
    <w:p w14:paraId="340ECFD5" w14:textId="77777777" w:rsidR="00BF17B0" w:rsidRDefault="00BF17B0" w:rsidP="00BF17B0">
      <w:pPr>
        <w:rPr>
          <w:ins w:id="668" w:author="Laura Viignola" w:date="2017-07-10T16:58:00Z"/>
          <w:rFonts w:ascii="Cambria" w:eastAsia="Calibri" w:hAnsi="Cambria" w:cs="Calibri"/>
          <w:i/>
          <w:color w:val="5B9BD5"/>
        </w:rPr>
      </w:pPr>
      <w:ins w:id="669" w:author="Laura Viignola" w:date="2017-07-10T16:58:00Z">
        <w:r>
          <w:rPr>
            <w:rFonts w:ascii="Cambria" w:eastAsia="Calibri" w:hAnsi="Cambria" w:cs="Calibri"/>
            <w:i/>
            <w:color w:val="5B9BD5"/>
          </w:rPr>
          <w:t xml:space="preserve">Examples </w:t>
        </w:r>
      </w:ins>
    </w:p>
    <w:p w14:paraId="3747E483" w14:textId="77777777" w:rsidR="00BF17B0" w:rsidRDefault="00BF17B0" w:rsidP="00BF17B0">
      <w:pPr>
        <w:rPr>
          <w:ins w:id="670" w:author="Laura Viignola" w:date="2017-07-10T16:58:00Z"/>
          <w:rFonts w:ascii="Cambria" w:hAnsi="Cambria"/>
        </w:rPr>
      </w:pPr>
      <w:ins w:id="671" w:author="Laura Viignola" w:date="2017-07-10T16:58:00Z">
        <w:r>
          <w:rPr>
            <w:rFonts w:ascii="Cambria" w:hAnsi="Cambria"/>
          </w:rPr>
          <w:t>Given the operand Data Set:</w:t>
        </w:r>
      </w:ins>
    </w:p>
    <w:p w14:paraId="5C165007" w14:textId="77777777" w:rsidR="00BF17B0" w:rsidRPr="001A403F" w:rsidRDefault="00BF17B0" w:rsidP="00BF17B0">
      <w:pPr>
        <w:rPr>
          <w:ins w:id="67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7426F5D" w14:textId="77777777" w:rsidTr="00BF17B0">
        <w:trPr>
          <w:ins w:id="67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08FF99" w14:textId="77777777" w:rsidR="00BF17B0" w:rsidRPr="00860832" w:rsidRDefault="00BF17B0" w:rsidP="00BF17B0">
            <w:pPr>
              <w:rPr>
                <w:ins w:id="674" w:author="Laura Viignola" w:date="2017-07-10T16:58:00Z"/>
                <w:rFonts w:ascii="Arial" w:eastAsia="Calibri" w:hAnsi="Arial" w:cs="Arial"/>
                <w:color w:val="1F497D" w:themeColor="text2"/>
              </w:rPr>
            </w:pPr>
            <w:ins w:id="675" w:author="Laura Viignola" w:date="2017-07-10T16:58:00Z">
              <w:r w:rsidRPr="00860832">
                <w:rPr>
                  <w:rFonts w:ascii="Arial" w:eastAsia="Calibri" w:hAnsi="Arial" w:cs="Arial"/>
                  <w:color w:val="1F497D" w:themeColor="text2"/>
                </w:rPr>
                <w:lastRenderedPageBreak/>
                <w:t>DS_1</w:t>
              </w:r>
            </w:ins>
          </w:p>
        </w:tc>
      </w:tr>
      <w:tr w:rsidR="00BF17B0" w:rsidRPr="006056BE" w14:paraId="77CACA8D" w14:textId="77777777" w:rsidTr="00BF17B0">
        <w:trPr>
          <w:ins w:id="67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B73A5F" w14:textId="77777777" w:rsidR="00BF17B0" w:rsidRPr="00860832" w:rsidRDefault="00BF17B0" w:rsidP="00BF17B0">
            <w:pPr>
              <w:rPr>
                <w:ins w:id="677" w:author="Laura Viignola" w:date="2017-07-10T16:58:00Z"/>
                <w:rFonts w:ascii="Arial" w:hAnsi="Arial" w:cs="Arial"/>
              </w:rPr>
            </w:pPr>
            <w:ins w:id="67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472474" w14:textId="77777777" w:rsidR="00BF17B0" w:rsidRPr="00860832" w:rsidRDefault="00BF17B0" w:rsidP="00BF17B0">
            <w:pPr>
              <w:rPr>
                <w:ins w:id="679" w:author="Laura Viignola" w:date="2017-07-10T16:58:00Z"/>
                <w:rFonts w:ascii="Arial" w:hAnsi="Arial" w:cs="Arial"/>
              </w:rPr>
            </w:pPr>
            <w:ins w:id="68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4E5D18" w14:textId="77777777" w:rsidR="00BF17B0" w:rsidRPr="00860832" w:rsidRDefault="00BF17B0" w:rsidP="00BF17B0">
            <w:pPr>
              <w:rPr>
                <w:ins w:id="681" w:author="Laura Viignola" w:date="2017-07-10T16:58:00Z"/>
                <w:rFonts w:ascii="Arial" w:hAnsi="Arial" w:cs="Arial"/>
              </w:rPr>
            </w:pPr>
            <w:ins w:id="682"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F562B60" w14:textId="77777777" w:rsidR="00BF17B0" w:rsidRPr="00860832" w:rsidRDefault="00BF17B0" w:rsidP="00BF17B0">
            <w:pPr>
              <w:rPr>
                <w:ins w:id="683" w:author="Laura Viignola" w:date="2017-07-10T16:58:00Z"/>
                <w:rFonts w:ascii="Arial" w:eastAsia="Calibri" w:hAnsi="Arial" w:cs="Arial"/>
              </w:rPr>
            </w:pPr>
            <w:ins w:id="684" w:author="Laura Viignola" w:date="2017-07-10T16:58:00Z">
              <w:r w:rsidRPr="00860832">
                <w:rPr>
                  <w:rFonts w:ascii="Arial" w:eastAsia="Calibri" w:hAnsi="Arial" w:cs="Arial"/>
                </w:rPr>
                <w:t>Me_2</w:t>
              </w:r>
            </w:ins>
          </w:p>
        </w:tc>
      </w:tr>
      <w:tr w:rsidR="00BF17B0" w:rsidRPr="006056BE" w14:paraId="4AB8380D" w14:textId="77777777" w:rsidTr="00BF17B0">
        <w:trPr>
          <w:ins w:id="68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98AC5" w14:textId="77777777" w:rsidR="00BF17B0" w:rsidRPr="006056BE" w:rsidRDefault="00BF17B0" w:rsidP="00BF17B0">
            <w:pPr>
              <w:rPr>
                <w:ins w:id="686" w:author="Laura Viignola" w:date="2017-07-10T16:58:00Z"/>
              </w:rPr>
            </w:pPr>
            <w:ins w:id="687"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D71AD" w14:textId="77777777" w:rsidR="00BF17B0" w:rsidRPr="006056BE" w:rsidRDefault="00BF17B0" w:rsidP="00BF17B0">
            <w:pPr>
              <w:rPr>
                <w:ins w:id="688" w:author="Laura Viignola" w:date="2017-07-10T16:58:00Z"/>
              </w:rPr>
            </w:pPr>
            <w:ins w:id="689"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E9F9C" w14:textId="77777777" w:rsidR="00BF17B0" w:rsidRPr="006056BE" w:rsidRDefault="00BF17B0" w:rsidP="00BF17B0">
            <w:pPr>
              <w:jc w:val="right"/>
              <w:rPr>
                <w:ins w:id="690" w:author="Laura Viignola" w:date="2017-07-10T16:58:00Z"/>
              </w:rPr>
            </w:pPr>
            <w:ins w:id="691"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061E127F" w14:textId="77777777" w:rsidR="00BF17B0" w:rsidRPr="006056BE" w:rsidRDefault="00BF17B0" w:rsidP="00BF17B0">
            <w:pPr>
              <w:jc w:val="right"/>
              <w:rPr>
                <w:ins w:id="692" w:author="Laura Viignola" w:date="2017-07-10T16:58:00Z"/>
                <w:rFonts w:ascii="Calibri" w:eastAsia="Calibri" w:hAnsi="Calibri" w:cs="Calibri"/>
              </w:rPr>
            </w:pPr>
            <w:ins w:id="693" w:author="Laura Viignola" w:date="2017-07-10T16:58:00Z">
              <w:r>
                <w:rPr>
                  <w:rFonts w:ascii="Calibri" w:eastAsia="Calibri" w:hAnsi="Calibri" w:cs="Calibri"/>
                </w:rPr>
                <w:t>5</w:t>
              </w:r>
            </w:ins>
          </w:p>
        </w:tc>
      </w:tr>
      <w:tr w:rsidR="00BF17B0" w:rsidRPr="006056BE" w14:paraId="5A7C6549" w14:textId="77777777" w:rsidTr="00BF17B0">
        <w:trPr>
          <w:ins w:id="69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B211E" w14:textId="77777777" w:rsidR="00BF17B0" w:rsidRPr="006056BE" w:rsidRDefault="00BF17B0" w:rsidP="00BF17B0">
            <w:pPr>
              <w:rPr>
                <w:ins w:id="695" w:author="Laura Viignola" w:date="2017-07-10T16:58:00Z"/>
                <w:rFonts w:ascii="Calibri" w:eastAsia="Calibri" w:hAnsi="Calibri" w:cs="Calibri"/>
              </w:rPr>
            </w:pPr>
            <w:ins w:id="696"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23FF0" w14:textId="77777777" w:rsidR="00BF17B0" w:rsidRPr="006056BE" w:rsidRDefault="00BF17B0" w:rsidP="00BF17B0">
            <w:pPr>
              <w:rPr>
                <w:ins w:id="697" w:author="Laura Viignola" w:date="2017-07-10T16:58:00Z"/>
                <w:rFonts w:ascii="Calibri" w:eastAsia="Calibri" w:hAnsi="Calibri" w:cs="Calibri"/>
              </w:rPr>
            </w:pPr>
            <w:ins w:id="698"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B8AF8" w14:textId="77777777" w:rsidR="00BF17B0" w:rsidRPr="006056BE" w:rsidRDefault="00BF17B0" w:rsidP="00BF17B0">
            <w:pPr>
              <w:jc w:val="right"/>
              <w:rPr>
                <w:ins w:id="699" w:author="Laura Viignola" w:date="2017-07-10T16:58:00Z"/>
                <w:rFonts w:ascii="Calibri" w:eastAsia="Calibri" w:hAnsi="Calibri" w:cs="Calibri"/>
              </w:rPr>
            </w:pPr>
            <w:ins w:id="700"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2F0916" w14:textId="77777777" w:rsidR="00BF17B0" w:rsidRDefault="00BF17B0" w:rsidP="00BF17B0">
            <w:pPr>
              <w:jc w:val="right"/>
              <w:rPr>
                <w:ins w:id="701" w:author="Laura Viignola" w:date="2017-07-10T16:58:00Z"/>
                <w:rFonts w:ascii="Calibri" w:eastAsia="Calibri" w:hAnsi="Calibri" w:cs="Calibri"/>
              </w:rPr>
            </w:pPr>
            <w:ins w:id="702" w:author="Laura Viignola" w:date="2017-07-10T16:58:00Z">
              <w:r>
                <w:rPr>
                  <w:rFonts w:ascii="Calibri" w:eastAsia="Calibri" w:hAnsi="Calibri" w:cs="Calibri"/>
                </w:rPr>
                <w:t>10</w:t>
              </w:r>
            </w:ins>
          </w:p>
        </w:tc>
      </w:tr>
      <w:tr w:rsidR="00BF17B0" w:rsidRPr="006056BE" w14:paraId="337C5B03" w14:textId="77777777" w:rsidTr="00BF17B0">
        <w:trPr>
          <w:ins w:id="70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889E" w14:textId="77777777" w:rsidR="00BF17B0" w:rsidRPr="006056BE" w:rsidRDefault="00BF17B0" w:rsidP="00BF17B0">
            <w:pPr>
              <w:rPr>
                <w:ins w:id="704" w:author="Laura Viignola" w:date="2017-07-10T16:58:00Z"/>
                <w:rFonts w:ascii="Calibri" w:eastAsia="Calibri" w:hAnsi="Calibri" w:cs="Calibri"/>
              </w:rPr>
            </w:pPr>
            <w:ins w:id="705"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41334" w14:textId="77777777" w:rsidR="00BF17B0" w:rsidRPr="006056BE" w:rsidRDefault="00BF17B0" w:rsidP="00BF17B0">
            <w:pPr>
              <w:rPr>
                <w:ins w:id="706" w:author="Laura Viignola" w:date="2017-07-10T16:58:00Z"/>
                <w:rFonts w:ascii="Calibri" w:eastAsia="Calibri" w:hAnsi="Calibri" w:cs="Calibri"/>
              </w:rPr>
            </w:pPr>
            <w:ins w:id="707"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18AD4" w14:textId="77777777" w:rsidR="00BF17B0" w:rsidRPr="006056BE" w:rsidRDefault="00BF17B0" w:rsidP="00BF17B0">
            <w:pPr>
              <w:jc w:val="right"/>
              <w:rPr>
                <w:ins w:id="708" w:author="Laura Viignola" w:date="2017-07-10T16:58:00Z"/>
                <w:rFonts w:ascii="Calibri" w:eastAsia="Calibri" w:hAnsi="Calibri" w:cs="Calibri"/>
              </w:rPr>
            </w:pPr>
            <w:ins w:id="709"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187D828" w14:textId="77777777" w:rsidR="00BF17B0" w:rsidRDefault="00BF17B0" w:rsidP="00BF17B0">
            <w:pPr>
              <w:jc w:val="right"/>
              <w:rPr>
                <w:ins w:id="710" w:author="Laura Viignola" w:date="2017-07-10T16:58:00Z"/>
                <w:rFonts w:ascii="Calibri" w:eastAsia="Calibri" w:hAnsi="Calibri" w:cs="Calibri"/>
              </w:rPr>
            </w:pPr>
            <w:ins w:id="711" w:author="Laura Viignola" w:date="2017-07-10T16:58:00Z">
              <w:r>
                <w:rPr>
                  <w:rFonts w:ascii="Calibri" w:eastAsia="Calibri" w:hAnsi="Calibri" w:cs="Calibri"/>
                </w:rPr>
                <w:t>12</w:t>
              </w:r>
            </w:ins>
          </w:p>
        </w:tc>
      </w:tr>
    </w:tbl>
    <w:p w14:paraId="44BC4BD2" w14:textId="77777777" w:rsidR="00BF17B0" w:rsidRDefault="00BF17B0" w:rsidP="00BF17B0">
      <w:pPr>
        <w:rPr>
          <w:ins w:id="712" w:author="Laura Viignola" w:date="2017-07-10T16:58:00Z"/>
          <w:rFonts w:ascii="Cambria" w:hAnsi="Cambria"/>
        </w:rPr>
      </w:pPr>
    </w:p>
    <w:p w14:paraId="06B586F1" w14:textId="77777777" w:rsidR="00BF17B0" w:rsidRDefault="00BF17B0" w:rsidP="00BF17B0">
      <w:pPr>
        <w:rPr>
          <w:ins w:id="713" w:author="Laura Viignola" w:date="2017-07-10T16:58:00Z"/>
          <w:rFonts w:ascii="Cambria" w:eastAsia="Calibri" w:hAnsi="Cambria" w:cs="Calibri"/>
          <w:lang w:val="pt-PT"/>
        </w:rPr>
      </w:pPr>
      <w:ins w:id="714"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D06823F" w14:textId="77777777" w:rsidR="00BF17B0" w:rsidRPr="009F55B5" w:rsidRDefault="00BF17B0" w:rsidP="00BF17B0">
      <w:pPr>
        <w:rPr>
          <w:ins w:id="715"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C33DBE" w14:textId="77777777" w:rsidTr="00BF17B0">
        <w:trPr>
          <w:ins w:id="716"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DBF9BA6" w14:textId="77777777" w:rsidR="00BF17B0" w:rsidRPr="00860832" w:rsidRDefault="00BF17B0" w:rsidP="00BF17B0">
            <w:pPr>
              <w:rPr>
                <w:ins w:id="717" w:author="Laura Viignola" w:date="2017-07-10T16:58:00Z"/>
                <w:rFonts w:ascii="Arial" w:eastAsia="Calibri" w:hAnsi="Arial" w:cs="Arial"/>
                <w:color w:val="1F497D" w:themeColor="text2"/>
              </w:rPr>
            </w:pPr>
            <w:ins w:id="718" w:author="Laura Viignola" w:date="2017-07-10T16:58:00Z">
              <w:r w:rsidRPr="00860832">
                <w:rPr>
                  <w:rFonts w:ascii="Arial" w:eastAsia="Calibri" w:hAnsi="Arial" w:cs="Arial"/>
                  <w:color w:val="1F497D" w:themeColor="text2"/>
                </w:rPr>
                <w:t>DS_1</w:t>
              </w:r>
            </w:ins>
          </w:p>
        </w:tc>
      </w:tr>
      <w:tr w:rsidR="00BF17B0" w:rsidRPr="006056BE" w14:paraId="29D4E7F3" w14:textId="77777777" w:rsidTr="00BF17B0">
        <w:trPr>
          <w:ins w:id="719"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248766" w14:textId="77777777" w:rsidR="00BF17B0" w:rsidRPr="00860832" w:rsidRDefault="00BF17B0" w:rsidP="00BF17B0">
            <w:pPr>
              <w:rPr>
                <w:ins w:id="720" w:author="Laura Viignola" w:date="2017-07-10T16:58:00Z"/>
                <w:rFonts w:ascii="Arial" w:hAnsi="Arial" w:cs="Arial"/>
              </w:rPr>
            </w:pPr>
            <w:ins w:id="721"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6B4B0A" w14:textId="77777777" w:rsidR="00BF17B0" w:rsidRPr="00860832" w:rsidRDefault="00BF17B0" w:rsidP="00BF17B0">
            <w:pPr>
              <w:rPr>
                <w:ins w:id="722" w:author="Laura Viignola" w:date="2017-07-10T16:58:00Z"/>
                <w:rFonts w:ascii="Arial" w:hAnsi="Arial" w:cs="Arial"/>
              </w:rPr>
            </w:pPr>
            <w:ins w:id="723"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2AA98F" w14:textId="77777777" w:rsidR="00BF17B0" w:rsidRPr="00860832" w:rsidRDefault="00BF17B0" w:rsidP="00BF17B0">
            <w:pPr>
              <w:rPr>
                <w:ins w:id="724" w:author="Laura Viignola" w:date="2017-07-10T16:58:00Z"/>
                <w:rFonts w:ascii="Arial" w:hAnsi="Arial" w:cs="Arial"/>
              </w:rPr>
            </w:pPr>
            <w:ins w:id="725"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1B78E24" w14:textId="77777777" w:rsidR="00BF17B0" w:rsidRPr="00860832" w:rsidRDefault="00BF17B0" w:rsidP="00BF17B0">
            <w:pPr>
              <w:rPr>
                <w:ins w:id="726" w:author="Laura Viignola" w:date="2017-07-10T16:58:00Z"/>
                <w:rFonts w:ascii="Arial" w:eastAsia="Calibri" w:hAnsi="Arial" w:cs="Arial"/>
              </w:rPr>
            </w:pPr>
            <w:ins w:id="727" w:author="Laura Viignola" w:date="2017-07-10T16:58:00Z">
              <w:r w:rsidRPr="00860832">
                <w:rPr>
                  <w:rFonts w:ascii="Arial" w:eastAsia="Calibri" w:hAnsi="Arial" w:cs="Arial"/>
                </w:rPr>
                <w:t>Me_2</w:t>
              </w:r>
            </w:ins>
          </w:p>
        </w:tc>
      </w:tr>
      <w:tr w:rsidR="00BF17B0" w:rsidRPr="006056BE" w14:paraId="2292E02C" w14:textId="77777777" w:rsidTr="00BF17B0">
        <w:trPr>
          <w:ins w:id="72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32C44" w14:textId="77777777" w:rsidR="00BF17B0" w:rsidRPr="006056BE" w:rsidRDefault="00BF17B0" w:rsidP="00BF17B0">
            <w:pPr>
              <w:rPr>
                <w:ins w:id="729" w:author="Laura Viignola" w:date="2017-07-10T16:58:00Z"/>
              </w:rPr>
            </w:pPr>
            <w:ins w:id="730"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287C" w14:textId="77777777" w:rsidR="00BF17B0" w:rsidRPr="006056BE" w:rsidRDefault="00BF17B0" w:rsidP="00BF17B0">
            <w:pPr>
              <w:rPr>
                <w:ins w:id="731" w:author="Laura Viignola" w:date="2017-07-10T16:58:00Z"/>
              </w:rPr>
            </w:pPr>
            <w:ins w:id="732"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F996" w14:textId="77777777" w:rsidR="00BF17B0" w:rsidRPr="006056BE" w:rsidRDefault="00BF17B0" w:rsidP="00BF17B0">
            <w:pPr>
              <w:jc w:val="right"/>
              <w:rPr>
                <w:ins w:id="733" w:author="Laura Viignola" w:date="2017-07-10T16:58:00Z"/>
              </w:rPr>
            </w:pPr>
            <w:ins w:id="73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A82AF7C" w14:textId="77777777" w:rsidR="00BF17B0" w:rsidRPr="006056BE" w:rsidRDefault="00BF17B0" w:rsidP="00BF17B0">
            <w:pPr>
              <w:jc w:val="right"/>
              <w:rPr>
                <w:ins w:id="735" w:author="Laura Viignola" w:date="2017-07-10T16:58:00Z"/>
                <w:rFonts w:ascii="Calibri" w:eastAsia="Calibri" w:hAnsi="Calibri" w:cs="Calibri"/>
              </w:rPr>
            </w:pPr>
            <w:ins w:id="736" w:author="Laura Viignola" w:date="2017-07-10T16:58:00Z">
              <w:r>
                <w:rPr>
                  <w:rFonts w:ascii="Calibri" w:eastAsia="Calibri" w:hAnsi="Calibri" w:cs="Calibri"/>
                </w:rPr>
                <w:t>-5</w:t>
              </w:r>
            </w:ins>
          </w:p>
        </w:tc>
      </w:tr>
      <w:tr w:rsidR="00BF17B0" w:rsidRPr="006056BE" w14:paraId="6AA64D26" w14:textId="77777777" w:rsidTr="00BF17B0">
        <w:trPr>
          <w:ins w:id="73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EAD55" w14:textId="77777777" w:rsidR="00BF17B0" w:rsidRPr="006056BE" w:rsidRDefault="00BF17B0" w:rsidP="00BF17B0">
            <w:pPr>
              <w:rPr>
                <w:ins w:id="738" w:author="Laura Viignola" w:date="2017-07-10T16:58:00Z"/>
                <w:rFonts w:ascii="Calibri" w:eastAsia="Calibri" w:hAnsi="Calibri" w:cs="Calibri"/>
              </w:rPr>
            </w:pPr>
            <w:ins w:id="739"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C7C4F" w14:textId="77777777" w:rsidR="00BF17B0" w:rsidRPr="006056BE" w:rsidRDefault="00BF17B0" w:rsidP="00BF17B0">
            <w:pPr>
              <w:rPr>
                <w:ins w:id="740" w:author="Laura Viignola" w:date="2017-07-10T16:58:00Z"/>
                <w:rFonts w:ascii="Calibri" w:eastAsia="Calibri" w:hAnsi="Calibri" w:cs="Calibri"/>
              </w:rPr>
            </w:pPr>
            <w:ins w:id="741"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9A1DD" w14:textId="77777777" w:rsidR="00BF17B0" w:rsidRPr="006056BE" w:rsidRDefault="00BF17B0" w:rsidP="00BF17B0">
            <w:pPr>
              <w:jc w:val="right"/>
              <w:rPr>
                <w:ins w:id="742" w:author="Laura Viignola" w:date="2017-07-10T16:58:00Z"/>
                <w:rFonts w:ascii="Calibri" w:eastAsia="Calibri" w:hAnsi="Calibri" w:cs="Calibri"/>
              </w:rPr>
            </w:pPr>
            <w:ins w:id="743"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4379D9" w14:textId="77777777" w:rsidR="00BF17B0" w:rsidRDefault="00BF17B0" w:rsidP="00BF17B0">
            <w:pPr>
              <w:jc w:val="right"/>
              <w:rPr>
                <w:ins w:id="744" w:author="Laura Viignola" w:date="2017-07-10T16:58:00Z"/>
                <w:rFonts w:ascii="Calibri" w:eastAsia="Calibri" w:hAnsi="Calibri" w:cs="Calibri"/>
              </w:rPr>
            </w:pPr>
            <w:ins w:id="745" w:author="Laura Viignola" w:date="2017-07-10T16:58:00Z">
              <w:r>
                <w:rPr>
                  <w:rFonts w:ascii="Calibri" w:eastAsia="Calibri" w:hAnsi="Calibri" w:cs="Calibri"/>
                </w:rPr>
                <w:t>-10</w:t>
              </w:r>
            </w:ins>
          </w:p>
        </w:tc>
      </w:tr>
      <w:tr w:rsidR="00BF17B0" w:rsidRPr="006056BE" w14:paraId="2EF0FE61" w14:textId="77777777" w:rsidTr="00BF17B0">
        <w:trPr>
          <w:ins w:id="74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AAA69" w14:textId="77777777" w:rsidR="00BF17B0" w:rsidRPr="006056BE" w:rsidRDefault="00BF17B0" w:rsidP="00BF17B0">
            <w:pPr>
              <w:rPr>
                <w:ins w:id="747" w:author="Laura Viignola" w:date="2017-07-10T16:58:00Z"/>
                <w:rFonts w:ascii="Calibri" w:eastAsia="Calibri" w:hAnsi="Calibri" w:cs="Calibri"/>
              </w:rPr>
            </w:pPr>
            <w:ins w:id="748"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83E6F" w14:textId="77777777" w:rsidR="00BF17B0" w:rsidRPr="006056BE" w:rsidRDefault="00BF17B0" w:rsidP="00BF17B0">
            <w:pPr>
              <w:rPr>
                <w:ins w:id="749" w:author="Laura Viignola" w:date="2017-07-10T16:58:00Z"/>
                <w:rFonts w:ascii="Calibri" w:eastAsia="Calibri" w:hAnsi="Calibri" w:cs="Calibri"/>
              </w:rPr>
            </w:pPr>
            <w:ins w:id="750"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FFC52" w14:textId="77777777" w:rsidR="00BF17B0" w:rsidRPr="006056BE" w:rsidRDefault="00BF17B0" w:rsidP="00BF17B0">
            <w:pPr>
              <w:jc w:val="right"/>
              <w:rPr>
                <w:ins w:id="751" w:author="Laura Viignola" w:date="2017-07-10T16:58:00Z"/>
                <w:rFonts w:ascii="Calibri" w:eastAsia="Calibri" w:hAnsi="Calibri" w:cs="Calibri"/>
              </w:rPr>
            </w:pPr>
            <w:ins w:id="752"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489FA104" w14:textId="77777777" w:rsidR="00BF17B0" w:rsidRDefault="00BF17B0" w:rsidP="00BF17B0">
            <w:pPr>
              <w:jc w:val="right"/>
              <w:rPr>
                <w:ins w:id="753" w:author="Laura Viignola" w:date="2017-07-10T16:58:00Z"/>
                <w:rFonts w:ascii="Calibri" w:eastAsia="Calibri" w:hAnsi="Calibri" w:cs="Calibri"/>
              </w:rPr>
            </w:pPr>
            <w:ins w:id="754" w:author="Laura Viignola" w:date="2017-07-10T16:58:00Z">
              <w:r>
                <w:rPr>
                  <w:rFonts w:ascii="Calibri" w:eastAsia="Calibri" w:hAnsi="Calibri" w:cs="Calibri"/>
                </w:rPr>
                <w:t>-12</w:t>
              </w:r>
            </w:ins>
          </w:p>
        </w:tc>
      </w:tr>
    </w:tbl>
    <w:p w14:paraId="6E5BA69A" w14:textId="77777777" w:rsidR="00BF17B0" w:rsidRDefault="00BF17B0" w:rsidP="00BF17B0">
      <w:pPr>
        <w:rPr>
          <w:ins w:id="755" w:author="Laura Viignola" w:date="2017-07-10T16:58:00Z"/>
          <w:rFonts w:ascii="Cambria" w:eastAsia="Calibri" w:hAnsi="Cambria" w:cs="Calibri"/>
        </w:rPr>
      </w:pPr>
    </w:p>
    <w:p w14:paraId="4D135A34" w14:textId="77777777" w:rsidR="00BF17B0" w:rsidRDefault="00BF17B0" w:rsidP="00BF17B0">
      <w:pPr>
        <w:rPr>
          <w:ins w:id="756" w:author="Laura Viignola" w:date="2017-07-10T16:58:00Z"/>
          <w:rFonts w:ascii="Cambria" w:eastAsia="Calibri" w:hAnsi="Cambria" w:cs="Calibri"/>
        </w:rPr>
      </w:pPr>
      <w:ins w:id="757"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7A786B42" w14:textId="77777777" w:rsidR="00BF17B0" w:rsidRPr="00860832" w:rsidRDefault="00BF17B0" w:rsidP="00BF17B0">
      <w:pPr>
        <w:rPr>
          <w:ins w:id="758"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3B0ABE" w14:textId="77777777" w:rsidTr="00BF17B0">
        <w:trPr>
          <w:ins w:id="759"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7B22B" w14:textId="77777777" w:rsidR="00BF17B0" w:rsidRPr="00860832" w:rsidRDefault="00BF17B0" w:rsidP="00BF17B0">
            <w:pPr>
              <w:rPr>
                <w:ins w:id="760" w:author="Laura Viignola" w:date="2017-07-10T16:58:00Z"/>
                <w:rFonts w:ascii="Arial" w:eastAsia="Calibri" w:hAnsi="Arial" w:cs="Arial"/>
                <w:color w:val="1F497D" w:themeColor="text2"/>
              </w:rPr>
            </w:pPr>
            <w:ins w:id="761" w:author="Laura Viignola" w:date="2017-07-10T16:58:00Z">
              <w:r w:rsidRPr="00860832">
                <w:rPr>
                  <w:rFonts w:ascii="Arial" w:eastAsia="Calibri" w:hAnsi="Arial" w:cs="Arial"/>
                  <w:color w:val="1F497D" w:themeColor="text2"/>
                </w:rPr>
                <w:t>DS_1</w:t>
              </w:r>
            </w:ins>
          </w:p>
        </w:tc>
      </w:tr>
      <w:tr w:rsidR="00BF17B0" w:rsidRPr="006056BE" w14:paraId="367AEC0C" w14:textId="77777777" w:rsidTr="00BF17B0">
        <w:trPr>
          <w:ins w:id="762"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17DCE4" w14:textId="77777777" w:rsidR="00BF17B0" w:rsidRPr="00860832" w:rsidRDefault="00BF17B0" w:rsidP="00BF17B0">
            <w:pPr>
              <w:rPr>
                <w:ins w:id="763" w:author="Laura Viignola" w:date="2017-07-10T16:58:00Z"/>
                <w:rFonts w:ascii="Arial" w:hAnsi="Arial" w:cs="Arial"/>
              </w:rPr>
            </w:pPr>
            <w:ins w:id="764"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81BD57" w14:textId="77777777" w:rsidR="00BF17B0" w:rsidRPr="00860832" w:rsidRDefault="00BF17B0" w:rsidP="00BF17B0">
            <w:pPr>
              <w:rPr>
                <w:ins w:id="765" w:author="Laura Viignola" w:date="2017-07-10T16:58:00Z"/>
                <w:rFonts w:ascii="Arial" w:hAnsi="Arial" w:cs="Arial"/>
              </w:rPr>
            </w:pPr>
            <w:ins w:id="766"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499A61" w14:textId="77777777" w:rsidR="00BF17B0" w:rsidRPr="00860832" w:rsidRDefault="00BF17B0" w:rsidP="00BF17B0">
            <w:pPr>
              <w:rPr>
                <w:ins w:id="767" w:author="Laura Viignola" w:date="2017-07-10T16:58:00Z"/>
                <w:rFonts w:ascii="Arial" w:hAnsi="Arial" w:cs="Arial"/>
              </w:rPr>
            </w:pPr>
            <w:ins w:id="768"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B46B08" w14:textId="77777777" w:rsidR="00BF17B0" w:rsidRPr="00860832" w:rsidRDefault="00BF17B0" w:rsidP="00BF17B0">
            <w:pPr>
              <w:rPr>
                <w:ins w:id="769" w:author="Laura Viignola" w:date="2017-07-10T16:58:00Z"/>
                <w:rFonts w:ascii="Arial" w:eastAsia="Calibri" w:hAnsi="Arial" w:cs="Arial"/>
              </w:rPr>
            </w:pPr>
            <w:ins w:id="770" w:author="Laura Viignola" w:date="2017-07-10T16:58:00Z">
              <w:r w:rsidRPr="00860832">
                <w:rPr>
                  <w:rFonts w:ascii="Arial" w:eastAsia="Calibri" w:hAnsi="Arial" w:cs="Arial"/>
                </w:rPr>
                <w:t>Me_2</w:t>
              </w:r>
            </w:ins>
          </w:p>
        </w:tc>
      </w:tr>
      <w:tr w:rsidR="00BF17B0" w:rsidRPr="006056BE" w14:paraId="6EB38474" w14:textId="77777777" w:rsidTr="00BF17B0">
        <w:trPr>
          <w:ins w:id="77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4F8B" w14:textId="77777777" w:rsidR="00BF17B0" w:rsidRPr="006056BE" w:rsidRDefault="00BF17B0" w:rsidP="00BF17B0">
            <w:pPr>
              <w:rPr>
                <w:ins w:id="772" w:author="Laura Viignola" w:date="2017-07-10T16:58:00Z"/>
              </w:rPr>
            </w:pPr>
            <w:ins w:id="773"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E5067" w14:textId="77777777" w:rsidR="00BF17B0" w:rsidRPr="006056BE" w:rsidRDefault="00BF17B0" w:rsidP="00BF17B0">
            <w:pPr>
              <w:rPr>
                <w:ins w:id="774" w:author="Laura Viignola" w:date="2017-07-10T16:58:00Z"/>
              </w:rPr>
            </w:pPr>
            <w:ins w:id="775"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F4F24" w14:textId="77777777" w:rsidR="00BF17B0" w:rsidRPr="006056BE" w:rsidRDefault="00BF17B0" w:rsidP="00BF17B0">
            <w:pPr>
              <w:jc w:val="right"/>
              <w:rPr>
                <w:ins w:id="776" w:author="Laura Viignola" w:date="2017-07-10T16:58:00Z"/>
              </w:rPr>
            </w:pPr>
            <w:ins w:id="777"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96BFC1B" w14:textId="77777777" w:rsidR="00BF17B0" w:rsidRPr="006056BE" w:rsidRDefault="00BF17B0" w:rsidP="00BF17B0">
            <w:pPr>
              <w:jc w:val="right"/>
              <w:rPr>
                <w:ins w:id="778" w:author="Laura Viignola" w:date="2017-07-10T16:58:00Z"/>
                <w:rFonts w:ascii="Calibri" w:eastAsia="Calibri" w:hAnsi="Calibri" w:cs="Calibri"/>
              </w:rPr>
            </w:pPr>
            <w:ins w:id="779" w:author="Laura Viignola" w:date="2017-07-10T16:58:00Z">
              <w:r>
                <w:rPr>
                  <w:rFonts w:ascii="Calibri" w:eastAsia="Calibri" w:hAnsi="Calibri" w:cs="Calibri"/>
                </w:rPr>
                <w:t>5</w:t>
              </w:r>
            </w:ins>
          </w:p>
        </w:tc>
      </w:tr>
      <w:tr w:rsidR="00BF17B0" w:rsidRPr="006056BE" w14:paraId="739C674B" w14:textId="77777777" w:rsidTr="00BF17B0">
        <w:trPr>
          <w:ins w:id="78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ED3E83" w14:textId="77777777" w:rsidR="00BF17B0" w:rsidRPr="006056BE" w:rsidRDefault="00BF17B0" w:rsidP="00BF17B0">
            <w:pPr>
              <w:rPr>
                <w:ins w:id="781" w:author="Laura Viignola" w:date="2017-07-10T16:58:00Z"/>
                <w:rFonts w:ascii="Calibri" w:eastAsia="Calibri" w:hAnsi="Calibri" w:cs="Calibri"/>
              </w:rPr>
            </w:pPr>
            <w:ins w:id="782"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428D7" w14:textId="77777777" w:rsidR="00BF17B0" w:rsidRPr="006056BE" w:rsidRDefault="00BF17B0" w:rsidP="00BF17B0">
            <w:pPr>
              <w:rPr>
                <w:ins w:id="783" w:author="Laura Viignola" w:date="2017-07-10T16:58:00Z"/>
                <w:rFonts w:ascii="Calibri" w:eastAsia="Calibri" w:hAnsi="Calibri" w:cs="Calibri"/>
              </w:rPr>
            </w:pPr>
            <w:ins w:id="784"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A6AE" w14:textId="77777777" w:rsidR="00BF17B0" w:rsidRPr="006056BE" w:rsidRDefault="00BF17B0" w:rsidP="00BF17B0">
            <w:pPr>
              <w:jc w:val="right"/>
              <w:rPr>
                <w:ins w:id="785" w:author="Laura Viignola" w:date="2017-07-10T16:58:00Z"/>
                <w:rFonts w:ascii="Calibri" w:eastAsia="Calibri" w:hAnsi="Calibri" w:cs="Calibri"/>
              </w:rPr>
            </w:pPr>
            <w:ins w:id="786"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394A549A" w14:textId="77777777" w:rsidR="00BF17B0" w:rsidRDefault="00BF17B0" w:rsidP="00BF17B0">
            <w:pPr>
              <w:jc w:val="right"/>
              <w:rPr>
                <w:ins w:id="787" w:author="Laura Viignola" w:date="2017-07-10T16:58:00Z"/>
                <w:rFonts w:ascii="Calibri" w:eastAsia="Calibri" w:hAnsi="Calibri" w:cs="Calibri"/>
              </w:rPr>
            </w:pPr>
            <w:ins w:id="788" w:author="Laura Viignola" w:date="2017-07-10T16:58:00Z">
              <w:r>
                <w:rPr>
                  <w:rFonts w:ascii="Calibri" w:eastAsia="Calibri" w:hAnsi="Calibri" w:cs="Calibri"/>
                </w:rPr>
                <w:t>10</w:t>
              </w:r>
            </w:ins>
          </w:p>
        </w:tc>
      </w:tr>
      <w:tr w:rsidR="00BF17B0" w:rsidRPr="006056BE" w14:paraId="170AF198" w14:textId="77777777" w:rsidTr="00BF17B0">
        <w:trPr>
          <w:ins w:id="78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38FCC" w14:textId="77777777" w:rsidR="00BF17B0" w:rsidRPr="006056BE" w:rsidRDefault="00BF17B0" w:rsidP="00BF17B0">
            <w:pPr>
              <w:rPr>
                <w:ins w:id="790" w:author="Laura Viignola" w:date="2017-07-10T16:58:00Z"/>
                <w:rFonts w:ascii="Calibri" w:eastAsia="Calibri" w:hAnsi="Calibri" w:cs="Calibri"/>
              </w:rPr>
            </w:pPr>
            <w:ins w:id="791"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026" w14:textId="77777777" w:rsidR="00BF17B0" w:rsidRPr="006056BE" w:rsidRDefault="00BF17B0" w:rsidP="00BF17B0">
            <w:pPr>
              <w:rPr>
                <w:ins w:id="792" w:author="Laura Viignola" w:date="2017-07-10T16:58:00Z"/>
                <w:rFonts w:ascii="Calibri" w:eastAsia="Calibri" w:hAnsi="Calibri" w:cs="Calibri"/>
              </w:rPr>
            </w:pPr>
            <w:ins w:id="793"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55FE1" w14:textId="77777777" w:rsidR="00BF17B0" w:rsidRPr="006056BE" w:rsidRDefault="00BF17B0" w:rsidP="00BF17B0">
            <w:pPr>
              <w:jc w:val="right"/>
              <w:rPr>
                <w:ins w:id="794" w:author="Laura Viignola" w:date="2017-07-10T16:58:00Z"/>
                <w:rFonts w:ascii="Calibri" w:eastAsia="Calibri" w:hAnsi="Calibri" w:cs="Calibri"/>
              </w:rPr>
            </w:pPr>
            <w:ins w:id="795"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70C1EEB" w14:textId="77777777" w:rsidR="00BF17B0" w:rsidRDefault="00BF17B0" w:rsidP="00BF17B0">
            <w:pPr>
              <w:jc w:val="right"/>
              <w:rPr>
                <w:ins w:id="796" w:author="Laura Viignola" w:date="2017-07-10T16:58:00Z"/>
                <w:rFonts w:ascii="Calibri" w:eastAsia="Calibri" w:hAnsi="Calibri" w:cs="Calibri"/>
              </w:rPr>
            </w:pPr>
            <w:ins w:id="797" w:author="Laura Viignola" w:date="2017-07-10T16:58:00Z">
              <w:r>
                <w:rPr>
                  <w:rFonts w:ascii="Calibri" w:eastAsia="Calibri" w:hAnsi="Calibri" w:cs="Calibri"/>
                </w:rPr>
                <w:t>12</w:t>
              </w:r>
            </w:ins>
          </w:p>
        </w:tc>
      </w:tr>
    </w:tbl>
    <w:p w14:paraId="19E30DFE" w14:textId="77777777" w:rsidR="00BF17B0" w:rsidRPr="006056BE" w:rsidRDefault="00BF17B0" w:rsidP="00BF17B0">
      <w:pPr>
        <w:ind w:left="708"/>
        <w:rPr>
          <w:ins w:id="798" w:author="Laura Viignola" w:date="2017-07-10T16:58:00Z"/>
        </w:rPr>
      </w:pPr>
    </w:p>
    <w:p w14:paraId="369C7E79" w14:textId="77777777" w:rsidR="00BF17B0" w:rsidRPr="006056BE" w:rsidRDefault="00BF17B0" w:rsidP="00BF17B0">
      <w:pPr>
        <w:ind w:left="708"/>
        <w:rPr>
          <w:ins w:id="799" w:author="Laura Viignola" w:date="2017-07-10T16:58:00Z"/>
        </w:rPr>
      </w:pPr>
    </w:p>
    <w:p w14:paraId="2CACC073" w14:textId="77777777" w:rsidR="00BF17B0" w:rsidRPr="000E3547" w:rsidRDefault="00BF17B0" w:rsidP="00BF17B0">
      <w:pPr>
        <w:pStyle w:val="Stile3"/>
        <w:rPr>
          <w:ins w:id="800" w:author="Laura Viignola" w:date="2017-07-10T16:58:00Z"/>
          <w:lang w:val="it-IT"/>
        </w:rPr>
      </w:pPr>
      <w:ins w:id="801" w:author="Laura Viignola" w:date="2017-07-10T16:58:00Z">
        <w:r>
          <w:t>Addition +</w:t>
        </w:r>
      </w:ins>
    </w:p>
    <w:p w14:paraId="7A5FC31B" w14:textId="77777777" w:rsidR="00BF17B0" w:rsidRDefault="00BF17B0" w:rsidP="00BF17B0">
      <w:pPr>
        <w:rPr>
          <w:ins w:id="802" w:author="Laura Viignola" w:date="2017-07-10T16:58:00Z"/>
          <w:rFonts w:ascii="Cambria" w:eastAsia="Calibri" w:hAnsi="Cambria" w:cs="Calibri"/>
          <w:i/>
          <w:color w:val="5B9BD5"/>
        </w:rPr>
      </w:pPr>
      <w:ins w:id="80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6CCE004" w14:textId="77777777" w:rsidR="00BF17B0" w:rsidRPr="0075768B" w:rsidRDefault="00BF17B0" w:rsidP="00BF17B0">
      <w:pPr>
        <w:ind w:left="1416"/>
        <w:rPr>
          <w:ins w:id="804" w:author="Laura Viignola" w:date="2017-07-10T16:58:00Z"/>
          <w:rFonts w:ascii="Arial" w:eastAsia="Calibri" w:hAnsi="Arial" w:cs="Arial"/>
          <w:b/>
        </w:rPr>
      </w:pPr>
      <w:ins w:id="805"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CBAC103" w14:textId="77777777" w:rsidR="00BF17B0" w:rsidRDefault="00BF17B0" w:rsidP="00BF17B0">
      <w:pPr>
        <w:ind w:left="360"/>
        <w:rPr>
          <w:ins w:id="806" w:author="Laura Viignola" w:date="2017-07-10T16:58:00Z"/>
          <w:rFonts w:ascii="Cambria" w:eastAsia="Calibri" w:hAnsi="Cambria" w:cs="Calibri"/>
          <w:color w:val="5B9BD5"/>
        </w:rPr>
      </w:pPr>
    </w:p>
    <w:p w14:paraId="638B5579" w14:textId="77777777" w:rsidR="00BF17B0" w:rsidRPr="005961DD" w:rsidRDefault="00BF17B0" w:rsidP="00BF17B0">
      <w:pPr>
        <w:rPr>
          <w:ins w:id="807" w:author="Laura Viignola" w:date="2017-07-10T16:58:00Z"/>
          <w:rFonts w:ascii="Cambria" w:eastAsia="Calibri" w:hAnsi="Cambria" w:cs="Calibri"/>
          <w:i/>
          <w:color w:val="5B9BD5"/>
        </w:rPr>
      </w:pPr>
      <w:ins w:id="80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5AE470" w14:textId="77777777" w:rsidR="00BF17B0" w:rsidRDefault="00BF17B0" w:rsidP="00BF17B0">
      <w:pPr>
        <w:rPr>
          <w:ins w:id="809" w:author="Laura Viignola" w:date="2017-07-10T16:58:00Z"/>
          <w:rFonts w:ascii="Cambria" w:eastAsia="Calibri" w:hAnsi="Cambria" w:cs="Calibri"/>
          <w:color w:val="5B9BD5"/>
        </w:rPr>
      </w:pPr>
      <w:ins w:id="81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first addend</w:t>
        </w:r>
      </w:ins>
    </w:p>
    <w:p w14:paraId="00FA8298" w14:textId="77777777" w:rsidR="00BF17B0" w:rsidRDefault="00BF17B0" w:rsidP="00BF17B0">
      <w:pPr>
        <w:rPr>
          <w:ins w:id="811" w:author="Laura Viignola" w:date="2017-07-10T16:58:00Z"/>
          <w:rFonts w:ascii="Cambria" w:eastAsia="Calibri" w:hAnsi="Cambria" w:cs="Calibri"/>
          <w:color w:val="5B9BD5"/>
        </w:rPr>
      </w:pPr>
      <w:ins w:id="812"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second addend</w:t>
        </w:r>
      </w:ins>
    </w:p>
    <w:p w14:paraId="2570B5E5" w14:textId="77777777" w:rsidR="00BF17B0" w:rsidRDefault="00BF17B0" w:rsidP="00BF17B0">
      <w:pPr>
        <w:rPr>
          <w:ins w:id="813" w:author="Laura Viignola" w:date="2017-07-10T16:58:00Z"/>
          <w:rFonts w:ascii="Cambria" w:eastAsia="Calibri" w:hAnsi="Cambria" w:cs="Calibri"/>
          <w:color w:val="5B9BD5"/>
        </w:rPr>
      </w:pPr>
    </w:p>
    <w:p w14:paraId="6FFEE044" w14:textId="77777777" w:rsidR="00BF17B0" w:rsidRDefault="00BF17B0" w:rsidP="00BF17B0">
      <w:pPr>
        <w:rPr>
          <w:ins w:id="814" w:author="Laura Viignola" w:date="2017-07-10T16:58:00Z"/>
          <w:rFonts w:ascii="Cambria" w:eastAsia="Calibri" w:hAnsi="Cambria" w:cs="Calibri"/>
          <w:i/>
          <w:color w:val="5B9BD5"/>
        </w:rPr>
      </w:pPr>
      <w:ins w:id="81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FEE8063" w14:textId="77777777" w:rsidR="00BF17B0" w:rsidRDefault="00BF17B0" w:rsidP="00BF17B0">
      <w:pPr>
        <w:rPr>
          <w:ins w:id="816" w:author="Laura Viignola" w:date="2017-07-10T16:58:00Z"/>
          <w:rFonts w:ascii="Arial" w:eastAsia="Calibri" w:hAnsi="Arial" w:cs="Arial"/>
        </w:rPr>
      </w:pPr>
      <w:ins w:id="817" w:author="Laura Viignola" w:date="2017-07-10T16:58:00Z">
        <w:r>
          <w:rPr>
            <w:rFonts w:ascii="Arial" w:eastAsia="Calibri" w:hAnsi="Arial" w:cs="Arial"/>
          </w:rPr>
          <w:t>DS_1 + DS_2</w:t>
        </w:r>
      </w:ins>
    </w:p>
    <w:p w14:paraId="1BC01296" w14:textId="77777777" w:rsidR="00BF17B0" w:rsidRPr="0075768B" w:rsidRDefault="00BF17B0" w:rsidP="00BF17B0">
      <w:pPr>
        <w:rPr>
          <w:ins w:id="818" w:author="Laura Viignola" w:date="2017-07-10T16:58:00Z"/>
          <w:rFonts w:ascii="Arial" w:eastAsia="Calibri" w:hAnsi="Arial" w:cs="Arial"/>
        </w:rPr>
      </w:pPr>
      <w:ins w:id="819" w:author="Laura Viignola" w:date="2017-07-10T16:58:00Z">
        <w:r>
          <w:rPr>
            <w:rFonts w:ascii="Arial" w:eastAsia="Calibri" w:hAnsi="Arial" w:cs="Arial"/>
          </w:rPr>
          <w:t>3 + 5</w:t>
        </w:r>
      </w:ins>
    </w:p>
    <w:p w14:paraId="3295B5F2" w14:textId="77777777" w:rsidR="00BF17B0" w:rsidRPr="00930AA3" w:rsidRDefault="00BF17B0" w:rsidP="00BF17B0">
      <w:pPr>
        <w:rPr>
          <w:ins w:id="820" w:author="Laura Viignola" w:date="2017-07-10T16:58:00Z"/>
          <w:rFonts w:ascii="Cambria" w:eastAsia="Calibri" w:hAnsi="Cambria" w:cs="Calibri"/>
          <w:color w:val="5B9BD5"/>
        </w:rPr>
      </w:pPr>
    </w:p>
    <w:p w14:paraId="3471DA42" w14:textId="77777777" w:rsidR="00BF17B0" w:rsidRDefault="00BF17B0" w:rsidP="00BF17B0">
      <w:pPr>
        <w:rPr>
          <w:ins w:id="821" w:author="Laura Viignola" w:date="2017-07-10T16:58:00Z"/>
          <w:rFonts w:ascii="Cambria" w:eastAsia="Calibri" w:hAnsi="Cambria" w:cs="Calibri"/>
          <w:i/>
          <w:color w:val="5B9BD5"/>
        </w:rPr>
      </w:pPr>
      <w:ins w:id="822" w:author="Laura Viignola" w:date="2017-07-10T16:58:00Z">
        <w:r>
          <w:rPr>
            <w:rFonts w:ascii="Cambria" w:eastAsia="Calibri" w:hAnsi="Cambria" w:cs="Calibri"/>
            <w:i/>
            <w:color w:val="5B9BD5"/>
          </w:rPr>
          <w:t>Semantic for scalar operations</w:t>
        </w:r>
      </w:ins>
    </w:p>
    <w:p w14:paraId="0ECEEB8C" w14:textId="77777777" w:rsidR="00BF17B0" w:rsidRDefault="00BF17B0" w:rsidP="00BF17B0">
      <w:pPr>
        <w:jc w:val="both"/>
        <w:rPr>
          <w:ins w:id="823" w:author="Laura Viignola" w:date="2017-07-10T16:58:00Z"/>
        </w:rPr>
      </w:pPr>
      <w:ins w:id="824" w:author="Laura Viignola" w:date="2017-07-10T16:58:00Z">
        <w:r>
          <w:t>The operator + computes de sum of two numbers.</w:t>
        </w:r>
      </w:ins>
    </w:p>
    <w:p w14:paraId="332F1DF8" w14:textId="77777777" w:rsidR="00BF17B0" w:rsidRPr="00CF4A4F" w:rsidRDefault="00BF17B0" w:rsidP="00BF17B0">
      <w:pPr>
        <w:jc w:val="both"/>
        <w:rPr>
          <w:ins w:id="825" w:author="Laura Viignola" w:date="2017-07-10T16:58:00Z"/>
          <w:rFonts w:ascii="Cambria" w:eastAsia="Calibri" w:hAnsi="Cambria" w:cs="Calibri"/>
        </w:rPr>
      </w:pPr>
    </w:p>
    <w:p w14:paraId="319D9134" w14:textId="77777777" w:rsidR="00BF17B0" w:rsidRDefault="00BF17B0" w:rsidP="00BF17B0">
      <w:pPr>
        <w:jc w:val="both"/>
        <w:rPr>
          <w:ins w:id="826" w:author="Laura Viignola" w:date="2017-07-10T16:58:00Z"/>
          <w:rFonts w:ascii="Cambria" w:eastAsia="Calibri" w:hAnsi="Cambria" w:cs="Calibri"/>
        </w:rPr>
      </w:pPr>
      <w:ins w:id="827" w:author="Laura Viignola" w:date="2017-07-10T16:58:00Z">
        <w:r>
          <w:rPr>
            <w:rFonts w:ascii="Cambria" w:eastAsia="Calibri" w:hAnsi="Cambria" w:cs="Calibri"/>
          </w:rPr>
          <w:t xml:space="preserve">Examples: </w:t>
        </w:r>
      </w:ins>
    </w:p>
    <w:p w14:paraId="04D85721" w14:textId="77777777" w:rsidR="00BF17B0" w:rsidRDefault="00BF17B0" w:rsidP="00BF17B0">
      <w:pPr>
        <w:ind w:left="360"/>
        <w:jc w:val="both"/>
        <w:rPr>
          <w:ins w:id="828" w:author="Laura Viignola" w:date="2017-07-10T16:58:00Z"/>
          <w:rFonts w:ascii="Cambria" w:hAnsi="Cambria"/>
        </w:rPr>
      </w:pPr>
      <w:ins w:id="829"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8</w:t>
        </w:r>
      </w:ins>
    </w:p>
    <w:p w14:paraId="7A933B4A" w14:textId="77777777" w:rsidR="00BF17B0" w:rsidRDefault="00BF17B0" w:rsidP="00BF17B0">
      <w:pPr>
        <w:rPr>
          <w:ins w:id="830" w:author="Laura Viignola" w:date="2017-07-10T16:58:00Z"/>
          <w:rFonts w:ascii="Cambria" w:eastAsia="Calibri" w:hAnsi="Cambria" w:cs="Calibri"/>
          <w:i/>
          <w:color w:val="5B9BD5"/>
        </w:rPr>
      </w:pPr>
    </w:p>
    <w:p w14:paraId="7D568FD3" w14:textId="77777777" w:rsidR="00BF17B0" w:rsidRDefault="00BF17B0" w:rsidP="00BF17B0">
      <w:pPr>
        <w:rPr>
          <w:ins w:id="831" w:author="Laura Viignola" w:date="2017-07-10T16:58:00Z"/>
          <w:rFonts w:ascii="Cambria" w:eastAsia="Calibri" w:hAnsi="Cambria" w:cs="Calibri"/>
          <w:i/>
          <w:color w:val="5B9BD5"/>
        </w:rPr>
      </w:pPr>
      <w:ins w:id="83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CD87AEC" w14:textId="77777777" w:rsidR="00BF17B0" w:rsidRDefault="00BF17B0" w:rsidP="00BF17B0">
      <w:pPr>
        <w:rPr>
          <w:ins w:id="833" w:author="Laura Viignola" w:date="2017-07-10T16:58:00Z"/>
          <w:rFonts w:ascii="Cambria" w:eastAsia="Calibri" w:hAnsi="Cambria" w:cs="Calibri"/>
          <w:i/>
          <w:noProof/>
          <w:color w:val="5B9BD5"/>
          <w:lang w:val="en-US"/>
        </w:rPr>
      </w:pPr>
      <w:ins w:id="834" w:author="Laura Viignola" w:date="2017-07-10T16:58:00Z">
        <w:r w:rsidRPr="00DA2507">
          <w:rPr>
            <w:rFonts w:ascii="Cambria" w:eastAsia="Calibri" w:hAnsi="Cambria" w:cs="Calibri"/>
            <w:i/>
            <w:noProof/>
            <w:color w:val="5B9BD5"/>
            <w:lang w:val="en-US"/>
          </w:rPr>
          <w:t xml:space="preserve"> </w:t>
        </w:r>
      </w:ins>
    </w:p>
    <w:p w14:paraId="17F0B7E2" w14:textId="77777777" w:rsidR="00BF17B0" w:rsidRDefault="00BF17B0" w:rsidP="00BF17B0">
      <w:pPr>
        <w:rPr>
          <w:ins w:id="835" w:author="Laura Viignola" w:date="2017-07-10T16:58:00Z"/>
          <w:rFonts w:ascii="Cambria" w:eastAsia="Calibri" w:hAnsi="Cambria" w:cs="Calibri"/>
        </w:rPr>
      </w:pPr>
      <w:ins w:id="836"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8CB0E3B" w14:textId="77777777" w:rsidR="00BF17B0" w:rsidRPr="006F2FA3" w:rsidRDefault="00BF17B0" w:rsidP="00BF17B0">
      <w:pPr>
        <w:ind w:left="708" w:firstLine="708"/>
        <w:rPr>
          <w:ins w:id="837" w:author="Laura Viignola" w:date="2017-07-10T16:58:00Z"/>
          <w:rFonts w:ascii="Cambria" w:eastAsia="Calibri" w:hAnsi="Cambria" w:cs="Calibri"/>
        </w:rPr>
      </w:pPr>
      <w:ins w:id="83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ED9897" w14:textId="77777777" w:rsidR="00BF17B0" w:rsidRPr="006F2FA3" w:rsidRDefault="00BF17B0" w:rsidP="00BF17B0">
      <w:pPr>
        <w:ind w:left="708" w:firstLine="708"/>
        <w:rPr>
          <w:ins w:id="839" w:author="Laura Viignola" w:date="2017-07-10T16:58:00Z"/>
          <w:rFonts w:ascii="Cambria" w:eastAsia="Calibri" w:hAnsi="Cambria" w:cs="Calibri"/>
        </w:rPr>
      </w:pPr>
      <w:ins w:id="840"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603CAAB" w14:textId="77777777" w:rsidR="00BF17B0" w:rsidRPr="006F2FA3" w:rsidRDefault="00BF17B0" w:rsidP="00BF17B0">
      <w:pPr>
        <w:rPr>
          <w:ins w:id="841" w:author="Laura Viignola" w:date="2017-07-10T16:58:00Z"/>
          <w:rFonts w:ascii="Cambria" w:eastAsia="Calibri" w:hAnsi="Cambria" w:cs="Calibri"/>
          <w:i/>
          <w:color w:val="5B9BD5"/>
        </w:rPr>
      </w:pPr>
    </w:p>
    <w:p w14:paraId="3A82FF07" w14:textId="77777777" w:rsidR="00BF17B0" w:rsidRDefault="00BF17B0" w:rsidP="00BF17B0">
      <w:pPr>
        <w:rPr>
          <w:ins w:id="842" w:author="Laura Viignola" w:date="2017-07-10T16:58:00Z"/>
          <w:rFonts w:ascii="Cambria" w:eastAsia="Calibri" w:hAnsi="Cambria" w:cs="Calibri"/>
        </w:rPr>
      </w:pPr>
      <w:ins w:id="843"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E7E8184" w14:textId="77777777" w:rsidR="00BF17B0" w:rsidRPr="006F2FA3" w:rsidRDefault="00BF17B0" w:rsidP="00BF17B0">
      <w:pPr>
        <w:ind w:left="708" w:firstLine="708"/>
        <w:rPr>
          <w:ins w:id="844" w:author="Laura Viignola" w:date="2017-07-10T16:58:00Z"/>
          <w:rFonts w:ascii="Cambria" w:eastAsia="Calibri" w:hAnsi="Cambria" w:cs="Calibri"/>
        </w:rPr>
      </w:pPr>
      <w:ins w:id="84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63B73DA" w14:textId="77777777" w:rsidR="00BF17B0" w:rsidRPr="006F2FA3" w:rsidRDefault="00BF17B0" w:rsidP="00BF17B0">
      <w:pPr>
        <w:ind w:left="708" w:firstLine="708"/>
        <w:rPr>
          <w:ins w:id="846" w:author="Laura Viignola" w:date="2017-07-10T16:58:00Z"/>
          <w:rFonts w:ascii="Cambria" w:eastAsia="Calibri" w:hAnsi="Cambria" w:cs="Calibri"/>
        </w:rPr>
      </w:pPr>
      <w:ins w:id="84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1D8564D" w14:textId="77777777" w:rsidR="00BF17B0" w:rsidRPr="00E64258" w:rsidRDefault="00BF17B0" w:rsidP="00BF17B0">
      <w:pPr>
        <w:rPr>
          <w:ins w:id="848" w:author="Laura Viignola" w:date="2017-07-10T16:58:00Z"/>
          <w:rFonts w:ascii="Cambria" w:hAnsi="Cambria"/>
        </w:rPr>
      </w:pPr>
    </w:p>
    <w:p w14:paraId="3373953A" w14:textId="77777777" w:rsidR="00BF17B0" w:rsidRPr="00E64258" w:rsidRDefault="00BF17B0" w:rsidP="00BF17B0">
      <w:pPr>
        <w:rPr>
          <w:ins w:id="849" w:author="Laura Viignola" w:date="2017-07-10T16:58:00Z"/>
          <w:rFonts w:ascii="Cambria" w:eastAsia="Calibri" w:hAnsi="Cambria" w:cs="Calibri"/>
          <w:i/>
          <w:color w:val="5B9BD5"/>
        </w:rPr>
      </w:pPr>
      <w:ins w:id="850" w:author="Laura Viignola" w:date="2017-07-10T16:58:00Z">
        <w:r w:rsidRPr="00E64258">
          <w:rPr>
            <w:rFonts w:ascii="Cambria" w:eastAsia="Calibri" w:hAnsi="Cambria" w:cs="Calibri"/>
            <w:i/>
            <w:color w:val="5B9BD5"/>
          </w:rPr>
          <w:t>Result type</w:t>
        </w:r>
      </w:ins>
    </w:p>
    <w:p w14:paraId="74308FF5" w14:textId="77777777" w:rsidR="00BF17B0" w:rsidRPr="00E64258" w:rsidRDefault="00BF17B0" w:rsidP="00BF17B0">
      <w:pPr>
        <w:rPr>
          <w:ins w:id="851" w:author="Laura Viignola" w:date="2017-07-10T16:58:00Z"/>
          <w:rFonts w:ascii="Cambria" w:eastAsia="Calibri" w:hAnsi="Cambria" w:cs="Calibri"/>
          <w:i/>
          <w:color w:val="auto"/>
        </w:rPr>
      </w:pPr>
    </w:p>
    <w:p w14:paraId="060FAB8F" w14:textId="77777777" w:rsidR="00BF17B0" w:rsidRDefault="00BF17B0" w:rsidP="00BF17B0">
      <w:pPr>
        <w:rPr>
          <w:ins w:id="852" w:author="Laura Viignola" w:date="2017-07-10T16:58:00Z"/>
          <w:rFonts w:ascii="Cambria" w:eastAsia="Calibri" w:hAnsi="Cambria" w:cs="Calibri"/>
        </w:rPr>
      </w:pPr>
      <w:ins w:id="85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23542AD" w14:textId="77777777" w:rsidR="00BF17B0" w:rsidRPr="006F2FA3" w:rsidRDefault="00BF17B0" w:rsidP="00BF17B0">
      <w:pPr>
        <w:ind w:left="708" w:firstLine="708"/>
        <w:rPr>
          <w:ins w:id="854" w:author="Laura Viignola" w:date="2017-07-10T16:58:00Z"/>
          <w:rFonts w:ascii="Cambria" w:eastAsia="Calibri" w:hAnsi="Cambria" w:cs="Calibri"/>
        </w:rPr>
      </w:pPr>
      <w:ins w:id="85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4BA363" w14:textId="77777777" w:rsidR="00BF17B0" w:rsidRPr="006F2FA3" w:rsidRDefault="00BF17B0" w:rsidP="00BF17B0">
      <w:pPr>
        <w:ind w:left="708" w:firstLine="708"/>
        <w:rPr>
          <w:ins w:id="856" w:author="Laura Viignola" w:date="2017-07-10T16:58:00Z"/>
          <w:rFonts w:ascii="Cambria" w:eastAsia="Calibri" w:hAnsi="Cambria" w:cs="Calibri"/>
        </w:rPr>
      </w:pPr>
      <w:ins w:id="85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0C8042E" w14:textId="77777777" w:rsidR="00BF17B0" w:rsidRDefault="00BF17B0" w:rsidP="00BF17B0">
      <w:pPr>
        <w:rPr>
          <w:ins w:id="858" w:author="Laura Viignola" w:date="2017-07-10T16:58:00Z"/>
          <w:rFonts w:ascii="Cambria" w:eastAsia="Calibri" w:hAnsi="Cambria" w:cs="Calibri"/>
          <w:i/>
          <w:color w:val="5B9BD5"/>
        </w:rPr>
      </w:pPr>
    </w:p>
    <w:p w14:paraId="34550BE3" w14:textId="77777777" w:rsidR="00BF17B0" w:rsidRDefault="00BF17B0" w:rsidP="00BF17B0">
      <w:pPr>
        <w:rPr>
          <w:ins w:id="859" w:author="Laura Viignola" w:date="2017-07-10T16:58:00Z"/>
          <w:rFonts w:ascii="Cambria" w:eastAsia="Calibri" w:hAnsi="Cambria" w:cs="Calibri"/>
          <w:i/>
          <w:color w:val="5B9BD5"/>
        </w:rPr>
      </w:pPr>
      <w:ins w:id="860" w:author="Laura Viignola" w:date="2017-07-10T16:58:00Z">
        <w:r>
          <w:rPr>
            <w:rFonts w:ascii="Cambria" w:eastAsia="Calibri" w:hAnsi="Cambria" w:cs="Calibri"/>
            <w:i/>
            <w:color w:val="5B9BD5"/>
          </w:rPr>
          <w:t>Additional constraints</w:t>
        </w:r>
      </w:ins>
    </w:p>
    <w:p w14:paraId="3DB5DFA1" w14:textId="77777777" w:rsidR="00BF17B0" w:rsidRDefault="00BF17B0" w:rsidP="00BF17B0">
      <w:pPr>
        <w:jc w:val="both"/>
        <w:rPr>
          <w:ins w:id="861" w:author="Laura Viignola" w:date="2017-07-10T16:58:00Z"/>
          <w:rFonts w:ascii="Cambria" w:hAnsi="Cambria"/>
        </w:rPr>
      </w:pPr>
      <w:ins w:id="862"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0550E701" w14:textId="77777777" w:rsidR="00BF17B0" w:rsidRPr="00E5275E" w:rsidRDefault="00BF17B0" w:rsidP="00BF17B0">
      <w:pPr>
        <w:jc w:val="both"/>
        <w:rPr>
          <w:ins w:id="863" w:author="Laura Viignola" w:date="2017-07-10T16:58:00Z"/>
          <w:rFonts w:ascii="Cambria" w:hAnsi="Cambria"/>
        </w:rPr>
      </w:pPr>
    </w:p>
    <w:p w14:paraId="0BBAB7BB" w14:textId="77777777" w:rsidR="00BF17B0" w:rsidRDefault="00BF17B0" w:rsidP="00BF17B0">
      <w:pPr>
        <w:rPr>
          <w:ins w:id="864" w:author="Laura Viignola" w:date="2017-07-10T16:58:00Z"/>
          <w:rFonts w:ascii="Cambria" w:eastAsia="Calibri" w:hAnsi="Cambria" w:cs="Calibri"/>
          <w:i/>
          <w:color w:val="5B9BD5"/>
        </w:rPr>
      </w:pPr>
      <w:ins w:id="865" w:author="Laura Viignola" w:date="2017-07-10T16:58:00Z">
        <w:r>
          <w:rPr>
            <w:rFonts w:ascii="Cambria" w:eastAsia="Calibri" w:hAnsi="Cambria" w:cs="Calibri"/>
            <w:i/>
            <w:color w:val="5B9BD5"/>
          </w:rPr>
          <w:t xml:space="preserve">Behaviour </w:t>
        </w:r>
      </w:ins>
    </w:p>
    <w:p w14:paraId="1527346A" w14:textId="77777777" w:rsidR="00BF17B0" w:rsidRDefault="00BF17B0" w:rsidP="00BF17B0">
      <w:pPr>
        <w:jc w:val="both"/>
        <w:rPr>
          <w:ins w:id="866" w:author="Laura Viignola" w:date="2017-07-10T16:58:00Z"/>
          <w:rFonts w:ascii="Cambria" w:eastAsia="Calibri" w:hAnsi="Cambria" w:cs="Calibri"/>
          <w:color w:val="auto"/>
        </w:rPr>
      </w:pPr>
      <w:ins w:id="867"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C1271D2" w14:textId="77777777" w:rsidR="00BF17B0" w:rsidRDefault="00BF17B0" w:rsidP="00BF17B0">
      <w:pPr>
        <w:rPr>
          <w:ins w:id="868" w:author="Laura Viignola" w:date="2017-07-10T16:58:00Z"/>
          <w:rFonts w:ascii="Cambria" w:eastAsia="Calibri" w:hAnsi="Cambria" w:cs="Calibri"/>
          <w:i/>
          <w:color w:val="5B9BD5"/>
        </w:rPr>
      </w:pPr>
    </w:p>
    <w:p w14:paraId="0AA53852" w14:textId="77777777" w:rsidR="00BF17B0" w:rsidRDefault="00BF17B0" w:rsidP="00BF17B0">
      <w:pPr>
        <w:rPr>
          <w:ins w:id="869" w:author="Laura Viignola" w:date="2017-07-10T16:58:00Z"/>
          <w:rFonts w:ascii="Cambria" w:eastAsia="Calibri" w:hAnsi="Cambria" w:cs="Calibri"/>
          <w:i/>
          <w:color w:val="5B9BD5"/>
        </w:rPr>
      </w:pPr>
      <w:ins w:id="870" w:author="Laura Viignola" w:date="2017-07-10T16:58:00Z">
        <w:r>
          <w:rPr>
            <w:rFonts w:ascii="Cambria" w:eastAsia="Calibri" w:hAnsi="Cambria" w:cs="Calibri"/>
            <w:i/>
            <w:color w:val="5B9BD5"/>
          </w:rPr>
          <w:t xml:space="preserve">Examples </w:t>
        </w:r>
      </w:ins>
    </w:p>
    <w:p w14:paraId="7F6E49A6" w14:textId="77777777" w:rsidR="00BF17B0" w:rsidRDefault="00BF17B0" w:rsidP="00BF17B0">
      <w:pPr>
        <w:rPr>
          <w:ins w:id="871" w:author="Laura Viignola" w:date="2017-07-10T16:58:00Z"/>
          <w:rFonts w:ascii="Cambria" w:hAnsi="Cambria"/>
        </w:rPr>
      </w:pPr>
      <w:ins w:id="872" w:author="Laura Viignola" w:date="2017-07-10T16:58:00Z">
        <w:r>
          <w:rPr>
            <w:rFonts w:ascii="Cambria" w:hAnsi="Cambria"/>
          </w:rPr>
          <w:t>Given the operand Data Sets:</w:t>
        </w:r>
      </w:ins>
    </w:p>
    <w:p w14:paraId="450C576C" w14:textId="77777777" w:rsidR="00BF17B0" w:rsidRPr="001A403F" w:rsidRDefault="00BF17B0" w:rsidP="00BF17B0">
      <w:pPr>
        <w:rPr>
          <w:ins w:id="873"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DCC565E" w14:textId="77777777" w:rsidTr="00BF17B0">
        <w:trPr>
          <w:ins w:id="874"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82964A" w14:textId="77777777" w:rsidR="00BF17B0" w:rsidRPr="00860832" w:rsidRDefault="00BF17B0" w:rsidP="00BF17B0">
            <w:pPr>
              <w:rPr>
                <w:ins w:id="875" w:author="Laura Viignola" w:date="2017-07-10T16:58:00Z"/>
                <w:rFonts w:ascii="Arial" w:eastAsia="Calibri" w:hAnsi="Arial" w:cs="Arial"/>
                <w:color w:val="1F497D" w:themeColor="text2"/>
              </w:rPr>
            </w:pPr>
            <w:ins w:id="876" w:author="Laura Viignola" w:date="2017-07-10T16:58:00Z">
              <w:r w:rsidRPr="00860832">
                <w:rPr>
                  <w:rFonts w:ascii="Arial" w:eastAsia="Calibri" w:hAnsi="Arial" w:cs="Arial"/>
                  <w:color w:val="1F497D" w:themeColor="text2"/>
                </w:rPr>
                <w:t>DS_1</w:t>
              </w:r>
            </w:ins>
          </w:p>
        </w:tc>
      </w:tr>
      <w:tr w:rsidR="00BF17B0" w:rsidRPr="006056BE" w14:paraId="4925B1E2" w14:textId="77777777" w:rsidTr="00BF17B0">
        <w:trPr>
          <w:ins w:id="877"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1A4AE9" w14:textId="77777777" w:rsidR="00BF17B0" w:rsidRPr="00860832" w:rsidRDefault="00BF17B0" w:rsidP="00BF17B0">
            <w:pPr>
              <w:rPr>
                <w:ins w:id="878" w:author="Laura Viignola" w:date="2017-07-10T16:58:00Z"/>
                <w:rFonts w:ascii="Arial" w:hAnsi="Arial" w:cs="Arial"/>
              </w:rPr>
            </w:pPr>
            <w:ins w:id="879"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B8A2BD" w14:textId="77777777" w:rsidR="00BF17B0" w:rsidRPr="00860832" w:rsidRDefault="00BF17B0" w:rsidP="00BF17B0">
            <w:pPr>
              <w:rPr>
                <w:ins w:id="880" w:author="Laura Viignola" w:date="2017-07-10T16:58:00Z"/>
                <w:rFonts w:ascii="Arial" w:hAnsi="Arial" w:cs="Arial"/>
              </w:rPr>
            </w:pPr>
            <w:ins w:id="88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47FB2F" w14:textId="77777777" w:rsidR="00BF17B0" w:rsidRPr="00860832" w:rsidRDefault="00BF17B0" w:rsidP="00BF17B0">
            <w:pPr>
              <w:rPr>
                <w:ins w:id="882" w:author="Laura Viignola" w:date="2017-07-10T16:58:00Z"/>
                <w:rFonts w:ascii="Arial" w:hAnsi="Arial" w:cs="Arial"/>
              </w:rPr>
            </w:pPr>
            <w:ins w:id="883"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47C21B4" w14:textId="77777777" w:rsidR="00BF17B0" w:rsidRPr="00860832" w:rsidRDefault="00BF17B0" w:rsidP="00BF17B0">
            <w:pPr>
              <w:rPr>
                <w:ins w:id="884" w:author="Laura Viignola" w:date="2017-07-10T16:58:00Z"/>
                <w:rFonts w:ascii="Arial" w:eastAsia="Calibri" w:hAnsi="Arial" w:cs="Arial"/>
              </w:rPr>
            </w:pPr>
            <w:ins w:id="885" w:author="Laura Viignola" w:date="2017-07-10T16:58:00Z">
              <w:r w:rsidRPr="00860832">
                <w:rPr>
                  <w:rFonts w:ascii="Arial" w:eastAsia="Calibri" w:hAnsi="Arial" w:cs="Arial"/>
                </w:rPr>
                <w:t>Me_2</w:t>
              </w:r>
            </w:ins>
          </w:p>
        </w:tc>
      </w:tr>
      <w:tr w:rsidR="00BF17B0" w:rsidRPr="006056BE" w14:paraId="539B36AB" w14:textId="77777777" w:rsidTr="00BF17B0">
        <w:trPr>
          <w:ins w:id="88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60D7B" w14:textId="77777777" w:rsidR="00BF17B0" w:rsidRPr="006056BE" w:rsidRDefault="00BF17B0" w:rsidP="00BF17B0">
            <w:pPr>
              <w:rPr>
                <w:ins w:id="887" w:author="Laura Viignola" w:date="2017-07-10T16:58:00Z"/>
              </w:rPr>
            </w:pPr>
            <w:ins w:id="88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147B" w14:textId="77777777" w:rsidR="00BF17B0" w:rsidRPr="00D061D3" w:rsidRDefault="00BF17B0" w:rsidP="00BF17B0">
            <w:pPr>
              <w:rPr>
                <w:ins w:id="889" w:author="Laura Viignola" w:date="2017-07-10T16:58:00Z"/>
                <w:rFonts w:asciiTheme="minorHAnsi" w:hAnsiTheme="minorHAnsi"/>
              </w:rPr>
            </w:pPr>
            <w:ins w:id="890"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82A1" w14:textId="77777777" w:rsidR="00BF17B0" w:rsidRPr="006056BE" w:rsidRDefault="00BF17B0" w:rsidP="00BF17B0">
            <w:pPr>
              <w:jc w:val="right"/>
              <w:rPr>
                <w:ins w:id="891" w:author="Laura Viignola" w:date="2017-07-10T16:58:00Z"/>
              </w:rPr>
            </w:pPr>
            <w:ins w:id="892"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3F66536C" w14:textId="77777777" w:rsidR="00BF17B0" w:rsidRPr="006056BE" w:rsidRDefault="00BF17B0" w:rsidP="00BF17B0">
            <w:pPr>
              <w:jc w:val="right"/>
              <w:rPr>
                <w:ins w:id="893" w:author="Laura Viignola" w:date="2017-07-10T16:58:00Z"/>
                <w:rFonts w:ascii="Calibri" w:eastAsia="Calibri" w:hAnsi="Calibri" w:cs="Calibri"/>
              </w:rPr>
            </w:pPr>
            <w:ins w:id="894" w:author="Laura Viignola" w:date="2017-07-10T16:58:00Z">
              <w:r>
                <w:rPr>
                  <w:rFonts w:ascii="Calibri" w:eastAsia="Calibri" w:hAnsi="Calibri" w:cs="Calibri"/>
                </w:rPr>
                <w:t>5</w:t>
              </w:r>
            </w:ins>
          </w:p>
        </w:tc>
      </w:tr>
      <w:tr w:rsidR="00BF17B0" w:rsidRPr="006056BE" w14:paraId="1E666A5D" w14:textId="77777777" w:rsidTr="00BF17B0">
        <w:trPr>
          <w:ins w:id="89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D0F33" w14:textId="77777777" w:rsidR="00BF17B0" w:rsidRPr="006056BE" w:rsidRDefault="00BF17B0" w:rsidP="00BF17B0">
            <w:pPr>
              <w:rPr>
                <w:ins w:id="896" w:author="Laura Viignola" w:date="2017-07-10T16:58:00Z"/>
                <w:rFonts w:ascii="Calibri" w:eastAsia="Calibri" w:hAnsi="Calibri" w:cs="Calibri"/>
              </w:rPr>
            </w:pPr>
            <w:ins w:id="89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CB92C" w14:textId="77777777" w:rsidR="00BF17B0" w:rsidRPr="006056BE" w:rsidRDefault="00BF17B0" w:rsidP="00BF17B0">
            <w:pPr>
              <w:rPr>
                <w:ins w:id="898" w:author="Laura Viignola" w:date="2017-07-10T16:58:00Z"/>
                <w:rFonts w:ascii="Calibri" w:eastAsia="Calibri" w:hAnsi="Calibri" w:cs="Calibri"/>
              </w:rPr>
            </w:pPr>
            <w:ins w:id="899"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95D0" w14:textId="77777777" w:rsidR="00BF17B0" w:rsidRPr="006056BE" w:rsidRDefault="00BF17B0" w:rsidP="00BF17B0">
            <w:pPr>
              <w:jc w:val="right"/>
              <w:rPr>
                <w:ins w:id="900" w:author="Laura Viignola" w:date="2017-07-10T16:58:00Z"/>
                <w:rFonts w:ascii="Calibri" w:eastAsia="Calibri" w:hAnsi="Calibri" w:cs="Calibri"/>
              </w:rPr>
            </w:pPr>
            <w:ins w:id="901"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6D883BAE" w14:textId="77777777" w:rsidR="00BF17B0" w:rsidRDefault="00BF17B0" w:rsidP="00BF17B0">
            <w:pPr>
              <w:jc w:val="right"/>
              <w:rPr>
                <w:ins w:id="902" w:author="Laura Viignola" w:date="2017-07-10T16:58:00Z"/>
                <w:rFonts w:ascii="Calibri" w:eastAsia="Calibri" w:hAnsi="Calibri" w:cs="Calibri"/>
              </w:rPr>
            </w:pPr>
            <w:ins w:id="903" w:author="Laura Viignola" w:date="2017-07-10T16:58:00Z">
              <w:r>
                <w:rPr>
                  <w:rFonts w:ascii="Calibri" w:eastAsia="Calibri" w:hAnsi="Calibri" w:cs="Calibri"/>
                </w:rPr>
                <w:t>10</w:t>
              </w:r>
            </w:ins>
          </w:p>
        </w:tc>
      </w:tr>
      <w:tr w:rsidR="00BF17B0" w:rsidRPr="006056BE" w14:paraId="1D1F32C8" w14:textId="77777777" w:rsidTr="00BF17B0">
        <w:trPr>
          <w:ins w:id="90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B37D8" w14:textId="77777777" w:rsidR="00BF17B0" w:rsidRPr="006056BE" w:rsidRDefault="00BF17B0" w:rsidP="00BF17B0">
            <w:pPr>
              <w:rPr>
                <w:ins w:id="905" w:author="Laura Viignola" w:date="2017-07-10T16:58:00Z"/>
                <w:rFonts w:ascii="Calibri" w:eastAsia="Calibri" w:hAnsi="Calibri" w:cs="Calibri"/>
              </w:rPr>
            </w:pPr>
            <w:ins w:id="90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A2CF0" w14:textId="77777777" w:rsidR="00BF17B0" w:rsidRPr="006056BE" w:rsidRDefault="00BF17B0" w:rsidP="00BF17B0">
            <w:pPr>
              <w:rPr>
                <w:ins w:id="907" w:author="Laura Viignola" w:date="2017-07-10T16:58:00Z"/>
                <w:rFonts w:ascii="Calibri" w:eastAsia="Calibri" w:hAnsi="Calibri" w:cs="Calibri"/>
              </w:rPr>
            </w:pPr>
            <w:ins w:id="908"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ADA5D" w14:textId="77777777" w:rsidR="00BF17B0" w:rsidRPr="006056BE" w:rsidRDefault="00BF17B0" w:rsidP="00BF17B0">
            <w:pPr>
              <w:jc w:val="right"/>
              <w:rPr>
                <w:ins w:id="909" w:author="Laura Viignola" w:date="2017-07-10T16:58:00Z"/>
                <w:rFonts w:ascii="Calibri" w:eastAsia="Calibri" w:hAnsi="Calibri" w:cs="Calibri"/>
              </w:rPr>
            </w:pPr>
            <w:ins w:id="910"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59A80045" w14:textId="77777777" w:rsidR="00BF17B0" w:rsidRDefault="00BF17B0" w:rsidP="00BF17B0">
            <w:pPr>
              <w:jc w:val="right"/>
              <w:rPr>
                <w:ins w:id="911" w:author="Laura Viignola" w:date="2017-07-10T16:58:00Z"/>
                <w:rFonts w:ascii="Calibri" w:eastAsia="Calibri" w:hAnsi="Calibri" w:cs="Calibri"/>
              </w:rPr>
            </w:pPr>
            <w:ins w:id="912" w:author="Laura Viignola" w:date="2017-07-10T16:58:00Z">
              <w:r>
                <w:rPr>
                  <w:rFonts w:ascii="Calibri" w:eastAsia="Calibri" w:hAnsi="Calibri" w:cs="Calibri"/>
                </w:rPr>
                <w:t>12</w:t>
              </w:r>
            </w:ins>
          </w:p>
        </w:tc>
      </w:tr>
      <w:tr w:rsidR="00BF17B0" w:rsidRPr="006056BE" w14:paraId="72D32472" w14:textId="77777777" w:rsidTr="00BF17B0">
        <w:trPr>
          <w:ins w:id="91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E2B8" w14:textId="77777777" w:rsidR="00BF17B0" w:rsidRDefault="00BF17B0" w:rsidP="00BF17B0">
            <w:pPr>
              <w:rPr>
                <w:ins w:id="914" w:author="Laura Viignola" w:date="2017-07-10T16:58:00Z"/>
                <w:rFonts w:ascii="Calibri" w:eastAsia="Calibri" w:hAnsi="Calibri" w:cs="Calibri"/>
              </w:rPr>
            </w:pPr>
            <w:ins w:id="91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5924D" w14:textId="77777777" w:rsidR="00BF17B0" w:rsidRDefault="00BF17B0" w:rsidP="00BF17B0">
            <w:pPr>
              <w:rPr>
                <w:ins w:id="916" w:author="Laura Viignola" w:date="2017-07-10T16:58:00Z"/>
                <w:rFonts w:ascii="Calibri" w:eastAsia="Calibri" w:hAnsi="Calibri" w:cs="Calibri"/>
              </w:rPr>
            </w:pPr>
            <w:ins w:id="917"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AA4533" w14:textId="77777777" w:rsidR="00BF17B0" w:rsidRDefault="00BF17B0" w:rsidP="00BF17B0">
            <w:pPr>
              <w:jc w:val="right"/>
              <w:rPr>
                <w:ins w:id="918" w:author="Laura Viignola" w:date="2017-07-10T16:58:00Z"/>
                <w:rFonts w:ascii="Calibri" w:eastAsia="Calibri" w:hAnsi="Calibri" w:cs="Calibri"/>
              </w:rPr>
            </w:pPr>
            <w:ins w:id="919"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6A2D9C54" w14:textId="77777777" w:rsidR="00BF17B0" w:rsidRDefault="00BF17B0" w:rsidP="00BF17B0">
            <w:pPr>
              <w:jc w:val="right"/>
              <w:rPr>
                <w:ins w:id="920" w:author="Laura Viignola" w:date="2017-07-10T16:58:00Z"/>
                <w:rFonts w:ascii="Calibri" w:eastAsia="Calibri" w:hAnsi="Calibri" w:cs="Calibri"/>
              </w:rPr>
            </w:pPr>
            <w:ins w:id="921" w:author="Laura Viignola" w:date="2017-07-10T16:58:00Z">
              <w:r>
                <w:rPr>
                  <w:rFonts w:ascii="Calibri" w:eastAsia="Calibri" w:hAnsi="Calibri" w:cs="Calibri"/>
                </w:rPr>
                <w:t>20</w:t>
              </w:r>
            </w:ins>
          </w:p>
        </w:tc>
      </w:tr>
    </w:tbl>
    <w:p w14:paraId="292A12C4" w14:textId="77777777" w:rsidR="00BF17B0" w:rsidRDefault="00BF17B0" w:rsidP="00BF17B0">
      <w:pPr>
        <w:rPr>
          <w:ins w:id="92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9AC7705" w14:textId="77777777" w:rsidTr="00BF17B0">
        <w:trPr>
          <w:ins w:id="92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1EABAA" w14:textId="77777777" w:rsidR="00BF17B0" w:rsidRPr="00860832" w:rsidRDefault="00BF17B0" w:rsidP="00BF17B0">
            <w:pPr>
              <w:rPr>
                <w:ins w:id="924" w:author="Laura Viignola" w:date="2017-07-10T16:58:00Z"/>
                <w:rFonts w:ascii="Arial" w:eastAsia="Calibri" w:hAnsi="Arial" w:cs="Arial"/>
                <w:color w:val="1F497D" w:themeColor="text2"/>
              </w:rPr>
            </w:pPr>
            <w:ins w:id="925" w:author="Laura Viignola" w:date="2017-07-10T16:58:00Z">
              <w:r>
                <w:rPr>
                  <w:rFonts w:ascii="Arial" w:eastAsia="Calibri" w:hAnsi="Arial" w:cs="Arial"/>
                  <w:color w:val="1F497D" w:themeColor="text2"/>
                </w:rPr>
                <w:t>DS_2</w:t>
              </w:r>
            </w:ins>
          </w:p>
        </w:tc>
      </w:tr>
      <w:tr w:rsidR="00BF17B0" w:rsidRPr="006056BE" w14:paraId="62B9D421" w14:textId="77777777" w:rsidTr="00BF17B0">
        <w:trPr>
          <w:ins w:id="92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5EC1A0" w14:textId="77777777" w:rsidR="00BF17B0" w:rsidRPr="00860832" w:rsidRDefault="00BF17B0" w:rsidP="00BF17B0">
            <w:pPr>
              <w:rPr>
                <w:ins w:id="927" w:author="Laura Viignola" w:date="2017-07-10T16:58:00Z"/>
                <w:rFonts w:ascii="Arial" w:hAnsi="Arial" w:cs="Arial"/>
              </w:rPr>
            </w:pPr>
            <w:ins w:id="92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636E38E" w14:textId="77777777" w:rsidR="00BF17B0" w:rsidRPr="00860832" w:rsidRDefault="00BF17B0" w:rsidP="00BF17B0">
            <w:pPr>
              <w:rPr>
                <w:ins w:id="929" w:author="Laura Viignola" w:date="2017-07-10T16:58:00Z"/>
                <w:rFonts w:ascii="Arial" w:hAnsi="Arial" w:cs="Arial"/>
              </w:rPr>
            </w:pPr>
            <w:ins w:id="93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2C47C8E" w14:textId="77777777" w:rsidR="00BF17B0" w:rsidRPr="00860832" w:rsidRDefault="00BF17B0" w:rsidP="00BF17B0">
            <w:pPr>
              <w:rPr>
                <w:ins w:id="931" w:author="Laura Viignola" w:date="2017-07-10T16:58:00Z"/>
                <w:rFonts w:ascii="Arial" w:hAnsi="Arial" w:cs="Arial"/>
              </w:rPr>
            </w:pPr>
            <w:ins w:id="932"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6EB0F60" w14:textId="77777777" w:rsidR="00BF17B0" w:rsidRPr="00860832" w:rsidRDefault="00BF17B0" w:rsidP="00BF17B0">
            <w:pPr>
              <w:rPr>
                <w:ins w:id="933" w:author="Laura Viignola" w:date="2017-07-10T16:58:00Z"/>
                <w:rFonts w:ascii="Arial" w:eastAsia="Calibri" w:hAnsi="Arial" w:cs="Arial"/>
              </w:rPr>
            </w:pPr>
            <w:ins w:id="934" w:author="Laura Viignola" w:date="2017-07-10T16:58:00Z">
              <w:r>
                <w:rPr>
                  <w:rFonts w:ascii="Arial" w:eastAsia="Calibri" w:hAnsi="Arial" w:cs="Arial"/>
                </w:rPr>
                <w:t>Me_1</w:t>
              </w:r>
            </w:ins>
          </w:p>
        </w:tc>
      </w:tr>
      <w:tr w:rsidR="00BF17B0" w:rsidRPr="006056BE" w14:paraId="77D8C9C4" w14:textId="77777777" w:rsidTr="00BF17B0">
        <w:trPr>
          <w:ins w:id="93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D24E" w14:textId="77777777" w:rsidR="00BF17B0" w:rsidRPr="006056BE" w:rsidRDefault="00BF17B0" w:rsidP="00BF17B0">
            <w:pPr>
              <w:rPr>
                <w:ins w:id="936" w:author="Laura Viignola" w:date="2017-07-10T16:58:00Z"/>
              </w:rPr>
            </w:pPr>
            <w:ins w:id="93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FA56B" w14:textId="77777777" w:rsidR="00BF17B0" w:rsidRPr="00D061D3" w:rsidRDefault="00BF17B0" w:rsidP="00BF17B0">
            <w:pPr>
              <w:rPr>
                <w:ins w:id="938" w:author="Laura Viignola" w:date="2017-07-10T16:58:00Z"/>
                <w:rFonts w:asciiTheme="minorHAnsi" w:hAnsiTheme="minorHAnsi"/>
              </w:rPr>
            </w:pPr>
            <w:ins w:id="939"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9E4B7" w14:textId="77777777" w:rsidR="00BF17B0" w:rsidRPr="00D061D3" w:rsidRDefault="00BF17B0" w:rsidP="00BF17B0">
            <w:pPr>
              <w:jc w:val="right"/>
              <w:rPr>
                <w:ins w:id="940" w:author="Laura Viignola" w:date="2017-07-10T16:58:00Z"/>
                <w:rFonts w:asciiTheme="minorHAnsi" w:hAnsiTheme="minorHAnsi"/>
              </w:rPr>
            </w:pPr>
            <w:ins w:id="941"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7F584194" w14:textId="77777777" w:rsidR="00BF17B0" w:rsidRPr="006056BE" w:rsidRDefault="00BF17B0" w:rsidP="00BF17B0">
            <w:pPr>
              <w:jc w:val="right"/>
              <w:rPr>
                <w:ins w:id="942" w:author="Laura Viignola" w:date="2017-07-10T16:58:00Z"/>
                <w:rFonts w:ascii="Calibri" w:eastAsia="Calibri" w:hAnsi="Calibri" w:cs="Calibri"/>
              </w:rPr>
            </w:pPr>
            <w:ins w:id="943" w:author="Laura Viignola" w:date="2017-07-10T16:58:00Z">
              <w:r>
                <w:rPr>
                  <w:rFonts w:ascii="Calibri" w:eastAsia="Calibri" w:hAnsi="Calibri" w:cs="Calibri"/>
                </w:rPr>
                <w:t>10</w:t>
              </w:r>
            </w:ins>
          </w:p>
        </w:tc>
      </w:tr>
      <w:tr w:rsidR="00BF17B0" w:rsidRPr="006056BE" w14:paraId="7636F5AA" w14:textId="77777777" w:rsidTr="00BF17B0">
        <w:trPr>
          <w:ins w:id="94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5FE9" w14:textId="77777777" w:rsidR="00BF17B0" w:rsidRPr="006056BE" w:rsidRDefault="00BF17B0" w:rsidP="00BF17B0">
            <w:pPr>
              <w:rPr>
                <w:ins w:id="945" w:author="Laura Viignola" w:date="2017-07-10T16:58:00Z"/>
                <w:rFonts w:ascii="Calibri" w:eastAsia="Calibri" w:hAnsi="Calibri" w:cs="Calibri"/>
              </w:rPr>
            </w:pPr>
            <w:ins w:id="94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94349" w14:textId="77777777" w:rsidR="00BF17B0" w:rsidRPr="006056BE" w:rsidRDefault="00BF17B0" w:rsidP="00BF17B0">
            <w:pPr>
              <w:rPr>
                <w:ins w:id="947" w:author="Laura Viignola" w:date="2017-07-10T16:58:00Z"/>
                <w:rFonts w:ascii="Calibri" w:eastAsia="Calibri" w:hAnsi="Calibri" w:cs="Calibri"/>
              </w:rPr>
            </w:pPr>
            <w:ins w:id="948"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738F6" w14:textId="77777777" w:rsidR="00BF17B0" w:rsidRPr="006056BE" w:rsidRDefault="00BF17B0" w:rsidP="00BF17B0">
            <w:pPr>
              <w:jc w:val="right"/>
              <w:rPr>
                <w:ins w:id="949" w:author="Laura Viignola" w:date="2017-07-10T16:58:00Z"/>
                <w:rFonts w:ascii="Calibri" w:eastAsia="Calibri" w:hAnsi="Calibri" w:cs="Calibri"/>
              </w:rPr>
            </w:pPr>
            <w:ins w:id="950"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54810F5B" w14:textId="77777777" w:rsidR="00BF17B0" w:rsidRDefault="00BF17B0" w:rsidP="00BF17B0">
            <w:pPr>
              <w:jc w:val="right"/>
              <w:rPr>
                <w:ins w:id="951" w:author="Laura Viignola" w:date="2017-07-10T16:58:00Z"/>
                <w:rFonts w:ascii="Calibri" w:eastAsia="Calibri" w:hAnsi="Calibri" w:cs="Calibri"/>
              </w:rPr>
            </w:pPr>
            <w:ins w:id="952" w:author="Laura Viignola" w:date="2017-07-10T16:58:00Z">
              <w:r>
                <w:rPr>
                  <w:rFonts w:ascii="Calibri" w:eastAsia="Calibri" w:hAnsi="Calibri" w:cs="Calibri"/>
                </w:rPr>
                <w:t>11</w:t>
              </w:r>
            </w:ins>
          </w:p>
        </w:tc>
      </w:tr>
      <w:tr w:rsidR="00BF17B0" w:rsidRPr="006056BE" w14:paraId="64C764EE" w14:textId="77777777" w:rsidTr="00BF17B0">
        <w:trPr>
          <w:ins w:id="95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B7245" w14:textId="77777777" w:rsidR="00BF17B0" w:rsidRPr="006056BE" w:rsidRDefault="00BF17B0" w:rsidP="00BF17B0">
            <w:pPr>
              <w:rPr>
                <w:ins w:id="954" w:author="Laura Viignola" w:date="2017-07-10T16:58:00Z"/>
                <w:rFonts w:ascii="Calibri" w:eastAsia="Calibri" w:hAnsi="Calibri" w:cs="Calibri"/>
              </w:rPr>
            </w:pPr>
            <w:ins w:id="95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B901D" w14:textId="77777777" w:rsidR="00BF17B0" w:rsidRPr="006056BE" w:rsidRDefault="00BF17B0" w:rsidP="00BF17B0">
            <w:pPr>
              <w:rPr>
                <w:ins w:id="956" w:author="Laura Viignola" w:date="2017-07-10T16:58:00Z"/>
                <w:rFonts w:ascii="Calibri" w:eastAsia="Calibri" w:hAnsi="Calibri" w:cs="Calibri"/>
              </w:rPr>
            </w:pPr>
            <w:ins w:id="957"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49A94" w14:textId="77777777" w:rsidR="00BF17B0" w:rsidRDefault="00BF17B0" w:rsidP="00BF17B0">
            <w:pPr>
              <w:jc w:val="right"/>
              <w:rPr>
                <w:ins w:id="958" w:author="Laura Viignola" w:date="2017-07-10T16:58:00Z"/>
                <w:rFonts w:ascii="Calibri" w:eastAsia="Calibri" w:hAnsi="Calibri" w:cs="Calibri"/>
              </w:rPr>
            </w:pPr>
            <w:ins w:id="959"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A1AE4C7" w14:textId="77777777" w:rsidR="00BF17B0" w:rsidRDefault="00BF17B0" w:rsidP="00BF17B0">
            <w:pPr>
              <w:jc w:val="right"/>
              <w:rPr>
                <w:ins w:id="960" w:author="Laura Viignola" w:date="2017-07-10T16:58:00Z"/>
                <w:rFonts w:ascii="Calibri" w:eastAsia="Calibri" w:hAnsi="Calibri" w:cs="Calibri"/>
              </w:rPr>
            </w:pPr>
            <w:ins w:id="961" w:author="Laura Viignola" w:date="2017-07-10T16:58:00Z">
              <w:r>
                <w:rPr>
                  <w:rFonts w:ascii="Calibri" w:eastAsia="Calibri" w:hAnsi="Calibri" w:cs="Calibri"/>
                </w:rPr>
                <w:t>NULL</w:t>
              </w:r>
            </w:ins>
          </w:p>
        </w:tc>
      </w:tr>
      <w:tr w:rsidR="00BF17B0" w:rsidRPr="006056BE" w14:paraId="3C41AD72" w14:textId="77777777" w:rsidTr="00BF17B0">
        <w:trPr>
          <w:ins w:id="96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7F8F8" w14:textId="77777777" w:rsidR="00BF17B0" w:rsidRDefault="00BF17B0" w:rsidP="00BF17B0">
            <w:pPr>
              <w:rPr>
                <w:ins w:id="963" w:author="Laura Viignola" w:date="2017-07-10T16:58:00Z"/>
                <w:rFonts w:ascii="Calibri" w:eastAsia="Calibri" w:hAnsi="Calibri" w:cs="Calibri"/>
              </w:rPr>
            </w:pPr>
            <w:ins w:id="96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1B43" w14:textId="77777777" w:rsidR="00BF17B0" w:rsidRDefault="00BF17B0" w:rsidP="00BF17B0">
            <w:pPr>
              <w:rPr>
                <w:ins w:id="965" w:author="Laura Viignola" w:date="2017-07-10T16:58:00Z"/>
                <w:rFonts w:ascii="Calibri" w:eastAsia="Calibri" w:hAnsi="Calibri" w:cs="Calibri"/>
              </w:rPr>
            </w:pPr>
            <w:ins w:id="966"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D92A9" w14:textId="77777777" w:rsidR="00BF17B0" w:rsidRPr="006056BE" w:rsidRDefault="00BF17B0" w:rsidP="00BF17B0">
            <w:pPr>
              <w:jc w:val="right"/>
              <w:rPr>
                <w:ins w:id="967" w:author="Laura Viignola" w:date="2017-07-10T16:58:00Z"/>
                <w:rFonts w:ascii="Calibri" w:eastAsia="Calibri" w:hAnsi="Calibri" w:cs="Calibri"/>
              </w:rPr>
            </w:pPr>
            <w:ins w:id="96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AF03584" w14:textId="77777777" w:rsidR="00BF17B0" w:rsidRDefault="00BF17B0" w:rsidP="00BF17B0">
            <w:pPr>
              <w:jc w:val="right"/>
              <w:rPr>
                <w:ins w:id="969" w:author="Laura Viignola" w:date="2017-07-10T16:58:00Z"/>
                <w:rFonts w:ascii="Calibri" w:eastAsia="Calibri" w:hAnsi="Calibri" w:cs="Calibri"/>
              </w:rPr>
            </w:pPr>
            <w:ins w:id="970" w:author="Laura Viignola" w:date="2017-07-10T16:58:00Z">
              <w:r>
                <w:rPr>
                  <w:rFonts w:ascii="Calibri" w:eastAsia="Calibri" w:hAnsi="Calibri" w:cs="Calibri"/>
                </w:rPr>
                <w:t>2</w:t>
              </w:r>
            </w:ins>
          </w:p>
        </w:tc>
      </w:tr>
      <w:tr w:rsidR="00BF17B0" w:rsidRPr="006056BE" w14:paraId="5D77E98D" w14:textId="77777777" w:rsidTr="00BF17B0">
        <w:trPr>
          <w:ins w:id="97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A7B380" w14:textId="77777777" w:rsidR="00BF17B0" w:rsidRDefault="00BF17B0" w:rsidP="00BF17B0">
            <w:pPr>
              <w:rPr>
                <w:ins w:id="972" w:author="Laura Viignola" w:date="2017-07-10T16:58:00Z"/>
                <w:rFonts w:ascii="Calibri" w:eastAsia="Calibri" w:hAnsi="Calibri" w:cs="Calibri"/>
              </w:rPr>
            </w:pPr>
            <w:ins w:id="97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FB1C" w14:textId="77777777" w:rsidR="00BF17B0" w:rsidRDefault="00BF17B0" w:rsidP="00BF17B0">
            <w:pPr>
              <w:rPr>
                <w:ins w:id="974" w:author="Laura Viignola" w:date="2017-07-10T16:58:00Z"/>
                <w:rFonts w:ascii="Calibri" w:eastAsia="Calibri" w:hAnsi="Calibri" w:cs="Calibri"/>
              </w:rPr>
            </w:pPr>
            <w:ins w:id="975"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73132" w14:textId="77777777" w:rsidR="00BF17B0" w:rsidRDefault="00BF17B0" w:rsidP="00BF17B0">
            <w:pPr>
              <w:jc w:val="right"/>
              <w:rPr>
                <w:ins w:id="976" w:author="Laura Viignola" w:date="2017-07-10T16:58:00Z"/>
                <w:rFonts w:ascii="Calibri" w:eastAsia="Calibri" w:hAnsi="Calibri" w:cs="Calibri"/>
              </w:rPr>
            </w:pPr>
            <w:ins w:id="97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BE724B4" w14:textId="77777777" w:rsidR="00BF17B0" w:rsidRDefault="00BF17B0" w:rsidP="00BF17B0">
            <w:pPr>
              <w:jc w:val="right"/>
              <w:rPr>
                <w:ins w:id="978" w:author="Laura Viignola" w:date="2017-07-10T16:58:00Z"/>
                <w:rFonts w:ascii="Calibri" w:eastAsia="Calibri" w:hAnsi="Calibri" w:cs="Calibri"/>
              </w:rPr>
            </w:pPr>
            <w:ins w:id="979" w:author="Laura Viignola" w:date="2017-07-10T16:58:00Z">
              <w:r>
                <w:rPr>
                  <w:rFonts w:ascii="Calibri" w:eastAsia="Calibri" w:hAnsi="Calibri" w:cs="Calibri"/>
                </w:rPr>
                <w:t>6</w:t>
              </w:r>
            </w:ins>
          </w:p>
        </w:tc>
      </w:tr>
    </w:tbl>
    <w:p w14:paraId="5C47B018" w14:textId="77777777" w:rsidR="00BF17B0" w:rsidRDefault="00BF17B0" w:rsidP="00BF17B0">
      <w:pPr>
        <w:rPr>
          <w:ins w:id="980" w:author="Laura Viignola" w:date="2017-07-10T16:58:00Z"/>
          <w:rFonts w:ascii="Cambria" w:hAnsi="Cambria"/>
        </w:rPr>
      </w:pPr>
    </w:p>
    <w:p w14:paraId="453B7BCF" w14:textId="77777777" w:rsidR="00BF17B0" w:rsidRDefault="00BF17B0" w:rsidP="00BF17B0">
      <w:pPr>
        <w:rPr>
          <w:ins w:id="981" w:author="Laura Viignola" w:date="2017-07-10T16:58:00Z"/>
          <w:rFonts w:ascii="Cambria" w:eastAsia="Calibri" w:hAnsi="Cambria" w:cs="Calibri"/>
          <w:lang w:val="pt-PT"/>
        </w:rPr>
      </w:pPr>
      <w:ins w:id="982"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6098E0B" w14:textId="77777777" w:rsidR="00BF17B0" w:rsidRPr="009F55B5" w:rsidRDefault="00BF17B0" w:rsidP="00BF17B0">
      <w:pPr>
        <w:rPr>
          <w:ins w:id="983"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4592D1CC" w14:textId="77777777" w:rsidTr="00BF17B0">
        <w:trPr>
          <w:ins w:id="984"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079AE74F" w14:textId="77777777" w:rsidR="00BF17B0" w:rsidRDefault="00BF17B0" w:rsidP="00BF17B0">
            <w:pPr>
              <w:rPr>
                <w:ins w:id="985"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A874B9" w14:textId="77777777" w:rsidR="00BF17B0" w:rsidRPr="00860832" w:rsidRDefault="00BF17B0" w:rsidP="00BF17B0">
            <w:pPr>
              <w:rPr>
                <w:ins w:id="986" w:author="Laura Viignola" w:date="2017-07-10T16:58:00Z"/>
                <w:rFonts w:ascii="Arial" w:eastAsia="Calibri" w:hAnsi="Arial" w:cs="Arial"/>
                <w:color w:val="1F497D" w:themeColor="text2"/>
              </w:rPr>
            </w:pPr>
            <w:ins w:id="987" w:author="Laura Viignola" w:date="2017-07-10T16:58:00Z">
              <w:r>
                <w:rPr>
                  <w:rFonts w:ascii="Arial" w:eastAsia="Calibri" w:hAnsi="Arial" w:cs="Arial"/>
                  <w:color w:val="1F497D" w:themeColor="text2"/>
                </w:rPr>
                <w:t>DS_r</w:t>
              </w:r>
            </w:ins>
          </w:p>
        </w:tc>
      </w:tr>
      <w:tr w:rsidR="00BF17B0" w:rsidRPr="006056BE" w14:paraId="790C9F8E" w14:textId="77777777" w:rsidTr="00BF17B0">
        <w:trPr>
          <w:ins w:id="98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874ADD" w14:textId="77777777" w:rsidR="00BF17B0" w:rsidRPr="00860832" w:rsidRDefault="00BF17B0" w:rsidP="00BF17B0">
            <w:pPr>
              <w:rPr>
                <w:ins w:id="989" w:author="Laura Viignola" w:date="2017-07-10T16:58:00Z"/>
                <w:rFonts w:ascii="Arial" w:hAnsi="Arial" w:cs="Arial"/>
              </w:rPr>
            </w:pPr>
            <w:ins w:id="990"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D4FCC43" w14:textId="77777777" w:rsidR="00BF17B0" w:rsidRPr="00860832" w:rsidRDefault="00BF17B0" w:rsidP="00BF17B0">
            <w:pPr>
              <w:rPr>
                <w:ins w:id="991" w:author="Laura Viignola" w:date="2017-07-10T16:58:00Z"/>
                <w:rFonts w:ascii="Arial" w:hAnsi="Arial" w:cs="Arial"/>
              </w:rPr>
            </w:pPr>
            <w:ins w:id="99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95C0739" w14:textId="77777777" w:rsidR="00BF17B0" w:rsidRPr="00860832" w:rsidRDefault="00BF17B0" w:rsidP="00BF17B0">
            <w:pPr>
              <w:rPr>
                <w:ins w:id="993" w:author="Laura Viignola" w:date="2017-07-10T16:58:00Z"/>
                <w:rFonts w:ascii="Arial" w:hAnsi="Arial" w:cs="Arial"/>
              </w:rPr>
            </w:pPr>
            <w:ins w:id="994"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8DEA3A" w14:textId="77777777" w:rsidR="00BF17B0" w:rsidRPr="00860832" w:rsidRDefault="00BF17B0" w:rsidP="00BF17B0">
            <w:pPr>
              <w:rPr>
                <w:ins w:id="995" w:author="Laura Viignola" w:date="2017-07-10T16:58:00Z"/>
                <w:rFonts w:ascii="Arial" w:eastAsia="Calibri" w:hAnsi="Arial" w:cs="Arial"/>
              </w:rPr>
            </w:pPr>
            <w:ins w:id="996"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715F88B6" w14:textId="77777777" w:rsidR="00BF17B0" w:rsidRDefault="00BF17B0" w:rsidP="00BF17B0">
            <w:pPr>
              <w:rPr>
                <w:ins w:id="997" w:author="Laura Viignola" w:date="2017-07-10T16:58:00Z"/>
                <w:rFonts w:ascii="Arial" w:eastAsia="Calibri" w:hAnsi="Arial" w:cs="Arial"/>
              </w:rPr>
            </w:pPr>
            <w:ins w:id="998" w:author="Laura Viignola" w:date="2017-07-10T16:58:00Z">
              <w:r>
                <w:rPr>
                  <w:rFonts w:ascii="Arial" w:eastAsia="Calibri" w:hAnsi="Arial" w:cs="Arial"/>
                </w:rPr>
                <w:t>Me_2</w:t>
              </w:r>
            </w:ins>
          </w:p>
        </w:tc>
      </w:tr>
      <w:tr w:rsidR="00BF17B0" w:rsidRPr="006056BE" w14:paraId="18143CF4" w14:textId="77777777" w:rsidTr="00BF17B0">
        <w:trPr>
          <w:ins w:id="99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20B16" w14:textId="77777777" w:rsidR="00BF17B0" w:rsidRPr="006056BE" w:rsidRDefault="00BF17B0" w:rsidP="00BF17B0">
            <w:pPr>
              <w:rPr>
                <w:ins w:id="1000" w:author="Laura Viignola" w:date="2017-07-10T16:58:00Z"/>
              </w:rPr>
            </w:pPr>
            <w:ins w:id="1001"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0389E" w14:textId="77777777" w:rsidR="00BF17B0" w:rsidRPr="00D061D3" w:rsidRDefault="00BF17B0" w:rsidP="00BF17B0">
            <w:pPr>
              <w:rPr>
                <w:ins w:id="1002" w:author="Laura Viignola" w:date="2017-07-10T16:58:00Z"/>
                <w:rFonts w:asciiTheme="minorHAnsi" w:hAnsiTheme="minorHAnsi"/>
              </w:rPr>
            </w:pPr>
            <w:ins w:id="100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8AEFB" w14:textId="77777777" w:rsidR="00BF17B0" w:rsidRPr="00D061D3" w:rsidRDefault="00BF17B0" w:rsidP="00BF17B0">
            <w:pPr>
              <w:jc w:val="right"/>
              <w:rPr>
                <w:ins w:id="1004" w:author="Laura Viignola" w:date="2017-07-10T16:58:00Z"/>
                <w:rFonts w:asciiTheme="minorHAnsi" w:hAnsiTheme="minorHAnsi"/>
              </w:rPr>
            </w:pPr>
            <w:ins w:id="1005"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0C2DCC1F" w14:textId="77777777" w:rsidR="00BF17B0" w:rsidRPr="006056BE" w:rsidRDefault="00BF17B0" w:rsidP="00BF17B0">
            <w:pPr>
              <w:jc w:val="right"/>
              <w:rPr>
                <w:ins w:id="1006" w:author="Laura Viignola" w:date="2017-07-10T16:58:00Z"/>
                <w:rFonts w:ascii="Calibri" w:eastAsia="Calibri" w:hAnsi="Calibri" w:cs="Calibri"/>
              </w:rPr>
            </w:pPr>
            <w:ins w:id="1007" w:author="Laura Viignola" w:date="2017-07-10T16:58:00Z">
              <w:r>
                <w:rPr>
                  <w:rFonts w:ascii="Calibri" w:eastAsia="Calibri" w:hAnsi="Calibri" w:cs="Calibri"/>
                </w:rPr>
                <w:t>15</w:t>
              </w:r>
            </w:ins>
          </w:p>
        </w:tc>
        <w:tc>
          <w:tcPr>
            <w:tcW w:w="1305" w:type="dxa"/>
            <w:tcBorders>
              <w:top w:val="single" w:sz="6" w:space="0" w:color="000000"/>
              <w:left w:val="single" w:sz="6" w:space="0" w:color="000000"/>
              <w:bottom w:val="single" w:sz="6" w:space="0" w:color="000000"/>
              <w:right w:val="single" w:sz="6" w:space="0" w:color="000000"/>
            </w:tcBorders>
          </w:tcPr>
          <w:p w14:paraId="53FC7B55" w14:textId="77777777" w:rsidR="00BF17B0" w:rsidRDefault="00BF17B0" w:rsidP="00BF17B0">
            <w:pPr>
              <w:jc w:val="right"/>
              <w:rPr>
                <w:ins w:id="1008" w:author="Laura Viignola" w:date="2017-07-10T16:58:00Z"/>
                <w:rFonts w:ascii="Calibri" w:eastAsia="Calibri" w:hAnsi="Calibri" w:cs="Calibri"/>
              </w:rPr>
            </w:pPr>
            <w:ins w:id="1009" w:author="Laura Viignola" w:date="2017-07-10T16:58:00Z">
              <w:r>
                <w:rPr>
                  <w:rFonts w:ascii="Calibri" w:eastAsia="Calibri" w:hAnsi="Calibri" w:cs="Calibri"/>
                </w:rPr>
                <w:t>5</w:t>
              </w:r>
            </w:ins>
          </w:p>
        </w:tc>
      </w:tr>
      <w:tr w:rsidR="00BF17B0" w:rsidRPr="006056BE" w14:paraId="04D5EF0A" w14:textId="77777777" w:rsidTr="00BF17B0">
        <w:trPr>
          <w:ins w:id="101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324A5" w14:textId="77777777" w:rsidR="00BF17B0" w:rsidRPr="006056BE" w:rsidRDefault="00BF17B0" w:rsidP="00BF17B0">
            <w:pPr>
              <w:rPr>
                <w:ins w:id="1011" w:author="Laura Viignola" w:date="2017-07-10T16:58:00Z"/>
                <w:rFonts w:ascii="Calibri" w:eastAsia="Calibri" w:hAnsi="Calibri" w:cs="Calibri"/>
              </w:rPr>
            </w:pPr>
            <w:ins w:id="1012"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BD22" w14:textId="77777777" w:rsidR="00BF17B0" w:rsidRPr="006056BE" w:rsidRDefault="00BF17B0" w:rsidP="00BF17B0">
            <w:pPr>
              <w:rPr>
                <w:ins w:id="1013" w:author="Laura Viignola" w:date="2017-07-10T16:58:00Z"/>
                <w:rFonts w:ascii="Calibri" w:eastAsia="Calibri" w:hAnsi="Calibri" w:cs="Calibri"/>
              </w:rPr>
            </w:pPr>
            <w:ins w:id="1014"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1B079" w14:textId="77777777" w:rsidR="00BF17B0" w:rsidRDefault="00BF17B0" w:rsidP="00BF17B0">
            <w:pPr>
              <w:jc w:val="right"/>
              <w:rPr>
                <w:ins w:id="1015" w:author="Laura Viignola" w:date="2017-07-10T16:58:00Z"/>
                <w:rFonts w:ascii="Calibri" w:eastAsia="Calibri" w:hAnsi="Calibri" w:cs="Calibri"/>
              </w:rPr>
            </w:pPr>
            <w:ins w:id="101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3C6BD3D2" w14:textId="77777777" w:rsidR="00BF17B0" w:rsidRDefault="00BF17B0" w:rsidP="00BF17B0">
            <w:pPr>
              <w:jc w:val="right"/>
              <w:rPr>
                <w:ins w:id="1017" w:author="Laura Viignola" w:date="2017-07-10T16:58:00Z"/>
                <w:rFonts w:ascii="Calibri" w:eastAsia="Calibri" w:hAnsi="Calibri" w:cs="Calibri"/>
              </w:rPr>
            </w:pPr>
            <w:ins w:id="1018"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0FA9EC2B" w14:textId="77777777" w:rsidR="00BF17B0" w:rsidRDefault="00BF17B0" w:rsidP="00BF17B0">
            <w:pPr>
              <w:jc w:val="right"/>
              <w:rPr>
                <w:ins w:id="1019" w:author="Laura Viignola" w:date="2017-07-10T16:58:00Z"/>
                <w:rFonts w:ascii="Calibri" w:eastAsia="Calibri" w:hAnsi="Calibri" w:cs="Calibri"/>
              </w:rPr>
            </w:pPr>
            <w:ins w:id="1020" w:author="Laura Viignola" w:date="2017-07-10T16:58:00Z">
              <w:r>
                <w:rPr>
                  <w:rFonts w:ascii="Calibri" w:eastAsia="Calibri" w:hAnsi="Calibri" w:cs="Calibri"/>
                </w:rPr>
                <w:t>5</w:t>
              </w:r>
            </w:ins>
          </w:p>
        </w:tc>
      </w:tr>
      <w:tr w:rsidR="00BF17B0" w:rsidRPr="006056BE" w14:paraId="36AAF06B" w14:textId="77777777" w:rsidTr="00BF17B0">
        <w:trPr>
          <w:ins w:id="102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FF5B4" w14:textId="77777777" w:rsidR="00BF17B0" w:rsidRDefault="00BF17B0" w:rsidP="00BF17B0">
            <w:pPr>
              <w:rPr>
                <w:ins w:id="1022" w:author="Laura Viignola" w:date="2017-07-10T16:58:00Z"/>
                <w:rFonts w:ascii="Calibri" w:eastAsia="Calibri" w:hAnsi="Calibri" w:cs="Calibri"/>
              </w:rPr>
            </w:pPr>
            <w:ins w:id="1023"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AE2B" w14:textId="77777777" w:rsidR="00BF17B0" w:rsidRDefault="00BF17B0" w:rsidP="00BF17B0">
            <w:pPr>
              <w:rPr>
                <w:ins w:id="1024" w:author="Laura Viignola" w:date="2017-07-10T16:58:00Z"/>
                <w:rFonts w:ascii="Calibri" w:eastAsia="Calibri" w:hAnsi="Calibri" w:cs="Calibri"/>
              </w:rPr>
            </w:pPr>
            <w:ins w:id="1025"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36ECE" w14:textId="77777777" w:rsidR="00BF17B0" w:rsidRDefault="00BF17B0" w:rsidP="00BF17B0">
            <w:pPr>
              <w:jc w:val="right"/>
              <w:rPr>
                <w:ins w:id="1026" w:author="Laura Viignola" w:date="2017-07-10T16:58:00Z"/>
                <w:rFonts w:ascii="Calibri" w:eastAsia="Calibri" w:hAnsi="Calibri" w:cs="Calibri"/>
              </w:rPr>
            </w:pPr>
            <w:ins w:id="102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8FE9DBD" w14:textId="77777777" w:rsidR="00BF17B0" w:rsidRDefault="00BF17B0" w:rsidP="00BF17B0">
            <w:pPr>
              <w:jc w:val="right"/>
              <w:rPr>
                <w:ins w:id="1028" w:author="Laura Viignola" w:date="2017-07-10T16:58:00Z"/>
                <w:rFonts w:ascii="Calibri" w:eastAsia="Calibri" w:hAnsi="Calibri" w:cs="Calibri"/>
              </w:rPr>
            </w:pPr>
            <w:ins w:id="1029" w:author="Laura Viignola" w:date="2017-07-10T16:58:00Z">
              <w:r>
                <w:rPr>
                  <w:rFonts w:ascii="Calibri" w:eastAsia="Calibri" w:hAnsi="Calibri" w:cs="Calibri"/>
                </w:rPr>
                <w:t>6</w:t>
              </w:r>
            </w:ins>
          </w:p>
        </w:tc>
        <w:tc>
          <w:tcPr>
            <w:tcW w:w="1305" w:type="dxa"/>
            <w:tcBorders>
              <w:top w:val="single" w:sz="6" w:space="0" w:color="000000"/>
              <w:left w:val="single" w:sz="6" w:space="0" w:color="000000"/>
              <w:bottom w:val="single" w:sz="6" w:space="0" w:color="000000"/>
              <w:right w:val="single" w:sz="6" w:space="0" w:color="000000"/>
            </w:tcBorders>
          </w:tcPr>
          <w:p w14:paraId="5AF651BF" w14:textId="77777777" w:rsidR="00BF17B0" w:rsidRDefault="00BF17B0" w:rsidP="00BF17B0">
            <w:pPr>
              <w:jc w:val="right"/>
              <w:rPr>
                <w:ins w:id="1030" w:author="Laura Viignola" w:date="2017-07-10T16:58:00Z"/>
                <w:rFonts w:ascii="Calibri" w:eastAsia="Calibri" w:hAnsi="Calibri" w:cs="Calibri"/>
              </w:rPr>
            </w:pPr>
            <w:ins w:id="1031" w:author="Laura Viignola" w:date="2017-07-10T16:58:00Z">
              <w:r>
                <w:rPr>
                  <w:rFonts w:ascii="Calibri" w:eastAsia="Calibri" w:hAnsi="Calibri" w:cs="Calibri"/>
                </w:rPr>
                <w:t>20</w:t>
              </w:r>
            </w:ins>
          </w:p>
        </w:tc>
      </w:tr>
    </w:tbl>
    <w:p w14:paraId="56D5FF27" w14:textId="77777777" w:rsidR="00BF17B0" w:rsidRDefault="00BF17B0" w:rsidP="00BF17B0">
      <w:pPr>
        <w:rPr>
          <w:ins w:id="1032" w:author="Laura Viignola" w:date="2017-07-10T16:58:00Z"/>
          <w:rFonts w:ascii="Cambria" w:eastAsia="Calibri" w:hAnsi="Cambria" w:cs="Calibri"/>
        </w:rPr>
      </w:pPr>
    </w:p>
    <w:p w14:paraId="6AAA638A" w14:textId="77777777" w:rsidR="00BF17B0" w:rsidRDefault="00BF17B0" w:rsidP="00BF17B0">
      <w:pPr>
        <w:rPr>
          <w:ins w:id="1033" w:author="Laura Viignola" w:date="2017-07-10T16:58:00Z"/>
          <w:rFonts w:ascii="Cambria" w:eastAsia="Calibri" w:hAnsi="Cambria" w:cs="Calibri"/>
        </w:rPr>
      </w:pPr>
      <w:ins w:id="1034"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5B9A650" w14:textId="77777777" w:rsidR="00BF17B0" w:rsidRPr="00860832" w:rsidRDefault="00BF17B0" w:rsidP="00BF17B0">
      <w:pPr>
        <w:rPr>
          <w:ins w:id="1035" w:author="Laura Viignola" w:date="2017-07-10T16:58:00Z"/>
          <w:rFonts w:ascii="Cambria" w:eastAsia="Calibri" w:hAnsi="Cambria" w:cs="Calibri"/>
        </w:rPr>
      </w:pPr>
    </w:p>
    <w:tbl>
      <w:tblPr>
        <w:tblW w:w="4465"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2"/>
        <w:gridCol w:w="870"/>
        <w:gridCol w:w="1375"/>
        <w:gridCol w:w="1418"/>
      </w:tblGrid>
      <w:tr w:rsidR="00BF17B0" w:rsidRPr="006056BE" w14:paraId="26653BFA" w14:textId="77777777" w:rsidTr="00BF17B0">
        <w:trPr>
          <w:ins w:id="1036" w:author="Laura Viignola" w:date="2017-07-10T16:58:00Z"/>
        </w:trPr>
        <w:tc>
          <w:tcPr>
            <w:tcW w:w="446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2E043B" w14:textId="77777777" w:rsidR="00BF17B0" w:rsidRPr="00860832" w:rsidRDefault="00BF17B0" w:rsidP="00BF17B0">
            <w:pPr>
              <w:rPr>
                <w:ins w:id="1037" w:author="Laura Viignola" w:date="2017-07-10T16:58:00Z"/>
                <w:rFonts w:ascii="Arial" w:eastAsia="Calibri" w:hAnsi="Arial" w:cs="Arial"/>
                <w:color w:val="1F497D" w:themeColor="text2"/>
              </w:rPr>
            </w:pPr>
            <w:ins w:id="1038" w:author="Laura Viignola" w:date="2017-07-10T16:58:00Z">
              <w:r w:rsidRPr="00860832">
                <w:rPr>
                  <w:rFonts w:ascii="Arial" w:eastAsia="Calibri" w:hAnsi="Arial" w:cs="Arial"/>
                  <w:color w:val="1F497D" w:themeColor="text2"/>
                </w:rPr>
                <w:t>DS_1</w:t>
              </w:r>
            </w:ins>
          </w:p>
        </w:tc>
      </w:tr>
      <w:tr w:rsidR="00BF17B0" w:rsidRPr="006056BE" w14:paraId="7CFC0F76" w14:textId="77777777" w:rsidTr="00BF17B0">
        <w:trPr>
          <w:ins w:id="1039" w:author="Laura Viignola" w:date="2017-07-10T16:58:00Z"/>
        </w:trPr>
        <w:tc>
          <w:tcPr>
            <w:tcW w:w="80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BAB8EB" w14:textId="77777777" w:rsidR="00BF17B0" w:rsidRPr="00860832" w:rsidRDefault="00BF17B0" w:rsidP="00BF17B0">
            <w:pPr>
              <w:rPr>
                <w:ins w:id="1040" w:author="Laura Viignola" w:date="2017-07-10T16:58:00Z"/>
                <w:rFonts w:ascii="Arial" w:hAnsi="Arial" w:cs="Arial"/>
              </w:rPr>
            </w:pPr>
            <w:ins w:id="1041" w:author="Laura Viignola" w:date="2017-07-10T16:58:00Z">
              <w:r w:rsidRPr="00860832">
                <w:rPr>
                  <w:rFonts w:ascii="Arial" w:eastAsia="Calibri" w:hAnsi="Arial" w:cs="Arial"/>
                </w:rPr>
                <w:t>Id_1</w:t>
              </w:r>
            </w:ins>
          </w:p>
        </w:tc>
        <w:tc>
          <w:tcPr>
            <w:tcW w:w="8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54D3B4" w14:textId="77777777" w:rsidR="00BF17B0" w:rsidRPr="00860832" w:rsidRDefault="00BF17B0" w:rsidP="00BF17B0">
            <w:pPr>
              <w:rPr>
                <w:ins w:id="1042" w:author="Laura Viignola" w:date="2017-07-10T16:58:00Z"/>
                <w:rFonts w:ascii="Arial" w:hAnsi="Arial" w:cs="Arial"/>
              </w:rPr>
            </w:pPr>
            <w:ins w:id="1043" w:author="Laura Viignola" w:date="2017-07-10T16:58:00Z">
              <w:r w:rsidRPr="00860832">
                <w:rPr>
                  <w:rFonts w:ascii="Arial" w:eastAsia="Calibri" w:hAnsi="Arial" w:cs="Arial"/>
                </w:rPr>
                <w:t>Id_2</w:t>
              </w:r>
            </w:ins>
          </w:p>
        </w:tc>
        <w:tc>
          <w:tcPr>
            <w:tcW w:w="137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4A9369" w14:textId="77777777" w:rsidR="00BF17B0" w:rsidRPr="00860832" w:rsidRDefault="00BF17B0" w:rsidP="00BF17B0">
            <w:pPr>
              <w:rPr>
                <w:ins w:id="1044" w:author="Laura Viignola" w:date="2017-07-10T16:58:00Z"/>
                <w:rFonts w:ascii="Arial" w:hAnsi="Arial" w:cs="Arial"/>
              </w:rPr>
            </w:pPr>
            <w:ins w:id="1045" w:author="Laura Viignola" w:date="2017-07-10T16:58:00Z">
              <w:r w:rsidRPr="00860832">
                <w:rPr>
                  <w:rFonts w:ascii="Arial" w:eastAsia="Calibri" w:hAnsi="Arial" w:cs="Arial"/>
                </w:rPr>
                <w:t>Me_1</w:t>
              </w:r>
            </w:ins>
          </w:p>
        </w:tc>
        <w:tc>
          <w:tcPr>
            <w:tcW w:w="1418" w:type="dxa"/>
            <w:tcBorders>
              <w:top w:val="single" w:sz="6" w:space="0" w:color="000000"/>
              <w:left w:val="single" w:sz="6" w:space="0" w:color="000000"/>
              <w:bottom w:val="single" w:sz="6" w:space="0" w:color="000000"/>
              <w:right w:val="single" w:sz="6" w:space="0" w:color="000000"/>
            </w:tcBorders>
            <w:shd w:val="clear" w:color="auto" w:fill="C6D9F1"/>
          </w:tcPr>
          <w:p w14:paraId="5F05CFA6" w14:textId="77777777" w:rsidR="00BF17B0" w:rsidRPr="00860832" w:rsidRDefault="00BF17B0" w:rsidP="00BF17B0">
            <w:pPr>
              <w:rPr>
                <w:ins w:id="1046" w:author="Laura Viignola" w:date="2017-07-10T16:58:00Z"/>
                <w:rFonts w:ascii="Arial" w:eastAsia="Calibri" w:hAnsi="Arial" w:cs="Arial"/>
              </w:rPr>
            </w:pPr>
            <w:ins w:id="1047" w:author="Laura Viignola" w:date="2017-07-10T16:58:00Z">
              <w:r w:rsidRPr="00860832">
                <w:rPr>
                  <w:rFonts w:ascii="Arial" w:eastAsia="Calibri" w:hAnsi="Arial" w:cs="Arial"/>
                </w:rPr>
                <w:t>Me_2</w:t>
              </w:r>
            </w:ins>
          </w:p>
        </w:tc>
      </w:tr>
      <w:tr w:rsidR="00BF17B0" w:rsidRPr="006056BE" w14:paraId="144C5FF0" w14:textId="77777777" w:rsidTr="00BF17B0">
        <w:trPr>
          <w:ins w:id="1048"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EA11E2" w14:textId="77777777" w:rsidR="00BF17B0" w:rsidRPr="006056BE" w:rsidRDefault="00BF17B0" w:rsidP="00BF17B0">
            <w:pPr>
              <w:rPr>
                <w:ins w:id="1049" w:author="Laura Viignola" w:date="2017-07-10T16:58:00Z"/>
              </w:rPr>
            </w:pPr>
            <w:ins w:id="1050"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A38" w14:textId="77777777" w:rsidR="00BF17B0" w:rsidRPr="00D061D3" w:rsidRDefault="00BF17B0" w:rsidP="00BF17B0">
            <w:pPr>
              <w:rPr>
                <w:ins w:id="1051" w:author="Laura Viignola" w:date="2017-07-10T16:58:00Z"/>
                <w:rFonts w:asciiTheme="minorHAnsi" w:hAnsiTheme="minorHAnsi"/>
              </w:rPr>
            </w:pPr>
            <w:ins w:id="1052" w:author="Laura Viignola" w:date="2017-07-10T16:58:00Z">
              <w:r w:rsidRPr="00D061D3">
                <w:rPr>
                  <w:rFonts w:asciiTheme="minorHAnsi" w:hAnsiTheme="minorHAnsi"/>
                </w:rPr>
                <w:t>Belgium</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1E91" w14:textId="77777777" w:rsidR="00BF17B0" w:rsidRPr="00F24CCE" w:rsidRDefault="00BF17B0" w:rsidP="00BF17B0">
            <w:pPr>
              <w:jc w:val="right"/>
              <w:rPr>
                <w:ins w:id="1053" w:author="Laura Viignola" w:date="2017-07-10T16:58:00Z"/>
                <w:rFonts w:asciiTheme="minorHAnsi" w:hAnsiTheme="minorHAnsi"/>
              </w:rPr>
            </w:pPr>
            <w:ins w:id="1054" w:author="Laura Viignola" w:date="2017-07-10T16:58:00Z">
              <w:r w:rsidRPr="00F24CCE">
                <w:rPr>
                  <w:rFonts w:asciiTheme="minorHAnsi" w:hAnsiTheme="minorHAnsi"/>
                </w:rPr>
                <w:t>8</w:t>
              </w:r>
            </w:ins>
          </w:p>
        </w:tc>
        <w:tc>
          <w:tcPr>
            <w:tcW w:w="1418" w:type="dxa"/>
            <w:tcBorders>
              <w:top w:val="single" w:sz="6" w:space="0" w:color="000000"/>
              <w:left w:val="single" w:sz="6" w:space="0" w:color="000000"/>
              <w:bottom w:val="single" w:sz="6" w:space="0" w:color="000000"/>
              <w:right w:val="single" w:sz="6" w:space="0" w:color="000000"/>
            </w:tcBorders>
          </w:tcPr>
          <w:p w14:paraId="741993EA" w14:textId="77777777" w:rsidR="00BF17B0" w:rsidRPr="006056BE" w:rsidRDefault="00BF17B0" w:rsidP="00BF17B0">
            <w:pPr>
              <w:jc w:val="right"/>
              <w:rPr>
                <w:ins w:id="1055" w:author="Laura Viignola" w:date="2017-07-10T16:58:00Z"/>
                <w:rFonts w:ascii="Calibri" w:eastAsia="Calibri" w:hAnsi="Calibri" w:cs="Calibri"/>
              </w:rPr>
            </w:pPr>
            <w:ins w:id="1056" w:author="Laura Viignola" w:date="2017-07-10T16:58:00Z">
              <w:r>
                <w:rPr>
                  <w:rFonts w:ascii="Calibri" w:eastAsia="Calibri" w:hAnsi="Calibri" w:cs="Calibri"/>
                </w:rPr>
                <w:t>8</w:t>
              </w:r>
            </w:ins>
          </w:p>
        </w:tc>
      </w:tr>
      <w:tr w:rsidR="00BF17B0" w:rsidRPr="006056BE" w14:paraId="205710AE" w14:textId="77777777" w:rsidTr="00BF17B0">
        <w:trPr>
          <w:ins w:id="1057"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092B44" w14:textId="77777777" w:rsidR="00BF17B0" w:rsidRPr="006056BE" w:rsidRDefault="00BF17B0" w:rsidP="00BF17B0">
            <w:pPr>
              <w:rPr>
                <w:ins w:id="1058" w:author="Laura Viignola" w:date="2017-07-10T16:58:00Z"/>
                <w:rFonts w:ascii="Calibri" w:eastAsia="Calibri" w:hAnsi="Calibri" w:cs="Calibri"/>
              </w:rPr>
            </w:pPr>
            <w:ins w:id="1059"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DA891" w14:textId="77777777" w:rsidR="00BF17B0" w:rsidRPr="006056BE" w:rsidRDefault="00BF17B0" w:rsidP="00BF17B0">
            <w:pPr>
              <w:rPr>
                <w:ins w:id="1060" w:author="Laura Viignola" w:date="2017-07-10T16:58:00Z"/>
                <w:rFonts w:ascii="Calibri" w:eastAsia="Calibri" w:hAnsi="Calibri" w:cs="Calibri"/>
              </w:rPr>
            </w:pPr>
            <w:ins w:id="1061" w:author="Laura Viignola" w:date="2017-07-10T16:58:00Z">
              <w:r>
                <w:rPr>
                  <w:rFonts w:ascii="Calibri" w:eastAsia="Calibri" w:hAnsi="Calibri" w:cs="Calibri"/>
                </w:rPr>
                <w:t>Denmark</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8ACD9" w14:textId="77777777" w:rsidR="00BF17B0" w:rsidRPr="006056BE" w:rsidRDefault="00BF17B0" w:rsidP="00BF17B0">
            <w:pPr>
              <w:jc w:val="right"/>
              <w:rPr>
                <w:ins w:id="1062" w:author="Laura Viignola" w:date="2017-07-10T16:58:00Z"/>
                <w:rFonts w:ascii="Calibri" w:eastAsia="Calibri" w:hAnsi="Calibri" w:cs="Calibri"/>
              </w:rPr>
            </w:pPr>
            <w:ins w:id="1063" w:author="Laura Viignola" w:date="2017-07-10T16:58:00Z">
              <w:r>
                <w:rPr>
                  <w:rFonts w:ascii="Calibri" w:eastAsia="Calibri" w:hAnsi="Calibri" w:cs="Calibri"/>
                </w:rPr>
                <w:t>5</w:t>
              </w:r>
            </w:ins>
          </w:p>
        </w:tc>
        <w:tc>
          <w:tcPr>
            <w:tcW w:w="1418" w:type="dxa"/>
            <w:tcBorders>
              <w:top w:val="single" w:sz="6" w:space="0" w:color="000000"/>
              <w:left w:val="single" w:sz="6" w:space="0" w:color="000000"/>
              <w:bottom w:val="single" w:sz="6" w:space="0" w:color="000000"/>
              <w:right w:val="single" w:sz="6" w:space="0" w:color="000000"/>
            </w:tcBorders>
          </w:tcPr>
          <w:p w14:paraId="489BE96F" w14:textId="77777777" w:rsidR="00BF17B0" w:rsidRDefault="00BF17B0" w:rsidP="00BF17B0">
            <w:pPr>
              <w:jc w:val="right"/>
              <w:rPr>
                <w:ins w:id="1064" w:author="Laura Viignola" w:date="2017-07-10T16:58:00Z"/>
                <w:rFonts w:ascii="Calibri" w:eastAsia="Calibri" w:hAnsi="Calibri" w:cs="Calibri"/>
              </w:rPr>
            </w:pPr>
            <w:ins w:id="1065" w:author="Laura Viignola" w:date="2017-07-10T16:58:00Z">
              <w:r>
                <w:rPr>
                  <w:rFonts w:ascii="Calibri" w:eastAsia="Calibri" w:hAnsi="Calibri" w:cs="Calibri"/>
                </w:rPr>
                <w:t>13</w:t>
              </w:r>
            </w:ins>
          </w:p>
        </w:tc>
      </w:tr>
      <w:tr w:rsidR="00BF17B0" w:rsidRPr="006056BE" w14:paraId="470B0179" w14:textId="77777777" w:rsidTr="00BF17B0">
        <w:trPr>
          <w:ins w:id="1066"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7B662" w14:textId="77777777" w:rsidR="00BF17B0" w:rsidRPr="006056BE" w:rsidRDefault="00BF17B0" w:rsidP="00BF17B0">
            <w:pPr>
              <w:rPr>
                <w:ins w:id="1067" w:author="Laura Viignola" w:date="2017-07-10T16:58:00Z"/>
                <w:rFonts w:ascii="Calibri" w:eastAsia="Calibri" w:hAnsi="Calibri" w:cs="Calibri"/>
              </w:rPr>
            </w:pPr>
            <w:ins w:id="1068"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C98E7" w14:textId="77777777" w:rsidR="00BF17B0" w:rsidRPr="006056BE" w:rsidRDefault="00BF17B0" w:rsidP="00BF17B0">
            <w:pPr>
              <w:rPr>
                <w:ins w:id="1069" w:author="Laura Viignola" w:date="2017-07-10T16:58:00Z"/>
                <w:rFonts w:ascii="Calibri" w:eastAsia="Calibri" w:hAnsi="Calibri" w:cs="Calibri"/>
              </w:rPr>
            </w:pPr>
            <w:ins w:id="1070" w:author="Laura Viignola" w:date="2017-07-10T16:58:00Z">
              <w:r>
                <w:rPr>
                  <w:rFonts w:ascii="Calibri" w:eastAsia="Calibri" w:hAnsi="Calibri" w:cs="Calibri"/>
                </w:rPr>
                <w:t>France</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C4D1" w14:textId="77777777" w:rsidR="00BF17B0" w:rsidRPr="006056BE" w:rsidRDefault="00BF17B0" w:rsidP="00BF17B0">
            <w:pPr>
              <w:jc w:val="right"/>
              <w:rPr>
                <w:ins w:id="1071" w:author="Laura Viignola" w:date="2017-07-10T16:58:00Z"/>
                <w:rFonts w:ascii="Calibri" w:eastAsia="Calibri" w:hAnsi="Calibri" w:cs="Calibri"/>
              </w:rPr>
            </w:pPr>
            <w:ins w:id="1072" w:author="Laura Viignola" w:date="2017-07-10T16:58:00Z">
              <w:r>
                <w:rPr>
                  <w:rFonts w:ascii="Calibri" w:eastAsia="Calibri" w:hAnsi="Calibri" w:cs="Calibri"/>
                </w:rPr>
                <w:t>6</w:t>
              </w:r>
            </w:ins>
          </w:p>
        </w:tc>
        <w:tc>
          <w:tcPr>
            <w:tcW w:w="1418" w:type="dxa"/>
            <w:tcBorders>
              <w:top w:val="single" w:sz="6" w:space="0" w:color="000000"/>
              <w:left w:val="single" w:sz="6" w:space="0" w:color="000000"/>
              <w:bottom w:val="single" w:sz="6" w:space="0" w:color="000000"/>
              <w:right w:val="single" w:sz="6" w:space="0" w:color="000000"/>
            </w:tcBorders>
          </w:tcPr>
          <w:p w14:paraId="0DD532D0" w14:textId="77777777" w:rsidR="00BF17B0" w:rsidRDefault="00BF17B0" w:rsidP="00BF17B0">
            <w:pPr>
              <w:jc w:val="right"/>
              <w:rPr>
                <w:ins w:id="1073" w:author="Laura Viignola" w:date="2017-07-10T16:58:00Z"/>
                <w:rFonts w:ascii="Calibri" w:eastAsia="Calibri" w:hAnsi="Calibri" w:cs="Calibri"/>
              </w:rPr>
            </w:pPr>
            <w:ins w:id="1074" w:author="Laura Viignola" w:date="2017-07-10T16:58:00Z">
              <w:r>
                <w:rPr>
                  <w:rFonts w:ascii="Calibri" w:eastAsia="Calibri" w:hAnsi="Calibri" w:cs="Calibri"/>
                </w:rPr>
                <w:t>15</w:t>
              </w:r>
            </w:ins>
          </w:p>
        </w:tc>
      </w:tr>
      <w:tr w:rsidR="00BF17B0" w:rsidRPr="006056BE" w14:paraId="4E8C8BFE" w14:textId="77777777" w:rsidTr="00BF17B0">
        <w:trPr>
          <w:ins w:id="1075"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45A5F" w14:textId="77777777" w:rsidR="00BF17B0" w:rsidRDefault="00BF17B0" w:rsidP="00BF17B0">
            <w:pPr>
              <w:rPr>
                <w:ins w:id="1076" w:author="Laura Viignola" w:date="2017-07-10T16:58:00Z"/>
                <w:rFonts w:ascii="Calibri" w:eastAsia="Calibri" w:hAnsi="Calibri" w:cs="Calibri"/>
              </w:rPr>
            </w:pPr>
            <w:ins w:id="1077"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4BB911" w14:textId="77777777" w:rsidR="00BF17B0" w:rsidRDefault="00BF17B0" w:rsidP="00BF17B0">
            <w:pPr>
              <w:rPr>
                <w:ins w:id="1078" w:author="Laura Viignola" w:date="2017-07-10T16:58:00Z"/>
                <w:rFonts w:ascii="Calibri" w:eastAsia="Calibri" w:hAnsi="Calibri" w:cs="Calibri"/>
              </w:rPr>
            </w:pPr>
            <w:ins w:id="1079" w:author="Laura Viignola" w:date="2017-07-10T16:58:00Z">
              <w:r>
                <w:rPr>
                  <w:rFonts w:ascii="Calibri" w:eastAsia="Calibri" w:hAnsi="Calibri" w:cs="Calibri"/>
                </w:rPr>
                <w:t>Spain</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790C0" w14:textId="77777777" w:rsidR="00BF17B0" w:rsidRDefault="00BF17B0" w:rsidP="00BF17B0">
            <w:pPr>
              <w:jc w:val="right"/>
              <w:rPr>
                <w:ins w:id="1080" w:author="Laura Viignola" w:date="2017-07-10T16:58:00Z"/>
                <w:rFonts w:ascii="Calibri" w:eastAsia="Calibri" w:hAnsi="Calibri" w:cs="Calibri"/>
              </w:rPr>
            </w:pPr>
            <w:ins w:id="1081" w:author="Laura Viignola" w:date="2017-07-10T16:58:00Z">
              <w:r>
                <w:rPr>
                  <w:rFonts w:ascii="Calibri" w:eastAsia="Calibri" w:hAnsi="Calibri" w:cs="Calibri"/>
                </w:rPr>
                <w:t>7</w:t>
              </w:r>
            </w:ins>
          </w:p>
        </w:tc>
        <w:tc>
          <w:tcPr>
            <w:tcW w:w="1418" w:type="dxa"/>
            <w:tcBorders>
              <w:top w:val="single" w:sz="6" w:space="0" w:color="000000"/>
              <w:left w:val="single" w:sz="6" w:space="0" w:color="000000"/>
              <w:bottom w:val="single" w:sz="6" w:space="0" w:color="000000"/>
              <w:right w:val="single" w:sz="6" w:space="0" w:color="000000"/>
            </w:tcBorders>
          </w:tcPr>
          <w:p w14:paraId="7E48EBD7" w14:textId="77777777" w:rsidR="00BF17B0" w:rsidRDefault="00BF17B0" w:rsidP="00BF17B0">
            <w:pPr>
              <w:jc w:val="right"/>
              <w:rPr>
                <w:ins w:id="1082" w:author="Laura Viignola" w:date="2017-07-10T16:58:00Z"/>
                <w:rFonts w:ascii="Calibri" w:eastAsia="Calibri" w:hAnsi="Calibri" w:cs="Calibri"/>
              </w:rPr>
            </w:pPr>
            <w:ins w:id="1083" w:author="Laura Viignola" w:date="2017-07-10T16:58:00Z">
              <w:r>
                <w:rPr>
                  <w:rFonts w:ascii="Calibri" w:eastAsia="Calibri" w:hAnsi="Calibri" w:cs="Calibri"/>
                </w:rPr>
                <w:t>23</w:t>
              </w:r>
            </w:ins>
          </w:p>
        </w:tc>
      </w:tr>
    </w:tbl>
    <w:p w14:paraId="00E376E7" w14:textId="77777777" w:rsidR="00BF17B0" w:rsidRPr="006056BE" w:rsidRDefault="00BF17B0" w:rsidP="00BF17B0">
      <w:pPr>
        <w:ind w:left="708"/>
        <w:rPr>
          <w:ins w:id="1084" w:author="Laura Viignola" w:date="2017-07-10T16:58:00Z"/>
        </w:rPr>
      </w:pPr>
    </w:p>
    <w:p w14:paraId="3155376A" w14:textId="77777777" w:rsidR="00BF17B0" w:rsidRDefault="00BF17B0" w:rsidP="00BF17B0">
      <w:pPr>
        <w:rPr>
          <w:ins w:id="1085" w:author="Laura Viignola" w:date="2017-07-10T16:58:00Z"/>
          <w:rFonts w:ascii="Cambria" w:eastAsia="Calibri" w:hAnsi="Cambria" w:cs="Calibri"/>
        </w:rPr>
      </w:pPr>
      <w:ins w:id="1086"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D3B9987" w14:textId="77777777" w:rsidR="00BF17B0" w:rsidRPr="00860832" w:rsidRDefault="00BF17B0" w:rsidP="00BF17B0">
      <w:pPr>
        <w:rPr>
          <w:ins w:id="1087"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8BBD26C" w14:textId="77777777" w:rsidTr="00BF17B0">
        <w:trPr>
          <w:ins w:id="1088"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27DA1FA" w14:textId="77777777" w:rsidR="00BF17B0" w:rsidRPr="00860832" w:rsidRDefault="00BF17B0" w:rsidP="00BF17B0">
            <w:pPr>
              <w:rPr>
                <w:ins w:id="1089" w:author="Laura Viignola" w:date="2017-07-10T16:58:00Z"/>
                <w:rFonts w:ascii="Arial" w:eastAsia="Calibri" w:hAnsi="Arial" w:cs="Arial"/>
                <w:color w:val="1F497D" w:themeColor="text2"/>
              </w:rPr>
            </w:pPr>
            <w:ins w:id="1090" w:author="Laura Viignola" w:date="2017-07-10T16:58:00Z">
              <w:r w:rsidRPr="00860832">
                <w:rPr>
                  <w:rFonts w:ascii="Arial" w:eastAsia="Calibri" w:hAnsi="Arial" w:cs="Arial"/>
                  <w:color w:val="1F497D" w:themeColor="text2"/>
                </w:rPr>
                <w:t>DS_1</w:t>
              </w:r>
            </w:ins>
          </w:p>
        </w:tc>
      </w:tr>
      <w:tr w:rsidR="00BF17B0" w:rsidRPr="006056BE" w14:paraId="08D33A86" w14:textId="77777777" w:rsidTr="00BF17B0">
        <w:trPr>
          <w:ins w:id="1091"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8425E5" w14:textId="77777777" w:rsidR="00BF17B0" w:rsidRPr="00860832" w:rsidRDefault="00BF17B0" w:rsidP="00BF17B0">
            <w:pPr>
              <w:rPr>
                <w:ins w:id="1092" w:author="Laura Viignola" w:date="2017-07-10T16:58:00Z"/>
                <w:rFonts w:ascii="Arial" w:hAnsi="Arial" w:cs="Arial"/>
              </w:rPr>
            </w:pPr>
            <w:ins w:id="1093"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AE7F8E" w14:textId="77777777" w:rsidR="00BF17B0" w:rsidRPr="00860832" w:rsidRDefault="00BF17B0" w:rsidP="00BF17B0">
            <w:pPr>
              <w:rPr>
                <w:ins w:id="1094" w:author="Laura Viignola" w:date="2017-07-10T16:58:00Z"/>
                <w:rFonts w:ascii="Arial" w:hAnsi="Arial" w:cs="Arial"/>
              </w:rPr>
            </w:pPr>
            <w:ins w:id="1095"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6061B8" w14:textId="77777777" w:rsidR="00BF17B0" w:rsidRPr="00860832" w:rsidRDefault="00BF17B0" w:rsidP="00BF17B0">
            <w:pPr>
              <w:rPr>
                <w:ins w:id="1096" w:author="Laura Viignola" w:date="2017-07-10T16:58:00Z"/>
                <w:rFonts w:ascii="Arial" w:hAnsi="Arial" w:cs="Arial"/>
              </w:rPr>
            </w:pPr>
            <w:ins w:id="1097"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1991C8DB" w14:textId="77777777" w:rsidR="00BF17B0" w:rsidRPr="00860832" w:rsidRDefault="00BF17B0" w:rsidP="00BF17B0">
            <w:pPr>
              <w:rPr>
                <w:ins w:id="1098" w:author="Laura Viignola" w:date="2017-07-10T16:58:00Z"/>
                <w:rFonts w:ascii="Arial" w:eastAsia="Calibri" w:hAnsi="Arial" w:cs="Arial"/>
              </w:rPr>
            </w:pPr>
            <w:ins w:id="1099" w:author="Laura Viignola" w:date="2017-07-10T16:58:00Z">
              <w:r w:rsidRPr="00860832">
                <w:rPr>
                  <w:rFonts w:ascii="Arial" w:eastAsia="Calibri" w:hAnsi="Arial" w:cs="Arial"/>
                </w:rPr>
                <w:t>Me_2</w:t>
              </w:r>
            </w:ins>
          </w:p>
        </w:tc>
      </w:tr>
      <w:tr w:rsidR="00BF17B0" w:rsidRPr="006056BE" w14:paraId="6AF44D7E" w14:textId="77777777" w:rsidTr="00BF17B0">
        <w:trPr>
          <w:ins w:id="110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ECAA" w14:textId="77777777" w:rsidR="00BF17B0" w:rsidRPr="006056BE" w:rsidRDefault="00BF17B0" w:rsidP="00BF17B0">
            <w:pPr>
              <w:rPr>
                <w:ins w:id="1101" w:author="Laura Viignola" w:date="2017-07-10T16:58:00Z"/>
              </w:rPr>
            </w:pPr>
            <w:ins w:id="110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1C0242" w14:textId="77777777" w:rsidR="00BF17B0" w:rsidRPr="00D061D3" w:rsidRDefault="00BF17B0" w:rsidP="00BF17B0">
            <w:pPr>
              <w:rPr>
                <w:ins w:id="1103" w:author="Laura Viignola" w:date="2017-07-10T16:58:00Z"/>
                <w:rFonts w:asciiTheme="minorHAnsi" w:hAnsiTheme="minorHAnsi"/>
              </w:rPr>
            </w:pPr>
            <w:ins w:id="1104"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F8946" w14:textId="77777777" w:rsidR="00BF17B0" w:rsidRPr="00F24CCE" w:rsidRDefault="00BF17B0" w:rsidP="00BF17B0">
            <w:pPr>
              <w:jc w:val="right"/>
              <w:rPr>
                <w:ins w:id="1105" w:author="Laura Viignola" w:date="2017-07-10T16:58:00Z"/>
                <w:rFonts w:asciiTheme="minorHAnsi" w:hAnsiTheme="minorHAnsi"/>
              </w:rPr>
            </w:pPr>
            <w:ins w:id="1106" w:author="Laura Viignola" w:date="2017-07-10T16:58:00Z">
              <w:r w:rsidRPr="00F24CCE">
                <w:rPr>
                  <w:rFonts w:asciiTheme="minorHAnsi" w:hAnsiTheme="minorHAnsi"/>
                </w:rPr>
                <w:t>8</w:t>
              </w:r>
            </w:ins>
          </w:p>
        </w:tc>
        <w:tc>
          <w:tcPr>
            <w:tcW w:w="1526" w:type="dxa"/>
            <w:tcBorders>
              <w:top w:val="single" w:sz="6" w:space="0" w:color="000000"/>
              <w:left w:val="single" w:sz="6" w:space="0" w:color="000000"/>
              <w:bottom w:val="single" w:sz="6" w:space="0" w:color="000000"/>
              <w:right w:val="single" w:sz="6" w:space="0" w:color="000000"/>
            </w:tcBorders>
          </w:tcPr>
          <w:p w14:paraId="72922076" w14:textId="77777777" w:rsidR="00BF17B0" w:rsidRPr="006056BE" w:rsidRDefault="00BF17B0" w:rsidP="00BF17B0">
            <w:pPr>
              <w:jc w:val="right"/>
              <w:rPr>
                <w:ins w:id="1107" w:author="Laura Viignola" w:date="2017-07-10T16:58:00Z"/>
                <w:rFonts w:ascii="Calibri" w:eastAsia="Calibri" w:hAnsi="Calibri" w:cs="Calibri"/>
              </w:rPr>
            </w:pPr>
            <w:ins w:id="1108" w:author="Laura Viignola" w:date="2017-07-10T16:58:00Z">
              <w:r>
                <w:rPr>
                  <w:rFonts w:ascii="Calibri" w:eastAsia="Calibri" w:hAnsi="Calibri" w:cs="Calibri"/>
                </w:rPr>
                <w:t>5</w:t>
              </w:r>
            </w:ins>
          </w:p>
        </w:tc>
      </w:tr>
      <w:tr w:rsidR="00BF17B0" w:rsidRPr="006056BE" w14:paraId="3C06A251" w14:textId="77777777" w:rsidTr="00BF17B0">
        <w:trPr>
          <w:ins w:id="110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DDA14" w14:textId="77777777" w:rsidR="00BF17B0" w:rsidRPr="006056BE" w:rsidRDefault="00BF17B0" w:rsidP="00BF17B0">
            <w:pPr>
              <w:rPr>
                <w:ins w:id="1110" w:author="Laura Viignola" w:date="2017-07-10T16:58:00Z"/>
                <w:rFonts w:ascii="Calibri" w:eastAsia="Calibri" w:hAnsi="Calibri" w:cs="Calibri"/>
              </w:rPr>
            </w:pPr>
            <w:ins w:id="111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3FC1E" w14:textId="77777777" w:rsidR="00BF17B0" w:rsidRPr="006056BE" w:rsidRDefault="00BF17B0" w:rsidP="00BF17B0">
            <w:pPr>
              <w:rPr>
                <w:ins w:id="1112" w:author="Laura Viignola" w:date="2017-07-10T16:58:00Z"/>
                <w:rFonts w:ascii="Calibri" w:eastAsia="Calibri" w:hAnsi="Calibri" w:cs="Calibri"/>
              </w:rPr>
            </w:pPr>
            <w:ins w:id="1113"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BF658" w14:textId="77777777" w:rsidR="00BF17B0" w:rsidRPr="006056BE" w:rsidRDefault="00BF17B0" w:rsidP="00BF17B0">
            <w:pPr>
              <w:jc w:val="right"/>
              <w:rPr>
                <w:ins w:id="1114" w:author="Laura Viignola" w:date="2017-07-10T16:58:00Z"/>
                <w:rFonts w:ascii="Calibri" w:eastAsia="Calibri" w:hAnsi="Calibri" w:cs="Calibri"/>
              </w:rPr>
            </w:pPr>
            <w:ins w:id="1115"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42867A17" w14:textId="77777777" w:rsidR="00BF17B0" w:rsidRDefault="00BF17B0" w:rsidP="00BF17B0">
            <w:pPr>
              <w:jc w:val="right"/>
              <w:rPr>
                <w:ins w:id="1116" w:author="Laura Viignola" w:date="2017-07-10T16:58:00Z"/>
                <w:rFonts w:ascii="Calibri" w:eastAsia="Calibri" w:hAnsi="Calibri" w:cs="Calibri"/>
              </w:rPr>
            </w:pPr>
            <w:ins w:id="1117" w:author="Laura Viignola" w:date="2017-07-10T16:58:00Z">
              <w:r>
                <w:rPr>
                  <w:rFonts w:ascii="Calibri" w:eastAsia="Calibri" w:hAnsi="Calibri" w:cs="Calibri"/>
                </w:rPr>
                <w:t>10</w:t>
              </w:r>
            </w:ins>
          </w:p>
        </w:tc>
      </w:tr>
      <w:tr w:rsidR="00BF17B0" w:rsidRPr="006056BE" w14:paraId="119D8127" w14:textId="77777777" w:rsidTr="00BF17B0">
        <w:trPr>
          <w:ins w:id="111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DCEB9" w14:textId="77777777" w:rsidR="00BF17B0" w:rsidRPr="006056BE" w:rsidRDefault="00BF17B0" w:rsidP="00BF17B0">
            <w:pPr>
              <w:rPr>
                <w:ins w:id="1119" w:author="Laura Viignola" w:date="2017-07-10T16:58:00Z"/>
                <w:rFonts w:ascii="Calibri" w:eastAsia="Calibri" w:hAnsi="Calibri" w:cs="Calibri"/>
              </w:rPr>
            </w:pPr>
            <w:ins w:id="112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6C1F" w14:textId="77777777" w:rsidR="00BF17B0" w:rsidRPr="006056BE" w:rsidRDefault="00BF17B0" w:rsidP="00BF17B0">
            <w:pPr>
              <w:rPr>
                <w:ins w:id="1121" w:author="Laura Viignola" w:date="2017-07-10T16:58:00Z"/>
                <w:rFonts w:ascii="Calibri" w:eastAsia="Calibri" w:hAnsi="Calibri" w:cs="Calibri"/>
              </w:rPr>
            </w:pPr>
            <w:ins w:id="1122"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09DBB" w14:textId="77777777" w:rsidR="00BF17B0" w:rsidRPr="006056BE" w:rsidRDefault="00BF17B0" w:rsidP="00BF17B0">
            <w:pPr>
              <w:jc w:val="right"/>
              <w:rPr>
                <w:ins w:id="1123" w:author="Laura Viignola" w:date="2017-07-10T16:58:00Z"/>
                <w:rFonts w:ascii="Calibri" w:eastAsia="Calibri" w:hAnsi="Calibri" w:cs="Calibri"/>
              </w:rPr>
            </w:pPr>
            <w:ins w:id="1124" w:author="Laura Viignola" w:date="2017-07-10T16:58:00Z">
              <w:r>
                <w:rPr>
                  <w:rFonts w:ascii="Calibri" w:eastAsia="Calibri" w:hAnsi="Calibri" w:cs="Calibri"/>
                </w:rPr>
                <w:t>6</w:t>
              </w:r>
            </w:ins>
          </w:p>
        </w:tc>
        <w:tc>
          <w:tcPr>
            <w:tcW w:w="1526" w:type="dxa"/>
            <w:tcBorders>
              <w:top w:val="single" w:sz="6" w:space="0" w:color="000000"/>
              <w:left w:val="single" w:sz="6" w:space="0" w:color="000000"/>
              <w:bottom w:val="single" w:sz="6" w:space="0" w:color="000000"/>
              <w:right w:val="single" w:sz="6" w:space="0" w:color="000000"/>
            </w:tcBorders>
          </w:tcPr>
          <w:p w14:paraId="472FD8D0" w14:textId="77777777" w:rsidR="00BF17B0" w:rsidRDefault="00BF17B0" w:rsidP="00BF17B0">
            <w:pPr>
              <w:jc w:val="right"/>
              <w:rPr>
                <w:ins w:id="1125" w:author="Laura Viignola" w:date="2017-07-10T16:58:00Z"/>
                <w:rFonts w:ascii="Calibri" w:eastAsia="Calibri" w:hAnsi="Calibri" w:cs="Calibri"/>
              </w:rPr>
            </w:pPr>
            <w:ins w:id="1126" w:author="Laura Viignola" w:date="2017-07-10T16:58:00Z">
              <w:r>
                <w:rPr>
                  <w:rFonts w:ascii="Calibri" w:eastAsia="Calibri" w:hAnsi="Calibri" w:cs="Calibri"/>
                </w:rPr>
                <w:t>12</w:t>
              </w:r>
            </w:ins>
          </w:p>
        </w:tc>
      </w:tr>
      <w:tr w:rsidR="00BF17B0" w:rsidRPr="006056BE" w14:paraId="5B3BC2AE" w14:textId="77777777" w:rsidTr="00BF17B0">
        <w:trPr>
          <w:ins w:id="112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39F" w14:textId="77777777" w:rsidR="00BF17B0" w:rsidRDefault="00BF17B0" w:rsidP="00BF17B0">
            <w:pPr>
              <w:rPr>
                <w:ins w:id="1128" w:author="Laura Viignola" w:date="2017-07-10T16:58:00Z"/>
                <w:rFonts w:ascii="Calibri" w:eastAsia="Calibri" w:hAnsi="Calibri" w:cs="Calibri"/>
              </w:rPr>
            </w:pPr>
            <w:ins w:id="112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AABC48" w14:textId="77777777" w:rsidR="00BF17B0" w:rsidRDefault="00BF17B0" w:rsidP="00BF17B0">
            <w:pPr>
              <w:rPr>
                <w:ins w:id="1130" w:author="Laura Viignola" w:date="2017-07-10T16:58:00Z"/>
                <w:rFonts w:ascii="Calibri" w:eastAsia="Calibri" w:hAnsi="Calibri" w:cs="Calibri"/>
              </w:rPr>
            </w:pPr>
            <w:ins w:id="1131"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05D0C1" w14:textId="77777777" w:rsidR="00BF17B0" w:rsidRDefault="00BF17B0" w:rsidP="00BF17B0">
            <w:pPr>
              <w:jc w:val="right"/>
              <w:rPr>
                <w:ins w:id="1132" w:author="Laura Viignola" w:date="2017-07-10T16:58:00Z"/>
                <w:rFonts w:ascii="Calibri" w:eastAsia="Calibri" w:hAnsi="Calibri" w:cs="Calibri"/>
              </w:rPr>
            </w:pPr>
            <w:ins w:id="1133" w:author="Laura Viignola" w:date="2017-07-10T16:58:00Z">
              <w:r>
                <w:rPr>
                  <w:rFonts w:ascii="Calibri" w:eastAsia="Calibri" w:hAnsi="Calibri" w:cs="Calibri"/>
                </w:rPr>
                <w:t>7</w:t>
              </w:r>
            </w:ins>
          </w:p>
        </w:tc>
        <w:tc>
          <w:tcPr>
            <w:tcW w:w="1526" w:type="dxa"/>
            <w:tcBorders>
              <w:top w:val="single" w:sz="6" w:space="0" w:color="000000"/>
              <w:left w:val="single" w:sz="6" w:space="0" w:color="000000"/>
              <w:bottom w:val="single" w:sz="6" w:space="0" w:color="000000"/>
              <w:right w:val="single" w:sz="6" w:space="0" w:color="000000"/>
            </w:tcBorders>
          </w:tcPr>
          <w:p w14:paraId="3326313D" w14:textId="77777777" w:rsidR="00BF17B0" w:rsidRDefault="00BF17B0" w:rsidP="00BF17B0">
            <w:pPr>
              <w:jc w:val="right"/>
              <w:rPr>
                <w:ins w:id="1134" w:author="Laura Viignola" w:date="2017-07-10T16:58:00Z"/>
                <w:rFonts w:ascii="Calibri" w:eastAsia="Calibri" w:hAnsi="Calibri" w:cs="Calibri"/>
              </w:rPr>
            </w:pPr>
            <w:ins w:id="1135" w:author="Laura Viignola" w:date="2017-07-10T16:58:00Z">
              <w:r>
                <w:rPr>
                  <w:rFonts w:ascii="Calibri" w:eastAsia="Calibri" w:hAnsi="Calibri" w:cs="Calibri"/>
                </w:rPr>
                <w:t>20</w:t>
              </w:r>
            </w:ins>
          </w:p>
        </w:tc>
      </w:tr>
    </w:tbl>
    <w:p w14:paraId="1EA87F08" w14:textId="77777777" w:rsidR="00BF17B0" w:rsidRPr="006056BE" w:rsidRDefault="00BF17B0" w:rsidP="00BF17B0">
      <w:pPr>
        <w:ind w:left="708"/>
        <w:rPr>
          <w:ins w:id="1136" w:author="Laura Viignola" w:date="2017-07-10T16:58:00Z"/>
        </w:rPr>
      </w:pPr>
    </w:p>
    <w:p w14:paraId="411E0603" w14:textId="77777777" w:rsidR="00BF17B0" w:rsidRPr="006056BE" w:rsidRDefault="00BF17B0" w:rsidP="00BF17B0">
      <w:pPr>
        <w:ind w:left="708"/>
        <w:rPr>
          <w:ins w:id="1137" w:author="Laura Viignola" w:date="2017-07-10T16:58:00Z"/>
        </w:rPr>
      </w:pPr>
    </w:p>
    <w:p w14:paraId="37D96C18" w14:textId="77777777" w:rsidR="00BF17B0" w:rsidRPr="006056BE" w:rsidRDefault="00BF17B0" w:rsidP="00BF17B0">
      <w:pPr>
        <w:ind w:left="708"/>
        <w:rPr>
          <w:ins w:id="1138" w:author="Laura Viignola" w:date="2017-07-10T16:58:00Z"/>
        </w:rPr>
      </w:pPr>
    </w:p>
    <w:p w14:paraId="2B14A7BE" w14:textId="77777777" w:rsidR="00BF17B0" w:rsidRPr="000E3547" w:rsidRDefault="00BF17B0" w:rsidP="00BF17B0">
      <w:pPr>
        <w:pStyle w:val="Stile3"/>
        <w:rPr>
          <w:ins w:id="1139" w:author="Laura Viignola" w:date="2017-07-10T16:58:00Z"/>
          <w:lang w:val="it-IT"/>
        </w:rPr>
      </w:pPr>
      <w:ins w:id="1140" w:author="Laura Viignola" w:date="2017-07-10T16:58:00Z">
        <w:r>
          <w:t>Subtraction -</w:t>
        </w:r>
      </w:ins>
    </w:p>
    <w:p w14:paraId="5273E164" w14:textId="77777777" w:rsidR="00BF17B0" w:rsidRDefault="00BF17B0" w:rsidP="00BF17B0">
      <w:pPr>
        <w:rPr>
          <w:ins w:id="1141" w:author="Laura Viignola" w:date="2017-07-10T16:58:00Z"/>
          <w:rFonts w:ascii="Cambria" w:eastAsia="Calibri" w:hAnsi="Cambria" w:cs="Calibri"/>
          <w:i/>
          <w:color w:val="5B9BD5"/>
        </w:rPr>
      </w:pPr>
      <w:ins w:id="114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9A8A1A" w14:textId="77777777" w:rsidR="00BF17B0" w:rsidRPr="0075768B" w:rsidRDefault="00BF17B0" w:rsidP="00BF17B0">
      <w:pPr>
        <w:ind w:left="1416"/>
        <w:rPr>
          <w:ins w:id="1143" w:author="Laura Viignola" w:date="2017-07-10T16:58:00Z"/>
          <w:rFonts w:ascii="Arial" w:eastAsia="Calibri" w:hAnsi="Arial" w:cs="Arial"/>
          <w:b/>
        </w:rPr>
      </w:pPr>
      <w:ins w:id="1144"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DB0D9F1" w14:textId="77777777" w:rsidR="00BF17B0" w:rsidRDefault="00BF17B0" w:rsidP="00BF17B0">
      <w:pPr>
        <w:ind w:left="360"/>
        <w:rPr>
          <w:ins w:id="1145" w:author="Laura Viignola" w:date="2017-07-10T16:58:00Z"/>
          <w:rFonts w:ascii="Cambria" w:eastAsia="Calibri" w:hAnsi="Cambria" w:cs="Calibri"/>
          <w:color w:val="5B9BD5"/>
        </w:rPr>
      </w:pPr>
    </w:p>
    <w:p w14:paraId="44A5CBDE" w14:textId="77777777" w:rsidR="00BF17B0" w:rsidRPr="005961DD" w:rsidRDefault="00BF17B0" w:rsidP="00BF17B0">
      <w:pPr>
        <w:rPr>
          <w:ins w:id="1146" w:author="Laura Viignola" w:date="2017-07-10T16:58:00Z"/>
          <w:rFonts w:ascii="Cambria" w:eastAsia="Calibri" w:hAnsi="Cambria" w:cs="Calibri"/>
          <w:i/>
          <w:color w:val="5B9BD5"/>
        </w:rPr>
      </w:pPr>
      <w:ins w:id="1147"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78ACAE8" w14:textId="77777777" w:rsidR="00BF17B0" w:rsidRDefault="00BF17B0" w:rsidP="00BF17B0">
      <w:pPr>
        <w:rPr>
          <w:ins w:id="1148" w:author="Laura Viignola" w:date="2017-07-10T16:58:00Z"/>
          <w:rFonts w:ascii="Cambria" w:eastAsia="Calibri" w:hAnsi="Cambria" w:cs="Calibri"/>
          <w:color w:val="5B9BD5"/>
        </w:rPr>
      </w:pPr>
      <w:ins w:id="1149"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minuend</w:t>
        </w:r>
      </w:ins>
    </w:p>
    <w:p w14:paraId="1296F628" w14:textId="77777777" w:rsidR="00BF17B0" w:rsidRDefault="00BF17B0" w:rsidP="00BF17B0">
      <w:pPr>
        <w:rPr>
          <w:ins w:id="1150" w:author="Laura Viignola" w:date="2017-07-10T16:58:00Z"/>
          <w:rFonts w:ascii="Cambria" w:eastAsia="Calibri" w:hAnsi="Cambria" w:cs="Calibri"/>
          <w:color w:val="5B9BD5"/>
        </w:rPr>
      </w:pPr>
      <w:ins w:id="1151"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 xml:space="preserve">the </w:t>
        </w:r>
        <w:r w:rsidRPr="00725E93">
          <w:rPr>
            <w:rFonts w:ascii="Cambria" w:eastAsia="Calibri" w:hAnsi="Cambria" w:cs="Calibri"/>
          </w:rPr>
          <w:t>subtrahend</w:t>
        </w:r>
      </w:ins>
    </w:p>
    <w:p w14:paraId="446E2822" w14:textId="77777777" w:rsidR="00BF17B0" w:rsidRDefault="00BF17B0" w:rsidP="00BF17B0">
      <w:pPr>
        <w:rPr>
          <w:ins w:id="1152" w:author="Laura Viignola" w:date="2017-07-10T16:58:00Z"/>
          <w:rFonts w:ascii="Cambria" w:eastAsia="Calibri" w:hAnsi="Cambria" w:cs="Calibri"/>
          <w:color w:val="5B9BD5"/>
        </w:rPr>
      </w:pPr>
    </w:p>
    <w:p w14:paraId="510684C1" w14:textId="77777777" w:rsidR="00BF17B0" w:rsidRDefault="00BF17B0" w:rsidP="00BF17B0">
      <w:pPr>
        <w:rPr>
          <w:ins w:id="1153" w:author="Laura Viignola" w:date="2017-07-10T16:58:00Z"/>
          <w:rFonts w:ascii="Cambria" w:eastAsia="Calibri" w:hAnsi="Cambria" w:cs="Calibri"/>
          <w:i/>
          <w:color w:val="5B9BD5"/>
        </w:rPr>
      </w:pPr>
      <w:ins w:id="1154"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21FC93E" w14:textId="77777777" w:rsidR="00BF17B0" w:rsidRDefault="00BF17B0" w:rsidP="00BF17B0">
      <w:pPr>
        <w:rPr>
          <w:ins w:id="1155" w:author="Laura Viignola" w:date="2017-07-10T16:58:00Z"/>
          <w:rFonts w:ascii="Arial" w:eastAsia="Calibri" w:hAnsi="Arial" w:cs="Arial"/>
        </w:rPr>
      </w:pPr>
      <w:ins w:id="1156" w:author="Laura Viignola" w:date="2017-07-10T16:58:00Z">
        <w:r>
          <w:rPr>
            <w:rFonts w:ascii="Arial" w:eastAsia="Calibri" w:hAnsi="Arial" w:cs="Arial"/>
          </w:rPr>
          <w:t>DS_1 - DS_2</w:t>
        </w:r>
      </w:ins>
    </w:p>
    <w:p w14:paraId="1877FCEF" w14:textId="77777777" w:rsidR="00BF17B0" w:rsidRPr="0075768B" w:rsidRDefault="00BF17B0" w:rsidP="00BF17B0">
      <w:pPr>
        <w:rPr>
          <w:ins w:id="1157" w:author="Laura Viignola" w:date="2017-07-10T16:58:00Z"/>
          <w:rFonts w:ascii="Arial" w:eastAsia="Calibri" w:hAnsi="Arial" w:cs="Arial"/>
        </w:rPr>
      </w:pPr>
      <w:ins w:id="1158" w:author="Laura Viignola" w:date="2017-07-10T16:58:00Z">
        <w:r>
          <w:rPr>
            <w:rFonts w:ascii="Arial" w:eastAsia="Calibri" w:hAnsi="Arial" w:cs="Arial"/>
          </w:rPr>
          <w:t>3 - 5</w:t>
        </w:r>
      </w:ins>
    </w:p>
    <w:p w14:paraId="4E2F1326" w14:textId="77777777" w:rsidR="00BF17B0" w:rsidRPr="00930AA3" w:rsidRDefault="00BF17B0" w:rsidP="00BF17B0">
      <w:pPr>
        <w:rPr>
          <w:ins w:id="1159" w:author="Laura Viignola" w:date="2017-07-10T16:58:00Z"/>
          <w:rFonts w:ascii="Cambria" w:eastAsia="Calibri" w:hAnsi="Cambria" w:cs="Calibri"/>
          <w:color w:val="5B9BD5"/>
        </w:rPr>
      </w:pPr>
    </w:p>
    <w:p w14:paraId="7EFE7DBB" w14:textId="77777777" w:rsidR="00BF17B0" w:rsidRDefault="00BF17B0" w:rsidP="00BF17B0">
      <w:pPr>
        <w:rPr>
          <w:ins w:id="1160" w:author="Laura Viignola" w:date="2017-07-10T16:58:00Z"/>
          <w:rFonts w:ascii="Cambria" w:eastAsia="Calibri" w:hAnsi="Cambria" w:cs="Calibri"/>
          <w:i/>
          <w:color w:val="5B9BD5"/>
        </w:rPr>
      </w:pPr>
      <w:ins w:id="1161" w:author="Laura Viignola" w:date="2017-07-10T16:58:00Z">
        <w:r>
          <w:rPr>
            <w:rFonts w:ascii="Cambria" w:eastAsia="Calibri" w:hAnsi="Cambria" w:cs="Calibri"/>
            <w:i/>
            <w:color w:val="5B9BD5"/>
          </w:rPr>
          <w:t>Semantic for scalar operations</w:t>
        </w:r>
      </w:ins>
    </w:p>
    <w:p w14:paraId="042A627A" w14:textId="77777777" w:rsidR="00BF17B0" w:rsidRDefault="00BF17B0" w:rsidP="00BF17B0">
      <w:pPr>
        <w:jc w:val="both"/>
        <w:rPr>
          <w:ins w:id="1162" w:author="Laura Viignola" w:date="2017-07-10T16:58:00Z"/>
        </w:rPr>
      </w:pPr>
      <w:ins w:id="1163" w:author="Laura Viignola" w:date="2017-07-10T16:58:00Z">
        <w:r>
          <w:t>The operator - computes de subtraction of two numbers.</w:t>
        </w:r>
      </w:ins>
    </w:p>
    <w:p w14:paraId="69109964" w14:textId="77777777" w:rsidR="00BF17B0" w:rsidRPr="00CF4A4F" w:rsidRDefault="00BF17B0" w:rsidP="00BF17B0">
      <w:pPr>
        <w:jc w:val="both"/>
        <w:rPr>
          <w:ins w:id="1164" w:author="Laura Viignola" w:date="2017-07-10T16:58:00Z"/>
          <w:rFonts w:ascii="Cambria" w:eastAsia="Calibri" w:hAnsi="Cambria" w:cs="Calibri"/>
        </w:rPr>
      </w:pPr>
    </w:p>
    <w:p w14:paraId="3CD97E93" w14:textId="77777777" w:rsidR="00BF17B0" w:rsidRDefault="00BF17B0" w:rsidP="00BF17B0">
      <w:pPr>
        <w:jc w:val="both"/>
        <w:rPr>
          <w:ins w:id="1165" w:author="Laura Viignola" w:date="2017-07-10T16:58:00Z"/>
          <w:rFonts w:ascii="Cambria" w:eastAsia="Calibri" w:hAnsi="Cambria" w:cs="Calibri"/>
        </w:rPr>
      </w:pPr>
      <w:ins w:id="1166" w:author="Laura Viignola" w:date="2017-07-10T16:58:00Z">
        <w:r>
          <w:rPr>
            <w:rFonts w:ascii="Cambria" w:eastAsia="Calibri" w:hAnsi="Cambria" w:cs="Calibri"/>
          </w:rPr>
          <w:t xml:space="preserve">Examples: </w:t>
        </w:r>
      </w:ins>
    </w:p>
    <w:p w14:paraId="7ED9A0CB" w14:textId="77777777" w:rsidR="00BF17B0" w:rsidRDefault="00BF17B0" w:rsidP="00BF17B0">
      <w:pPr>
        <w:ind w:left="360"/>
        <w:jc w:val="both"/>
        <w:rPr>
          <w:ins w:id="1167" w:author="Laura Viignola" w:date="2017-07-10T16:58:00Z"/>
          <w:rFonts w:ascii="Cambria" w:hAnsi="Cambria"/>
        </w:rPr>
      </w:pPr>
      <w:ins w:id="1168"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-2</w:t>
        </w:r>
      </w:ins>
    </w:p>
    <w:p w14:paraId="7DFA9250" w14:textId="77777777" w:rsidR="00BF17B0" w:rsidRDefault="00BF17B0" w:rsidP="00BF17B0">
      <w:pPr>
        <w:rPr>
          <w:ins w:id="1169" w:author="Laura Viignola" w:date="2017-07-10T16:58:00Z"/>
          <w:rFonts w:ascii="Cambria" w:eastAsia="Calibri" w:hAnsi="Cambria" w:cs="Calibri"/>
          <w:i/>
          <w:color w:val="5B9BD5"/>
        </w:rPr>
      </w:pPr>
    </w:p>
    <w:p w14:paraId="10CC0FF6" w14:textId="77777777" w:rsidR="00BF17B0" w:rsidRDefault="00BF17B0" w:rsidP="00BF17B0">
      <w:pPr>
        <w:rPr>
          <w:ins w:id="1170" w:author="Laura Viignola" w:date="2017-07-10T16:58:00Z"/>
          <w:rFonts w:ascii="Cambria" w:eastAsia="Calibri" w:hAnsi="Cambria" w:cs="Calibri"/>
          <w:i/>
          <w:color w:val="5B9BD5"/>
        </w:rPr>
      </w:pPr>
      <w:ins w:id="117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F8CFE72" w14:textId="77777777" w:rsidR="00BF17B0" w:rsidRDefault="00BF17B0" w:rsidP="00BF17B0">
      <w:pPr>
        <w:rPr>
          <w:ins w:id="1172" w:author="Laura Viignola" w:date="2017-07-10T16:58:00Z"/>
          <w:rFonts w:ascii="Cambria" w:eastAsia="Calibri" w:hAnsi="Cambria" w:cs="Calibri"/>
          <w:i/>
          <w:noProof/>
          <w:color w:val="5B9BD5"/>
          <w:lang w:val="en-US"/>
        </w:rPr>
      </w:pPr>
      <w:ins w:id="1173" w:author="Laura Viignola" w:date="2017-07-10T16:58:00Z">
        <w:r w:rsidRPr="00DA2507">
          <w:rPr>
            <w:rFonts w:ascii="Cambria" w:eastAsia="Calibri" w:hAnsi="Cambria" w:cs="Calibri"/>
            <w:i/>
            <w:noProof/>
            <w:color w:val="5B9BD5"/>
            <w:lang w:val="en-US"/>
          </w:rPr>
          <w:t xml:space="preserve"> </w:t>
        </w:r>
      </w:ins>
    </w:p>
    <w:p w14:paraId="5F0A5073" w14:textId="77777777" w:rsidR="00BF17B0" w:rsidRDefault="00BF17B0" w:rsidP="00BF17B0">
      <w:pPr>
        <w:rPr>
          <w:ins w:id="1174" w:author="Laura Viignola" w:date="2017-07-10T16:58:00Z"/>
          <w:rFonts w:ascii="Cambria" w:eastAsia="Calibri" w:hAnsi="Cambria" w:cs="Calibri"/>
        </w:rPr>
      </w:pPr>
      <w:ins w:id="1175"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9BD417E" w14:textId="77777777" w:rsidR="00BF17B0" w:rsidRPr="006F2FA3" w:rsidRDefault="00BF17B0" w:rsidP="00BF17B0">
      <w:pPr>
        <w:ind w:left="708" w:firstLine="708"/>
        <w:rPr>
          <w:ins w:id="1176" w:author="Laura Viignola" w:date="2017-07-10T16:58:00Z"/>
          <w:rFonts w:ascii="Cambria" w:eastAsia="Calibri" w:hAnsi="Cambria" w:cs="Calibri"/>
        </w:rPr>
      </w:pPr>
      <w:ins w:id="117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C863FF6" w14:textId="77777777" w:rsidR="00BF17B0" w:rsidRPr="006F2FA3" w:rsidRDefault="00BF17B0" w:rsidP="00BF17B0">
      <w:pPr>
        <w:ind w:left="708" w:firstLine="708"/>
        <w:rPr>
          <w:ins w:id="1178" w:author="Laura Viignola" w:date="2017-07-10T16:58:00Z"/>
          <w:rFonts w:ascii="Cambria" w:eastAsia="Calibri" w:hAnsi="Cambria" w:cs="Calibri"/>
        </w:rPr>
      </w:pPr>
      <w:ins w:id="117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5509B42" w14:textId="77777777" w:rsidR="00BF17B0" w:rsidRPr="006F2FA3" w:rsidRDefault="00BF17B0" w:rsidP="00BF17B0">
      <w:pPr>
        <w:rPr>
          <w:ins w:id="1180" w:author="Laura Viignola" w:date="2017-07-10T16:58:00Z"/>
          <w:rFonts w:ascii="Cambria" w:eastAsia="Calibri" w:hAnsi="Cambria" w:cs="Calibri"/>
          <w:i/>
          <w:color w:val="5B9BD5"/>
        </w:rPr>
      </w:pPr>
    </w:p>
    <w:p w14:paraId="2060F31E" w14:textId="77777777" w:rsidR="00BF17B0" w:rsidRDefault="00BF17B0" w:rsidP="00BF17B0">
      <w:pPr>
        <w:rPr>
          <w:ins w:id="1181" w:author="Laura Viignola" w:date="2017-07-10T16:58:00Z"/>
          <w:rFonts w:ascii="Cambria" w:eastAsia="Calibri" w:hAnsi="Cambria" w:cs="Calibri"/>
        </w:rPr>
      </w:pPr>
      <w:ins w:id="1182"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25B8BF5" w14:textId="77777777" w:rsidR="00BF17B0" w:rsidRPr="006F2FA3" w:rsidRDefault="00BF17B0" w:rsidP="00BF17B0">
      <w:pPr>
        <w:ind w:left="708" w:firstLine="708"/>
        <w:rPr>
          <w:ins w:id="1183" w:author="Laura Viignola" w:date="2017-07-10T16:58:00Z"/>
          <w:rFonts w:ascii="Cambria" w:eastAsia="Calibri" w:hAnsi="Cambria" w:cs="Calibri"/>
        </w:rPr>
      </w:pPr>
      <w:ins w:id="118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0979" w14:textId="77777777" w:rsidR="00BF17B0" w:rsidRPr="006F2FA3" w:rsidRDefault="00BF17B0" w:rsidP="00BF17B0">
      <w:pPr>
        <w:ind w:left="708" w:firstLine="708"/>
        <w:rPr>
          <w:ins w:id="1185" w:author="Laura Viignola" w:date="2017-07-10T16:58:00Z"/>
          <w:rFonts w:ascii="Cambria" w:eastAsia="Calibri" w:hAnsi="Cambria" w:cs="Calibri"/>
        </w:rPr>
      </w:pPr>
      <w:ins w:id="118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B194E22" w14:textId="77777777" w:rsidR="00BF17B0" w:rsidRPr="00E64258" w:rsidRDefault="00BF17B0" w:rsidP="00BF17B0">
      <w:pPr>
        <w:rPr>
          <w:ins w:id="1187" w:author="Laura Viignola" w:date="2017-07-10T16:58:00Z"/>
          <w:rFonts w:ascii="Cambria" w:hAnsi="Cambria"/>
        </w:rPr>
      </w:pPr>
    </w:p>
    <w:p w14:paraId="54D74CC3" w14:textId="77777777" w:rsidR="00BF17B0" w:rsidRPr="00E64258" w:rsidRDefault="00BF17B0" w:rsidP="00BF17B0">
      <w:pPr>
        <w:rPr>
          <w:ins w:id="1188" w:author="Laura Viignola" w:date="2017-07-10T16:58:00Z"/>
          <w:rFonts w:ascii="Cambria" w:eastAsia="Calibri" w:hAnsi="Cambria" w:cs="Calibri"/>
          <w:i/>
          <w:color w:val="5B9BD5"/>
        </w:rPr>
      </w:pPr>
      <w:ins w:id="1189" w:author="Laura Viignola" w:date="2017-07-10T16:58:00Z">
        <w:r w:rsidRPr="00E64258">
          <w:rPr>
            <w:rFonts w:ascii="Cambria" w:eastAsia="Calibri" w:hAnsi="Cambria" w:cs="Calibri"/>
            <w:i/>
            <w:color w:val="5B9BD5"/>
          </w:rPr>
          <w:t>Result type</w:t>
        </w:r>
      </w:ins>
    </w:p>
    <w:p w14:paraId="62A8A995" w14:textId="77777777" w:rsidR="00BF17B0" w:rsidRPr="00E64258" w:rsidRDefault="00BF17B0" w:rsidP="00BF17B0">
      <w:pPr>
        <w:rPr>
          <w:ins w:id="1190" w:author="Laura Viignola" w:date="2017-07-10T16:58:00Z"/>
          <w:rFonts w:ascii="Cambria" w:eastAsia="Calibri" w:hAnsi="Cambria" w:cs="Calibri"/>
          <w:i/>
          <w:color w:val="auto"/>
        </w:rPr>
      </w:pPr>
    </w:p>
    <w:p w14:paraId="7B7EA3AC" w14:textId="77777777" w:rsidR="00BF17B0" w:rsidRDefault="00BF17B0" w:rsidP="00BF17B0">
      <w:pPr>
        <w:rPr>
          <w:ins w:id="1191" w:author="Laura Viignola" w:date="2017-07-10T16:58:00Z"/>
          <w:rFonts w:ascii="Cambria" w:eastAsia="Calibri" w:hAnsi="Cambria" w:cs="Calibri"/>
        </w:rPr>
      </w:pPr>
      <w:ins w:id="1192"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45A08ED" w14:textId="77777777" w:rsidR="00BF17B0" w:rsidRPr="006F2FA3" w:rsidRDefault="00BF17B0" w:rsidP="00BF17B0">
      <w:pPr>
        <w:ind w:left="708" w:firstLine="708"/>
        <w:rPr>
          <w:ins w:id="1193" w:author="Laura Viignola" w:date="2017-07-10T16:58:00Z"/>
          <w:rFonts w:ascii="Cambria" w:eastAsia="Calibri" w:hAnsi="Cambria" w:cs="Calibri"/>
        </w:rPr>
      </w:pPr>
      <w:ins w:id="119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4749" w14:textId="77777777" w:rsidR="00BF17B0" w:rsidRPr="006F2FA3" w:rsidRDefault="00BF17B0" w:rsidP="00BF17B0">
      <w:pPr>
        <w:ind w:left="708" w:firstLine="708"/>
        <w:rPr>
          <w:ins w:id="1195" w:author="Laura Viignola" w:date="2017-07-10T16:58:00Z"/>
          <w:rFonts w:ascii="Cambria" w:eastAsia="Calibri" w:hAnsi="Cambria" w:cs="Calibri"/>
        </w:rPr>
      </w:pPr>
      <w:ins w:id="119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45C9788" w14:textId="77777777" w:rsidR="00BF17B0" w:rsidRDefault="00BF17B0" w:rsidP="00BF17B0">
      <w:pPr>
        <w:rPr>
          <w:ins w:id="1197" w:author="Laura Viignola" w:date="2017-07-10T16:58:00Z"/>
          <w:rFonts w:ascii="Cambria" w:eastAsia="Calibri" w:hAnsi="Cambria" w:cs="Calibri"/>
          <w:i/>
          <w:color w:val="5B9BD5"/>
        </w:rPr>
      </w:pPr>
    </w:p>
    <w:p w14:paraId="2F2E1858" w14:textId="77777777" w:rsidR="00BF17B0" w:rsidRDefault="00BF17B0" w:rsidP="00BF17B0">
      <w:pPr>
        <w:rPr>
          <w:ins w:id="1198" w:author="Laura Viignola" w:date="2017-07-10T16:58:00Z"/>
          <w:rFonts w:ascii="Cambria" w:eastAsia="Calibri" w:hAnsi="Cambria" w:cs="Calibri"/>
          <w:i/>
          <w:color w:val="5B9BD5"/>
        </w:rPr>
      </w:pPr>
      <w:ins w:id="1199" w:author="Laura Viignola" w:date="2017-07-10T16:58:00Z">
        <w:r>
          <w:rPr>
            <w:rFonts w:ascii="Cambria" w:eastAsia="Calibri" w:hAnsi="Cambria" w:cs="Calibri"/>
            <w:i/>
            <w:color w:val="5B9BD5"/>
          </w:rPr>
          <w:t>Additional constraints</w:t>
        </w:r>
      </w:ins>
    </w:p>
    <w:p w14:paraId="1668BCF1" w14:textId="77777777" w:rsidR="00BF17B0" w:rsidRDefault="00BF17B0" w:rsidP="00BF17B0">
      <w:pPr>
        <w:jc w:val="both"/>
        <w:rPr>
          <w:ins w:id="1200" w:author="Laura Viignola" w:date="2017-07-10T16:58:00Z"/>
          <w:rFonts w:ascii="Cambria" w:hAnsi="Cambria"/>
        </w:rPr>
      </w:pPr>
      <w:ins w:id="1201"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4B251C47" w14:textId="77777777" w:rsidR="00BF17B0" w:rsidRPr="00E5275E" w:rsidRDefault="00BF17B0" w:rsidP="00BF17B0">
      <w:pPr>
        <w:jc w:val="both"/>
        <w:rPr>
          <w:ins w:id="1202" w:author="Laura Viignola" w:date="2017-07-10T16:58:00Z"/>
          <w:rFonts w:ascii="Cambria" w:hAnsi="Cambria"/>
        </w:rPr>
      </w:pPr>
    </w:p>
    <w:p w14:paraId="69BAA881" w14:textId="77777777" w:rsidR="00BF17B0" w:rsidRDefault="00BF17B0" w:rsidP="00BF17B0">
      <w:pPr>
        <w:rPr>
          <w:ins w:id="1203" w:author="Laura Viignola" w:date="2017-07-10T16:58:00Z"/>
          <w:rFonts w:ascii="Cambria" w:eastAsia="Calibri" w:hAnsi="Cambria" w:cs="Calibri"/>
          <w:i/>
          <w:color w:val="5B9BD5"/>
        </w:rPr>
      </w:pPr>
      <w:ins w:id="1204" w:author="Laura Viignola" w:date="2017-07-10T16:58:00Z">
        <w:r>
          <w:rPr>
            <w:rFonts w:ascii="Cambria" w:eastAsia="Calibri" w:hAnsi="Cambria" w:cs="Calibri"/>
            <w:i/>
            <w:color w:val="5B9BD5"/>
          </w:rPr>
          <w:t xml:space="preserve">Behaviour </w:t>
        </w:r>
      </w:ins>
    </w:p>
    <w:p w14:paraId="38DF5F77" w14:textId="77777777" w:rsidR="00BF17B0" w:rsidRDefault="00BF17B0" w:rsidP="00BF17B0">
      <w:pPr>
        <w:jc w:val="both"/>
        <w:rPr>
          <w:ins w:id="1205" w:author="Laura Viignola" w:date="2017-07-10T16:58:00Z"/>
          <w:rFonts w:ascii="Cambria" w:eastAsia="Calibri" w:hAnsi="Cambria" w:cs="Calibri"/>
          <w:color w:val="auto"/>
        </w:rPr>
      </w:pPr>
      <w:ins w:id="1206"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6C5E22B5" w14:textId="77777777" w:rsidR="00BF17B0" w:rsidRDefault="00BF17B0" w:rsidP="00BF17B0">
      <w:pPr>
        <w:rPr>
          <w:ins w:id="1207" w:author="Laura Viignola" w:date="2017-07-10T16:58:00Z"/>
          <w:rFonts w:ascii="Cambria" w:eastAsia="Calibri" w:hAnsi="Cambria" w:cs="Calibri"/>
          <w:i/>
          <w:color w:val="5B9BD5"/>
        </w:rPr>
      </w:pPr>
    </w:p>
    <w:p w14:paraId="726668B8" w14:textId="77777777" w:rsidR="00BF17B0" w:rsidRDefault="00BF17B0" w:rsidP="00BF17B0">
      <w:pPr>
        <w:rPr>
          <w:ins w:id="1208" w:author="Laura Viignola" w:date="2017-07-10T16:58:00Z"/>
          <w:rFonts w:ascii="Cambria" w:eastAsia="Calibri" w:hAnsi="Cambria" w:cs="Calibri"/>
          <w:i/>
          <w:color w:val="5B9BD5"/>
        </w:rPr>
      </w:pPr>
      <w:ins w:id="1209" w:author="Laura Viignola" w:date="2017-07-10T16:58:00Z">
        <w:r>
          <w:rPr>
            <w:rFonts w:ascii="Cambria" w:eastAsia="Calibri" w:hAnsi="Cambria" w:cs="Calibri"/>
            <w:i/>
            <w:color w:val="5B9BD5"/>
          </w:rPr>
          <w:lastRenderedPageBreak/>
          <w:t xml:space="preserve">Examples </w:t>
        </w:r>
      </w:ins>
    </w:p>
    <w:p w14:paraId="5DCC5B7E" w14:textId="77777777" w:rsidR="00BF17B0" w:rsidRDefault="00BF17B0" w:rsidP="00BF17B0">
      <w:pPr>
        <w:rPr>
          <w:ins w:id="1210" w:author="Laura Viignola" w:date="2017-07-10T16:58:00Z"/>
          <w:rFonts w:ascii="Cambria" w:hAnsi="Cambria"/>
        </w:rPr>
      </w:pPr>
      <w:ins w:id="1211" w:author="Laura Viignola" w:date="2017-07-10T16:58:00Z">
        <w:r>
          <w:rPr>
            <w:rFonts w:ascii="Cambria" w:hAnsi="Cambria"/>
          </w:rPr>
          <w:t>Given the operand Data Sets:</w:t>
        </w:r>
      </w:ins>
    </w:p>
    <w:p w14:paraId="03DEEC56" w14:textId="77777777" w:rsidR="00BF17B0" w:rsidRPr="001A403F" w:rsidRDefault="00BF17B0" w:rsidP="00BF17B0">
      <w:pPr>
        <w:rPr>
          <w:ins w:id="121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40ADF0" w14:textId="77777777" w:rsidTr="00BF17B0">
        <w:trPr>
          <w:ins w:id="121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D4083" w14:textId="77777777" w:rsidR="00BF17B0" w:rsidRPr="00860832" w:rsidRDefault="00BF17B0" w:rsidP="00BF17B0">
            <w:pPr>
              <w:rPr>
                <w:ins w:id="1214" w:author="Laura Viignola" w:date="2017-07-10T16:58:00Z"/>
                <w:rFonts w:ascii="Arial" w:eastAsia="Calibri" w:hAnsi="Arial" w:cs="Arial"/>
                <w:color w:val="1F497D" w:themeColor="text2"/>
              </w:rPr>
            </w:pPr>
            <w:ins w:id="1215" w:author="Laura Viignola" w:date="2017-07-10T16:58:00Z">
              <w:r w:rsidRPr="00860832">
                <w:rPr>
                  <w:rFonts w:ascii="Arial" w:eastAsia="Calibri" w:hAnsi="Arial" w:cs="Arial"/>
                  <w:color w:val="1F497D" w:themeColor="text2"/>
                </w:rPr>
                <w:t>DS_1</w:t>
              </w:r>
            </w:ins>
          </w:p>
        </w:tc>
      </w:tr>
      <w:tr w:rsidR="00BF17B0" w:rsidRPr="006056BE" w14:paraId="576996D4" w14:textId="77777777" w:rsidTr="00BF17B0">
        <w:trPr>
          <w:ins w:id="121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5DD3EA" w14:textId="77777777" w:rsidR="00BF17B0" w:rsidRPr="00860832" w:rsidRDefault="00BF17B0" w:rsidP="00BF17B0">
            <w:pPr>
              <w:rPr>
                <w:ins w:id="1217" w:author="Laura Viignola" w:date="2017-07-10T16:58:00Z"/>
                <w:rFonts w:ascii="Arial" w:hAnsi="Arial" w:cs="Arial"/>
              </w:rPr>
            </w:pPr>
            <w:ins w:id="121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977812" w14:textId="77777777" w:rsidR="00BF17B0" w:rsidRPr="00860832" w:rsidRDefault="00BF17B0" w:rsidP="00BF17B0">
            <w:pPr>
              <w:rPr>
                <w:ins w:id="1219" w:author="Laura Viignola" w:date="2017-07-10T16:58:00Z"/>
                <w:rFonts w:ascii="Arial" w:hAnsi="Arial" w:cs="Arial"/>
              </w:rPr>
            </w:pPr>
            <w:ins w:id="122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E62FFD" w14:textId="77777777" w:rsidR="00BF17B0" w:rsidRPr="00860832" w:rsidRDefault="00BF17B0" w:rsidP="00BF17B0">
            <w:pPr>
              <w:rPr>
                <w:ins w:id="1221" w:author="Laura Viignola" w:date="2017-07-10T16:58:00Z"/>
                <w:rFonts w:ascii="Arial" w:hAnsi="Arial" w:cs="Arial"/>
              </w:rPr>
            </w:pPr>
            <w:ins w:id="1222"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7CBFB04" w14:textId="77777777" w:rsidR="00BF17B0" w:rsidRPr="00860832" w:rsidRDefault="00BF17B0" w:rsidP="00BF17B0">
            <w:pPr>
              <w:rPr>
                <w:ins w:id="1223" w:author="Laura Viignola" w:date="2017-07-10T16:58:00Z"/>
                <w:rFonts w:ascii="Arial" w:eastAsia="Calibri" w:hAnsi="Arial" w:cs="Arial"/>
              </w:rPr>
            </w:pPr>
            <w:ins w:id="1224" w:author="Laura Viignola" w:date="2017-07-10T16:58:00Z">
              <w:r w:rsidRPr="00860832">
                <w:rPr>
                  <w:rFonts w:ascii="Arial" w:eastAsia="Calibri" w:hAnsi="Arial" w:cs="Arial"/>
                </w:rPr>
                <w:t>Me_2</w:t>
              </w:r>
            </w:ins>
          </w:p>
        </w:tc>
      </w:tr>
      <w:tr w:rsidR="00BF17B0" w:rsidRPr="006056BE" w14:paraId="72324BC0" w14:textId="77777777" w:rsidTr="00BF17B0">
        <w:trPr>
          <w:ins w:id="122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C1CB5" w14:textId="77777777" w:rsidR="00BF17B0" w:rsidRPr="006056BE" w:rsidRDefault="00BF17B0" w:rsidP="00BF17B0">
            <w:pPr>
              <w:rPr>
                <w:ins w:id="1226" w:author="Laura Viignola" w:date="2017-07-10T16:58:00Z"/>
              </w:rPr>
            </w:pPr>
            <w:ins w:id="122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60F7E" w14:textId="77777777" w:rsidR="00BF17B0" w:rsidRPr="00D061D3" w:rsidRDefault="00BF17B0" w:rsidP="00BF17B0">
            <w:pPr>
              <w:rPr>
                <w:ins w:id="1228" w:author="Laura Viignola" w:date="2017-07-10T16:58:00Z"/>
                <w:rFonts w:asciiTheme="minorHAnsi" w:hAnsiTheme="minorHAnsi"/>
              </w:rPr>
            </w:pPr>
            <w:ins w:id="1229"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D100A" w14:textId="77777777" w:rsidR="00BF17B0" w:rsidRPr="006056BE" w:rsidRDefault="00BF17B0" w:rsidP="00BF17B0">
            <w:pPr>
              <w:jc w:val="right"/>
              <w:rPr>
                <w:ins w:id="1230" w:author="Laura Viignola" w:date="2017-07-10T16:58:00Z"/>
              </w:rPr>
            </w:pPr>
            <w:ins w:id="1231"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7E9D4378" w14:textId="77777777" w:rsidR="00BF17B0" w:rsidRPr="006056BE" w:rsidRDefault="00BF17B0" w:rsidP="00BF17B0">
            <w:pPr>
              <w:jc w:val="right"/>
              <w:rPr>
                <w:ins w:id="1232" w:author="Laura Viignola" w:date="2017-07-10T16:58:00Z"/>
                <w:rFonts w:ascii="Calibri" w:eastAsia="Calibri" w:hAnsi="Calibri" w:cs="Calibri"/>
              </w:rPr>
            </w:pPr>
            <w:ins w:id="1233" w:author="Laura Viignola" w:date="2017-07-10T16:58:00Z">
              <w:r>
                <w:rPr>
                  <w:rFonts w:ascii="Calibri" w:eastAsia="Calibri" w:hAnsi="Calibri" w:cs="Calibri"/>
                </w:rPr>
                <w:t>5</w:t>
              </w:r>
            </w:ins>
          </w:p>
        </w:tc>
      </w:tr>
      <w:tr w:rsidR="00BF17B0" w:rsidRPr="006056BE" w14:paraId="11C9023C" w14:textId="77777777" w:rsidTr="00BF17B0">
        <w:trPr>
          <w:ins w:id="123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0FA04" w14:textId="77777777" w:rsidR="00BF17B0" w:rsidRPr="006056BE" w:rsidRDefault="00BF17B0" w:rsidP="00BF17B0">
            <w:pPr>
              <w:rPr>
                <w:ins w:id="1235" w:author="Laura Viignola" w:date="2017-07-10T16:58:00Z"/>
                <w:rFonts w:ascii="Calibri" w:eastAsia="Calibri" w:hAnsi="Calibri" w:cs="Calibri"/>
              </w:rPr>
            </w:pPr>
            <w:ins w:id="123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42944" w14:textId="77777777" w:rsidR="00BF17B0" w:rsidRPr="006056BE" w:rsidRDefault="00BF17B0" w:rsidP="00BF17B0">
            <w:pPr>
              <w:rPr>
                <w:ins w:id="1237" w:author="Laura Viignola" w:date="2017-07-10T16:58:00Z"/>
                <w:rFonts w:ascii="Calibri" w:eastAsia="Calibri" w:hAnsi="Calibri" w:cs="Calibri"/>
              </w:rPr>
            </w:pPr>
            <w:ins w:id="1238"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01049" w14:textId="77777777" w:rsidR="00BF17B0" w:rsidRPr="006056BE" w:rsidRDefault="00BF17B0" w:rsidP="00BF17B0">
            <w:pPr>
              <w:jc w:val="right"/>
              <w:rPr>
                <w:ins w:id="1239" w:author="Laura Viignola" w:date="2017-07-10T16:58:00Z"/>
                <w:rFonts w:ascii="Calibri" w:eastAsia="Calibri" w:hAnsi="Calibri" w:cs="Calibri"/>
              </w:rPr>
            </w:pPr>
            <w:ins w:id="1240"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7CBDA0A6" w14:textId="77777777" w:rsidR="00BF17B0" w:rsidRDefault="00BF17B0" w:rsidP="00BF17B0">
            <w:pPr>
              <w:jc w:val="right"/>
              <w:rPr>
                <w:ins w:id="1241" w:author="Laura Viignola" w:date="2017-07-10T16:58:00Z"/>
                <w:rFonts w:ascii="Calibri" w:eastAsia="Calibri" w:hAnsi="Calibri" w:cs="Calibri"/>
              </w:rPr>
            </w:pPr>
            <w:ins w:id="1242" w:author="Laura Viignola" w:date="2017-07-10T16:58:00Z">
              <w:r>
                <w:rPr>
                  <w:rFonts w:ascii="Calibri" w:eastAsia="Calibri" w:hAnsi="Calibri" w:cs="Calibri"/>
                </w:rPr>
                <w:t>10</w:t>
              </w:r>
            </w:ins>
          </w:p>
        </w:tc>
      </w:tr>
      <w:tr w:rsidR="00BF17B0" w:rsidRPr="006056BE" w14:paraId="599E96F1" w14:textId="77777777" w:rsidTr="00BF17B0">
        <w:trPr>
          <w:ins w:id="124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76A12" w14:textId="77777777" w:rsidR="00BF17B0" w:rsidRPr="006056BE" w:rsidRDefault="00BF17B0" w:rsidP="00BF17B0">
            <w:pPr>
              <w:rPr>
                <w:ins w:id="1244" w:author="Laura Viignola" w:date="2017-07-10T16:58:00Z"/>
                <w:rFonts w:ascii="Calibri" w:eastAsia="Calibri" w:hAnsi="Calibri" w:cs="Calibri"/>
              </w:rPr>
            </w:pPr>
            <w:ins w:id="124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D302D" w14:textId="77777777" w:rsidR="00BF17B0" w:rsidRPr="006056BE" w:rsidRDefault="00BF17B0" w:rsidP="00BF17B0">
            <w:pPr>
              <w:rPr>
                <w:ins w:id="1246" w:author="Laura Viignola" w:date="2017-07-10T16:58:00Z"/>
                <w:rFonts w:ascii="Calibri" w:eastAsia="Calibri" w:hAnsi="Calibri" w:cs="Calibri"/>
              </w:rPr>
            </w:pPr>
            <w:ins w:id="1247"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D695" w14:textId="77777777" w:rsidR="00BF17B0" w:rsidRPr="006056BE" w:rsidRDefault="00BF17B0" w:rsidP="00BF17B0">
            <w:pPr>
              <w:jc w:val="right"/>
              <w:rPr>
                <w:ins w:id="1248" w:author="Laura Viignola" w:date="2017-07-10T16:58:00Z"/>
                <w:rFonts w:ascii="Calibri" w:eastAsia="Calibri" w:hAnsi="Calibri" w:cs="Calibri"/>
              </w:rPr>
            </w:pPr>
            <w:ins w:id="1249"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4EE00BA" w14:textId="77777777" w:rsidR="00BF17B0" w:rsidRDefault="00BF17B0" w:rsidP="00BF17B0">
            <w:pPr>
              <w:jc w:val="right"/>
              <w:rPr>
                <w:ins w:id="1250" w:author="Laura Viignola" w:date="2017-07-10T16:58:00Z"/>
                <w:rFonts w:ascii="Calibri" w:eastAsia="Calibri" w:hAnsi="Calibri" w:cs="Calibri"/>
              </w:rPr>
            </w:pPr>
            <w:ins w:id="1251" w:author="Laura Viignola" w:date="2017-07-10T16:58:00Z">
              <w:r>
                <w:rPr>
                  <w:rFonts w:ascii="Calibri" w:eastAsia="Calibri" w:hAnsi="Calibri" w:cs="Calibri"/>
                </w:rPr>
                <w:t>12</w:t>
              </w:r>
            </w:ins>
          </w:p>
        </w:tc>
      </w:tr>
      <w:tr w:rsidR="00BF17B0" w:rsidRPr="006056BE" w14:paraId="7C147E3F" w14:textId="77777777" w:rsidTr="00BF17B0">
        <w:trPr>
          <w:ins w:id="125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7E4F" w14:textId="77777777" w:rsidR="00BF17B0" w:rsidRDefault="00BF17B0" w:rsidP="00BF17B0">
            <w:pPr>
              <w:rPr>
                <w:ins w:id="1253" w:author="Laura Viignola" w:date="2017-07-10T16:58:00Z"/>
                <w:rFonts w:ascii="Calibri" w:eastAsia="Calibri" w:hAnsi="Calibri" w:cs="Calibri"/>
              </w:rPr>
            </w:pPr>
            <w:ins w:id="125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75F9D" w14:textId="77777777" w:rsidR="00BF17B0" w:rsidRDefault="00BF17B0" w:rsidP="00BF17B0">
            <w:pPr>
              <w:rPr>
                <w:ins w:id="1255" w:author="Laura Viignola" w:date="2017-07-10T16:58:00Z"/>
                <w:rFonts w:ascii="Calibri" w:eastAsia="Calibri" w:hAnsi="Calibri" w:cs="Calibri"/>
              </w:rPr>
            </w:pPr>
            <w:ins w:id="1256"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BC560" w14:textId="77777777" w:rsidR="00BF17B0" w:rsidRDefault="00BF17B0" w:rsidP="00BF17B0">
            <w:pPr>
              <w:jc w:val="right"/>
              <w:rPr>
                <w:ins w:id="1257" w:author="Laura Viignola" w:date="2017-07-10T16:58:00Z"/>
                <w:rFonts w:ascii="Calibri" w:eastAsia="Calibri" w:hAnsi="Calibri" w:cs="Calibri"/>
              </w:rPr>
            </w:pPr>
            <w:ins w:id="1258"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781FEEAE" w14:textId="77777777" w:rsidR="00BF17B0" w:rsidRDefault="00BF17B0" w:rsidP="00BF17B0">
            <w:pPr>
              <w:jc w:val="right"/>
              <w:rPr>
                <w:ins w:id="1259" w:author="Laura Viignola" w:date="2017-07-10T16:58:00Z"/>
                <w:rFonts w:ascii="Calibri" w:eastAsia="Calibri" w:hAnsi="Calibri" w:cs="Calibri"/>
              </w:rPr>
            </w:pPr>
            <w:ins w:id="1260" w:author="Laura Viignola" w:date="2017-07-10T16:58:00Z">
              <w:r>
                <w:rPr>
                  <w:rFonts w:ascii="Calibri" w:eastAsia="Calibri" w:hAnsi="Calibri" w:cs="Calibri"/>
                </w:rPr>
                <w:t>20</w:t>
              </w:r>
            </w:ins>
          </w:p>
        </w:tc>
      </w:tr>
    </w:tbl>
    <w:p w14:paraId="393C2C9A" w14:textId="77777777" w:rsidR="00BF17B0" w:rsidRDefault="00BF17B0" w:rsidP="00BF17B0">
      <w:pPr>
        <w:rPr>
          <w:ins w:id="1261"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971C01B" w14:textId="77777777" w:rsidTr="00BF17B0">
        <w:trPr>
          <w:ins w:id="1262"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87D135" w14:textId="77777777" w:rsidR="00BF17B0" w:rsidRPr="00860832" w:rsidRDefault="00BF17B0" w:rsidP="00BF17B0">
            <w:pPr>
              <w:rPr>
                <w:ins w:id="1263" w:author="Laura Viignola" w:date="2017-07-10T16:58:00Z"/>
                <w:rFonts w:ascii="Arial" w:eastAsia="Calibri" w:hAnsi="Arial" w:cs="Arial"/>
                <w:color w:val="1F497D" w:themeColor="text2"/>
              </w:rPr>
            </w:pPr>
            <w:ins w:id="1264" w:author="Laura Viignola" w:date="2017-07-10T16:58:00Z">
              <w:r>
                <w:rPr>
                  <w:rFonts w:ascii="Arial" w:eastAsia="Calibri" w:hAnsi="Arial" w:cs="Arial"/>
                  <w:color w:val="1F497D" w:themeColor="text2"/>
                </w:rPr>
                <w:t>DS_2</w:t>
              </w:r>
            </w:ins>
          </w:p>
        </w:tc>
      </w:tr>
      <w:tr w:rsidR="00BF17B0" w:rsidRPr="006056BE" w14:paraId="4D2F4A6A" w14:textId="77777777" w:rsidTr="00BF17B0">
        <w:trPr>
          <w:ins w:id="1265"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E3D48E" w14:textId="77777777" w:rsidR="00BF17B0" w:rsidRPr="00860832" w:rsidRDefault="00BF17B0" w:rsidP="00BF17B0">
            <w:pPr>
              <w:rPr>
                <w:ins w:id="1266" w:author="Laura Viignola" w:date="2017-07-10T16:58:00Z"/>
                <w:rFonts w:ascii="Arial" w:hAnsi="Arial" w:cs="Arial"/>
              </w:rPr>
            </w:pPr>
            <w:ins w:id="1267"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0E5E1219" w14:textId="77777777" w:rsidR="00BF17B0" w:rsidRPr="00860832" w:rsidRDefault="00BF17B0" w:rsidP="00BF17B0">
            <w:pPr>
              <w:rPr>
                <w:ins w:id="1268" w:author="Laura Viignola" w:date="2017-07-10T16:58:00Z"/>
                <w:rFonts w:ascii="Arial" w:hAnsi="Arial" w:cs="Arial"/>
              </w:rPr>
            </w:pPr>
            <w:ins w:id="1269"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9E8F9A3" w14:textId="77777777" w:rsidR="00BF17B0" w:rsidRPr="00860832" w:rsidRDefault="00BF17B0" w:rsidP="00BF17B0">
            <w:pPr>
              <w:rPr>
                <w:ins w:id="1270" w:author="Laura Viignola" w:date="2017-07-10T16:58:00Z"/>
                <w:rFonts w:ascii="Arial" w:hAnsi="Arial" w:cs="Arial"/>
              </w:rPr>
            </w:pPr>
            <w:ins w:id="1271"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9BDB0AB" w14:textId="77777777" w:rsidR="00BF17B0" w:rsidRPr="00860832" w:rsidRDefault="00BF17B0" w:rsidP="00BF17B0">
            <w:pPr>
              <w:rPr>
                <w:ins w:id="1272" w:author="Laura Viignola" w:date="2017-07-10T16:58:00Z"/>
                <w:rFonts w:ascii="Arial" w:eastAsia="Calibri" w:hAnsi="Arial" w:cs="Arial"/>
              </w:rPr>
            </w:pPr>
            <w:ins w:id="1273" w:author="Laura Viignola" w:date="2017-07-10T16:58:00Z">
              <w:r>
                <w:rPr>
                  <w:rFonts w:ascii="Arial" w:eastAsia="Calibri" w:hAnsi="Arial" w:cs="Arial"/>
                </w:rPr>
                <w:t>Me_1</w:t>
              </w:r>
            </w:ins>
          </w:p>
        </w:tc>
      </w:tr>
      <w:tr w:rsidR="00BF17B0" w:rsidRPr="006056BE" w14:paraId="0F1C8E02" w14:textId="77777777" w:rsidTr="00BF17B0">
        <w:trPr>
          <w:ins w:id="127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6AA7D" w14:textId="77777777" w:rsidR="00BF17B0" w:rsidRPr="006056BE" w:rsidRDefault="00BF17B0" w:rsidP="00BF17B0">
            <w:pPr>
              <w:rPr>
                <w:ins w:id="1275" w:author="Laura Viignola" w:date="2017-07-10T16:58:00Z"/>
              </w:rPr>
            </w:pPr>
            <w:ins w:id="127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7390D" w14:textId="77777777" w:rsidR="00BF17B0" w:rsidRPr="00D061D3" w:rsidRDefault="00BF17B0" w:rsidP="00BF17B0">
            <w:pPr>
              <w:rPr>
                <w:ins w:id="1277" w:author="Laura Viignola" w:date="2017-07-10T16:58:00Z"/>
                <w:rFonts w:asciiTheme="minorHAnsi" w:hAnsiTheme="minorHAnsi"/>
              </w:rPr>
            </w:pPr>
            <w:ins w:id="1278"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4980A" w14:textId="77777777" w:rsidR="00BF17B0" w:rsidRPr="00D061D3" w:rsidRDefault="00BF17B0" w:rsidP="00BF17B0">
            <w:pPr>
              <w:jc w:val="right"/>
              <w:rPr>
                <w:ins w:id="1279" w:author="Laura Viignola" w:date="2017-07-10T16:58:00Z"/>
                <w:rFonts w:asciiTheme="minorHAnsi" w:hAnsiTheme="minorHAnsi"/>
              </w:rPr>
            </w:pPr>
            <w:ins w:id="1280"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1AE99C44" w14:textId="77777777" w:rsidR="00BF17B0" w:rsidRPr="006056BE" w:rsidRDefault="00BF17B0" w:rsidP="00BF17B0">
            <w:pPr>
              <w:jc w:val="right"/>
              <w:rPr>
                <w:ins w:id="1281" w:author="Laura Viignola" w:date="2017-07-10T16:58:00Z"/>
                <w:rFonts w:ascii="Calibri" w:eastAsia="Calibri" w:hAnsi="Calibri" w:cs="Calibri"/>
              </w:rPr>
            </w:pPr>
            <w:ins w:id="1282" w:author="Laura Viignola" w:date="2017-07-10T16:58:00Z">
              <w:r>
                <w:rPr>
                  <w:rFonts w:ascii="Calibri" w:eastAsia="Calibri" w:hAnsi="Calibri" w:cs="Calibri"/>
                </w:rPr>
                <w:t>10</w:t>
              </w:r>
            </w:ins>
          </w:p>
        </w:tc>
      </w:tr>
      <w:tr w:rsidR="00BF17B0" w:rsidRPr="006056BE" w14:paraId="4E5DA34E" w14:textId="77777777" w:rsidTr="00BF17B0">
        <w:trPr>
          <w:ins w:id="128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AA22" w14:textId="77777777" w:rsidR="00BF17B0" w:rsidRPr="006056BE" w:rsidRDefault="00BF17B0" w:rsidP="00BF17B0">
            <w:pPr>
              <w:rPr>
                <w:ins w:id="1284" w:author="Laura Viignola" w:date="2017-07-10T16:58:00Z"/>
                <w:rFonts w:ascii="Calibri" w:eastAsia="Calibri" w:hAnsi="Calibri" w:cs="Calibri"/>
              </w:rPr>
            </w:pPr>
            <w:ins w:id="128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BB829" w14:textId="77777777" w:rsidR="00BF17B0" w:rsidRPr="006056BE" w:rsidRDefault="00BF17B0" w:rsidP="00BF17B0">
            <w:pPr>
              <w:rPr>
                <w:ins w:id="1286" w:author="Laura Viignola" w:date="2017-07-10T16:58:00Z"/>
                <w:rFonts w:ascii="Calibri" w:eastAsia="Calibri" w:hAnsi="Calibri" w:cs="Calibri"/>
              </w:rPr>
            </w:pPr>
            <w:ins w:id="1287"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4E69F" w14:textId="77777777" w:rsidR="00BF17B0" w:rsidRPr="006056BE" w:rsidRDefault="00BF17B0" w:rsidP="00BF17B0">
            <w:pPr>
              <w:jc w:val="right"/>
              <w:rPr>
                <w:ins w:id="1288" w:author="Laura Viignola" w:date="2017-07-10T16:58:00Z"/>
                <w:rFonts w:ascii="Calibri" w:eastAsia="Calibri" w:hAnsi="Calibri" w:cs="Calibri"/>
              </w:rPr>
            </w:pPr>
            <w:ins w:id="1289"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2130208E" w14:textId="77777777" w:rsidR="00BF17B0" w:rsidRDefault="00BF17B0" w:rsidP="00BF17B0">
            <w:pPr>
              <w:jc w:val="right"/>
              <w:rPr>
                <w:ins w:id="1290" w:author="Laura Viignola" w:date="2017-07-10T16:58:00Z"/>
                <w:rFonts w:ascii="Calibri" w:eastAsia="Calibri" w:hAnsi="Calibri" w:cs="Calibri"/>
              </w:rPr>
            </w:pPr>
            <w:ins w:id="1291" w:author="Laura Viignola" w:date="2017-07-10T16:58:00Z">
              <w:r>
                <w:rPr>
                  <w:rFonts w:ascii="Calibri" w:eastAsia="Calibri" w:hAnsi="Calibri" w:cs="Calibri"/>
                </w:rPr>
                <w:t>11</w:t>
              </w:r>
            </w:ins>
          </w:p>
        </w:tc>
      </w:tr>
      <w:tr w:rsidR="00BF17B0" w:rsidRPr="006056BE" w14:paraId="26FB6C91" w14:textId="77777777" w:rsidTr="00BF17B0">
        <w:trPr>
          <w:ins w:id="129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EB841" w14:textId="77777777" w:rsidR="00BF17B0" w:rsidRPr="006056BE" w:rsidRDefault="00BF17B0" w:rsidP="00BF17B0">
            <w:pPr>
              <w:rPr>
                <w:ins w:id="1293" w:author="Laura Viignola" w:date="2017-07-10T16:58:00Z"/>
                <w:rFonts w:ascii="Calibri" w:eastAsia="Calibri" w:hAnsi="Calibri" w:cs="Calibri"/>
              </w:rPr>
            </w:pPr>
            <w:ins w:id="129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F9C68" w14:textId="77777777" w:rsidR="00BF17B0" w:rsidRPr="006056BE" w:rsidRDefault="00BF17B0" w:rsidP="00BF17B0">
            <w:pPr>
              <w:rPr>
                <w:ins w:id="1295" w:author="Laura Viignola" w:date="2017-07-10T16:58:00Z"/>
                <w:rFonts w:ascii="Calibri" w:eastAsia="Calibri" w:hAnsi="Calibri" w:cs="Calibri"/>
              </w:rPr>
            </w:pPr>
            <w:ins w:id="1296"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20394A" w14:textId="77777777" w:rsidR="00BF17B0" w:rsidRDefault="00BF17B0" w:rsidP="00BF17B0">
            <w:pPr>
              <w:jc w:val="right"/>
              <w:rPr>
                <w:ins w:id="1297" w:author="Laura Viignola" w:date="2017-07-10T16:58:00Z"/>
                <w:rFonts w:ascii="Calibri" w:eastAsia="Calibri" w:hAnsi="Calibri" w:cs="Calibri"/>
              </w:rPr>
            </w:pPr>
            <w:ins w:id="129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742C139" w14:textId="77777777" w:rsidR="00BF17B0" w:rsidRDefault="00BF17B0" w:rsidP="00BF17B0">
            <w:pPr>
              <w:jc w:val="right"/>
              <w:rPr>
                <w:ins w:id="1299" w:author="Laura Viignola" w:date="2017-07-10T16:58:00Z"/>
                <w:rFonts w:ascii="Calibri" w:eastAsia="Calibri" w:hAnsi="Calibri" w:cs="Calibri"/>
              </w:rPr>
            </w:pPr>
            <w:ins w:id="1300" w:author="Laura Viignola" w:date="2017-07-10T16:58:00Z">
              <w:r>
                <w:rPr>
                  <w:rFonts w:ascii="Calibri" w:eastAsia="Calibri" w:hAnsi="Calibri" w:cs="Calibri"/>
                </w:rPr>
                <w:t>NULL</w:t>
              </w:r>
            </w:ins>
          </w:p>
        </w:tc>
      </w:tr>
      <w:tr w:rsidR="00BF17B0" w:rsidRPr="006056BE" w14:paraId="10A485D0" w14:textId="77777777" w:rsidTr="00BF17B0">
        <w:trPr>
          <w:ins w:id="130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0CDBF" w14:textId="77777777" w:rsidR="00BF17B0" w:rsidRDefault="00BF17B0" w:rsidP="00BF17B0">
            <w:pPr>
              <w:rPr>
                <w:ins w:id="1302" w:author="Laura Viignola" w:date="2017-07-10T16:58:00Z"/>
                <w:rFonts w:ascii="Calibri" w:eastAsia="Calibri" w:hAnsi="Calibri" w:cs="Calibri"/>
              </w:rPr>
            </w:pPr>
            <w:ins w:id="130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61CE68" w14:textId="77777777" w:rsidR="00BF17B0" w:rsidRDefault="00BF17B0" w:rsidP="00BF17B0">
            <w:pPr>
              <w:rPr>
                <w:ins w:id="1304" w:author="Laura Viignola" w:date="2017-07-10T16:58:00Z"/>
                <w:rFonts w:ascii="Calibri" w:eastAsia="Calibri" w:hAnsi="Calibri" w:cs="Calibri"/>
              </w:rPr>
            </w:pPr>
            <w:ins w:id="1305"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86A8F" w14:textId="77777777" w:rsidR="00BF17B0" w:rsidRPr="006056BE" w:rsidRDefault="00BF17B0" w:rsidP="00BF17B0">
            <w:pPr>
              <w:jc w:val="right"/>
              <w:rPr>
                <w:ins w:id="1306" w:author="Laura Viignola" w:date="2017-07-10T16:58:00Z"/>
                <w:rFonts w:ascii="Calibri" w:eastAsia="Calibri" w:hAnsi="Calibri" w:cs="Calibri"/>
              </w:rPr>
            </w:pPr>
            <w:ins w:id="130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C5CD6AC" w14:textId="77777777" w:rsidR="00BF17B0" w:rsidRDefault="00BF17B0" w:rsidP="00BF17B0">
            <w:pPr>
              <w:jc w:val="right"/>
              <w:rPr>
                <w:ins w:id="1308" w:author="Laura Viignola" w:date="2017-07-10T16:58:00Z"/>
                <w:rFonts w:ascii="Calibri" w:eastAsia="Calibri" w:hAnsi="Calibri" w:cs="Calibri"/>
              </w:rPr>
            </w:pPr>
            <w:ins w:id="1309" w:author="Laura Viignola" w:date="2017-07-10T16:58:00Z">
              <w:r>
                <w:rPr>
                  <w:rFonts w:ascii="Calibri" w:eastAsia="Calibri" w:hAnsi="Calibri" w:cs="Calibri"/>
                </w:rPr>
                <w:t>2</w:t>
              </w:r>
            </w:ins>
          </w:p>
        </w:tc>
      </w:tr>
      <w:tr w:rsidR="00BF17B0" w:rsidRPr="006056BE" w14:paraId="41FBA647" w14:textId="77777777" w:rsidTr="00BF17B0">
        <w:trPr>
          <w:ins w:id="131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E43D3" w14:textId="77777777" w:rsidR="00BF17B0" w:rsidRDefault="00BF17B0" w:rsidP="00BF17B0">
            <w:pPr>
              <w:rPr>
                <w:ins w:id="1311" w:author="Laura Viignola" w:date="2017-07-10T16:58:00Z"/>
                <w:rFonts w:ascii="Calibri" w:eastAsia="Calibri" w:hAnsi="Calibri" w:cs="Calibri"/>
              </w:rPr>
            </w:pPr>
            <w:ins w:id="131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C9F2A" w14:textId="77777777" w:rsidR="00BF17B0" w:rsidRDefault="00BF17B0" w:rsidP="00BF17B0">
            <w:pPr>
              <w:rPr>
                <w:ins w:id="1313" w:author="Laura Viignola" w:date="2017-07-10T16:58:00Z"/>
                <w:rFonts w:ascii="Calibri" w:eastAsia="Calibri" w:hAnsi="Calibri" w:cs="Calibri"/>
              </w:rPr>
            </w:pPr>
            <w:ins w:id="1314"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2D9DC" w14:textId="77777777" w:rsidR="00BF17B0" w:rsidRDefault="00BF17B0" w:rsidP="00BF17B0">
            <w:pPr>
              <w:jc w:val="right"/>
              <w:rPr>
                <w:ins w:id="1315" w:author="Laura Viignola" w:date="2017-07-10T16:58:00Z"/>
                <w:rFonts w:ascii="Calibri" w:eastAsia="Calibri" w:hAnsi="Calibri" w:cs="Calibri"/>
              </w:rPr>
            </w:pPr>
            <w:ins w:id="131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400CB153" w14:textId="77777777" w:rsidR="00BF17B0" w:rsidRDefault="00BF17B0" w:rsidP="00BF17B0">
            <w:pPr>
              <w:jc w:val="right"/>
              <w:rPr>
                <w:ins w:id="1317" w:author="Laura Viignola" w:date="2017-07-10T16:58:00Z"/>
                <w:rFonts w:ascii="Calibri" w:eastAsia="Calibri" w:hAnsi="Calibri" w:cs="Calibri"/>
              </w:rPr>
            </w:pPr>
            <w:ins w:id="1318" w:author="Laura Viignola" w:date="2017-07-10T16:58:00Z">
              <w:r>
                <w:rPr>
                  <w:rFonts w:ascii="Calibri" w:eastAsia="Calibri" w:hAnsi="Calibri" w:cs="Calibri"/>
                </w:rPr>
                <w:t>6</w:t>
              </w:r>
            </w:ins>
          </w:p>
        </w:tc>
      </w:tr>
    </w:tbl>
    <w:p w14:paraId="6E26C58F" w14:textId="77777777" w:rsidR="00BF17B0" w:rsidRDefault="00BF17B0" w:rsidP="00BF17B0">
      <w:pPr>
        <w:rPr>
          <w:ins w:id="1319" w:author="Laura Viignola" w:date="2017-07-10T16:58:00Z"/>
          <w:rFonts w:ascii="Cambria" w:hAnsi="Cambria"/>
        </w:rPr>
      </w:pPr>
    </w:p>
    <w:p w14:paraId="607601FF" w14:textId="77777777" w:rsidR="00BF17B0" w:rsidRDefault="00BF17B0" w:rsidP="00BF17B0">
      <w:pPr>
        <w:rPr>
          <w:ins w:id="1320" w:author="Laura Viignola" w:date="2017-07-10T16:58:00Z"/>
          <w:rFonts w:ascii="Cambria" w:eastAsia="Calibri" w:hAnsi="Cambria" w:cs="Calibri"/>
          <w:lang w:val="pt-PT"/>
        </w:rPr>
      </w:pPr>
      <w:ins w:id="1321"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A378801" w14:textId="77777777" w:rsidR="00BF17B0" w:rsidRPr="009F55B5" w:rsidRDefault="00BF17B0" w:rsidP="00BF17B0">
      <w:pPr>
        <w:rPr>
          <w:ins w:id="1322"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79DE96C2" w14:textId="77777777" w:rsidTr="00BF17B0">
        <w:trPr>
          <w:ins w:id="1323"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2F694536" w14:textId="77777777" w:rsidR="00BF17B0" w:rsidRDefault="00BF17B0" w:rsidP="00BF17B0">
            <w:pPr>
              <w:rPr>
                <w:ins w:id="1324"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49100F4" w14:textId="77777777" w:rsidR="00BF17B0" w:rsidRPr="00860832" w:rsidRDefault="00BF17B0" w:rsidP="00BF17B0">
            <w:pPr>
              <w:rPr>
                <w:ins w:id="1325" w:author="Laura Viignola" w:date="2017-07-10T16:58:00Z"/>
                <w:rFonts w:ascii="Arial" w:eastAsia="Calibri" w:hAnsi="Arial" w:cs="Arial"/>
                <w:color w:val="1F497D" w:themeColor="text2"/>
              </w:rPr>
            </w:pPr>
            <w:ins w:id="1326" w:author="Laura Viignola" w:date="2017-07-10T16:58:00Z">
              <w:r>
                <w:rPr>
                  <w:rFonts w:ascii="Arial" w:eastAsia="Calibri" w:hAnsi="Arial" w:cs="Arial"/>
                  <w:color w:val="1F497D" w:themeColor="text2"/>
                </w:rPr>
                <w:t>DS_r</w:t>
              </w:r>
            </w:ins>
          </w:p>
        </w:tc>
      </w:tr>
      <w:tr w:rsidR="00BF17B0" w:rsidRPr="006056BE" w14:paraId="5E9D66BE" w14:textId="77777777" w:rsidTr="00BF17B0">
        <w:trPr>
          <w:ins w:id="1327"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4A9612" w14:textId="77777777" w:rsidR="00BF17B0" w:rsidRPr="00860832" w:rsidRDefault="00BF17B0" w:rsidP="00BF17B0">
            <w:pPr>
              <w:rPr>
                <w:ins w:id="1328" w:author="Laura Viignola" w:date="2017-07-10T16:58:00Z"/>
                <w:rFonts w:ascii="Arial" w:hAnsi="Arial" w:cs="Arial"/>
              </w:rPr>
            </w:pPr>
            <w:ins w:id="1329"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76C2BA6" w14:textId="77777777" w:rsidR="00BF17B0" w:rsidRPr="00860832" w:rsidRDefault="00BF17B0" w:rsidP="00BF17B0">
            <w:pPr>
              <w:rPr>
                <w:ins w:id="1330" w:author="Laura Viignola" w:date="2017-07-10T16:58:00Z"/>
                <w:rFonts w:ascii="Arial" w:hAnsi="Arial" w:cs="Arial"/>
              </w:rPr>
            </w:pPr>
            <w:ins w:id="133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BD34390" w14:textId="77777777" w:rsidR="00BF17B0" w:rsidRPr="00860832" w:rsidRDefault="00BF17B0" w:rsidP="00BF17B0">
            <w:pPr>
              <w:rPr>
                <w:ins w:id="1332" w:author="Laura Viignola" w:date="2017-07-10T16:58:00Z"/>
                <w:rFonts w:ascii="Arial" w:hAnsi="Arial" w:cs="Arial"/>
              </w:rPr>
            </w:pPr>
            <w:ins w:id="1333"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2D3D75B" w14:textId="77777777" w:rsidR="00BF17B0" w:rsidRPr="00860832" w:rsidRDefault="00BF17B0" w:rsidP="00BF17B0">
            <w:pPr>
              <w:rPr>
                <w:ins w:id="1334" w:author="Laura Viignola" w:date="2017-07-10T16:58:00Z"/>
                <w:rFonts w:ascii="Arial" w:eastAsia="Calibri" w:hAnsi="Arial" w:cs="Arial"/>
              </w:rPr>
            </w:pPr>
            <w:ins w:id="1335"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43F9BB90" w14:textId="77777777" w:rsidR="00BF17B0" w:rsidRDefault="00BF17B0" w:rsidP="00BF17B0">
            <w:pPr>
              <w:rPr>
                <w:ins w:id="1336" w:author="Laura Viignola" w:date="2017-07-10T16:58:00Z"/>
                <w:rFonts w:ascii="Arial" w:eastAsia="Calibri" w:hAnsi="Arial" w:cs="Arial"/>
              </w:rPr>
            </w:pPr>
            <w:ins w:id="1337" w:author="Laura Viignola" w:date="2017-07-10T16:58:00Z">
              <w:r>
                <w:rPr>
                  <w:rFonts w:ascii="Arial" w:eastAsia="Calibri" w:hAnsi="Arial" w:cs="Arial"/>
                </w:rPr>
                <w:t>Me_2</w:t>
              </w:r>
            </w:ins>
          </w:p>
        </w:tc>
      </w:tr>
      <w:tr w:rsidR="00BF17B0" w:rsidRPr="006056BE" w14:paraId="4883E4D3" w14:textId="77777777" w:rsidTr="00BF17B0">
        <w:trPr>
          <w:ins w:id="133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B6249" w14:textId="77777777" w:rsidR="00BF17B0" w:rsidRPr="006056BE" w:rsidRDefault="00BF17B0" w:rsidP="00BF17B0">
            <w:pPr>
              <w:rPr>
                <w:ins w:id="1339" w:author="Laura Viignola" w:date="2017-07-10T16:58:00Z"/>
              </w:rPr>
            </w:pPr>
            <w:ins w:id="1340"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6D80" w14:textId="77777777" w:rsidR="00BF17B0" w:rsidRPr="00D061D3" w:rsidRDefault="00BF17B0" w:rsidP="00BF17B0">
            <w:pPr>
              <w:rPr>
                <w:ins w:id="1341" w:author="Laura Viignola" w:date="2017-07-10T16:58:00Z"/>
                <w:rFonts w:asciiTheme="minorHAnsi" w:hAnsiTheme="minorHAnsi"/>
              </w:rPr>
            </w:pPr>
            <w:ins w:id="1342"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39F50" w14:textId="77777777" w:rsidR="00BF17B0" w:rsidRPr="00D061D3" w:rsidRDefault="00BF17B0" w:rsidP="00BF17B0">
            <w:pPr>
              <w:jc w:val="right"/>
              <w:rPr>
                <w:ins w:id="1343" w:author="Laura Viignola" w:date="2017-07-10T16:58:00Z"/>
                <w:rFonts w:asciiTheme="minorHAnsi" w:hAnsiTheme="minorHAnsi"/>
              </w:rPr>
            </w:pPr>
            <w:ins w:id="1344"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6013BBC4" w14:textId="77777777" w:rsidR="00BF17B0" w:rsidRPr="006056BE" w:rsidRDefault="00BF17B0" w:rsidP="00BF17B0">
            <w:pPr>
              <w:jc w:val="right"/>
              <w:rPr>
                <w:ins w:id="1345" w:author="Laura Viignola" w:date="2017-07-10T16:58:00Z"/>
                <w:rFonts w:ascii="Calibri" w:eastAsia="Calibri" w:hAnsi="Calibri" w:cs="Calibri"/>
              </w:rPr>
            </w:pPr>
            <w:ins w:id="1346" w:author="Laura Viignola" w:date="2017-07-10T16:58:00Z">
              <w:r>
                <w:rPr>
                  <w:rFonts w:ascii="Calibri" w:eastAsia="Calibri" w:hAnsi="Calibri" w:cs="Calibri"/>
                </w:rPr>
                <w:t>-5</w:t>
              </w:r>
            </w:ins>
          </w:p>
        </w:tc>
        <w:tc>
          <w:tcPr>
            <w:tcW w:w="1305" w:type="dxa"/>
            <w:tcBorders>
              <w:top w:val="single" w:sz="6" w:space="0" w:color="000000"/>
              <w:left w:val="single" w:sz="6" w:space="0" w:color="000000"/>
              <w:bottom w:val="single" w:sz="6" w:space="0" w:color="000000"/>
              <w:right w:val="single" w:sz="6" w:space="0" w:color="000000"/>
            </w:tcBorders>
          </w:tcPr>
          <w:p w14:paraId="70174A22" w14:textId="77777777" w:rsidR="00BF17B0" w:rsidRDefault="00BF17B0" w:rsidP="00BF17B0">
            <w:pPr>
              <w:jc w:val="right"/>
              <w:rPr>
                <w:ins w:id="1347" w:author="Laura Viignola" w:date="2017-07-10T16:58:00Z"/>
                <w:rFonts w:ascii="Calibri" w:eastAsia="Calibri" w:hAnsi="Calibri" w:cs="Calibri"/>
              </w:rPr>
            </w:pPr>
            <w:ins w:id="1348" w:author="Laura Viignola" w:date="2017-07-10T16:58:00Z">
              <w:r>
                <w:rPr>
                  <w:rFonts w:ascii="Calibri" w:eastAsia="Calibri" w:hAnsi="Calibri" w:cs="Calibri"/>
                </w:rPr>
                <w:t>5</w:t>
              </w:r>
            </w:ins>
          </w:p>
        </w:tc>
      </w:tr>
      <w:tr w:rsidR="00BF17B0" w:rsidRPr="006056BE" w14:paraId="193AE01F" w14:textId="77777777" w:rsidTr="00BF17B0">
        <w:trPr>
          <w:ins w:id="134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E50D7" w14:textId="77777777" w:rsidR="00BF17B0" w:rsidRPr="006056BE" w:rsidRDefault="00BF17B0" w:rsidP="00BF17B0">
            <w:pPr>
              <w:rPr>
                <w:ins w:id="1350" w:author="Laura Viignola" w:date="2017-07-10T16:58:00Z"/>
                <w:rFonts w:ascii="Calibri" w:eastAsia="Calibri" w:hAnsi="Calibri" w:cs="Calibri"/>
              </w:rPr>
            </w:pPr>
            <w:ins w:id="1351"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007F1" w14:textId="77777777" w:rsidR="00BF17B0" w:rsidRPr="006056BE" w:rsidRDefault="00BF17B0" w:rsidP="00BF17B0">
            <w:pPr>
              <w:rPr>
                <w:ins w:id="1352" w:author="Laura Viignola" w:date="2017-07-10T16:58:00Z"/>
                <w:rFonts w:ascii="Calibri" w:eastAsia="Calibri" w:hAnsi="Calibri" w:cs="Calibri"/>
              </w:rPr>
            </w:pPr>
            <w:ins w:id="135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D9F76" w14:textId="77777777" w:rsidR="00BF17B0" w:rsidRDefault="00BF17B0" w:rsidP="00BF17B0">
            <w:pPr>
              <w:jc w:val="right"/>
              <w:rPr>
                <w:ins w:id="1354" w:author="Laura Viignola" w:date="2017-07-10T16:58:00Z"/>
                <w:rFonts w:ascii="Calibri" w:eastAsia="Calibri" w:hAnsi="Calibri" w:cs="Calibri"/>
              </w:rPr>
            </w:pPr>
            <w:ins w:id="1355"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7BB55E5" w14:textId="77777777" w:rsidR="00BF17B0" w:rsidRDefault="00BF17B0" w:rsidP="00BF17B0">
            <w:pPr>
              <w:jc w:val="right"/>
              <w:rPr>
                <w:ins w:id="1356" w:author="Laura Viignola" w:date="2017-07-10T16:58:00Z"/>
                <w:rFonts w:ascii="Calibri" w:eastAsia="Calibri" w:hAnsi="Calibri" w:cs="Calibri"/>
              </w:rPr>
            </w:pPr>
            <w:ins w:id="1357"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48DB1ED6" w14:textId="77777777" w:rsidR="00BF17B0" w:rsidRDefault="00BF17B0" w:rsidP="00BF17B0">
            <w:pPr>
              <w:jc w:val="right"/>
              <w:rPr>
                <w:ins w:id="1358" w:author="Laura Viignola" w:date="2017-07-10T16:58:00Z"/>
                <w:rFonts w:ascii="Calibri" w:eastAsia="Calibri" w:hAnsi="Calibri" w:cs="Calibri"/>
              </w:rPr>
            </w:pPr>
            <w:ins w:id="1359" w:author="Laura Viignola" w:date="2017-07-10T16:58:00Z">
              <w:r>
                <w:rPr>
                  <w:rFonts w:ascii="Calibri" w:eastAsia="Calibri" w:hAnsi="Calibri" w:cs="Calibri"/>
                </w:rPr>
                <w:t>5</w:t>
              </w:r>
            </w:ins>
          </w:p>
        </w:tc>
      </w:tr>
      <w:tr w:rsidR="00BF17B0" w:rsidRPr="006056BE" w14:paraId="0F6E4133" w14:textId="77777777" w:rsidTr="00BF17B0">
        <w:trPr>
          <w:ins w:id="136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4B9B7" w14:textId="77777777" w:rsidR="00BF17B0" w:rsidRDefault="00BF17B0" w:rsidP="00BF17B0">
            <w:pPr>
              <w:rPr>
                <w:ins w:id="1361" w:author="Laura Viignola" w:date="2017-07-10T16:58:00Z"/>
                <w:rFonts w:ascii="Calibri" w:eastAsia="Calibri" w:hAnsi="Calibri" w:cs="Calibri"/>
              </w:rPr>
            </w:pPr>
            <w:ins w:id="1362"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55AA6" w14:textId="77777777" w:rsidR="00BF17B0" w:rsidRDefault="00BF17B0" w:rsidP="00BF17B0">
            <w:pPr>
              <w:rPr>
                <w:ins w:id="1363" w:author="Laura Viignola" w:date="2017-07-10T16:58:00Z"/>
                <w:rFonts w:ascii="Calibri" w:eastAsia="Calibri" w:hAnsi="Calibri" w:cs="Calibri"/>
              </w:rPr>
            </w:pPr>
            <w:ins w:id="1364"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382DA" w14:textId="77777777" w:rsidR="00BF17B0" w:rsidRDefault="00BF17B0" w:rsidP="00BF17B0">
            <w:pPr>
              <w:jc w:val="right"/>
              <w:rPr>
                <w:ins w:id="1365" w:author="Laura Viignola" w:date="2017-07-10T16:58:00Z"/>
                <w:rFonts w:ascii="Calibri" w:eastAsia="Calibri" w:hAnsi="Calibri" w:cs="Calibri"/>
              </w:rPr>
            </w:pPr>
            <w:ins w:id="136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EAFA8EE" w14:textId="77777777" w:rsidR="00BF17B0" w:rsidRDefault="00BF17B0" w:rsidP="00BF17B0">
            <w:pPr>
              <w:jc w:val="right"/>
              <w:rPr>
                <w:ins w:id="1367" w:author="Laura Viignola" w:date="2017-07-10T16:58:00Z"/>
                <w:rFonts w:ascii="Calibri" w:eastAsia="Calibri" w:hAnsi="Calibri" w:cs="Calibri"/>
              </w:rPr>
            </w:pPr>
            <w:ins w:id="1368" w:author="Laura Viignola" w:date="2017-07-10T16:58:00Z">
              <w:r>
                <w:rPr>
                  <w:rFonts w:ascii="Calibri" w:eastAsia="Calibri" w:hAnsi="Calibri" w:cs="Calibri"/>
                </w:rPr>
                <w:t>-2</w:t>
              </w:r>
            </w:ins>
          </w:p>
        </w:tc>
        <w:tc>
          <w:tcPr>
            <w:tcW w:w="1305" w:type="dxa"/>
            <w:tcBorders>
              <w:top w:val="single" w:sz="6" w:space="0" w:color="000000"/>
              <w:left w:val="single" w:sz="6" w:space="0" w:color="000000"/>
              <w:bottom w:val="single" w:sz="6" w:space="0" w:color="000000"/>
              <w:right w:val="single" w:sz="6" w:space="0" w:color="000000"/>
            </w:tcBorders>
          </w:tcPr>
          <w:p w14:paraId="13F09419" w14:textId="77777777" w:rsidR="00BF17B0" w:rsidRDefault="00BF17B0" w:rsidP="00BF17B0">
            <w:pPr>
              <w:jc w:val="right"/>
              <w:rPr>
                <w:ins w:id="1369" w:author="Laura Viignola" w:date="2017-07-10T16:58:00Z"/>
                <w:rFonts w:ascii="Calibri" w:eastAsia="Calibri" w:hAnsi="Calibri" w:cs="Calibri"/>
              </w:rPr>
            </w:pPr>
            <w:ins w:id="1370" w:author="Laura Viignola" w:date="2017-07-10T16:58:00Z">
              <w:r>
                <w:rPr>
                  <w:rFonts w:ascii="Calibri" w:eastAsia="Calibri" w:hAnsi="Calibri" w:cs="Calibri"/>
                </w:rPr>
                <w:t>20</w:t>
              </w:r>
            </w:ins>
          </w:p>
        </w:tc>
      </w:tr>
    </w:tbl>
    <w:p w14:paraId="13C80B43" w14:textId="77777777" w:rsidR="00BF17B0" w:rsidRDefault="00BF17B0" w:rsidP="00BF17B0">
      <w:pPr>
        <w:rPr>
          <w:ins w:id="1371" w:author="Laura Viignola" w:date="2017-07-10T16:58:00Z"/>
          <w:rFonts w:ascii="Cambria" w:eastAsia="Calibri" w:hAnsi="Cambria" w:cs="Calibri"/>
        </w:rPr>
      </w:pPr>
    </w:p>
    <w:p w14:paraId="7C64B29F" w14:textId="77777777" w:rsidR="00BF17B0" w:rsidRDefault="00BF17B0" w:rsidP="00BF17B0">
      <w:pPr>
        <w:rPr>
          <w:ins w:id="1372" w:author="Laura Viignola" w:date="2017-07-10T16:58:00Z"/>
          <w:rFonts w:ascii="Cambria" w:eastAsia="Calibri" w:hAnsi="Cambria" w:cs="Calibri"/>
        </w:rPr>
      </w:pPr>
      <w:ins w:id="1373"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3E258130" w14:textId="77777777" w:rsidR="00BF17B0" w:rsidRPr="00860832" w:rsidRDefault="00BF17B0" w:rsidP="00BF17B0">
      <w:pPr>
        <w:rPr>
          <w:ins w:id="1374"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236657D9" w14:textId="77777777" w:rsidTr="00BF17B0">
        <w:trPr>
          <w:ins w:id="1375"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D9D8FE" w14:textId="77777777" w:rsidR="00BF17B0" w:rsidRPr="00860832" w:rsidRDefault="00BF17B0" w:rsidP="00BF17B0">
            <w:pPr>
              <w:rPr>
                <w:ins w:id="1376" w:author="Laura Viignola" w:date="2017-07-10T16:58:00Z"/>
                <w:rFonts w:ascii="Arial" w:eastAsia="Calibri" w:hAnsi="Arial" w:cs="Arial"/>
                <w:color w:val="1F497D" w:themeColor="text2"/>
              </w:rPr>
            </w:pPr>
            <w:ins w:id="1377" w:author="Laura Viignola" w:date="2017-07-10T16:58:00Z">
              <w:r w:rsidRPr="00860832">
                <w:rPr>
                  <w:rFonts w:ascii="Arial" w:eastAsia="Calibri" w:hAnsi="Arial" w:cs="Arial"/>
                  <w:color w:val="1F497D" w:themeColor="text2"/>
                </w:rPr>
                <w:t>DS_1</w:t>
              </w:r>
            </w:ins>
          </w:p>
        </w:tc>
      </w:tr>
      <w:tr w:rsidR="00BF17B0" w:rsidRPr="006056BE" w14:paraId="2131279E" w14:textId="77777777" w:rsidTr="00BF17B0">
        <w:trPr>
          <w:ins w:id="137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44F5ED" w14:textId="77777777" w:rsidR="00BF17B0" w:rsidRPr="00860832" w:rsidRDefault="00BF17B0" w:rsidP="00BF17B0">
            <w:pPr>
              <w:rPr>
                <w:ins w:id="1379" w:author="Laura Viignola" w:date="2017-07-10T16:58:00Z"/>
                <w:rFonts w:ascii="Arial" w:hAnsi="Arial" w:cs="Arial"/>
              </w:rPr>
            </w:pPr>
            <w:ins w:id="1380"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B539F" w14:textId="77777777" w:rsidR="00BF17B0" w:rsidRPr="00860832" w:rsidRDefault="00BF17B0" w:rsidP="00BF17B0">
            <w:pPr>
              <w:rPr>
                <w:ins w:id="1381" w:author="Laura Viignola" w:date="2017-07-10T16:58:00Z"/>
                <w:rFonts w:ascii="Arial" w:hAnsi="Arial" w:cs="Arial"/>
              </w:rPr>
            </w:pPr>
            <w:ins w:id="138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E3E262" w14:textId="77777777" w:rsidR="00BF17B0" w:rsidRPr="00860832" w:rsidRDefault="00BF17B0" w:rsidP="00BF17B0">
            <w:pPr>
              <w:rPr>
                <w:ins w:id="1383" w:author="Laura Viignola" w:date="2017-07-10T16:58:00Z"/>
                <w:rFonts w:ascii="Arial" w:hAnsi="Arial" w:cs="Arial"/>
              </w:rPr>
            </w:pPr>
            <w:ins w:id="1384"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670D1E6" w14:textId="77777777" w:rsidR="00BF17B0" w:rsidRPr="00860832" w:rsidRDefault="00BF17B0" w:rsidP="00BF17B0">
            <w:pPr>
              <w:rPr>
                <w:ins w:id="1385" w:author="Laura Viignola" w:date="2017-07-10T16:58:00Z"/>
                <w:rFonts w:ascii="Arial" w:eastAsia="Calibri" w:hAnsi="Arial" w:cs="Arial"/>
              </w:rPr>
            </w:pPr>
            <w:ins w:id="1386" w:author="Laura Viignola" w:date="2017-07-10T16:58:00Z">
              <w:r w:rsidRPr="00860832">
                <w:rPr>
                  <w:rFonts w:ascii="Arial" w:eastAsia="Calibri" w:hAnsi="Arial" w:cs="Arial"/>
                </w:rPr>
                <w:t>Me_2</w:t>
              </w:r>
            </w:ins>
          </w:p>
        </w:tc>
      </w:tr>
      <w:tr w:rsidR="00BF17B0" w:rsidRPr="006056BE" w14:paraId="4441DAD7" w14:textId="77777777" w:rsidTr="00BF17B0">
        <w:trPr>
          <w:ins w:id="138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C9A1AD" w14:textId="77777777" w:rsidR="00BF17B0" w:rsidRPr="006056BE" w:rsidRDefault="00BF17B0" w:rsidP="00BF17B0">
            <w:pPr>
              <w:rPr>
                <w:ins w:id="1388" w:author="Laura Viignola" w:date="2017-07-10T16:58:00Z"/>
              </w:rPr>
            </w:pPr>
            <w:ins w:id="138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C5C6A" w14:textId="77777777" w:rsidR="00BF17B0" w:rsidRPr="00D061D3" w:rsidRDefault="00BF17B0" w:rsidP="00BF17B0">
            <w:pPr>
              <w:rPr>
                <w:ins w:id="1390" w:author="Laura Viignola" w:date="2017-07-10T16:58:00Z"/>
                <w:rFonts w:asciiTheme="minorHAnsi" w:hAnsiTheme="minorHAnsi"/>
              </w:rPr>
            </w:pPr>
            <w:ins w:id="1391"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21E02" w14:textId="77777777" w:rsidR="00BF17B0" w:rsidRPr="00F24CCE" w:rsidRDefault="00BF17B0" w:rsidP="00BF17B0">
            <w:pPr>
              <w:jc w:val="right"/>
              <w:rPr>
                <w:ins w:id="1392" w:author="Laura Viignola" w:date="2017-07-10T16:58:00Z"/>
                <w:rFonts w:asciiTheme="minorHAnsi" w:hAnsiTheme="minorHAnsi"/>
              </w:rPr>
            </w:pPr>
            <w:ins w:id="1393"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21C601DA" w14:textId="77777777" w:rsidR="00BF17B0" w:rsidRPr="006056BE" w:rsidRDefault="00BF17B0" w:rsidP="00BF17B0">
            <w:pPr>
              <w:jc w:val="right"/>
              <w:rPr>
                <w:ins w:id="1394" w:author="Laura Viignola" w:date="2017-07-10T16:58:00Z"/>
                <w:rFonts w:ascii="Calibri" w:eastAsia="Calibri" w:hAnsi="Calibri" w:cs="Calibri"/>
              </w:rPr>
            </w:pPr>
            <w:ins w:id="1395" w:author="Laura Viignola" w:date="2017-07-10T16:58:00Z">
              <w:r>
                <w:rPr>
                  <w:rFonts w:ascii="Calibri" w:eastAsia="Calibri" w:hAnsi="Calibri" w:cs="Calibri"/>
                </w:rPr>
                <w:t>2</w:t>
              </w:r>
            </w:ins>
          </w:p>
        </w:tc>
      </w:tr>
      <w:tr w:rsidR="00BF17B0" w:rsidRPr="006056BE" w14:paraId="351DBC52" w14:textId="77777777" w:rsidTr="00BF17B0">
        <w:trPr>
          <w:ins w:id="139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5515C" w14:textId="77777777" w:rsidR="00BF17B0" w:rsidRPr="006056BE" w:rsidRDefault="00BF17B0" w:rsidP="00BF17B0">
            <w:pPr>
              <w:rPr>
                <w:ins w:id="1397" w:author="Laura Viignola" w:date="2017-07-10T16:58:00Z"/>
                <w:rFonts w:ascii="Calibri" w:eastAsia="Calibri" w:hAnsi="Calibri" w:cs="Calibri"/>
              </w:rPr>
            </w:pPr>
            <w:ins w:id="139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EF571" w14:textId="77777777" w:rsidR="00BF17B0" w:rsidRPr="006056BE" w:rsidRDefault="00BF17B0" w:rsidP="00BF17B0">
            <w:pPr>
              <w:rPr>
                <w:ins w:id="1399" w:author="Laura Viignola" w:date="2017-07-10T16:58:00Z"/>
                <w:rFonts w:ascii="Calibri" w:eastAsia="Calibri" w:hAnsi="Calibri" w:cs="Calibri"/>
              </w:rPr>
            </w:pPr>
            <w:ins w:id="1400"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9A50" w14:textId="77777777" w:rsidR="00BF17B0" w:rsidRPr="006056BE" w:rsidRDefault="00BF17B0" w:rsidP="00BF17B0">
            <w:pPr>
              <w:jc w:val="right"/>
              <w:rPr>
                <w:ins w:id="1401" w:author="Laura Viignola" w:date="2017-07-10T16:58:00Z"/>
                <w:rFonts w:ascii="Calibri" w:eastAsia="Calibri" w:hAnsi="Calibri" w:cs="Calibri"/>
              </w:rPr>
            </w:pPr>
            <w:ins w:id="1402"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7D5EB39E" w14:textId="77777777" w:rsidR="00BF17B0" w:rsidRDefault="00BF17B0" w:rsidP="00BF17B0">
            <w:pPr>
              <w:jc w:val="right"/>
              <w:rPr>
                <w:ins w:id="1403" w:author="Laura Viignola" w:date="2017-07-10T16:58:00Z"/>
                <w:rFonts w:ascii="Calibri" w:eastAsia="Calibri" w:hAnsi="Calibri" w:cs="Calibri"/>
              </w:rPr>
            </w:pPr>
            <w:ins w:id="1404" w:author="Laura Viignola" w:date="2017-07-10T16:58:00Z">
              <w:r>
                <w:rPr>
                  <w:rFonts w:ascii="Calibri" w:eastAsia="Calibri" w:hAnsi="Calibri" w:cs="Calibri"/>
                </w:rPr>
                <w:t>7</w:t>
              </w:r>
            </w:ins>
          </w:p>
        </w:tc>
      </w:tr>
      <w:tr w:rsidR="00BF17B0" w:rsidRPr="006056BE" w14:paraId="638FD9AD" w14:textId="77777777" w:rsidTr="00BF17B0">
        <w:trPr>
          <w:ins w:id="140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E5C72" w14:textId="77777777" w:rsidR="00BF17B0" w:rsidRPr="006056BE" w:rsidRDefault="00BF17B0" w:rsidP="00BF17B0">
            <w:pPr>
              <w:rPr>
                <w:ins w:id="1406" w:author="Laura Viignola" w:date="2017-07-10T16:58:00Z"/>
                <w:rFonts w:ascii="Calibri" w:eastAsia="Calibri" w:hAnsi="Calibri" w:cs="Calibri"/>
              </w:rPr>
            </w:pPr>
            <w:ins w:id="140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6645" w14:textId="77777777" w:rsidR="00BF17B0" w:rsidRPr="006056BE" w:rsidRDefault="00BF17B0" w:rsidP="00BF17B0">
            <w:pPr>
              <w:rPr>
                <w:ins w:id="1408" w:author="Laura Viignola" w:date="2017-07-10T16:58:00Z"/>
                <w:rFonts w:ascii="Calibri" w:eastAsia="Calibri" w:hAnsi="Calibri" w:cs="Calibri"/>
              </w:rPr>
            </w:pPr>
            <w:ins w:id="1409"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92B46" w14:textId="77777777" w:rsidR="00BF17B0" w:rsidRPr="006056BE" w:rsidRDefault="00BF17B0" w:rsidP="00BF17B0">
            <w:pPr>
              <w:jc w:val="right"/>
              <w:rPr>
                <w:ins w:id="1410" w:author="Laura Viignola" w:date="2017-07-10T16:58:00Z"/>
                <w:rFonts w:ascii="Calibri" w:eastAsia="Calibri" w:hAnsi="Calibri" w:cs="Calibri"/>
              </w:rPr>
            </w:pPr>
            <w:ins w:id="1411"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72CDFDD5" w14:textId="77777777" w:rsidR="00BF17B0" w:rsidRDefault="00BF17B0" w:rsidP="00BF17B0">
            <w:pPr>
              <w:jc w:val="right"/>
              <w:rPr>
                <w:ins w:id="1412" w:author="Laura Viignola" w:date="2017-07-10T16:58:00Z"/>
                <w:rFonts w:ascii="Calibri" w:eastAsia="Calibri" w:hAnsi="Calibri" w:cs="Calibri"/>
              </w:rPr>
            </w:pPr>
            <w:ins w:id="1413" w:author="Laura Viignola" w:date="2017-07-10T16:58:00Z">
              <w:r>
                <w:rPr>
                  <w:rFonts w:ascii="Calibri" w:eastAsia="Calibri" w:hAnsi="Calibri" w:cs="Calibri"/>
                </w:rPr>
                <w:t>9</w:t>
              </w:r>
            </w:ins>
          </w:p>
        </w:tc>
      </w:tr>
      <w:tr w:rsidR="00BF17B0" w:rsidRPr="006056BE" w14:paraId="3DB1D774" w14:textId="77777777" w:rsidTr="00BF17B0">
        <w:trPr>
          <w:ins w:id="141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EA115" w14:textId="77777777" w:rsidR="00BF17B0" w:rsidRDefault="00BF17B0" w:rsidP="00BF17B0">
            <w:pPr>
              <w:rPr>
                <w:ins w:id="1415" w:author="Laura Viignola" w:date="2017-07-10T16:58:00Z"/>
                <w:rFonts w:ascii="Calibri" w:eastAsia="Calibri" w:hAnsi="Calibri" w:cs="Calibri"/>
              </w:rPr>
            </w:pPr>
            <w:ins w:id="141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6774D" w14:textId="77777777" w:rsidR="00BF17B0" w:rsidRDefault="00BF17B0" w:rsidP="00BF17B0">
            <w:pPr>
              <w:rPr>
                <w:ins w:id="1417" w:author="Laura Viignola" w:date="2017-07-10T16:58:00Z"/>
                <w:rFonts w:ascii="Calibri" w:eastAsia="Calibri" w:hAnsi="Calibri" w:cs="Calibri"/>
              </w:rPr>
            </w:pPr>
            <w:ins w:id="1418"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B8231" w14:textId="77777777" w:rsidR="00BF17B0" w:rsidRDefault="00BF17B0" w:rsidP="00BF17B0">
            <w:pPr>
              <w:jc w:val="right"/>
              <w:rPr>
                <w:ins w:id="1419" w:author="Laura Viignola" w:date="2017-07-10T16:58:00Z"/>
                <w:rFonts w:ascii="Calibri" w:eastAsia="Calibri" w:hAnsi="Calibri" w:cs="Calibri"/>
              </w:rPr>
            </w:pPr>
            <w:ins w:id="1420"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26E54A3" w14:textId="77777777" w:rsidR="00BF17B0" w:rsidRDefault="00BF17B0" w:rsidP="00BF17B0">
            <w:pPr>
              <w:jc w:val="right"/>
              <w:rPr>
                <w:ins w:id="1421" w:author="Laura Viignola" w:date="2017-07-10T16:58:00Z"/>
                <w:rFonts w:ascii="Calibri" w:eastAsia="Calibri" w:hAnsi="Calibri" w:cs="Calibri"/>
              </w:rPr>
            </w:pPr>
            <w:ins w:id="1422" w:author="Laura Viignola" w:date="2017-07-10T16:58:00Z">
              <w:r>
                <w:rPr>
                  <w:rFonts w:ascii="Calibri" w:eastAsia="Calibri" w:hAnsi="Calibri" w:cs="Calibri"/>
                </w:rPr>
                <w:t>17</w:t>
              </w:r>
            </w:ins>
          </w:p>
        </w:tc>
      </w:tr>
    </w:tbl>
    <w:p w14:paraId="6AA36464" w14:textId="77777777" w:rsidR="00BF17B0" w:rsidRPr="006056BE" w:rsidRDefault="00BF17B0" w:rsidP="00BF17B0">
      <w:pPr>
        <w:ind w:left="708"/>
        <w:rPr>
          <w:ins w:id="1423" w:author="Laura Viignola" w:date="2017-07-10T16:58:00Z"/>
        </w:rPr>
      </w:pPr>
    </w:p>
    <w:p w14:paraId="194F35B5" w14:textId="77777777" w:rsidR="00BF17B0" w:rsidRDefault="00BF17B0" w:rsidP="00BF17B0">
      <w:pPr>
        <w:rPr>
          <w:ins w:id="1424" w:author="Laura Viignola" w:date="2017-07-10T16:58:00Z"/>
          <w:rFonts w:ascii="Cambria" w:eastAsia="Calibri" w:hAnsi="Cambria" w:cs="Calibri"/>
        </w:rPr>
      </w:pPr>
      <w:ins w:id="1425"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0ECC3161" w14:textId="77777777" w:rsidR="00BF17B0" w:rsidRPr="00860832" w:rsidRDefault="00BF17B0" w:rsidP="00BF17B0">
      <w:pPr>
        <w:rPr>
          <w:ins w:id="1426"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03E5AA" w14:textId="77777777" w:rsidTr="00BF17B0">
        <w:trPr>
          <w:ins w:id="1427"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F1ACC" w14:textId="77777777" w:rsidR="00BF17B0" w:rsidRPr="00860832" w:rsidRDefault="00BF17B0" w:rsidP="00BF17B0">
            <w:pPr>
              <w:rPr>
                <w:ins w:id="1428" w:author="Laura Viignola" w:date="2017-07-10T16:58:00Z"/>
                <w:rFonts w:ascii="Arial" w:eastAsia="Calibri" w:hAnsi="Arial" w:cs="Arial"/>
                <w:color w:val="1F497D" w:themeColor="text2"/>
              </w:rPr>
            </w:pPr>
            <w:ins w:id="1429" w:author="Laura Viignola" w:date="2017-07-10T16:58:00Z">
              <w:r w:rsidRPr="00860832">
                <w:rPr>
                  <w:rFonts w:ascii="Arial" w:eastAsia="Calibri" w:hAnsi="Arial" w:cs="Arial"/>
                  <w:color w:val="1F497D" w:themeColor="text2"/>
                </w:rPr>
                <w:t>DS_1</w:t>
              </w:r>
            </w:ins>
          </w:p>
        </w:tc>
      </w:tr>
      <w:tr w:rsidR="00BF17B0" w:rsidRPr="006056BE" w14:paraId="2D8A1E89" w14:textId="77777777" w:rsidTr="00BF17B0">
        <w:trPr>
          <w:ins w:id="1430"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8E97A2" w14:textId="77777777" w:rsidR="00BF17B0" w:rsidRPr="00860832" w:rsidRDefault="00BF17B0" w:rsidP="00BF17B0">
            <w:pPr>
              <w:rPr>
                <w:ins w:id="1431" w:author="Laura Viignola" w:date="2017-07-10T16:58:00Z"/>
                <w:rFonts w:ascii="Arial" w:hAnsi="Arial" w:cs="Arial"/>
              </w:rPr>
            </w:pPr>
            <w:ins w:id="1432"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5BD27C" w14:textId="77777777" w:rsidR="00BF17B0" w:rsidRPr="00860832" w:rsidRDefault="00BF17B0" w:rsidP="00BF17B0">
            <w:pPr>
              <w:rPr>
                <w:ins w:id="1433" w:author="Laura Viignola" w:date="2017-07-10T16:58:00Z"/>
                <w:rFonts w:ascii="Arial" w:hAnsi="Arial" w:cs="Arial"/>
              </w:rPr>
            </w:pPr>
            <w:ins w:id="143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DA68E1A" w14:textId="77777777" w:rsidR="00BF17B0" w:rsidRPr="00860832" w:rsidRDefault="00BF17B0" w:rsidP="00BF17B0">
            <w:pPr>
              <w:rPr>
                <w:ins w:id="1435" w:author="Laura Viignola" w:date="2017-07-10T16:58:00Z"/>
                <w:rFonts w:ascii="Arial" w:hAnsi="Arial" w:cs="Arial"/>
              </w:rPr>
            </w:pPr>
            <w:ins w:id="1436"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9A657FB" w14:textId="77777777" w:rsidR="00BF17B0" w:rsidRPr="00860832" w:rsidRDefault="00BF17B0" w:rsidP="00BF17B0">
            <w:pPr>
              <w:rPr>
                <w:ins w:id="1437" w:author="Laura Viignola" w:date="2017-07-10T16:58:00Z"/>
                <w:rFonts w:ascii="Arial" w:eastAsia="Calibri" w:hAnsi="Arial" w:cs="Arial"/>
              </w:rPr>
            </w:pPr>
            <w:ins w:id="1438" w:author="Laura Viignola" w:date="2017-07-10T16:58:00Z">
              <w:r w:rsidRPr="00860832">
                <w:rPr>
                  <w:rFonts w:ascii="Arial" w:eastAsia="Calibri" w:hAnsi="Arial" w:cs="Arial"/>
                </w:rPr>
                <w:t>Me_2</w:t>
              </w:r>
            </w:ins>
          </w:p>
        </w:tc>
      </w:tr>
      <w:tr w:rsidR="00BF17B0" w:rsidRPr="006056BE" w14:paraId="6C34B1EF" w14:textId="77777777" w:rsidTr="00BF17B0">
        <w:trPr>
          <w:ins w:id="143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4C42" w14:textId="77777777" w:rsidR="00BF17B0" w:rsidRPr="006056BE" w:rsidRDefault="00BF17B0" w:rsidP="00BF17B0">
            <w:pPr>
              <w:rPr>
                <w:ins w:id="1440" w:author="Laura Viignola" w:date="2017-07-10T16:58:00Z"/>
              </w:rPr>
            </w:pPr>
            <w:ins w:id="144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43554" w14:textId="77777777" w:rsidR="00BF17B0" w:rsidRPr="00D061D3" w:rsidRDefault="00BF17B0" w:rsidP="00BF17B0">
            <w:pPr>
              <w:rPr>
                <w:ins w:id="1442" w:author="Laura Viignola" w:date="2017-07-10T16:58:00Z"/>
                <w:rFonts w:asciiTheme="minorHAnsi" w:hAnsiTheme="minorHAnsi"/>
              </w:rPr>
            </w:pPr>
            <w:ins w:id="144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AE9794" w14:textId="77777777" w:rsidR="00BF17B0" w:rsidRPr="00F24CCE" w:rsidRDefault="00BF17B0" w:rsidP="00BF17B0">
            <w:pPr>
              <w:jc w:val="right"/>
              <w:rPr>
                <w:ins w:id="1444" w:author="Laura Viignola" w:date="2017-07-10T16:58:00Z"/>
                <w:rFonts w:asciiTheme="minorHAnsi" w:hAnsiTheme="minorHAnsi"/>
              </w:rPr>
            </w:pPr>
            <w:ins w:id="1445"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01F9EE39" w14:textId="77777777" w:rsidR="00BF17B0" w:rsidRPr="006056BE" w:rsidRDefault="00BF17B0" w:rsidP="00BF17B0">
            <w:pPr>
              <w:jc w:val="right"/>
              <w:rPr>
                <w:ins w:id="1446" w:author="Laura Viignola" w:date="2017-07-10T16:58:00Z"/>
                <w:rFonts w:ascii="Calibri" w:eastAsia="Calibri" w:hAnsi="Calibri" w:cs="Calibri"/>
              </w:rPr>
            </w:pPr>
            <w:ins w:id="1447" w:author="Laura Viignola" w:date="2017-07-10T16:58:00Z">
              <w:r>
                <w:rPr>
                  <w:rFonts w:ascii="Calibri" w:eastAsia="Calibri" w:hAnsi="Calibri" w:cs="Calibri"/>
                </w:rPr>
                <w:t>5</w:t>
              </w:r>
            </w:ins>
          </w:p>
        </w:tc>
      </w:tr>
      <w:tr w:rsidR="00BF17B0" w:rsidRPr="006056BE" w14:paraId="213FEFDA" w14:textId="77777777" w:rsidTr="00BF17B0">
        <w:trPr>
          <w:ins w:id="144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B04A1" w14:textId="77777777" w:rsidR="00BF17B0" w:rsidRPr="006056BE" w:rsidRDefault="00BF17B0" w:rsidP="00BF17B0">
            <w:pPr>
              <w:rPr>
                <w:ins w:id="1449" w:author="Laura Viignola" w:date="2017-07-10T16:58:00Z"/>
                <w:rFonts w:ascii="Calibri" w:eastAsia="Calibri" w:hAnsi="Calibri" w:cs="Calibri"/>
              </w:rPr>
            </w:pPr>
            <w:ins w:id="145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D6723" w14:textId="77777777" w:rsidR="00BF17B0" w:rsidRPr="006056BE" w:rsidRDefault="00BF17B0" w:rsidP="00BF17B0">
            <w:pPr>
              <w:rPr>
                <w:ins w:id="1451" w:author="Laura Viignola" w:date="2017-07-10T16:58:00Z"/>
                <w:rFonts w:ascii="Calibri" w:eastAsia="Calibri" w:hAnsi="Calibri" w:cs="Calibri"/>
              </w:rPr>
            </w:pPr>
            <w:ins w:id="1452"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A6A9A" w14:textId="77777777" w:rsidR="00BF17B0" w:rsidRPr="006056BE" w:rsidRDefault="00BF17B0" w:rsidP="00BF17B0">
            <w:pPr>
              <w:jc w:val="right"/>
              <w:rPr>
                <w:ins w:id="1453" w:author="Laura Viignola" w:date="2017-07-10T16:58:00Z"/>
                <w:rFonts w:ascii="Calibri" w:eastAsia="Calibri" w:hAnsi="Calibri" w:cs="Calibri"/>
              </w:rPr>
            </w:pPr>
            <w:ins w:id="145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7187B53" w14:textId="77777777" w:rsidR="00BF17B0" w:rsidRDefault="00BF17B0" w:rsidP="00BF17B0">
            <w:pPr>
              <w:jc w:val="right"/>
              <w:rPr>
                <w:ins w:id="1455" w:author="Laura Viignola" w:date="2017-07-10T16:58:00Z"/>
                <w:rFonts w:ascii="Calibri" w:eastAsia="Calibri" w:hAnsi="Calibri" w:cs="Calibri"/>
              </w:rPr>
            </w:pPr>
            <w:ins w:id="1456" w:author="Laura Viignola" w:date="2017-07-10T16:58:00Z">
              <w:r>
                <w:rPr>
                  <w:rFonts w:ascii="Calibri" w:eastAsia="Calibri" w:hAnsi="Calibri" w:cs="Calibri"/>
                </w:rPr>
                <w:t>10</w:t>
              </w:r>
            </w:ins>
          </w:p>
        </w:tc>
      </w:tr>
      <w:tr w:rsidR="00BF17B0" w:rsidRPr="006056BE" w14:paraId="5A581D91" w14:textId="77777777" w:rsidTr="00BF17B0">
        <w:trPr>
          <w:ins w:id="145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149B9" w14:textId="77777777" w:rsidR="00BF17B0" w:rsidRPr="006056BE" w:rsidRDefault="00BF17B0" w:rsidP="00BF17B0">
            <w:pPr>
              <w:rPr>
                <w:ins w:id="1458" w:author="Laura Viignola" w:date="2017-07-10T16:58:00Z"/>
                <w:rFonts w:ascii="Calibri" w:eastAsia="Calibri" w:hAnsi="Calibri" w:cs="Calibri"/>
              </w:rPr>
            </w:pPr>
            <w:ins w:id="145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61BA4" w14:textId="77777777" w:rsidR="00BF17B0" w:rsidRPr="006056BE" w:rsidRDefault="00BF17B0" w:rsidP="00BF17B0">
            <w:pPr>
              <w:rPr>
                <w:ins w:id="1460" w:author="Laura Viignola" w:date="2017-07-10T16:58:00Z"/>
                <w:rFonts w:ascii="Calibri" w:eastAsia="Calibri" w:hAnsi="Calibri" w:cs="Calibri"/>
              </w:rPr>
            </w:pPr>
            <w:ins w:id="1461"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F4FD4" w14:textId="77777777" w:rsidR="00BF17B0" w:rsidRPr="006056BE" w:rsidRDefault="00BF17B0" w:rsidP="00BF17B0">
            <w:pPr>
              <w:jc w:val="right"/>
              <w:rPr>
                <w:ins w:id="1462" w:author="Laura Viignola" w:date="2017-07-10T16:58:00Z"/>
                <w:rFonts w:ascii="Calibri" w:eastAsia="Calibri" w:hAnsi="Calibri" w:cs="Calibri"/>
              </w:rPr>
            </w:pPr>
            <w:ins w:id="1463"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48D6250C" w14:textId="77777777" w:rsidR="00BF17B0" w:rsidRDefault="00BF17B0" w:rsidP="00BF17B0">
            <w:pPr>
              <w:jc w:val="right"/>
              <w:rPr>
                <w:ins w:id="1464" w:author="Laura Viignola" w:date="2017-07-10T16:58:00Z"/>
                <w:rFonts w:ascii="Calibri" w:eastAsia="Calibri" w:hAnsi="Calibri" w:cs="Calibri"/>
              </w:rPr>
            </w:pPr>
            <w:ins w:id="1465" w:author="Laura Viignola" w:date="2017-07-10T16:58:00Z">
              <w:r>
                <w:rPr>
                  <w:rFonts w:ascii="Calibri" w:eastAsia="Calibri" w:hAnsi="Calibri" w:cs="Calibri"/>
                </w:rPr>
                <w:t>12</w:t>
              </w:r>
            </w:ins>
          </w:p>
        </w:tc>
      </w:tr>
      <w:tr w:rsidR="00BF17B0" w:rsidRPr="006056BE" w14:paraId="7548E67A" w14:textId="77777777" w:rsidTr="00BF17B0">
        <w:trPr>
          <w:ins w:id="146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32636" w14:textId="77777777" w:rsidR="00BF17B0" w:rsidRDefault="00BF17B0" w:rsidP="00BF17B0">
            <w:pPr>
              <w:rPr>
                <w:ins w:id="1467" w:author="Laura Viignola" w:date="2017-07-10T16:58:00Z"/>
                <w:rFonts w:ascii="Calibri" w:eastAsia="Calibri" w:hAnsi="Calibri" w:cs="Calibri"/>
              </w:rPr>
            </w:pPr>
            <w:ins w:id="146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93A0" w14:textId="77777777" w:rsidR="00BF17B0" w:rsidRDefault="00BF17B0" w:rsidP="00BF17B0">
            <w:pPr>
              <w:rPr>
                <w:ins w:id="1469" w:author="Laura Viignola" w:date="2017-07-10T16:58:00Z"/>
                <w:rFonts w:ascii="Calibri" w:eastAsia="Calibri" w:hAnsi="Calibri" w:cs="Calibri"/>
              </w:rPr>
            </w:pPr>
            <w:ins w:id="1470"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6528D6" w14:textId="77777777" w:rsidR="00BF17B0" w:rsidRDefault="00BF17B0" w:rsidP="00BF17B0">
            <w:pPr>
              <w:jc w:val="right"/>
              <w:rPr>
                <w:ins w:id="1471" w:author="Laura Viignola" w:date="2017-07-10T16:58:00Z"/>
                <w:rFonts w:ascii="Calibri" w:eastAsia="Calibri" w:hAnsi="Calibri" w:cs="Calibri"/>
              </w:rPr>
            </w:pPr>
            <w:ins w:id="1472"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4EDC522A" w14:textId="77777777" w:rsidR="00BF17B0" w:rsidRDefault="00BF17B0" w:rsidP="00BF17B0">
            <w:pPr>
              <w:jc w:val="right"/>
              <w:rPr>
                <w:ins w:id="1473" w:author="Laura Viignola" w:date="2017-07-10T16:58:00Z"/>
                <w:rFonts w:ascii="Calibri" w:eastAsia="Calibri" w:hAnsi="Calibri" w:cs="Calibri"/>
              </w:rPr>
            </w:pPr>
            <w:ins w:id="1474" w:author="Laura Viignola" w:date="2017-07-10T16:58:00Z">
              <w:r>
                <w:rPr>
                  <w:rFonts w:ascii="Calibri" w:eastAsia="Calibri" w:hAnsi="Calibri" w:cs="Calibri"/>
                </w:rPr>
                <w:t>20</w:t>
              </w:r>
            </w:ins>
          </w:p>
        </w:tc>
      </w:tr>
    </w:tbl>
    <w:p w14:paraId="08BED2A1" w14:textId="77777777" w:rsidR="00BF17B0" w:rsidRPr="006056BE" w:rsidRDefault="00BF17B0" w:rsidP="00BF17B0">
      <w:pPr>
        <w:ind w:left="708"/>
        <w:rPr>
          <w:ins w:id="1475" w:author="Laura Viignola" w:date="2017-07-10T16:58:00Z"/>
        </w:rPr>
      </w:pPr>
    </w:p>
    <w:p w14:paraId="1BA32B27" w14:textId="77777777" w:rsidR="00BF17B0" w:rsidRPr="006056BE" w:rsidRDefault="00BF17B0" w:rsidP="00BF17B0">
      <w:pPr>
        <w:ind w:left="708"/>
        <w:rPr>
          <w:ins w:id="1476" w:author="Laura Viignola" w:date="2017-07-10T16:58:00Z"/>
        </w:rPr>
      </w:pPr>
    </w:p>
    <w:p w14:paraId="5DBB47A4" w14:textId="77777777" w:rsidR="00BF17B0" w:rsidRPr="00A70980" w:rsidRDefault="00BF17B0" w:rsidP="00BF17B0">
      <w:pPr>
        <w:ind w:left="708"/>
        <w:rPr>
          <w:ins w:id="1477" w:author="Laura Viignola" w:date="2017-07-10T16:58:00Z"/>
          <w:rFonts w:ascii="Cambria" w:eastAsia="Calibri" w:hAnsi="Cambria" w:cs="Calibri"/>
          <w:color w:val="5B9BD5"/>
        </w:rPr>
      </w:pPr>
    </w:p>
    <w:p w14:paraId="74B83B90" w14:textId="77777777" w:rsidR="00BF17B0" w:rsidRPr="000E3547" w:rsidRDefault="00BF17B0" w:rsidP="00BF17B0">
      <w:pPr>
        <w:pStyle w:val="Stile3"/>
        <w:rPr>
          <w:ins w:id="1478" w:author="Laura Viignola" w:date="2017-07-10T16:58:00Z"/>
          <w:lang w:val="it-IT"/>
        </w:rPr>
      </w:pPr>
      <w:ins w:id="1479" w:author="Laura Viignola" w:date="2017-07-10T16:58:00Z">
        <w:r>
          <w:lastRenderedPageBreak/>
          <w:t>Multiplication *</w:t>
        </w:r>
      </w:ins>
    </w:p>
    <w:p w14:paraId="5AD1ED1C" w14:textId="77777777" w:rsidR="00BF17B0" w:rsidRDefault="00BF17B0" w:rsidP="00BF17B0">
      <w:pPr>
        <w:rPr>
          <w:ins w:id="1480" w:author="Laura Viignola" w:date="2017-07-10T16:58:00Z"/>
          <w:rFonts w:ascii="Cambria" w:eastAsia="Calibri" w:hAnsi="Cambria" w:cs="Calibri"/>
          <w:i/>
          <w:color w:val="5B9BD5"/>
        </w:rPr>
      </w:pPr>
      <w:ins w:id="148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82374B" w14:textId="77777777" w:rsidR="00BF17B0" w:rsidRPr="0075768B" w:rsidRDefault="00BF17B0" w:rsidP="00BF17B0">
      <w:pPr>
        <w:ind w:left="1416"/>
        <w:rPr>
          <w:ins w:id="1482" w:author="Laura Viignola" w:date="2017-07-10T16:58:00Z"/>
          <w:rFonts w:ascii="Arial" w:eastAsia="Calibri" w:hAnsi="Arial" w:cs="Arial"/>
          <w:b/>
        </w:rPr>
      </w:pPr>
      <w:ins w:id="1483"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18901635" w14:textId="77777777" w:rsidR="00BF17B0" w:rsidRDefault="00BF17B0" w:rsidP="00BF17B0">
      <w:pPr>
        <w:ind w:left="360"/>
        <w:rPr>
          <w:ins w:id="1484" w:author="Laura Viignola" w:date="2017-07-10T16:58:00Z"/>
          <w:rFonts w:ascii="Cambria" w:eastAsia="Calibri" w:hAnsi="Cambria" w:cs="Calibri"/>
          <w:color w:val="5B9BD5"/>
        </w:rPr>
      </w:pPr>
    </w:p>
    <w:p w14:paraId="6AB0C08C" w14:textId="77777777" w:rsidR="00BF17B0" w:rsidRPr="005961DD" w:rsidRDefault="00BF17B0" w:rsidP="00BF17B0">
      <w:pPr>
        <w:rPr>
          <w:ins w:id="1485" w:author="Laura Viignola" w:date="2017-07-10T16:58:00Z"/>
          <w:rFonts w:ascii="Cambria" w:eastAsia="Calibri" w:hAnsi="Cambria" w:cs="Calibri"/>
          <w:i/>
          <w:color w:val="5B9BD5"/>
        </w:rPr>
      </w:pPr>
      <w:ins w:id="148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9D7BE23" w14:textId="77777777" w:rsidR="00BF17B0" w:rsidRDefault="00BF17B0" w:rsidP="00BF17B0">
      <w:pPr>
        <w:rPr>
          <w:ins w:id="1487" w:author="Laura Viignola" w:date="2017-07-10T16:58:00Z"/>
          <w:rFonts w:ascii="Cambria" w:eastAsia="Calibri" w:hAnsi="Cambria" w:cs="Calibri"/>
          <w:color w:val="5B9BD5"/>
        </w:rPr>
      </w:pPr>
      <w:ins w:id="1488"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multiplicand</w:t>
        </w:r>
      </w:ins>
    </w:p>
    <w:p w14:paraId="04A60130" w14:textId="77777777" w:rsidR="00BF17B0" w:rsidRDefault="00BF17B0" w:rsidP="00BF17B0">
      <w:pPr>
        <w:rPr>
          <w:ins w:id="1489" w:author="Laura Viignola" w:date="2017-07-10T16:58:00Z"/>
          <w:rFonts w:ascii="Cambria" w:eastAsia="Calibri" w:hAnsi="Cambria" w:cs="Calibri"/>
          <w:color w:val="5B9BD5"/>
        </w:rPr>
      </w:pPr>
      <w:ins w:id="1490"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multiplier</w:t>
        </w:r>
      </w:ins>
    </w:p>
    <w:p w14:paraId="6F8831F3" w14:textId="77777777" w:rsidR="00BF17B0" w:rsidRDefault="00BF17B0" w:rsidP="00BF17B0">
      <w:pPr>
        <w:rPr>
          <w:ins w:id="1491" w:author="Laura Viignola" w:date="2017-07-10T16:58:00Z"/>
          <w:rFonts w:ascii="Cambria" w:eastAsia="Calibri" w:hAnsi="Cambria" w:cs="Calibri"/>
          <w:color w:val="5B9BD5"/>
        </w:rPr>
      </w:pPr>
    </w:p>
    <w:p w14:paraId="56F13B3A" w14:textId="77777777" w:rsidR="00BF17B0" w:rsidRDefault="00BF17B0" w:rsidP="00BF17B0">
      <w:pPr>
        <w:rPr>
          <w:ins w:id="1492" w:author="Laura Viignola" w:date="2017-07-10T16:58:00Z"/>
          <w:rFonts w:ascii="Cambria" w:eastAsia="Calibri" w:hAnsi="Cambria" w:cs="Calibri"/>
          <w:i/>
          <w:color w:val="5B9BD5"/>
        </w:rPr>
      </w:pPr>
      <w:ins w:id="149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F79F4F6" w14:textId="77777777" w:rsidR="00BF17B0" w:rsidRDefault="00BF17B0" w:rsidP="00BF17B0">
      <w:pPr>
        <w:rPr>
          <w:ins w:id="1494" w:author="Laura Viignola" w:date="2017-07-10T16:58:00Z"/>
          <w:rFonts w:ascii="Arial" w:eastAsia="Calibri" w:hAnsi="Arial" w:cs="Arial"/>
        </w:rPr>
      </w:pPr>
      <w:ins w:id="1495" w:author="Laura Viignola" w:date="2017-07-10T16:58:00Z">
        <w:r>
          <w:rPr>
            <w:rFonts w:ascii="Arial" w:eastAsia="Calibri" w:hAnsi="Arial" w:cs="Arial"/>
          </w:rPr>
          <w:t>DS_1 * DS_2</w:t>
        </w:r>
      </w:ins>
    </w:p>
    <w:p w14:paraId="04B779DB" w14:textId="77777777" w:rsidR="00BF17B0" w:rsidRPr="0075768B" w:rsidRDefault="00BF17B0" w:rsidP="00BF17B0">
      <w:pPr>
        <w:rPr>
          <w:ins w:id="1496" w:author="Laura Viignola" w:date="2017-07-10T16:58:00Z"/>
          <w:rFonts w:ascii="Arial" w:eastAsia="Calibri" w:hAnsi="Arial" w:cs="Arial"/>
        </w:rPr>
      </w:pPr>
      <w:ins w:id="1497" w:author="Laura Viignola" w:date="2017-07-10T16:58:00Z">
        <w:r>
          <w:rPr>
            <w:rFonts w:ascii="Arial" w:eastAsia="Calibri" w:hAnsi="Arial" w:cs="Arial"/>
          </w:rPr>
          <w:t>3 * 5</w:t>
        </w:r>
      </w:ins>
    </w:p>
    <w:p w14:paraId="0DCA7D09" w14:textId="77777777" w:rsidR="00BF17B0" w:rsidRPr="00930AA3" w:rsidRDefault="00BF17B0" w:rsidP="00BF17B0">
      <w:pPr>
        <w:rPr>
          <w:ins w:id="1498" w:author="Laura Viignola" w:date="2017-07-10T16:58:00Z"/>
          <w:rFonts w:ascii="Cambria" w:eastAsia="Calibri" w:hAnsi="Cambria" w:cs="Calibri"/>
          <w:color w:val="5B9BD5"/>
        </w:rPr>
      </w:pPr>
    </w:p>
    <w:p w14:paraId="2C2B77C5" w14:textId="77777777" w:rsidR="00BF17B0" w:rsidRDefault="00BF17B0" w:rsidP="00BF17B0">
      <w:pPr>
        <w:rPr>
          <w:ins w:id="1499" w:author="Laura Viignola" w:date="2017-07-10T16:58:00Z"/>
          <w:rFonts w:ascii="Cambria" w:eastAsia="Calibri" w:hAnsi="Cambria" w:cs="Calibri"/>
          <w:i/>
          <w:color w:val="5B9BD5"/>
        </w:rPr>
      </w:pPr>
      <w:ins w:id="1500" w:author="Laura Viignola" w:date="2017-07-10T16:58:00Z">
        <w:r>
          <w:rPr>
            <w:rFonts w:ascii="Cambria" w:eastAsia="Calibri" w:hAnsi="Cambria" w:cs="Calibri"/>
            <w:i/>
            <w:color w:val="5B9BD5"/>
          </w:rPr>
          <w:t>Semantic for scalar operations</w:t>
        </w:r>
      </w:ins>
    </w:p>
    <w:p w14:paraId="1A9E8E92" w14:textId="77777777" w:rsidR="00BF17B0" w:rsidRDefault="00BF17B0" w:rsidP="00BF17B0">
      <w:pPr>
        <w:jc w:val="both"/>
        <w:rPr>
          <w:ins w:id="1501" w:author="Laura Viignola" w:date="2017-07-10T16:58:00Z"/>
        </w:rPr>
      </w:pPr>
      <w:ins w:id="1502" w:author="Laura Viignola" w:date="2017-07-10T16:58:00Z">
        <w:r>
          <w:t>The operator - multiplies two numbers.</w:t>
        </w:r>
      </w:ins>
    </w:p>
    <w:p w14:paraId="4FD02DE3" w14:textId="77777777" w:rsidR="00BF17B0" w:rsidRPr="00CF4A4F" w:rsidRDefault="00BF17B0" w:rsidP="00BF17B0">
      <w:pPr>
        <w:jc w:val="both"/>
        <w:rPr>
          <w:ins w:id="1503" w:author="Laura Viignola" w:date="2017-07-10T16:58:00Z"/>
          <w:rFonts w:ascii="Cambria" w:eastAsia="Calibri" w:hAnsi="Cambria" w:cs="Calibri"/>
        </w:rPr>
      </w:pPr>
    </w:p>
    <w:p w14:paraId="007D35CF" w14:textId="77777777" w:rsidR="00BF17B0" w:rsidRDefault="00BF17B0" w:rsidP="00BF17B0">
      <w:pPr>
        <w:jc w:val="both"/>
        <w:rPr>
          <w:ins w:id="1504" w:author="Laura Viignola" w:date="2017-07-10T16:58:00Z"/>
          <w:rFonts w:ascii="Cambria" w:eastAsia="Calibri" w:hAnsi="Cambria" w:cs="Calibri"/>
        </w:rPr>
      </w:pPr>
      <w:ins w:id="1505" w:author="Laura Viignola" w:date="2017-07-10T16:58:00Z">
        <w:r>
          <w:rPr>
            <w:rFonts w:ascii="Cambria" w:eastAsia="Calibri" w:hAnsi="Cambria" w:cs="Calibri"/>
          </w:rPr>
          <w:t xml:space="preserve">Examples: </w:t>
        </w:r>
      </w:ins>
    </w:p>
    <w:p w14:paraId="5E85FF98" w14:textId="77777777" w:rsidR="00BF17B0" w:rsidRDefault="00BF17B0" w:rsidP="00BF17B0">
      <w:pPr>
        <w:ind w:left="360"/>
        <w:jc w:val="both"/>
        <w:rPr>
          <w:ins w:id="1506" w:author="Laura Viignola" w:date="2017-07-10T16:58:00Z"/>
          <w:rFonts w:ascii="Cambria" w:hAnsi="Cambria"/>
        </w:rPr>
      </w:pPr>
      <w:ins w:id="1507"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15</w:t>
        </w:r>
      </w:ins>
    </w:p>
    <w:p w14:paraId="55AB494E" w14:textId="77777777" w:rsidR="00BF17B0" w:rsidRDefault="00BF17B0" w:rsidP="00BF17B0">
      <w:pPr>
        <w:rPr>
          <w:ins w:id="1508" w:author="Laura Viignola" w:date="2017-07-10T16:58:00Z"/>
          <w:rFonts w:ascii="Cambria" w:eastAsia="Calibri" w:hAnsi="Cambria" w:cs="Calibri"/>
          <w:i/>
          <w:color w:val="5B9BD5"/>
        </w:rPr>
      </w:pPr>
    </w:p>
    <w:p w14:paraId="27280789" w14:textId="77777777" w:rsidR="00BF17B0" w:rsidRDefault="00BF17B0" w:rsidP="00BF17B0">
      <w:pPr>
        <w:rPr>
          <w:ins w:id="1509" w:author="Laura Viignola" w:date="2017-07-10T16:58:00Z"/>
          <w:rFonts w:ascii="Cambria" w:eastAsia="Calibri" w:hAnsi="Cambria" w:cs="Calibri"/>
          <w:i/>
          <w:color w:val="5B9BD5"/>
        </w:rPr>
      </w:pPr>
      <w:ins w:id="151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B5D036" w14:textId="77777777" w:rsidR="00BF17B0" w:rsidRDefault="00BF17B0" w:rsidP="00BF17B0">
      <w:pPr>
        <w:rPr>
          <w:ins w:id="1511" w:author="Laura Viignola" w:date="2017-07-10T16:58:00Z"/>
          <w:rFonts w:ascii="Cambria" w:eastAsia="Calibri" w:hAnsi="Cambria" w:cs="Calibri"/>
          <w:i/>
          <w:noProof/>
          <w:color w:val="5B9BD5"/>
          <w:lang w:val="en-US"/>
        </w:rPr>
      </w:pPr>
      <w:ins w:id="1512" w:author="Laura Viignola" w:date="2017-07-10T16:58:00Z">
        <w:r w:rsidRPr="00DA2507">
          <w:rPr>
            <w:rFonts w:ascii="Cambria" w:eastAsia="Calibri" w:hAnsi="Cambria" w:cs="Calibri"/>
            <w:i/>
            <w:noProof/>
            <w:color w:val="5B9BD5"/>
            <w:lang w:val="en-US"/>
          </w:rPr>
          <w:t xml:space="preserve"> </w:t>
        </w:r>
      </w:ins>
    </w:p>
    <w:p w14:paraId="6B017F5B" w14:textId="77777777" w:rsidR="00BF17B0" w:rsidRDefault="00BF17B0" w:rsidP="00BF17B0">
      <w:pPr>
        <w:rPr>
          <w:ins w:id="1513" w:author="Laura Viignola" w:date="2017-07-10T16:58:00Z"/>
          <w:rFonts w:ascii="Cambria" w:eastAsia="Calibri" w:hAnsi="Cambria" w:cs="Calibri"/>
        </w:rPr>
      </w:pPr>
      <w:ins w:id="1514"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37FBACC" w14:textId="77777777" w:rsidR="00BF17B0" w:rsidRPr="006F2FA3" w:rsidRDefault="00BF17B0" w:rsidP="00BF17B0">
      <w:pPr>
        <w:ind w:left="708" w:firstLine="708"/>
        <w:rPr>
          <w:ins w:id="1515" w:author="Laura Viignola" w:date="2017-07-10T16:58:00Z"/>
          <w:rFonts w:ascii="Cambria" w:eastAsia="Calibri" w:hAnsi="Cambria" w:cs="Calibri"/>
        </w:rPr>
      </w:pPr>
      <w:ins w:id="151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62DFDF3" w14:textId="77777777" w:rsidR="00BF17B0" w:rsidRPr="006F2FA3" w:rsidRDefault="00BF17B0" w:rsidP="00BF17B0">
      <w:pPr>
        <w:ind w:left="708" w:firstLine="708"/>
        <w:rPr>
          <w:ins w:id="1517" w:author="Laura Viignola" w:date="2017-07-10T16:58:00Z"/>
          <w:rFonts w:ascii="Cambria" w:eastAsia="Calibri" w:hAnsi="Cambria" w:cs="Calibri"/>
        </w:rPr>
      </w:pPr>
      <w:ins w:id="151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D7424F2" w14:textId="77777777" w:rsidR="00BF17B0" w:rsidRPr="006F2FA3" w:rsidRDefault="00BF17B0" w:rsidP="00BF17B0">
      <w:pPr>
        <w:rPr>
          <w:ins w:id="1519" w:author="Laura Viignola" w:date="2017-07-10T16:58:00Z"/>
          <w:rFonts w:ascii="Cambria" w:eastAsia="Calibri" w:hAnsi="Cambria" w:cs="Calibri"/>
          <w:i/>
          <w:color w:val="5B9BD5"/>
        </w:rPr>
      </w:pPr>
    </w:p>
    <w:p w14:paraId="1BBA57AB" w14:textId="77777777" w:rsidR="00BF17B0" w:rsidRDefault="00BF17B0" w:rsidP="00BF17B0">
      <w:pPr>
        <w:rPr>
          <w:ins w:id="1520" w:author="Laura Viignola" w:date="2017-07-10T16:58:00Z"/>
          <w:rFonts w:ascii="Cambria" w:eastAsia="Calibri" w:hAnsi="Cambria" w:cs="Calibri"/>
        </w:rPr>
      </w:pPr>
      <w:ins w:id="1521"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6C2096C" w14:textId="77777777" w:rsidR="00BF17B0" w:rsidRPr="006F2FA3" w:rsidRDefault="00BF17B0" w:rsidP="00BF17B0">
      <w:pPr>
        <w:ind w:left="708" w:firstLine="708"/>
        <w:rPr>
          <w:ins w:id="1522" w:author="Laura Viignola" w:date="2017-07-10T16:58:00Z"/>
          <w:rFonts w:ascii="Cambria" w:eastAsia="Calibri" w:hAnsi="Cambria" w:cs="Calibri"/>
        </w:rPr>
      </w:pPr>
      <w:ins w:id="152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CF046F4" w14:textId="77777777" w:rsidR="00BF17B0" w:rsidRPr="006F2FA3" w:rsidRDefault="00BF17B0" w:rsidP="00BF17B0">
      <w:pPr>
        <w:ind w:left="708" w:firstLine="708"/>
        <w:rPr>
          <w:ins w:id="1524" w:author="Laura Viignola" w:date="2017-07-10T16:58:00Z"/>
          <w:rFonts w:ascii="Cambria" w:eastAsia="Calibri" w:hAnsi="Cambria" w:cs="Calibri"/>
        </w:rPr>
      </w:pPr>
      <w:ins w:id="1525"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8DEECDC" w14:textId="77777777" w:rsidR="00BF17B0" w:rsidRPr="00E64258" w:rsidRDefault="00BF17B0" w:rsidP="00BF17B0">
      <w:pPr>
        <w:rPr>
          <w:ins w:id="1526" w:author="Laura Viignola" w:date="2017-07-10T16:58:00Z"/>
          <w:rFonts w:ascii="Cambria" w:hAnsi="Cambria"/>
        </w:rPr>
      </w:pPr>
    </w:p>
    <w:p w14:paraId="7B319540" w14:textId="77777777" w:rsidR="00BF17B0" w:rsidRPr="00E64258" w:rsidRDefault="00BF17B0" w:rsidP="00BF17B0">
      <w:pPr>
        <w:rPr>
          <w:ins w:id="1527" w:author="Laura Viignola" w:date="2017-07-10T16:58:00Z"/>
          <w:rFonts w:ascii="Cambria" w:eastAsia="Calibri" w:hAnsi="Cambria" w:cs="Calibri"/>
          <w:i/>
          <w:color w:val="5B9BD5"/>
        </w:rPr>
      </w:pPr>
      <w:ins w:id="1528" w:author="Laura Viignola" w:date="2017-07-10T16:58:00Z">
        <w:r w:rsidRPr="00E64258">
          <w:rPr>
            <w:rFonts w:ascii="Cambria" w:eastAsia="Calibri" w:hAnsi="Cambria" w:cs="Calibri"/>
            <w:i/>
            <w:color w:val="5B9BD5"/>
          </w:rPr>
          <w:t>Result type</w:t>
        </w:r>
      </w:ins>
    </w:p>
    <w:p w14:paraId="3837B694" w14:textId="77777777" w:rsidR="00BF17B0" w:rsidRPr="00E64258" w:rsidRDefault="00BF17B0" w:rsidP="00BF17B0">
      <w:pPr>
        <w:rPr>
          <w:ins w:id="1529" w:author="Laura Viignola" w:date="2017-07-10T16:58:00Z"/>
          <w:rFonts w:ascii="Cambria" w:eastAsia="Calibri" w:hAnsi="Cambria" w:cs="Calibri"/>
          <w:i/>
          <w:color w:val="auto"/>
        </w:rPr>
      </w:pPr>
    </w:p>
    <w:p w14:paraId="4C642F32" w14:textId="77777777" w:rsidR="00BF17B0" w:rsidRDefault="00BF17B0" w:rsidP="00BF17B0">
      <w:pPr>
        <w:rPr>
          <w:ins w:id="1530" w:author="Laura Viignola" w:date="2017-07-10T16:58:00Z"/>
          <w:rFonts w:ascii="Cambria" w:eastAsia="Calibri" w:hAnsi="Cambria" w:cs="Calibri"/>
        </w:rPr>
      </w:pPr>
      <w:ins w:id="153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A736C6D" w14:textId="77777777" w:rsidR="00BF17B0" w:rsidRPr="006F2FA3" w:rsidRDefault="00BF17B0" w:rsidP="00BF17B0">
      <w:pPr>
        <w:ind w:left="708" w:firstLine="708"/>
        <w:rPr>
          <w:ins w:id="1532" w:author="Laura Viignola" w:date="2017-07-10T16:58:00Z"/>
          <w:rFonts w:ascii="Cambria" w:eastAsia="Calibri" w:hAnsi="Cambria" w:cs="Calibri"/>
        </w:rPr>
      </w:pPr>
      <w:ins w:id="153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9137493" w14:textId="77777777" w:rsidR="00BF17B0" w:rsidRPr="006F2FA3" w:rsidRDefault="00BF17B0" w:rsidP="00BF17B0">
      <w:pPr>
        <w:ind w:left="708" w:firstLine="708"/>
        <w:rPr>
          <w:ins w:id="1534" w:author="Laura Viignola" w:date="2017-07-10T16:58:00Z"/>
          <w:rFonts w:ascii="Cambria" w:eastAsia="Calibri" w:hAnsi="Cambria" w:cs="Calibri"/>
        </w:rPr>
      </w:pPr>
      <w:ins w:id="1535"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A6C2994" w14:textId="77777777" w:rsidR="00BF17B0" w:rsidRDefault="00BF17B0" w:rsidP="00BF17B0">
      <w:pPr>
        <w:rPr>
          <w:ins w:id="1536" w:author="Laura Viignola" w:date="2017-07-10T16:58:00Z"/>
          <w:rFonts w:ascii="Cambria" w:eastAsia="Calibri" w:hAnsi="Cambria" w:cs="Calibri"/>
          <w:i/>
          <w:color w:val="5B9BD5"/>
        </w:rPr>
      </w:pPr>
    </w:p>
    <w:p w14:paraId="22840E79" w14:textId="77777777" w:rsidR="00BF17B0" w:rsidRDefault="00BF17B0" w:rsidP="00BF17B0">
      <w:pPr>
        <w:rPr>
          <w:ins w:id="1537" w:author="Laura Viignola" w:date="2017-07-10T16:58:00Z"/>
          <w:rFonts w:ascii="Cambria" w:eastAsia="Calibri" w:hAnsi="Cambria" w:cs="Calibri"/>
          <w:i/>
          <w:color w:val="5B9BD5"/>
        </w:rPr>
      </w:pPr>
      <w:ins w:id="1538" w:author="Laura Viignola" w:date="2017-07-10T16:58:00Z">
        <w:r>
          <w:rPr>
            <w:rFonts w:ascii="Cambria" w:eastAsia="Calibri" w:hAnsi="Cambria" w:cs="Calibri"/>
            <w:i/>
            <w:color w:val="5B9BD5"/>
          </w:rPr>
          <w:t>Additional constraints</w:t>
        </w:r>
      </w:ins>
    </w:p>
    <w:p w14:paraId="3F2C0D9A" w14:textId="77777777" w:rsidR="00BF17B0" w:rsidRDefault="00BF17B0" w:rsidP="00BF17B0">
      <w:pPr>
        <w:jc w:val="both"/>
        <w:rPr>
          <w:ins w:id="1539" w:author="Laura Viignola" w:date="2017-07-10T16:58:00Z"/>
          <w:rFonts w:ascii="Cambria" w:hAnsi="Cambria"/>
        </w:rPr>
      </w:pPr>
      <w:ins w:id="1540"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18129807" w14:textId="77777777" w:rsidR="00BF17B0" w:rsidRPr="00E5275E" w:rsidRDefault="00BF17B0" w:rsidP="00BF17B0">
      <w:pPr>
        <w:jc w:val="both"/>
        <w:rPr>
          <w:ins w:id="1541" w:author="Laura Viignola" w:date="2017-07-10T16:58:00Z"/>
          <w:rFonts w:ascii="Cambria" w:hAnsi="Cambria"/>
        </w:rPr>
      </w:pPr>
    </w:p>
    <w:p w14:paraId="1C5EF82C" w14:textId="77777777" w:rsidR="00BF17B0" w:rsidRDefault="00BF17B0" w:rsidP="00BF17B0">
      <w:pPr>
        <w:rPr>
          <w:ins w:id="1542" w:author="Laura Viignola" w:date="2017-07-10T16:58:00Z"/>
          <w:rFonts w:ascii="Cambria" w:eastAsia="Calibri" w:hAnsi="Cambria" w:cs="Calibri"/>
          <w:i/>
          <w:color w:val="5B9BD5"/>
        </w:rPr>
      </w:pPr>
      <w:ins w:id="1543" w:author="Laura Viignola" w:date="2017-07-10T16:58:00Z">
        <w:r>
          <w:rPr>
            <w:rFonts w:ascii="Cambria" w:eastAsia="Calibri" w:hAnsi="Cambria" w:cs="Calibri"/>
            <w:i/>
            <w:color w:val="5B9BD5"/>
          </w:rPr>
          <w:t xml:space="preserve">Behaviour </w:t>
        </w:r>
      </w:ins>
    </w:p>
    <w:p w14:paraId="0263693C" w14:textId="77777777" w:rsidR="00BF17B0" w:rsidRDefault="00BF17B0" w:rsidP="00BF17B0">
      <w:pPr>
        <w:jc w:val="both"/>
        <w:rPr>
          <w:ins w:id="1544" w:author="Laura Viignola" w:date="2017-07-10T16:58:00Z"/>
          <w:rFonts w:ascii="Cambria" w:eastAsia="Calibri" w:hAnsi="Cambria" w:cs="Calibri"/>
          <w:color w:val="auto"/>
        </w:rPr>
      </w:pPr>
      <w:ins w:id="1545"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3AC8CD95" w14:textId="77777777" w:rsidR="00BF17B0" w:rsidRDefault="00BF17B0" w:rsidP="00BF17B0">
      <w:pPr>
        <w:rPr>
          <w:ins w:id="1546" w:author="Laura Viignola" w:date="2017-07-10T16:58:00Z"/>
          <w:rFonts w:ascii="Cambria" w:eastAsia="Calibri" w:hAnsi="Cambria" w:cs="Calibri"/>
          <w:i/>
          <w:color w:val="5B9BD5"/>
        </w:rPr>
      </w:pPr>
    </w:p>
    <w:p w14:paraId="44839C1B" w14:textId="77777777" w:rsidR="00BF17B0" w:rsidRDefault="00BF17B0" w:rsidP="00BF17B0">
      <w:pPr>
        <w:rPr>
          <w:ins w:id="1547" w:author="Laura Viignola" w:date="2017-07-10T16:58:00Z"/>
          <w:rFonts w:ascii="Cambria" w:eastAsia="Calibri" w:hAnsi="Cambria" w:cs="Calibri"/>
          <w:i/>
          <w:color w:val="5B9BD5"/>
        </w:rPr>
      </w:pPr>
      <w:ins w:id="1548" w:author="Laura Viignola" w:date="2017-07-10T16:58:00Z">
        <w:r>
          <w:rPr>
            <w:rFonts w:ascii="Cambria" w:eastAsia="Calibri" w:hAnsi="Cambria" w:cs="Calibri"/>
            <w:i/>
            <w:color w:val="5B9BD5"/>
          </w:rPr>
          <w:t xml:space="preserve">Examples </w:t>
        </w:r>
      </w:ins>
    </w:p>
    <w:p w14:paraId="08089386" w14:textId="77777777" w:rsidR="00BF17B0" w:rsidRDefault="00BF17B0" w:rsidP="00BF17B0">
      <w:pPr>
        <w:rPr>
          <w:ins w:id="1549" w:author="Laura Viignola" w:date="2017-07-10T16:58:00Z"/>
          <w:rFonts w:ascii="Cambria" w:hAnsi="Cambria"/>
        </w:rPr>
      </w:pPr>
      <w:ins w:id="1550"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25D0CD7A" w14:textId="77777777" w:rsidTr="00BF17B0">
        <w:trPr>
          <w:trHeight w:val="259"/>
          <w:ins w:id="1551"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C103BBE" w14:textId="77777777" w:rsidR="00BF17B0" w:rsidRPr="005549E1" w:rsidRDefault="00BF17B0" w:rsidP="00BF17B0">
            <w:pPr>
              <w:rPr>
                <w:ins w:id="1552" w:author="Laura Viignola" w:date="2017-07-10T16:58:00Z"/>
                <w:rFonts w:ascii="Arial" w:hAnsi="Arial" w:cs="Arial"/>
                <w:lang w:val="it-IT"/>
              </w:rPr>
            </w:pPr>
            <w:ins w:id="1553" w:author="Laura Viignola" w:date="2017-07-10T16:58:00Z">
              <w:r w:rsidRPr="005549E1">
                <w:rPr>
                  <w:rFonts w:ascii="Arial" w:eastAsia="Calibri" w:hAnsi="Arial" w:cs="Arial"/>
                  <w:lang w:val="it-IT"/>
                </w:rPr>
                <w:t>total_population</w:t>
              </w:r>
            </w:ins>
          </w:p>
        </w:tc>
      </w:tr>
      <w:tr w:rsidR="00BF17B0" w14:paraId="541ADEC4" w14:textId="77777777" w:rsidTr="00BF17B0">
        <w:trPr>
          <w:trHeight w:val="259"/>
          <w:ins w:id="1554"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66798E9" w14:textId="77777777" w:rsidR="00BF17B0" w:rsidRPr="005549E1" w:rsidRDefault="00BF17B0" w:rsidP="00BF17B0">
            <w:pPr>
              <w:rPr>
                <w:ins w:id="1555" w:author="Laura Viignola" w:date="2017-07-10T16:58:00Z"/>
                <w:rFonts w:ascii="Arial" w:hAnsi="Arial" w:cs="Arial"/>
                <w:lang w:val="it-IT"/>
              </w:rPr>
            </w:pPr>
            <w:ins w:id="1556"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F620972" w14:textId="77777777" w:rsidR="00BF17B0" w:rsidRPr="005549E1" w:rsidRDefault="00BF17B0" w:rsidP="00BF17B0">
            <w:pPr>
              <w:rPr>
                <w:ins w:id="1557" w:author="Laura Viignola" w:date="2017-07-10T16:58:00Z"/>
                <w:rFonts w:ascii="Arial" w:hAnsi="Arial" w:cs="Arial"/>
                <w:lang w:val="it-IT"/>
              </w:rPr>
            </w:pPr>
            <w:ins w:id="1558"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4F113C58" w14:textId="77777777" w:rsidR="00BF17B0" w:rsidRPr="005549E1" w:rsidRDefault="00BF17B0" w:rsidP="00BF17B0">
            <w:pPr>
              <w:rPr>
                <w:ins w:id="1559" w:author="Laura Viignola" w:date="2017-07-10T16:58:00Z"/>
                <w:rFonts w:ascii="Arial" w:hAnsi="Arial" w:cs="Arial"/>
                <w:lang w:val="it-IT"/>
              </w:rPr>
            </w:pPr>
            <w:ins w:id="1560"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344E551" w14:textId="77777777" w:rsidR="00BF17B0" w:rsidRPr="005549E1" w:rsidRDefault="00BF17B0" w:rsidP="00BF17B0">
            <w:pPr>
              <w:rPr>
                <w:ins w:id="1561" w:author="Laura Viignola" w:date="2017-07-10T16:58:00Z"/>
                <w:rFonts w:ascii="Arial" w:hAnsi="Arial" w:cs="Arial"/>
                <w:lang w:val="it-IT"/>
              </w:rPr>
            </w:pPr>
            <w:ins w:id="1562"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51E3D19" w14:textId="77777777" w:rsidR="00BF17B0" w:rsidRPr="005549E1" w:rsidRDefault="00BF17B0" w:rsidP="00BF17B0">
            <w:pPr>
              <w:rPr>
                <w:ins w:id="1563" w:author="Laura Viignola" w:date="2017-07-10T16:58:00Z"/>
                <w:rFonts w:ascii="Arial" w:hAnsi="Arial" w:cs="Arial"/>
                <w:lang w:val="it-IT"/>
              </w:rPr>
            </w:pPr>
            <w:ins w:id="1564" w:author="Laura Viignola" w:date="2017-07-10T16:58:00Z">
              <w:r w:rsidRPr="005549E1">
                <w:rPr>
                  <w:rFonts w:ascii="Arial" w:eastAsia="Calibri" w:hAnsi="Arial" w:cs="Arial"/>
                  <w:lang w:val="it-IT"/>
                </w:rPr>
                <w:t>UNEMPLOYMENT_RATE</w:t>
              </w:r>
            </w:ins>
          </w:p>
        </w:tc>
      </w:tr>
      <w:tr w:rsidR="00BF17B0" w14:paraId="09D0B3C3" w14:textId="77777777" w:rsidTr="00BF17B0">
        <w:trPr>
          <w:trHeight w:val="259"/>
          <w:ins w:id="1565"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5E0FA9E" w14:textId="77777777" w:rsidR="00BF17B0" w:rsidRDefault="00BF17B0" w:rsidP="00BF17B0">
            <w:pPr>
              <w:rPr>
                <w:ins w:id="1566" w:author="Laura Viignola" w:date="2017-07-10T16:58:00Z"/>
                <w:lang w:val="it-IT"/>
              </w:rPr>
            </w:pPr>
            <w:ins w:id="1567"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2FB4B13" w14:textId="77777777" w:rsidR="00BF17B0" w:rsidRDefault="00BF17B0" w:rsidP="00BF17B0">
            <w:pPr>
              <w:rPr>
                <w:ins w:id="1568" w:author="Laura Viignola" w:date="2017-07-10T16:58:00Z"/>
                <w:lang w:val="it-IT"/>
              </w:rPr>
            </w:pPr>
            <w:ins w:id="1569"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D7C0346" w14:textId="77777777" w:rsidR="00BF17B0" w:rsidRDefault="00BF17B0" w:rsidP="00BF17B0">
            <w:pPr>
              <w:rPr>
                <w:ins w:id="1570" w:author="Laura Viignola" w:date="2017-07-10T16:58:00Z"/>
                <w:lang w:val="it-IT"/>
              </w:rPr>
            </w:pPr>
            <w:ins w:id="1571"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96796F" w14:textId="77777777" w:rsidR="00BF17B0" w:rsidRDefault="00BF17B0" w:rsidP="00BF17B0">
            <w:pPr>
              <w:jc w:val="right"/>
              <w:rPr>
                <w:ins w:id="1572" w:author="Laura Viignola" w:date="2017-07-10T16:58:00Z"/>
                <w:lang w:val="it-IT"/>
              </w:rPr>
            </w:pPr>
            <w:ins w:id="1573"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BD6B77" w14:textId="77777777" w:rsidR="00BF17B0" w:rsidRDefault="00BF17B0" w:rsidP="00BF17B0">
            <w:pPr>
              <w:jc w:val="right"/>
              <w:rPr>
                <w:ins w:id="1574" w:author="Laura Viignola" w:date="2017-07-10T16:58:00Z"/>
                <w:lang w:val="it-IT"/>
              </w:rPr>
            </w:pPr>
            <w:ins w:id="1575" w:author="Laura Viignola" w:date="2017-07-10T16:58:00Z">
              <w:r>
                <w:rPr>
                  <w:rFonts w:ascii="Calibri" w:eastAsia="Calibri" w:hAnsi="Calibri" w:cs="Calibri"/>
                  <w:lang w:val="it-IT"/>
                </w:rPr>
                <w:t>7.6</w:t>
              </w:r>
            </w:ins>
          </w:p>
        </w:tc>
      </w:tr>
      <w:tr w:rsidR="00BF17B0" w14:paraId="228B9B83" w14:textId="77777777" w:rsidTr="00BF17B0">
        <w:trPr>
          <w:trHeight w:val="202"/>
          <w:ins w:id="157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68CF950" w14:textId="77777777" w:rsidR="00BF17B0" w:rsidRDefault="00BF17B0" w:rsidP="00BF17B0">
            <w:pPr>
              <w:rPr>
                <w:ins w:id="1577" w:author="Laura Viignola" w:date="2017-07-10T16:58:00Z"/>
                <w:lang w:val="it-IT"/>
              </w:rPr>
            </w:pPr>
            <w:ins w:id="1578"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94531C1" w14:textId="77777777" w:rsidR="00BF17B0" w:rsidRDefault="00BF17B0" w:rsidP="00BF17B0">
            <w:pPr>
              <w:rPr>
                <w:ins w:id="1579" w:author="Laura Viignola" w:date="2017-07-10T16:58:00Z"/>
                <w:lang w:val="it-IT"/>
              </w:rPr>
            </w:pPr>
            <w:ins w:id="1580"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927BBA" w14:textId="77777777" w:rsidR="00BF17B0" w:rsidRDefault="00BF17B0" w:rsidP="00BF17B0">
            <w:pPr>
              <w:rPr>
                <w:ins w:id="1581" w:author="Laura Viignola" w:date="2017-07-10T16:58:00Z"/>
                <w:lang w:val="it-IT"/>
              </w:rPr>
            </w:pPr>
            <w:ins w:id="1582"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4A15468" w14:textId="77777777" w:rsidR="00BF17B0" w:rsidRDefault="00BF17B0" w:rsidP="00BF17B0">
            <w:pPr>
              <w:jc w:val="right"/>
              <w:rPr>
                <w:ins w:id="1583" w:author="Laura Viignola" w:date="2017-07-10T16:58:00Z"/>
                <w:lang w:val="it-IT"/>
              </w:rPr>
            </w:pPr>
            <w:ins w:id="1584"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C2FD85A" w14:textId="77777777" w:rsidR="00BF17B0" w:rsidRDefault="00BF17B0" w:rsidP="00BF17B0">
            <w:pPr>
              <w:jc w:val="right"/>
              <w:rPr>
                <w:ins w:id="1585" w:author="Laura Viignola" w:date="2017-07-10T16:58:00Z"/>
                <w:lang w:val="it-IT"/>
              </w:rPr>
            </w:pPr>
            <w:ins w:id="1586" w:author="Laura Viignola" w:date="2017-07-10T16:58:00Z">
              <w:r>
                <w:rPr>
                  <w:rFonts w:ascii="Calibri" w:eastAsia="Calibri" w:hAnsi="Calibri" w:cs="Calibri"/>
                  <w:lang w:val="it-IT"/>
                </w:rPr>
                <w:t>24.3</w:t>
              </w:r>
            </w:ins>
          </w:p>
        </w:tc>
      </w:tr>
      <w:tr w:rsidR="00BF17B0" w14:paraId="32435A71" w14:textId="77777777" w:rsidTr="00BF17B0">
        <w:trPr>
          <w:trHeight w:val="259"/>
          <w:ins w:id="158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D9A783" w14:textId="77777777" w:rsidR="00BF17B0" w:rsidRDefault="00BF17B0" w:rsidP="00BF17B0">
            <w:pPr>
              <w:rPr>
                <w:ins w:id="1588" w:author="Laura Viignola" w:date="2017-07-10T16:58:00Z"/>
                <w:lang w:val="it-IT"/>
              </w:rPr>
            </w:pPr>
            <w:ins w:id="158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FC2BE7" w14:textId="77777777" w:rsidR="00BF17B0" w:rsidRDefault="00BF17B0" w:rsidP="00BF17B0">
            <w:pPr>
              <w:rPr>
                <w:ins w:id="1590" w:author="Laura Viignola" w:date="2017-07-10T16:58:00Z"/>
                <w:lang w:val="it-IT"/>
              </w:rPr>
            </w:pPr>
            <w:ins w:id="1591"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2CF232" w14:textId="77777777" w:rsidR="00BF17B0" w:rsidRDefault="00BF17B0" w:rsidP="00BF17B0">
            <w:pPr>
              <w:rPr>
                <w:ins w:id="1592" w:author="Laura Viignola" w:date="2017-07-10T16:58:00Z"/>
                <w:lang w:val="it-IT"/>
              </w:rPr>
            </w:pPr>
            <w:ins w:id="159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542142" w14:textId="77777777" w:rsidR="00BF17B0" w:rsidRDefault="00BF17B0" w:rsidP="00BF17B0">
            <w:pPr>
              <w:jc w:val="right"/>
              <w:rPr>
                <w:ins w:id="1594" w:author="Laura Viignola" w:date="2017-07-10T16:58:00Z"/>
                <w:lang w:val="it-IT"/>
              </w:rPr>
            </w:pPr>
            <w:ins w:id="1595"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68CCA8E" w14:textId="77777777" w:rsidR="00BF17B0" w:rsidRDefault="00BF17B0" w:rsidP="00BF17B0">
            <w:pPr>
              <w:jc w:val="right"/>
              <w:rPr>
                <w:ins w:id="1596" w:author="Laura Viignola" w:date="2017-07-10T16:58:00Z"/>
                <w:lang w:val="it-IT"/>
              </w:rPr>
            </w:pPr>
            <w:ins w:id="1597" w:author="Laura Viignola" w:date="2017-07-10T16:58:00Z">
              <w:r>
                <w:rPr>
                  <w:rFonts w:ascii="Calibri" w:eastAsia="Calibri" w:hAnsi="Calibri" w:cs="Calibri"/>
                  <w:lang w:val="it-IT"/>
                </w:rPr>
                <w:t>25</w:t>
              </w:r>
            </w:ins>
          </w:p>
        </w:tc>
      </w:tr>
      <w:tr w:rsidR="00BF17B0" w14:paraId="157DD968" w14:textId="77777777" w:rsidTr="00BF17B0">
        <w:trPr>
          <w:trHeight w:val="259"/>
          <w:ins w:id="159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F16502" w14:textId="77777777" w:rsidR="00BF17B0" w:rsidRDefault="00BF17B0" w:rsidP="00BF17B0">
            <w:pPr>
              <w:rPr>
                <w:ins w:id="1599" w:author="Laura Viignola" w:date="2017-07-10T16:58:00Z"/>
                <w:lang w:val="it-IT"/>
              </w:rPr>
            </w:pPr>
            <w:ins w:id="160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3BCF444" w14:textId="77777777" w:rsidR="00BF17B0" w:rsidRDefault="00BF17B0" w:rsidP="00BF17B0">
            <w:pPr>
              <w:rPr>
                <w:ins w:id="1601" w:author="Laura Viignola" w:date="2017-07-10T16:58:00Z"/>
                <w:lang w:val="it-IT"/>
              </w:rPr>
            </w:pPr>
            <w:ins w:id="1602"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F395D0" w14:textId="77777777" w:rsidR="00BF17B0" w:rsidRDefault="00BF17B0" w:rsidP="00BF17B0">
            <w:pPr>
              <w:rPr>
                <w:ins w:id="1603" w:author="Laura Viignola" w:date="2017-07-10T16:58:00Z"/>
                <w:lang w:val="it-IT"/>
              </w:rPr>
            </w:pPr>
            <w:ins w:id="1604"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C746D9" w14:textId="77777777" w:rsidR="00BF17B0" w:rsidRDefault="00BF17B0" w:rsidP="00BF17B0">
            <w:pPr>
              <w:jc w:val="right"/>
              <w:rPr>
                <w:ins w:id="1605" w:author="Laura Viignola" w:date="2017-07-10T16:58:00Z"/>
                <w:lang w:val="it-IT"/>
              </w:rPr>
            </w:pPr>
            <w:ins w:id="1606"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F5B717" w14:textId="77777777" w:rsidR="00BF17B0" w:rsidRDefault="00BF17B0" w:rsidP="00BF17B0">
            <w:pPr>
              <w:jc w:val="right"/>
              <w:rPr>
                <w:ins w:id="1607" w:author="Laura Viignola" w:date="2017-07-10T16:58:00Z"/>
                <w:lang w:val="it-IT"/>
              </w:rPr>
            </w:pPr>
            <w:ins w:id="1608" w:author="Laura Viignola" w:date="2017-07-10T16:58:00Z">
              <w:r>
                <w:rPr>
                  <w:rFonts w:ascii="Calibri" w:eastAsia="Calibri" w:hAnsi="Calibri" w:cs="Calibri"/>
                  <w:lang w:val="it-IT"/>
                </w:rPr>
                <w:t>3.6</w:t>
              </w:r>
            </w:ins>
          </w:p>
        </w:tc>
      </w:tr>
      <w:tr w:rsidR="00BF17B0" w14:paraId="20A081AA" w14:textId="77777777" w:rsidTr="00BF17B0">
        <w:trPr>
          <w:trHeight w:val="259"/>
          <w:ins w:id="160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0A1B6A" w14:textId="77777777" w:rsidR="00BF17B0" w:rsidRDefault="00BF17B0" w:rsidP="00BF17B0">
            <w:pPr>
              <w:rPr>
                <w:ins w:id="1610" w:author="Laura Viignola" w:date="2017-07-10T16:58:00Z"/>
                <w:lang w:val="it-IT"/>
              </w:rPr>
            </w:pPr>
            <w:ins w:id="161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CA6090" w14:textId="77777777" w:rsidR="00BF17B0" w:rsidRDefault="00BF17B0" w:rsidP="00BF17B0">
            <w:pPr>
              <w:rPr>
                <w:ins w:id="1612" w:author="Laura Viignola" w:date="2017-07-10T16:58:00Z"/>
                <w:lang w:val="it-IT"/>
              </w:rPr>
            </w:pPr>
            <w:ins w:id="1613"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E750DA" w14:textId="77777777" w:rsidR="00BF17B0" w:rsidRDefault="00BF17B0" w:rsidP="00BF17B0">
            <w:pPr>
              <w:rPr>
                <w:ins w:id="1614" w:author="Laura Viignola" w:date="2017-07-10T16:58:00Z"/>
                <w:lang w:val="it-IT"/>
              </w:rPr>
            </w:pPr>
            <w:ins w:id="1615"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157B2F" w14:textId="77777777" w:rsidR="00BF17B0" w:rsidRDefault="00BF17B0" w:rsidP="00BF17B0">
            <w:pPr>
              <w:jc w:val="right"/>
              <w:rPr>
                <w:ins w:id="1616" w:author="Laura Viignola" w:date="2017-07-10T16:58:00Z"/>
                <w:lang w:val="it-IT"/>
              </w:rPr>
            </w:pPr>
            <w:ins w:id="1617"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23988E" w14:textId="77777777" w:rsidR="00BF17B0" w:rsidRDefault="00BF17B0" w:rsidP="00BF17B0">
            <w:pPr>
              <w:jc w:val="right"/>
              <w:rPr>
                <w:ins w:id="1618" w:author="Laura Viignola" w:date="2017-07-10T16:58:00Z"/>
                <w:lang w:val="it-IT"/>
              </w:rPr>
            </w:pPr>
            <w:ins w:id="1619" w:author="Laura Viignola" w:date="2017-07-10T16:58:00Z">
              <w:r>
                <w:rPr>
                  <w:rFonts w:ascii="Calibri" w:eastAsia="Calibri" w:hAnsi="Calibri" w:cs="Calibri"/>
                  <w:lang w:val="it-IT"/>
                </w:rPr>
                <w:t>18.3</w:t>
              </w:r>
            </w:ins>
          </w:p>
        </w:tc>
      </w:tr>
      <w:tr w:rsidR="00BF17B0" w14:paraId="260712EB" w14:textId="77777777" w:rsidTr="00BF17B0">
        <w:trPr>
          <w:trHeight w:val="259"/>
          <w:ins w:id="162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9B16D2" w14:textId="77777777" w:rsidR="00BF17B0" w:rsidRDefault="00BF17B0" w:rsidP="00BF17B0">
            <w:pPr>
              <w:rPr>
                <w:ins w:id="1621" w:author="Laura Viignola" w:date="2017-07-10T16:58:00Z"/>
                <w:lang w:val="it-IT"/>
              </w:rPr>
            </w:pPr>
            <w:ins w:id="162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C75BBF" w14:textId="77777777" w:rsidR="00BF17B0" w:rsidRDefault="00BF17B0" w:rsidP="00BF17B0">
            <w:pPr>
              <w:rPr>
                <w:ins w:id="1623" w:author="Laura Viignola" w:date="2017-07-10T16:58:00Z"/>
                <w:lang w:val="it-IT"/>
              </w:rPr>
            </w:pPr>
            <w:ins w:id="1624"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175F9D" w14:textId="77777777" w:rsidR="00BF17B0" w:rsidRDefault="00BF17B0" w:rsidP="00BF17B0">
            <w:pPr>
              <w:rPr>
                <w:ins w:id="1625" w:author="Laura Viignola" w:date="2017-07-10T16:58:00Z"/>
                <w:lang w:val="it-IT"/>
              </w:rPr>
            </w:pPr>
            <w:ins w:id="162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BBF0D6" w14:textId="77777777" w:rsidR="00BF17B0" w:rsidRDefault="00BF17B0" w:rsidP="00BF17B0">
            <w:pPr>
              <w:jc w:val="right"/>
              <w:rPr>
                <w:ins w:id="1627" w:author="Laura Viignola" w:date="2017-07-10T16:58:00Z"/>
                <w:lang w:val="it-IT"/>
              </w:rPr>
            </w:pPr>
            <w:ins w:id="1628"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32F37" w14:textId="77777777" w:rsidR="00BF17B0" w:rsidRDefault="00BF17B0" w:rsidP="00BF17B0">
            <w:pPr>
              <w:jc w:val="right"/>
              <w:rPr>
                <w:ins w:id="1629" w:author="Laura Viignola" w:date="2017-07-10T16:58:00Z"/>
                <w:lang w:val="it-IT"/>
              </w:rPr>
            </w:pPr>
            <w:ins w:id="1630" w:author="Laura Viignola" w:date="2017-07-10T16:58:00Z">
              <w:r>
                <w:rPr>
                  <w:rFonts w:ascii="Calibri" w:eastAsia="Calibri" w:hAnsi="Calibri" w:cs="Calibri"/>
                  <w:lang w:val="it-IT"/>
                </w:rPr>
                <w:t>20</w:t>
              </w:r>
            </w:ins>
          </w:p>
        </w:tc>
      </w:tr>
    </w:tbl>
    <w:p w14:paraId="786D9536" w14:textId="77777777" w:rsidR="00BF17B0" w:rsidRDefault="00BF17B0" w:rsidP="00BF17B0">
      <w:pPr>
        <w:rPr>
          <w:ins w:id="1631"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34C3312C" w14:textId="77777777" w:rsidTr="00BF17B0">
        <w:trPr>
          <w:trHeight w:val="259"/>
          <w:ins w:id="1632"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F0242A3" w14:textId="77777777" w:rsidR="00BF17B0" w:rsidRPr="005549E1" w:rsidRDefault="00BF17B0" w:rsidP="00BF17B0">
            <w:pPr>
              <w:rPr>
                <w:ins w:id="1633" w:author="Laura Viignola" w:date="2017-07-10T16:58:00Z"/>
                <w:rFonts w:ascii="Arial" w:hAnsi="Arial" w:cs="Arial"/>
                <w:lang w:val="it-IT"/>
              </w:rPr>
            </w:pPr>
            <w:ins w:id="1634" w:author="Laura Viignola" w:date="2017-07-10T16:58:00Z">
              <w:r w:rsidRPr="005549E1">
                <w:rPr>
                  <w:rFonts w:ascii="Arial" w:eastAsia="Calibri" w:hAnsi="Arial" w:cs="Arial"/>
                  <w:lang w:val="it-IT"/>
                </w:rPr>
                <w:t>Overcrowding_rate_urbanization</w:t>
              </w:r>
            </w:ins>
          </w:p>
        </w:tc>
      </w:tr>
      <w:tr w:rsidR="00BF17B0" w14:paraId="3E76B2E7" w14:textId="77777777" w:rsidTr="00BF17B0">
        <w:trPr>
          <w:trHeight w:val="259"/>
          <w:ins w:id="163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F42232D" w14:textId="77777777" w:rsidR="00BF17B0" w:rsidRPr="005549E1" w:rsidRDefault="00BF17B0" w:rsidP="00BF17B0">
            <w:pPr>
              <w:rPr>
                <w:ins w:id="1636" w:author="Laura Viignola" w:date="2017-07-10T16:58:00Z"/>
                <w:rFonts w:ascii="Arial" w:hAnsi="Arial" w:cs="Arial"/>
                <w:lang w:val="it-IT"/>
              </w:rPr>
            </w:pPr>
            <w:ins w:id="1637" w:author="Laura Viignola" w:date="2017-07-10T16:58:00Z">
              <w:r w:rsidRPr="005549E1">
                <w:rPr>
                  <w:rFonts w:ascii="Arial" w:eastAsia="Calibri" w:hAnsi="Arial" w:cs="Arial"/>
                  <w:lang w:val="it-IT"/>
                </w:rPr>
                <w:lastRenderedPageBreak/>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674C460B" w14:textId="77777777" w:rsidR="00BF17B0" w:rsidRPr="005549E1" w:rsidRDefault="00BF17B0" w:rsidP="00BF17B0">
            <w:pPr>
              <w:rPr>
                <w:ins w:id="1638" w:author="Laura Viignola" w:date="2017-07-10T16:58:00Z"/>
                <w:rFonts w:ascii="Arial" w:hAnsi="Arial" w:cs="Arial"/>
                <w:lang w:val="it-IT"/>
              </w:rPr>
            </w:pPr>
            <w:ins w:id="1639"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42805E2" w14:textId="77777777" w:rsidR="00BF17B0" w:rsidRPr="005549E1" w:rsidRDefault="00BF17B0" w:rsidP="00BF17B0">
            <w:pPr>
              <w:rPr>
                <w:ins w:id="1640" w:author="Laura Viignola" w:date="2017-07-10T16:58:00Z"/>
                <w:rFonts w:ascii="Arial" w:hAnsi="Arial" w:cs="Arial"/>
                <w:lang w:val="it-IT"/>
              </w:rPr>
            </w:pPr>
            <w:ins w:id="1641" w:author="Laura Viignola" w:date="2017-07-10T16:58:00Z">
              <w:r w:rsidRPr="005549E1">
                <w:rPr>
                  <w:rFonts w:ascii="Arial" w:eastAsia="Calibri" w:hAnsi="Arial" w:cs="Arial"/>
                  <w:lang w:val="it-IT"/>
                </w:rPr>
                <w:t>PERCENTAGE</w:t>
              </w:r>
            </w:ins>
          </w:p>
        </w:tc>
      </w:tr>
      <w:tr w:rsidR="00BF17B0" w14:paraId="01F6815F" w14:textId="77777777" w:rsidTr="00BF17B0">
        <w:trPr>
          <w:trHeight w:val="259"/>
          <w:ins w:id="164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BA0EDF" w14:textId="77777777" w:rsidR="00BF17B0" w:rsidRDefault="00BF17B0" w:rsidP="00BF17B0">
            <w:pPr>
              <w:rPr>
                <w:ins w:id="1643" w:author="Laura Viignola" w:date="2017-07-10T16:58:00Z"/>
                <w:lang w:val="it-IT"/>
              </w:rPr>
            </w:pPr>
            <w:ins w:id="164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D981BC" w14:textId="77777777" w:rsidR="00BF17B0" w:rsidRDefault="00BF17B0" w:rsidP="00BF17B0">
            <w:pPr>
              <w:rPr>
                <w:ins w:id="1645" w:author="Laura Viignola" w:date="2017-07-10T16:58:00Z"/>
                <w:lang w:val="it-IT"/>
              </w:rPr>
            </w:pPr>
            <w:ins w:id="1646"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530BBE" w14:textId="77777777" w:rsidR="00BF17B0" w:rsidRDefault="00BF17B0" w:rsidP="00BF17B0">
            <w:pPr>
              <w:jc w:val="right"/>
              <w:rPr>
                <w:ins w:id="1647" w:author="Laura Viignola" w:date="2017-07-10T16:58:00Z"/>
                <w:lang w:val="it-IT"/>
              </w:rPr>
            </w:pPr>
            <w:ins w:id="1648" w:author="Laura Viignola" w:date="2017-07-10T16:58:00Z">
              <w:r>
                <w:rPr>
                  <w:rFonts w:ascii="Calibri" w:eastAsia="Calibri" w:hAnsi="Calibri" w:cs="Calibri"/>
                  <w:lang w:val="it-IT"/>
                </w:rPr>
                <w:t>0.01</w:t>
              </w:r>
            </w:ins>
          </w:p>
        </w:tc>
      </w:tr>
      <w:tr w:rsidR="00BF17B0" w14:paraId="28913791" w14:textId="77777777" w:rsidTr="00BF17B0">
        <w:trPr>
          <w:trHeight w:val="259"/>
          <w:ins w:id="164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8CDCB0A" w14:textId="77777777" w:rsidR="00BF17B0" w:rsidRDefault="00BF17B0" w:rsidP="00BF17B0">
            <w:pPr>
              <w:rPr>
                <w:ins w:id="1650" w:author="Laura Viignola" w:date="2017-07-10T16:58:00Z"/>
                <w:lang w:val="it-IT"/>
              </w:rPr>
            </w:pPr>
            <w:ins w:id="165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F31AF3" w14:textId="77777777" w:rsidR="00BF17B0" w:rsidRDefault="00BF17B0" w:rsidP="00BF17B0">
            <w:pPr>
              <w:rPr>
                <w:ins w:id="1652" w:author="Laura Viignola" w:date="2017-07-10T16:58:00Z"/>
                <w:lang w:val="it-IT"/>
              </w:rPr>
            </w:pPr>
            <w:ins w:id="1653"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5D9E5D" w14:textId="77777777" w:rsidR="00BF17B0" w:rsidRDefault="00BF17B0" w:rsidP="00BF17B0">
            <w:pPr>
              <w:jc w:val="right"/>
              <w:rPr>
                <w:ins w:id="1654" w:author="Laura Viignola" w:date="2017-07-10T16:58:00Z"/>
                <w:lang w:val="it-IT"/>
              </w:rPr>
            </w:pPr>
            <w:ins w:id="1655" w:author="Laura Viignola" w:date="2017-07-10T16:58:00Z">
              <w:r>
                <w:rPr>
                  <w:rFonts w:ascii="Calibri" w:eastAsia="Calibri" w:hAnsi="Calibri" w:cs="Calibri"/>
                  <w:lang w:val="it-IT"/>
                </w:rPr>
                <w:t>0.1</w:t>
              </w:r>
            </w:ins>
          </w:p>
        </w:tc>
      </w:tr>
      <w:tr w:rsidR="00BF17B0" w14:paraId="2B9EBD70" w14:textId="77777777" w:rsidTr="00BF17B0">
        <w:trPr>
          <w:trHeight w:val="259"/>
          <w:ins w:id="1656"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0D9116" w14:textId="77777777" w:rsidR="00BF17B0" w:rsidRDefault="00BF17B0" w:rsidP="00BF17B0">
            <w:pPr>
              <w:rPr>
                <w:ins w:id="1657" w:author="Laura Viignola" w:date="2017-07-10T16:58:00Z"/>
                <w:lang w:val="it-IT"/>
              </w:rPr>
            </w:pPr>
            <w:ins w:id="1658"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83E9E9" w14:textId="77777777" w:rsidR="00BF17B0" w:rsidRDefault="00BF17B0" w:rsidP="00BF17B0">
            <w:pPr>
              <w:rPr>
                <w:ins w:id="1659" w:author="Laura Viignola" w:date="2017-07-10T16:58:00Z"/>
                <w:lang w:val="it-IT"/>
              </w:rPr>
            </w:pPr>
            <w:ins w:id="1660"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B15F38" w14:textId="77777777" w:rsidR="00BF17B0" w:rsidRDefault="00BF17B0" w:rsidP="00BF17B0">
            <w:pPr>
              <w:jc w:val="right"/>
              <w:rPr>
                <w:ins w:id="1661" w:author="Laura Viignola" w:date="2017-07-10T16:58:00Z"/>
                <w:lang w:val="it-IT"/>
              </w:rPr>
            </w:pPr>
            <w:ins w:id="1662" w:author="Laura Viignola" w:date="2017-07-10T16:58:00Z">
              <w:r>
                <w:rPr>
                  <w:rFonts w:ascii="Calibri" w:eastAsia="Calibri" w:hAnsi="Calibri" w:cs="Calibri"/>
                  <w:lang w:val="it-IT"/>
                </w:rPr>
                <w:t>0.2</w:t>
              </w:r>
            </w:ins>
          </w:p>
        </w:tc>
      </w:tr>
      <w:tr w:rsidR="00BF17B0" w14:paraId="769FDE9E" w14:textId="77777777" w:rsidTr="00BF17B0">
        <w:trPr>
          <w:trHeight w:val="259"/>
          <w:ins w:id="1663"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D64037" w14:textId="77777777" w:rsidR="00BF17B0" w:rsidRDefault="00BF17B0" w:rsidP="00BF17B0">
            <w:pPr>
              <w:rPr>
                <w:ins w:id="1664" w:author="Laura Viignola" w:date="2017-07-10T16:58:00Z"/>
                <w:lang w:val="it-IT"/>
              </w:rPr>
            </w:pPr>
            <w:ins w:id="1665"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D6A3F3E" w14:textId="77777777" w:rsidR="00BF17B0" w:rsidRDefault="00BF17B0" w:rsidP="00BF17B0">
            <w:pPr>
              <w:rPr>
                <w:ins w:id="1666" w:author="Laura Viignola" w:date="2017-07-10T16:58:00Z"/>
                <w:lang w:val="it-IT"/>
              </w:rPr>
            </w:pPr>
            <w:ins w:id="1667"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090F62" w14:textId="77777777" w:rsidR="00BF17B0" w:rsidRDefault="00BF17B0" w:rsidP="00BF17B0">
            <w:pPr>
              <w:jc w:val="right"/>
              <w:rPr>
                <w:ins w:id="1668" w:author="Laura Viignola" w:date="2017-07-10T16:58:00Z"/>
                <w:lang w:val="it-IT"/>
              </w:rPr>
            </w:pPr>
            <w:ins w:id="1669" w:author="Laura Viignola" w:date="2017-07-10T16:58:00Z">
              <w:r>
                <w:rPr>
                  <w:rFonts w:ascii="Calibri" w:eastAsia="Calibri" w:hAnsi="Calibri" w:cs="Calibri"/>
                  <w:lang w:val="it-IT"/>
                </w:rPr>
                <w:t>0.3</w:t>
              </w:r>
            </w:ins>
          </w:p>
        </w:tc>
      </w:tr>
      <w:tr w:rsidR="00BF17B0" w14:paraId="2AB304D9" w14:textId="77777777" w:rsidTr="00BF17B0">
        <w:trPr>
          <w:trHeight w:val="259"/>
          <w:ins w:id="1670"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E2C4031" w14:textId="77777777" w:rsidR="00BF17B0" w:rsidRDefault="00BF17B0" w:rsidP="00BF17B0">
            <w:pPr>
              <w:rPr>
                <w:ins w:id="1671" w:author="Laura Viignola" w:date="2017-07-10T16:58:00Z"/>
                <w:lang w:val="it-IT"/>
              </w:rPr>
            </w:pPr>
            <w:ins w:id="1672"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2A79BE7" w14:textId="77777777" w:rsidR="00BF17B0" w:rsidRDefault="00BF17B0" w:rsidP="00BF17B0">
            <w:pPr>
              <w:rPr>
                <w:ins w:id="1673" w:author="Laura Viignola" w:date="2017-07-10T16:58:00Z"/>
                <w:lang w:val="it-IT"/>
              </w:rPr>
            </w:pPr>
            <w:ins w:id="1674"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314A962" w14:textId="77777777" w:rsidR="00BF17B0" w:rsidRDefault="00BF17B0" w:rsidP="00BF17B0">
            <w:pPr>
              <w:jc w:val="right"/>
              <w:rPr>
                <w:ins w:id="1675" w:author="Laura Viignola" w:date="2017-07-10T16:58:00Z"/>
                <w:lang w:val="it-IT"/>
              </w:rPr>
            </w:pPr>
            <w:ins w:id="1676" w:author="Laura Viignola" w:date="2017-07-10T16:58:00Z">
              <w:r>
                <w:rPr>
                  <w:rFonts w:ascii="Calibri" w:eastAsia="Calibri" w:hAnsi="Calibri" w:cs="Calibri"/>
                  <w:lang w:val="it-IT"/>
                </w:rPr>
                <w:t>0.4</w:t>
              </w:r>
            </w:ins>
          </w:p>
        </w:tc>
      </w:tr>
      <w:tr w:rsidR="00BF17B0" w14:paraId="56D3FB48" w14:textId="77777777" w:rsidTr="00BF17B0">
        <w:trPr>
          <w:trHeight w:val="259"/>
          <w:ins w:id="167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CDB00E" w14:textId="77777777" w:rsidR="00BF17B0" w:rsidRDefault="00BF17B0" w:rsidP="00BF17B0">
            <w:pPr>
              <w:rPr>
                <w:ins w:id="1678" w:author="Laura Viignola" w:date="2017-07-10T16:58:00Z"/>
                <w:lang w:val="it-IT"/>
              </w:rPr>
            </w:pPr>
            <w:ins w:id="1679"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DE7DDE7" w14:textId="77777777" w:rsidR="00BF17B0" w:rsidRDefault="00BF17B0" w:rsidP="00BF17B0">
            <w:pPr>
              <w:rPr>
                <w:ins w:id="1680" w:author="Laura Viignola" w:date="2017-07-10T16:58:00Z"/>
                <w:lang w:val="it-IT"/>
              </w:rPr>
            </w:pPr>
            <w:ins w:id="1681"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38D870" w14:textId="77777777" w:rsidR="00BF17B0" w:rsidRDefault="00BF17B0" w:rsidP="00BF17B0">
            <w:pPr>
              <w:jc w:val="right"/>
              <w:rPr>
                <w:ins w:id="1682" w:author="Laura Viignola" w:date="2017-07-10T16:58:00Z"/>
                <w:lang w:val="it-IT"/>
              </w:rPr>
            </w:pPr>
            <w:ins w:id="1683" w:author="Laura Viignola" w:date="2017-07-10T16:58:00Z">
              <w:r>
                <w:rPr>
                  <w:rFonts w:ascii="Calibri" w:eastAsia="Calibri" w:hAnsi="Calibri" w:cs="Calibri"/>
                  <w:lang w:val="it-IT"/>
                </w:rPr>
                <w:t>0.5</w:t>
              </w:r>
            </w:ins>
          </w:p>
        </w:tc>
      </w:tr>
    </w:tbl>
    <w:p w14:paraId="1D5BD4A5" w14:textId="77777777" w:rsidR="00BF17B0" w:rsidRPr="001A403F" w:rsidRDefault="00BF17B0" w:rsidP="00BF17B0">
      <w:pPr>
        <w:rPr>
          <w:ins w:id="1684" w:author="Laura Viignola" w:date="2017-07-10T16:58:00Z"/>
          <w:rFonts w:ascii="Cambria" w:hAnsi="Cambria"/>
        </w:rPr>
      </w:pPr>
    </w:p>
    <w:p w14:paraId="66F98F76" w14:textId="77777777" w:rsidR="00BF17B0" w:rsidRDefault="00BF17B0" w:rsidP="00BF17B0">
      <w:pPr>
        <w:rPr>
          <w:ins w:id="1685" w:author="Laura Viignola" w:date="2017-07-10T16:58:00Z"/>
          <w:rFonts w:ascii="Cambria" w:hAnsi="Cambria"/>
        </w:rPr>
      </w:pPr>
    </w:p>
    <w:p w14:paraId="0F0193B0" w14:textId="77777777" w:rsidR="00BF17B0" w:rsidRDefault="00BF17B0" w:rsidP="00BF17B0">
      <w:pPr>
        <w:rPr>
          <w:ins w:id="1686" w:author="Laura Viignola" w:date="2017-07-10T16:58:00Z"/>
          <w:rFonts w:ascii="Cambria" w:hAnsi="Cambria"/>
        </w:rPr>
      </w:pPr>
    </w:p>
    <w:p w14:paraId="4A8B770B" w14:textId="77777777" w:rsidR="00BF17B0" w:rsidRDefault="00BF17B0" w:rsidP="00BF17B0">
      <w:pPr>
        <w:rPr>
          <w:ins w:id="1687" w:author="Laura Viignola" w:date="2017-07-10T16:58:00Z"/>
          <w:rFonts w:ascii="Cambria" w:hAnsi="Cambria"/>
        </w:rPr>
      </w:pPr>
      <w:ins w:id="1688" w:author="Laura Viignola" w:date="2017-07-10T16:58:00Z">
        <w:r w:rsidRPr="00CA0059">
          <w:rPr>
            <w:rFonts w:ascii="Cambria" w:hAnsi="Cambria"/>
            <w:i/>
          </w:rPr>
          <w:t>Example 1:</w:t>
        </w:r>
        <w:r>
          <w:rPr>
            <w:rFonts w:ascii="Cambria" w:hAnsi="Cambria"/>
          </w:rPr>
          <w:tab/>
        </w:r>
        <w:r>
          <w:rPr>
            <w:rFonts w:ascii="Cambria" w:hAnsi="Cambria"/>
          </w:rPr>
          <w:tab/>
        </w:r>
      </w:ins>
    </w:p>
    <w:p w14:paraId="6362ABFF" w14:textId="77777777" w:rsidR="00BF17B0" w:rsidRDefault="00BF17B0" w:rsidP="00BF17B0">
      <w:pPr>
        <w:ind w:left="720"/>
        <w:rPr>
          <w:ins w:id="1689" w:author="Laura Viignola" w:date="2017-07-10T16:58:00Z"/>
          <w:rFonts w:ascii="Cambria" w:eastAsia="Calibri" w:hAnsi="Cambria" w:cs="Calibri"/>
          <w:lang w:val="pt-PT"/>
        </w:rPr>
      </w:pPr>
      <w:ins w:id="1690"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B6D4F05" w14:textId="77777777" w:rsidR="00BF17B0" w:rsidRPr="009F55B5" w:rsidRDefault="00BF17B0" w:rsidP="00BF17B0">
      <w:pPr>
        <w:rPr>
          <w:ins w:id="1691"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626E09A1" w14:textId="77777777" w:rsidTr="00BF17B0">
        <w:trPr>
          <w:trHeight w:val="259"/>
          <w:ins w:id="1692"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B7D568D" w14:textId="77777777" w:rsidR="00BF17B0" w:rsidRPr="00995EFD" w:rsidRDefault="00BF17B0" w:rsidP="00BF17B0">
            <w:pPr>
              <w:rPr>
                <w:ins w:id="1693" w:author="Laura Viignola" w:date="2017-07-10T16:58:00Z"/>
                <w:rFonts w:ascii="Arial" w:hAnsi="Arial" w:cs="Arial"/>
                <w:lang w:val="it-IT"/>
              </w:rPr>
            </w:pPr>
            <w:ins w:id="1694"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43531931" w14:textId="77777777" w:rsidTr="00BF17B0">
        <w:trPr>
          <w:trHeight w:val="259"/>
          <w:ins w:id="169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2745E59" w14:textId="77777777" w:rsidR="00BF17B0" w:rsidRPr="005549E1" w:rsidRDefault="00BF17B0" w:rsidP="00BF17B0">
            <w:pPr>
              <w:rPr>
                <w:ins w:id="1696" w:author="Laura Viignola" w:date="2017-07-10T16:58:00Z"/>
                <w:rFonts w:ascii="Arial" w:hAnsi="Arial" w:cs="Arial"/>
                <w:lang w:val="it-IT"/>
              </w:rPr>
            </w:pPr>
            <w:ins w:id="1697"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55455A6" w14:textId="77777777" w:rsidR="00BF17B0" w:rsidRPr="005549E1" w:rsidRDefault="00BF17B0" w:rsidP="00BF17B0">
            <w:pPr>
              <w:rPr>
                <w:ins w:id="1698" w:author="Laura Viignola" w:date="2017-07-10T16:58:00Z"/>
                <w:rFonts w:ascii="Arial" w:hAnsi="Arial" w:cs="Arial"/>
                <w:lang w:val="it-IT"/>
              </w:rPr>
            </w:pPr>
            <w:ins w:id="1699"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F66888F" w14:textId="77777777" w:rsidR="00BF17B0" w:rsidRPr="005549E1" w:rsidRDefault="00BF17B0" w:rsidP="00BF17B0">
            <w:pPr>
              <w:rPr>
                <w:ins w:id="1700" w:author="Laura Viignola" w:date="2017-07-10T16:58:00Z"/>
                <w:rFonts w:ascii="Arial" w:hAnsi="Arial" w:cs="Arial"/>
                <w:lang w:val="it-IT"/>
              </w:rPr>
            </w:pPr>
            <w:ins w:id="1701"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B91CC30" w14:textId="77777777" w:rsidR="00BF17B0" w:rsidRPr="005549E1" w:rsidRDefault="00BF17B0" w:rsidP="00BF17B0">
            <w:pPr>
              <w:rPr>
                <w:ins w:id="1702" w:author="Laura Viignola" w:date="2017-07-10T16:58:00Z"/>
                <w:rFonts w:ascii="Arial" w:hAnsi="Arial" w:cs="Arial"/>
                <w:lang w:val="it-IT"/>
              </w:rPr>
            </w:pPr>
            <w:ins w:id="1703" w:author="Laura Viignola" w:date="2017-07-10T16:58:00Z">
              <w:r w:rsidRPr="005549E1">
                <w:rPr>
                  <w:rFonts w:ascii="Arial" w:eastAsia="Calibri" w:hAnsi="Arial" w:cs="Arial"/>
                  <w:lang w:val="it-IT"/>
                </w:rPr>
                <w:t>PERCENTAGE</w:t>
              </w:r>
            </w:ins>
          </w:p>
        </w:tc>
      </w:tr>
      <w:tr w:rsidR="00BF17B0" w14:paraId="50585353" w14:textId="77777777" w:rsidTr="00BF17B0">
        <w:trPr>
          <w:trHeight w:val="259"/>
          <w:ins w:id="170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5FA38C7" w14:textId="77777777" w:rsidR="00BF17B0" w:rsidRDefault="00BF17B0" w:rsidP="00BF17B0">
            <w:pPr>
              <w:rPr>
                <w:ins w:id="1705" w:author="Laura Viignola" w:date="2017-07-10T16:58:00Z"/>
                <w:lang w:val="it-IT"/>
              </w:rPr>
            </w:pPr>
            <w:ins w:id="170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610B2D" w14:textId="77777777" w:rsidR="00BF17B0" w:rsidRDefault="00BF17B0" w:rsidP="00BF17B0">
            <w:pPr>
              <w:rPr>
                <w:ins w:id="1707" w:author="Laura Viignola" w:date="2017-07-10T16:58:00Z"/>
                <w:lang w:val="it-IT"/>
              </w:rPr>
            </w:pPr>
            <w:ins w:id="1708"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4F691DD" w14:textId="77777777" w:rsidR="00BF17B0" w:rsidRDefault="00BF17B0" w:rsidP="00BF17B0">
            <w:pPr>
              <w:rPr>
                <w:ins w:id="1709" w:author="Laura Viignola" w:date="2017-07-10T16:58:00Z"/>
                <w:lang w:val="it-IT"/>
              </w:rPr>
            </w:pPr>
            <w:ins w:id="171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246C74A" w14:textId="77777777" w:rsidR="00BF17B0" w:rsidRDefault="00BF17B0" w:rsidP="00BF17B0">
            <w:pPr>
              <w:jc w:val="right"/>
              <w:rPr>
                <w:ins w:id="1711" w:author="Laura Viignola" w:date="2017-07-10T16:58:00Z"/>
                <w:lang w:val="it-IT"/>
              </w:rPr>
            </w:pPr>
            <w:ins w:id="1712" w:author="Laura Viignola" w:date="2017-07-10T16:58:00Z">
              <w:r>
                <w:rPr>
                  <w:rFonts w:ascii="Calibri" w:eastAsia="Calibri" w:hAnsi="Calibri" w:cs="Calibri"/>
                  <w:lang w:val="it-IT"/>
                </w:rPr>
                <w:t>1</w:t>
              </w:r>
            </w:ins>
          </w:p>
        </w:tc>
      </w:tr>
      <w:tr w:rsidR="00BF17B0" w14:paraId="317C4EAD" w14:textId="77777777" w:rsidTr="00BF17B0">
        <w:trPr>
          <w:trHeight w:val="144"/>
          <w:ins w:id="171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7817124" w14:textId="77777777" w:rsidR="00BF17B0" w:rsidRDefault="00BF17B0" w:rsidP="00BF17B0">
            <w:pPr>
              <w:rPr>
                <w:ins w:id="1714" w:author="Laura Viignola" w:date="2017-07-10T16:58:00Z"/>
                <w:lang w:val="it-IT"/>
              </w:rPr>
            </w:pPr>
            <w:ins w:id="171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BDE51AF" w14:textId="77777777" w:rsidR="00BF17B0" w:rsidRDefault="00BF17B0" w:rsidP="00BF17B0">
            <w:pPr>
              <w:rPr>
                <w:ins w:id="1716" w:author="Laura Viignola" w:date="2017-07-10T16:58:00Z"/>
                <w:lang w:val="it-IT"/>
              </w:rPr>
            </w:pPr>
            <w:ins w:id="171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F09E16" w14:textId="77777777" w:rsidR="00BF17B0" w:rsidRDefault="00BF17B0" w:rsidP="00BF17B0">
            <w:pPr>
              <w:rPr>
                <w:ins w:id="1718" w:author="Laura Viignola" w:date="2017-07-10T16:58:00Z"/>
                <w:lang w:val="it-IT"/>
              </w:rPr>
            </w:pPr>
            <w:ins w:id="1719"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BED810C" w14:textId="77777777" w:rsidR="00BF17B0" w:rsidRDefault="00BF17B0" w:rsidP="00BF17B0">
            <w:pPr>
              <w:jc w:val="right"/>
              <w:rPr>
                <w:ins w:id="1720" w:author="Laura Viignola" w:date="2017-07-10T16:58:00Z"/>
                <w:lang w:val="it-IT"/>
              </w:rPr>
            </w:pPr>
            <w:ins w:id="1721" w:author="Laura Viignola" w:date="2017-07-10T16:58:00Z">
              <w:r>
                <w:rPr>
                  <w:rFonts w:ascii="Calibri" w:eastAsia="Calibri" w:hAnsi="Calibri" w:cs="Calibri"/>
                  <w:lang w:val="it-IT"/>
                </w:rPr>
                <w:t>1</w:t>
              </w:r>
            </w:ins>
          </w:p>
        </w:tc>
      </w:tr>
      <w:tr w:rsidR="00BF17B0" w14:paraId="7D9FA9CD" w14:textId="77777777" w:rsidTr="00BF17B0">
        <w:trPr>
          <w:trHeight w:val="259"/>
          <w:ins w:id="1722"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E307DC" w14:textId="77777777" w:rsidR="00BF17B0" w:rsidRDefault="00BF17B0" w:rsidP="00BF17B0">
            <w:pPr>
              <w:rPr>
                <w:ins w:id="1723" w:author="Laura Viignola" w:date="2017-07-10T16:58:00Z"/>
                <w:lang w:val="it-IT"/>
              </w:rPr>
            </w:pPr>
            <w:ins w:id="1724"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B14191" w14:textId="77777777" w:rsidR="00BF17B0" w:rsidRDefault="00BF17B0" w:rsidP="00BF17B0">
            <w:pPr>
              <w:rPr>
                <w:ins w:id="1725" w:author="Laura Viignola" w:date="2017-07-10T16:58:00Z"/>
                <w:lang w:val="it-IT"/>
              </w:rPr>
            </w:pPr>
            <w:ins w:id="1726"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2D0576" w14:textId="77777777" w:rsidR="00BF17B0" w:rsidRDefault="00BF17B0" w:rsidP="00BF17B0">
            <w:pPr>
              <w:rPr>
                <w:ins w:id="1727" w:author="Laura Viignola" w:date="2017-07-10T16:58:00Z"/>
                <w:lang w:val="it-IT"/>
              </w:rPr>
            </w:pPr>
            <w:ins w:id="1728"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3732AB" w14:textId="77777777" w:rsidR="00BF17B0" w:rsidRDefault="00BF17B0" w:rsidP="00BF17B0">
            <w:pPr>
              <w:jc w:val="right"/>
              <w:rPr>
                <w:ins w:id="1729" w:author="Laura Viignola" w:date="2017-07-10T16:58:00Z"/>
                <w:lang w:val="it-IT"/>
              </w:rPr>
            </w:pPr>
            <w:ins w:id="1730" w:author="Laura Viignola" w:date="2017-07-10T16:58:00Z">
              <w:r>
                <w:rPr>
                  <w:rFonts w:ascii="Calibri" w:eastAsia="Calibri" w:hAnsi="Calibri" w:cs="Calibri"/>
                  <w:lang w:val="it-IT"/>
                </w:rPr>
                <w:t>4</w:t>
              </w:r>
            </w:ins>
          </w:p>
        </w:tc>
      </w:tr>
      <w:tr w:rsidR="00BF17B0" w14:paraId="4B323457" w14:textId="77777777" w:rsidTr="00BF17B0">
        <w:trPr>
          <w:trHeight w:val="259"/>
          <w:ins w:id="1731"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1421BF3" w14:textId="77777777" w:rsidR="00BF17B0" w:rsidRDefault="00BF17B0" w:rsidP="00BF17B0">
            <w:pPr>
              <w:rPr>
                <w:ins w:id="1732" w:author="Laura Viignola" w:date="2017-07-10T16:58:00Z"/>
                <w:lang w:val="it-IT"/>
              </w:rPr>
            </w:pPr>
            <w:ins w:id="1733"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0372A7F" w14:textId="77777777" w:rsidR="00BF17B0" w:rsidRDefault="00BF17B0" w:rsidP="00BF17B0">
            <w:pPr>
              <w:rPr>
                <w:ins w:id="1734" w:author="Laura Viignola" w:date="2017-07-10T16:58:00Z"/>
                <w:lang w:val="it-IT"/>
              </w:rPr>
            </w:pPr>
            <w:ins w:id="1735"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F660F4C" w14:textId="77777777" w:rsidR="00BF17B0" w:rsidRDefault="00BF17B0" w:rsidP="00BF17B0">
            <w:pPr>
              <w:rPr>
                <w:ins w:id="1736" w:author="Laura Viignola" w:date="2017-07-10T16:58:00Z"/>
                <w:lang w:val="it-IT"/>
              </w:rPr>
            </w:pPr>
            <w:ins w:id="1737"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65A32F" w14:textId="77777777" w:rsidR="00BF17B0" w:rsidRDefault="00BF17B0" w:rsidP="00BF17B0">
            <w:pPr>
              <w:jc w:val="right"/>
              <w:rPr>
                <w:ins w:id="1738" w:author="Laura Viignola" w:date="2017-07-10T16:58:00Z"/>
                <w:lang w:val="it-IT"/>
              </w:rPr>
            </w:pPr>
            <w:ins w:id="1739" w:author="Laura Viignola" w:date="2017-07-10T16:58:00Z">
              <w:r>
                <w:rPr>
                  <w:rFonts w:ascii="Calibri" w:eastAsia="Calibri" w:hAnsi="Calibri" w:cs="Calibri"/>
                  <w:lang w:val="it-IT"/>
                </w:rPr>
                <w:t>0.5</w:t>
              </w:r>
            </w:ins>
          </w:p>
        </w:tc>
      </w:tr>
    </w:tbl>
    <w:p w14:paraId="600EC798" w14:textId="77777777" w:rsidR="00BF17B0" w:rsidRDefault="00BF17B0" w:rsidP="00BF17B0">
      <w:pPr>
        <w:rPr>
          <w:ins w:id="1740" w:author="Laura Viignola" w:date="2017-07-10T16:58:00Z"/>
          <w:rFonts w:ascii="Cambria" w:eastAsia="Calibri" w:hAnsi="Cambria" w:cs="Calibri"/>
        </w:rPr>
      </w:pPr>
    </w:p>
    <w:p w14:paraId="320BF1D4" w14:textId="77777777" w:rsidR="00BF17B0" w:rsidRPr="00A70980" w:rsidRDefault="00BF17B0" w:rsidP="00BF17B0">
      <w:pPr>
        <w:rPr>
          <w:ins w:id="1741" w:author="Laura Viignola" w:date="2017-07-10T16:58:00Z"/>
          <w:rFonts w:ascii="Cambria" w:eastAsia="Calibri" w:hAnsi="Cambria" w:cs="Calibri"/>
          <w:color w:val="5B9BD5"/>
        </w:rPr>
      </w:pPr>
    </w:p>
    <w:p w14:paraId="0F49232B" w14:textId="77777777" w:rsidR="00BF17B0" w:rsidRPr="000E3547" w:rsidRDefault="00BF17B0" w:rsidP="00BF17B0">
      <w:pPr>
        <w:pStyle w:val="Stile3"/>
        <w:rPr>
          <w:ins w:id="1742" w:author="Laura Viignola" w:date="2017-07-10T16:58:00Z"/>
          <w:lang w:val="it-IT"/>
        </w:rPr>
      </w:pPr>
      <w:ins w:id="1743" w:author="Laura Viignola" w:date="2017-07-10T16:58:00Z">
        <w:r>
          <w:t>Division /</w:t>
        </w:r>
      </w:ins>
    </w:p>
    <w:p w14:paraId="03D6D13C" w14:textId="77777777" w:rsidR="00BF17B0" w:rsidRDefault="00BF17B0" w:rsidP="00BF17B0">
      <w:pPr>
        <w:rPr>
          <w:ins w:id="1744" w:author="Laura Viignola" w:date="2017-07-10T16:58:00Z"/>
          <w:rFonts w:ascii="Cambria" w:eastAsia="Calibri" w:hAnsi="Cambria" w:cs="Calibri"/>
          <w:i/>
          <w:color w:val="5B9BD5"/>
        </w:rPr>
      </w:pPr>
      <w:ins w:id="174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325AF81" w14:textId="77777777" w:rsidR="00BF17B0" w:rsidRPr="0075768B" w:rsidRDefault="00BF17B0" w:rsidP="00BF17B0">
      <w:pPr>
        <w:ind w:left="1416"/>
        <w:rPr>
          <w:ins w:id="1746" w:author="Laura Viignola" w:date="2017-07-10T16:58:00Z"/>
          <w:rFonts w:ascii="Arial" w:eastAsia="Calibri" w:hAnsi="Arial" w:cs="Arial"/>
          <w:b/>
        </w:rPr>
      </w:pPr>
      <w:ins w:id="1747"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7CAD75B" w14:textId="77777777" w:rsidR="00BF17B0" w:rsidRDefault="00BF17B0" w:rsidP="00BF17B0">
      <w:pPr>
        <w:ind w:left="360"/>
        <w:rPr>
          <w:ins w:id="1748" w:author="Laura Viignola" w:date="2017-07-10T16:58:00Z"/>
          <w:rFonts w:ascii="Cambria" w:eastAsia="Calibri" w:hAnsi="Cambria" w:cs="Calibri"/>
          <w:color w:val="5B9BD5"/>
        </w:rPr>
      </w:pPr>
    </w:p>
    <w:p w14:paraId="7BB4A2AF" w14:textId="77777777" w:rsidR="00BF17B0" w:rsidRPr="005961DD" w:rsidRDefault="00BF17B0" w:rsidP="00BF17B0">
      <w:pPr>
        <w:rPr>
          <w:ins w:id="1749" w:author="Laura Viignola" w:date="2017-07-10T16:58:00Z"/>
          <w:rFonts w:ascii="Cambria" w:eastAsia="Calibri" w:hAnsi="Cambria" w:cs="Calibri"/>
          <w:i/>
          <w:color w:val="5B9BD5"/>
        </w:rPr>
      </w:pPr>
      <w:ins w:id="175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D2119A" w14:textId="77777777" w:rsidR="00BF17B0" w:rsidRDefault="00BF17B0" w:rsidP="00BF17B0">
      <w:pPr>
        <w:rPr>
          <w:ins w:id="1751" w:author="Laura Viignola" w:date="2017-07-10T16:58:00Z"/>
          <w:rFonts w:ascii="Cambria" w:eastAsia="Calibri" w:hAnsi="Cambria" w:cs="Calibri"/>
          <w:color w:val="5B9BD5"/>
        </w:rPr>
      </w:pPr>
      <w:ins w:id="175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dividend</w:t>
        </w:r>
      </w:ins>
    </w:p>
    <w:p w14:paraId="24FA2EDE" w14:textId="77777777" w:rsidR="00BF17B0" w:rsidRDefault="00BF17B0" w:rsidP="00BF17B0">
      <w:pPr>
        <w:rPr>
          <w:ins w:id="1753" w:author="Laura Viignola" w:date="2017-07-10T16:58:00Z"/>
          <w:rFonts w:ascii="Cambria" w:eastAsia="Calibri" w:hAnsi="Cambria" w:cs="Calibri"/>
          <w:color w:val="5B9BD5"/>
        </w:rPr>
      </w:pPr>
      <w:ins w:id="1754"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divisor</w:t>
        </w:r>
      </w:ins>
    </w:p>
    <w:p w14:paraId="2CE4C009" w14:textId="77777777" w:rsidR="00BF17B0" w:rsidRDefault="00BF17B0" w:rsidP="00BF17B0">
      <w:pPr>
        <w:rPr>
          <w:ins w:id="1755" w:author="Laura Viignola" w:date="2017-07-10T16:58:00Z"/>
          <w:rFonts w:ascii="Cambria" w:eastAsia="Calibri" w:hAnsi="Cambria" w:cs="Calibri"/>
          <w:color w:val="5B9BD5"/>
        </w:rPr>
      </w:pPr>
    </w:p>
    <w:p w14:paraId="5EA7D463" w14:textId="77777777" w:rsidR="00BF17B0" w:rsidRDefault="00BF17B0" w:rsidP="00BF17B0">
      <w:pPr>
        <w:rPr>
          <w:ins w:id="1756" w:author="Laura Viignola" w:date="2017-07-10T16:58:00Z"/>
          <w:rFonts w:ascii="Cambria" w:eastAsia="Calibri" w:hAnsi="Cambria" w:cs="Calibri"/>
          <w:i/>
          <w:color w:val="5B9BD5"/>
        </w:rPr>
      </w:pPr>
      <w:ins w:id="175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78BBFDD" w14:textId="77777777" w:rsidR="00BF17B0" w:rsidRDefault="00BF17B0" w:rsidP="00BF17B0">
      <w:pPr>
        <w:rPr>
          <w:ins w:id="1758" w:author="Laura Viignola" w:date="2017-07-10T16:58:00Z"/>
          <w:rFonts w:ascii="Arial" w:eastAsia="Calibri" w:hAnsi="Arial" w:cs="Arial"/>
        </w:rPr>
      </w:pPr>
      <w:ins w:id="1759" w:author="Laura Viignola" w:date="2017-07-10T16:58:00Z">
        <w:r>
          <w:rPr>
            <w:rFonts w:ascii="Arial" w:eastAsia="Calibri" w:hAnsi="Arial" w:cs="Arial"/>
          </w:rPr>
          <w:t>DS_1 / DS_2</w:t>
        </w:r>
      </w:ins>
    </w:p>
    <w:p w14:paraId="774C82AF" w14:textId="77777777" w:rsidR="00BF17B0" w:rsidRPr="0075768B" w:rsidRDefault="00BF17B0" w:rsidP="00BF17B0">
      <w:pPr>
        <w:rPr>
          <w:ins w:id="1760" w:author="Laura Viignola" w:date="2017-07-10T16:58:00Z"/>
          <w:rFonts w:ascii="Arial" w:eastAsia="Calibri" w:hAnsi="Arial" w:cs="Arial"/>
        </w:rPr>
      </w:pPr>
      <w:ins w:id="1761" w:author="Laura Viignola" w:date="2017-07-10T16:58:00Z">
        <w:r>
          <w:rPr>
            <w:rFonts w:ascii="Arial" w:eastAsia="Calibri" w:hAnsi="Arial" w:cs="Arial"/>
          </w:rPr>
          <w:t>3 / 5</w:t>
        </w:r>
      </w:ins>
    </w:p>
    <w:p w14:paraId="4D3E6803" w14:textId="77777777" w:rsidR="00BF17B0" w:rsidRPr="00930AA3" w:rsidRDefault="00BF17B0" w:rsidP="00BF17B0">
      <w:pPr>
        <w:rPr>
          <w:ins w:id="1762" w:author="Laura Viignola" w:date="2017-07-10T16:58:00Z"/>
          <w:rFonts w:ascii="Cambria" w:eastAsia="Calibri" w:hAnsi="Cambria" w:cs="Calibri"/>
          <w:color w:val="5B9BD5"/>
        </w:rPr>
      </w:pPr>
    </w:p>
    <w:p w14:paraId="6E291F6B" w14:textId="77777777" w:rsidR="00BF17B0" w:rsidRDefault="00BF17B0" w:rsidP="00BF17B0">
      <w:pPr>
        <w:rPr>
          <w:ins w:id="1763" w:author="Laura Viignola" w:date="2017-07-10T16:58:00Z"/>
          <w:rFonts w:ascii="Cambria" w:eastAsia="Calibri" w:hAnsi="Cambria" w:cs="Calibri"/>
          <w:i/>
          <w:color w:val="5B9BD5"/>
        </w:rPr>
      </w:pPr>
      <w:ins w:id="1764" w:author="Laura Viignola" w:date="2017-07-10T16:58:00Z">
        <w:r>
          <w:rPr>
            <w:rFonts w:ascii="Cambria" w:eastAsia="Calibri" w:hAnsi="Cambria" w:cs="Calibri"/>
            <w:i/>
            <w:color w:val="5B9BD5"/>
          </w:rPr>
          <w:t>Semantic for scalar operations</w:t>
        </w:r>
      </w:ins>
    </w:p>
    <w:p w14:paraId="3AA72E07" w14:textId="77777777" w:rsidR="00BF17B0" w:rsidRDefault="00BF17B0" w:rsidP="00BF17B0">
      <w:pPr>
        <w:jc w:val="both"/>
        <w:rPr>
          <w:ins w:id="1765" w:author="Laura Viignola" w:date="2017-07-10T16:58:00Z"/>
        </w:rPr>
      </w:pPr>
      <w:ins w:id="1766" w:author="Laura Viignola" w:date="2017-07-10T16:58:00Z">
        <w:r>
          <w:t>The operator - divides two numbers.</w:t>
        </w:r>
      </w:ins>
    </w:p>
    <w:p w14:paraId="3A9D9A96" w14:textId="77777777" w:rsidR="00BF17B0" w:rsidRPr="00CF4A4F" w:rsidRDefault="00BF17B0" w:rsidP="00BF17B0">
      <w:pPr>
        <w:jc w:val="both"/>
        <w:rPr>
          <w:ins w:id="1767" w:author="Laura Viignola" w:date="2017-07-10T16:58:00Z"/>
          <w:rFonts w:ascii="Cambria" w:eastAsia="Calibri" w:hAnsi="Cambria" w:cs="Calibri"/>
        </w:rPr>
      </w:pPr>
    </w:p>
    <w:p w14:paraId="4B403060" w14:textId="77777777" w:rsidR="00BF17B0" w:rsidRDefault="00BF17B0" w:rsidP="00BF17B0">
      <w:pPr>
        <w:jc w:val="both"/>
        <w:rPr>
          <w:ins w:id="1768" w:author="Laura Viignola" w:date="2017-07-10T16:58:00Z"/>
          <w:rFonts w:ascii="Cambria" w:eastAsia="Calibri" w:hAnsi="Cambria" w:cs="Calibri"/>
        </w:rPr>
      </w:pPr>
      <w:ins w:id="1769" w:author="Laura Viignola" w:date="2017-07-10T16:58:00Z">
        <w:r>
          <w:rPr>
            <w:rFonts w:ascii="Cambria" w:eastAsia="Calibri" w:hAnsi="Cambria" w:cs="Calibri"/>
          </w:rPr>
          <w:t xml:space="preserve">Examples: </w:t>
        </w:r>
      </w:ins>
    </w:p>
    <w:p w14:paraId="788CC271" w14:textId="77777777" w:rsidR="00BF17B0" w:rsidRDefault="00BF17B0" w:rsidP="00BF17B0">
      <w:pPr>
        <w:ind w:left="360"/>
        <w:jc w:val="both"/>
        <w:rPr>
          <w:ins w:id="1770" w:author="Laura Viignola" w:date="2017-07-10T16:58:00Z"/>
          <w:rFonts w:ascii="Cambria" w:hAnsi="Cambria"/>
        </w:rPr>
      </w:pPr>
      <w:ins w:id="1771"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0.6</w:t>
        </w:r>
      </w:ins>
    </w:p>
    <w:p w14:paraId="4B0C54A6" w14:textId="77777777" w:rsidR="00BF17B0" w:rsidRDefault="00BF17B0" w:rsidP="00BF17B0">
      <w:pPr>
        <w:rPr>
          <w:ins w:id="1772" w:author="Laura Viignola" w:date="2017-07-10T16:58:00Z"/>
          <w:rFonts w:ascii="Cambria" w:eastAsia="Calibri" w:hAnsi="Cambria" w:cs="Calibri"/>
          <w:i/>
          <w:color w:val="5B9BD5"/>
        </w:rPr>
      </w:pPr>
    </w:p>
    <w:p w14:paraId="331837DA" w14:textId="77777777" w:rsidR="00BF17B0" w:rsidRDefault="00BF17B0" w:rsidP="00BF17B0">
      <w:pPr>
        <w:rPr>
          <w:ins w:id="1773" w:author="Laura Viignola" w:date="2017-07-10T16:58:00Z"/>
          <w:rFonts w:ascii="Cambria" w:eastAsia="Calibri" w:hAnsi="Cambria" w:cs="Calibri"/>
          <w:i/>
          <w:color w:val="5B9BD5"/>
        </w:rPr>
      </w:pPr>
      <w:ins w:id="1774"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3236DFA" w14:textId="77777777" w:rsidR="00BF17B0" w:rsidRDefault="00BF17B0" w:rsidP="00BF17B0">
      <w:pPr>
        <w:rPr>
          <w:ins w:id="1775" w:author="Laura Viignola" w:date="2017-07-10T16:58:00Z"/>
          <w:rFonts w:ascii="Cambria" w:eastAsia="Calibri" w:hAnsi="Cambria" w:cs="Calibri"/>
          <w:i/>
          <w:noProof/>
          <w:color w:val="5B9BD5"/>
          <w:lang w:val="en-US"/>
        </w:rPr>
      </w:pPr>
      <w:ins w:id="1776" w:author="Laura Viignola" w:date="2017-07-10T16:58:00Z">
        <w:r w:rsidRPr="00DA2507">
          <w:rPr>
            <w:rFonts w:ascii="Cambria" w:eastAsia="Calibri" w:hAnsi="Cambria" w:cs="Calibri"/>
            <w:i/>
            <w:noProof/>
            <w:color w:val="5B9BD5"/>
            <w:lang w:val="en-US"/>
          </w:rPr>
          <w:t xml:space="preserve"> </w:t>
        </w:r>
      </w:ins>
    </w:p>
    <w:p w14:paraId="413EEA1C" w14:textId="77777777" w:rsidR="00BF17B0" w:rsidRDefault="00BF17B0" w:rsidP="00BF17B0">
      <w:pPr>
        <w:rPr>
          <w:ins w:id="1777" w:author="Laura Viignola" w:date="2017-07-10T16:58:00Z"/>
          <w:rFonts w:ascii="Cambria" w:eastAsia="Calibri" w:hAnsi="Cambria" w:cs="Calibri"/>
        </w:rPr>
      </w:pPr>
      <w:ins w:id="1778"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A8094B" w14:textId="77777777" w:rsidR="00BF17B0" w:rsidRPr="006F2FA3" w:rsidRDefault="00BF17B0" w:rsidP="00BF17B0">
      <w:pPr>
        <w:ind w:left="708" w:firstLine="708"/>
        <w:rPr>
          <w:ins w:id="1779" w:author="Laura Viignola" w:date="2017-07-10T16:58:00Z"/>
          <w:rFonts w:ascii="Cambria" w:eastAsia="Calibri" w:hAnsi="Cambria" w:cs="Calibri"/>
        </w:rPr>
      </w:pPr>
      <w:ins w:id="1780"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A7942E9" w14:textId="77777777" w:rsidR="00BF17B0" w:rsidRPr="006F2FA3" w:rsidRDefault="00BF17B0" w:rsidP="00BF17B0">
      <w:pPr>
        <w:ind w:left="708" w:firstLine="708"/>
        <w:rPr>
          <w:ins w:id="1781" w:author="Laura Viignola" w:date="2017-07-10T16:58:00Z"/>
          <w:rFonts w:ascii="Cambria" w:eastAsia="Calibri" w:hAnsi="Cambria" w:cs="Calibri"/>
        </w:rPr>
      </w:pPr>
      <w:ins w:id="1782"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908B51E" w14:textId="77777777" w:rsidR="00BF17B0" w:rsidRPr="006F2FA3" w:rsidRDefault="00BF17B0" w:rsidP="00BF17B0">
      <w:pPr>
        <w:rPr>
          <w:ins w:id="1783" w:author="Laura Viignola" w:date="2017-07-10T16:58:00Z"/>
          <w:rFonts w:ascii="Cambria" w:eastAsia="Calibri" w:hAnsi="Cambria" w:cs="Calibri"/>
          <w:i/>
          <w:color w:val="5B9BD5"/>
        </w:rPr>
      </w:pPr>
    </w:p>
    <w:p w14:paraId="3E191CE3" w14:textId="77777777" w:rsidR="00BF17B0" w:rsidRDefault="00BF17B0" w:rsidP="00BF17B0">
      <w:pPr>
        <w:rPr>
          <w:ins w:id="1784" w:author="Laura Viignola" w:date="2017-07-10T16:58:00Z"/>
          <w:rFonts w:ascii="Cambria" w:eastAsia="Calibri" w:hAnsi="Cambria" w:cs="Calibri"/>
        </w:rPr>
      </w:pPr>
      <w:ins w:id="1785"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475F3E6" w14:textId="77777777" w:rsidR="00BF17B0" w:rsidRPr="006F2FA3" w:rsidRDefault="00BF17B0" w:rsidP="00BF17B0">
      <w:pPr>
        <w:ind w:left="708" w:firstLine="708"/>
        <w:rPr>
          <w:ins w:id="1786" w:author="Laura Viignola" w:date="2017-07-10T16:58:00Z"/>
          <w:rFonts w:ascii="Cambria" w:eastAsia="Calibri" w:hAnsi="Cambria" w:cs="Calibri"/>
        </w:rPr>
      </w:pPr>
      <w:ins w:id="178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C1AAAAE" w14:textId="77777777" w:rsidR="00BF17B0" w:rsidRPr="006F2FA3" w:rsidRDefault="00BF17B0" w:rsidP="00BF17B0">
      <w:pPr>
        <w:ind w:left="708" w:firstLine="708"/>
        <w:rPr>
          <w:ins w:id="1788" w:author="Laura Viignola" w:date="2017-07-10T16:58:00Z"/>
          <w:rFonts w:ascii="Cambria" w:eastAsia="Calibri" w:hAnsi="Cambria" w:cs="Calibri"/>
        </w:rPr>
      </w:pPr>
      <w:ins w:id="178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6128CCF" w14:textId="77777777" w:rsidR="00BF17B0" w:rsidRPr="00E64258" w:rsidRDefault="00BF17B0" w:rsidP="00BF17B0">
      <w:pPr>
        <w:rPr>
          <w:ins w:id="1790" w:author="Laura Viignola" w:date="2017-07-10T16:58:00Z"/>
          <w:rFonts w:ascii="Cambria" w:hAnsi="Cambria"/>
        </w:rPr>
      </w:pPr>
    </w:p>
    <w:p w14:paraId="50B0B27F" w14:textId="77777777" w:rsidR="00BF17B0" w:rsidRPr="00E64258" w:rsidRDefault="00BF17B0" w:rsidP="00BF17B0">
      <w:pPr>
        <w:rPr>
          <w:ins w:id="1791" w:author="Laura Viignola" w:date="2017-07-10T16:58:00Z"/>
          <w:rFonts w:ascii="Cambria" w:eastAsia="Calibri" w:hAnsi="Cambria" w:cs="Calibri"/>
          <w:i/>
          <w:color w:val="5B9BD5"/>
        </w:rPr>
      </w:pPr>
      <w:ins w:id="1792" w:author="Laura Viignola" w:date="2017-07-10T16:58:00Z">
        <w:r w:rsidRPr="00E64258">
          <w:rPr>
            <w:rFonts w:ascii="Cambria" w:eastAsia="Calibri" w:hAnsi="Cambria" w:cs="Calibri"/>
            <w:i/>
            <w:color w:val="5B9BD5"/>
          </w:rPr>
          <w:t>Result type</w:t>
        </w:r>
      </w:ins>
    </w:p>
    <w:p w14:paraId="25BC8F0D" w14:textId="77777777" w:rsidR="00BF17B0" w:rsidRPr="00E64258" w:rsidRDefault="00BF17B0" w:rsidP="00BF17B0">
      <w:pPr>
        <w:rPr>
          <w:ins w:id="1793" w:author="Laura Viignola" w:date="2017-07-10T16:58:00Z"/>
          <w:rFonts w:ascii="Cambria" w:eastAsia="Calibri" w:hAnsi="Cambria" w:cs="Calibri"/>
          <w:i/>
          <w:color w:val="auto"/>
        </w:rPr>
      </w:pPr>
    </w:p>
    <w:p w14:paraId="4DC8A230" w14:textId="77777777" w:rsidR="00BF17B0" w:rsidRDefault="00BF17B0" w:rsidP="00BF17B0">
      <w:pPr>
        <w:rPr>
          <w:ins w:id="1794" w:author="Laura Viignola" w:date="2017-07-10T16:58:00Z"/>
          <w:rFonts w:ascii="Cambria" w:eastAsia="Calibri" w:hAnsi="Cambria" w:cs="Calibri"/>
        </w:rPr>
      </w:pPr>
      <w:ins w:id="179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502FBAF" w14:textId="77777777" w:rsidR="00BF17B0" w:rsidRPr="006F2FA3" w:rsidRDefault="00BF17B0" w:rsidP="00BF17B0">
      <w:pPr>
        <w:ind w:left="708" w:firstLine="708"/>
        <w:rPr>
          <w:ins w:id="1796" w:author="Laura Viignola" w:date="2017-07-10T16:58:00Z"/>
          <w:rFonts w:ascii="Cambria" w:eastAsia="Calibri" w:hAnsi="Cambria" w:cs="Calibri"/>
        </w:rPr>
      </w:pPr>
      <w:ins w:id="1797"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E7E1FCB" w14:textId="77777777" w:rsidR="00BF17B0" w:rsidRPr="006F2FA3" w:rsidRDefault="00BF17B0" w:rsidP="00BF17B0">
      <w:pPr>
        <w:ind w:left="708" w:firstLine="708"/>
        <w:rPr>
          <w:ins w:id="1798" w:author="Laura Viignola" w:date="2017-07-10T16:58:00Z"/>
          <w:rFonts w:ascii="Cambria" w:eastAsia="Calibri" w:hAnsi="Cambria" w:cs="Calibri"/>
        </w:rPr>
      </w:pPr>
      <w:ins w:id="179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796A9EE" w14:textId="77777777" w:rsidR="00BF17B0" w:rsidRDefault="00BF17B0" w:rsidP="00BF17B0">
      <w:pPr>
        <w:rPr>
          <w:ins w:id="1800" w:author="Laura Viignola" w:date="2017-07-10T16:58:00Z"/>
          <w:rFonts w:ascii="Cambria" w:eastAsia="Calibri" w:hAnsi="Cambria" w:cs="Calibri"/>
          <w:i/>
          <w:color w:val="5B9BD5"/>
        </w:rPr>
      </w:pPr>
    </w:p>
    <w:p w14:paraId="7A01DA9C" w14:textId="77777777" w:rsidR="00BF17B0" w:rsidRPr="00E5275E" w:rsidRDefault="00BF17B0" w:rsidP="00BF17B0">
      <w:pPr>
        <w:jc w:val="both"/>
        <w:rPr>
          <w:ins w:id="1801" w:author="Laura Viignola" w:date="2017-07-10T16:58:00Z"/>
          <w:rFonts w:ascii="Cambria" w:hAnsi="Cambria"/>
        </w:rPr>
      </w:pPr>
    </w:p>
    <w:p w14:paraId="342C99FE" w14:textId="77777777" w:rsidR="00BF17B0" w:rsidRDefault="00BF17B0" w:rsidP="00BF17B0">
      <w:pPr>
        <w:rPr>
          <w:ins w:id="1802" w:author="Laura Viignola" w:date="2017-07-10T16:58:00Z"/>
          <w:rFonts w:ascii="Cambria" w:eastAsia="Calibri" w:hAnsi="Cambria" w:cs="Calibri"/>
          <w:i/>
          <w:color w:val="5B9BD5"/>
        </w:rPr>
      </w:pPr>
      <w:ins w:id="1803" w:author="Laura Viignola" w:date="2017-07-10T16:58:00Z">
        <w:r>
          <w:rPr>
            <w:rFonts w:ascii="Cambria" w:eastAsia="Calibri" w:hAnsi="Cambria" w:cs="Calibri"/>
            <w:i/>
            <w:color w:val="5B9BD5"/>
          </w:rPr>
          <w:t xml:space="preserve">Behaviour </w:t>
        </w:r>
      </w:ins>
    </w:p>
    <w:p w14:paraId="2E1C80EA" w14:textId="77777777" w:rsidR="00BF17B0" w:rsidRDefault="00BF17B0" w:rsidP="00BF17B0">
      <w:pPr>
        <w:jc w:val="both"/>
        <w:rPr>
          <w:ins w:id="1804" w:author="Laura Viignola" w:date="2017-07-10T16:58:00Z"/>
          <w:rFonts w:ascii="Cambria" w:eastAsia="Calibri" w:hAnsi="Cambria" w:cs="Calibri"/>
          <w:color w:val="auto"/>
        </w:rPr>
      </w:pPr>
      <w:ins w:id="1805"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68A4A1B" w14:textId="77777777" w:rsidR="00BF17B0" w:rsidRDefault="00BF17B0" w:rsidP="00BF17B0">
      <w:pPr>
        <w:rPr>
          <w:ins w:id="1806" w:author="Laura Viignola" w:date="2017-07-10T16:58:00Z"/>
          <w:rFonts w:ascii="Cambria" w:eastAsia="Calibri" w:hAnsi="Cambria" w:cs="Calibri"/>
          <w:i/>
          <w:color w:val="5B9BD5"/>
        </w:rPr>
      </w:pPr>
    </w:p>
    <w:p w14:paraId="5249B105" w14:textId="77777777" w:rsidR="00BF17B0" w:rsidRDefault="00BF17B0" w:rsidP="00BF17B0">
      <w:pPr>
        <w:rPr>
          <w:ins w:id="1807" w:author="Laura Viignola" w:date="2017-07-10T16:58:00Z"/>
          <w:rFonts w:ascii="Cambria" w:eastAsia="Calibri" w:hAnsi="Cambria" w:cs="Calibri"/>
          <w:i/>
          <w:color w:val="5B9BD5"/>
        </w:rPr>
      </w:pPr>
      <w:ins w:id="1808" w:author="Laura Viignola" w:date="2017-07-10T16:58:00Z">
        <w:r>
          <w:rPr>
            <w:rFonts w:ascii="Cambria" w:eastAsia="Calibri" w:hAnsi="Cambria" w:cs="Calibri"/>
            <w:i/>
            <w:color w:val="5B9BD5"/>
          </w:rPr>
          <w:t xml:space="preserve">Examples </w:t>
        </w:r>
      </w:ins>
    </w:p>
    <w:p w14:paraId="7018E408" w14:textId="77777777" w:rsidR="00BF17B0" w:rsidRDefault="00BF17B0" w:rsidP="00BF17B0">
      <w:pPr>
        <w:rPr>
          <w:ins w:id="1809" w:author="Laura Viignola" w:date="2017-07-10T16:58:00Z"/>
          <w:rFonts w:ascii="Cambria" w:hAnsi="Cambria"/>
        </w:rPr>
      </w:pPr>
      <w:ins w:id="1810"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076334B0" w14:textId="77777777" w:rsidTr="00BF17B0">
        <w:trPr>
          <w:trHeight w:val="259"/>
          <w:ins w:id="1811"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5F0F13C" w14:textId="77777777" w:rsidR="00BF17B0" w:rsidRPr="00995EFD" w:rsidRDefault="00BF17B0" w:rsidP="00BF17B0">
            <w:pPr>
              <w:rPr>
                <w:ins w:id="1812" w:author="Laura Viignola" w:date="2017-07-10T16:58:00Z"/>
                <w:rFonts w:ascii="Arial" w:hAnsi="Arial" w:cs="Arial"/>
                <w:lang w:val="it-IT"/>
              </w:rPr>
            </w:pPr>
            <w:ins w:id="1813" w:author="Laura Viignola" w:date="2017-07-10T16:58:00Z">
              <w:r w:rsidRPr="00995EFD">
                <w:rPr>
                  <w:rFonts w:ascii="Arial" w:eastAsia="Calibri" w:hAnsi="Arial" w:cs="Arial"/>
                  <w:lang w:val="it-IT"/>
                </w:rPr>
                <w:t>total_population</w:t>
              </w:r>
            </w:ins>
          </w:p>
        </w:tc>
      </w:tr>
      <w:tr w:rsidR="00BF17B0" w14:paraId="1F1DC92F" w14:textId="77777777" w:rsidTr="00BF17B0">
        <w:trPr>
          <w:trHeight w:val="259"/>
          <w:ins w:id="1814"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3E8E5A9" w14:textId="77777777" w:rsidR="00BF17B0" w:rsidRPr="005549E1" w:rsidRDefault="00BF17B0" w:rsidP="00BF17B0">
            <w:pPr>
              <w:rPr>
                <w:ins w:id="1815" w:author="Laura Viignola" w:date="2017-07-10T16:58:00Z"/>
                <w:rFonts w:ascii="Arial" w:hAnsi="Arial" w:cs="Arial"/>
                <w:lang w:val="it-IT"/>
              </w:rPr>
            </w:pPr>
            <w:ins w:id="1816"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8BF2DD5" w14:textId="77777777" w:rsidR="00BF17B0" w:rsidRPr="005549E1" w:rsidRDefault="00BF17B0" w:rsidP="00BF17B0">
            <w:pPr>
              <w:rPr>
                <w:ins w:id="1817" w:author="Laura Viignola" w:date="2017-07-10T16:58:00Z"/>
                <w:rFonts w:ascii="Arial" w:hAnsi="Arial" w:cs="Arial"/>
                <w:lang w:val="it-IT"/>
              </w:rPr>
            </w:pPr>
            <w:ins w:id="1818"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94E0903" w14:textId="77777777" w:rsidR="00BF17B0" w:rsidRPr="005549E1" w:rsidRDefault="00BF17B0" w:rsidP="00BF17B0">
            <w:pPr>
              <w:rPr>
                <w:ins w:id="1819" w:author="Laura Viignola" w:date="2017-07-10T16:58:00Z"/>
                <w:rFonts w:ascii="Arial" w:hAnsi="Arial" w:cs="Arial"/>
                <w:lang w:val="it-IT"/>
              </w:rPr>
            </w:pPr>
            <w:ins w:id="1820"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41BCA09D" w14:textId="77777777" w:rsidR="00BF17B0" w:rsidRPr="005549E1" w:rsidRDefault="00BF17B0" w:rsidP="00BF17B0">
            <w:pPr>
              <w:rPr>
                <w:ins w:id="1821" w:author="Laura Viignola" w:date="2017-07-10T16:58:00Z"/>
                <w:rFonts w:ascii="Arial" w:hAnsi="Arial" w:cs="Arial"/>
                <w:lang w:val="it-IT"/>
              </w:rPr>
            </w:pPr>
            <w:ins w:id="1822"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C6A8FDB" w14:textId="77777777" w:rsidR="00BF17B0" w:rsidRPr="005549E1" w:rsidRDefault="00BF17B0" w:rsidP="00BF17B0">
            <w:pPr>
              <w:rPr>
                <w:ins w:id="1823" w:author="Laura Viignola" w:date="2017-07-10T16:58:00Z"/>
                <w:rFonts w:ascii="Arial" w:hAnsi="Arial" w:cs="Arial"/>
                <w:lang w:val="it-IT"/>
              </w:rPr>
            </w:pPr>
            <w:ins w:id="1824" w:author="Laura Viignola" w:date="2017-07-10T16:58:00Z">
              <w:r w:rsidRPr="005549E1">
                <w:rPr>
                  <w:rFonts w:ascii="Arial" w:eastAsia="Calibri" w:hAnsi="Arial" w:cs="Arial"/>
                  <w:lang w:val="it-IT"/>
                </w:rPr>
                <w:t>UNEMPLOYMENT_RATE</w:t>
              </w:r>
            </w:ins>
          </w:p>
        </w:tc>
      </w:tr>
      <w:tr w:rsidR="00BF17B0" w14:paraId="717D7E36" w14:textId="77777777" w:rsidTr="00BF17B0">
        <w:trPr>
          <w:trHeight w:val="259"/>
          <w:ins w:id="1825"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BBD708" w14:textId="77777777" w:rsidR="00BF17B0" w:rsidRDefault="00BF17B0" w:rsidP="00BF17B0">
            <w:pPr>
              <w:rPr>
                <w:ins w:id="1826" w:author="Laura Viignola" w:date="2017-07-10T16:58:00Z"/>
                <w:lang w:val="it-IT"/>
              </w:rPr>
            </w:pPr>
            <w:ins w:id="1827"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352845" w14:textId="77777777" w:rsidR="00BF17B0" w:rsidRDefault="00BF17B0" w:rsidP="00BF17B0">
            <w:pPr>
              <w:rPr>
                <w:ins w:id="1828" w:author="Laura Viignola" w:date="2017-07-10T16:58:00Z"/>
                <w:lang w:val="it-IT"/>
              </w:rPr>
            </w:pPr>
            <w:ins w:id="1829"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56BB28" w14:textId="77777777" w:rsidR="00BF17B0" w:rsidRDefault="00BF17B0" w:rsidP="00BF17B0">
            <w:pPr>
              <w:rPr>
                <w:ins w:id="1830" w:author="Laura Viignola" w:date="2017-07-10T16:58:00Z"/>
                <w:lang w:val="it-IT"/>
              </w:rPr>
            </w:pPr>
            <w:ins w:id="1831"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156AA13" w14:textId="77777777" w:rsidR="00BF17B0" w:rsidRDefault="00BF17B0" w:rsidP="00BF17B0">
            <w:pPr>
              <w:jc w:val="right"/>
              <w:rPr>
                <w:ins w:id="1832" w:author="Laura Viignola" w:date="2017-07-10T16:58:00Z"/>
                <w:lang w:val="it-IT"/>
              </w:rPr>
            </w:pPr>
            <w:ins w:id="1833"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4C76BC1" w14:textId="77777777" w:rsidR="00BF17B0" w:rsidRDefault="00BF17B0" w:rsidP="00BF17B0">
            <w:pPr>
              <w:jc w:val="right"/>
              <w:rPr>
                <w:ins w:id="1834" w:author="Laura Viignola" w:date="2017-07-10T16:58:00Z"/>
                <w:lang w:val="it-IT"/>
              </w:rPr>
            </w:pPr>
            <w:ins w:id="1835" w:author="Laura Viignola" w:date="2017-07-10T16:58:00Z">
              <w:r>
                <w:rPr>
                  <w:rFonts w:ascii="Calibri" w:eastAsia="Calibri" w:hAnsi="Calibri" w:cs="Calibri"/>
                  <w:lang w:val="it-IT"/>
                </w:rPr>
                <w:t>7.6</w:t>
              </w:r>
            </w:ins>
          </w:p>
        </w:tc>
      </w:tr>
      <w:tr w:rsidR="00BF17B0" w14:paraId="72E77BCA" w14:textId="77777777" w:rsidTr="00BF17B0">
        <w:trPr>
          <w:trHeight w:val="202"/>
          <w:ins w:id="183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5FD92C" w14:textId="77777777" w:rsidR="00BF17B0" w:rsidRDefault="00BF17B0" w:rsidP="00BF17B0">
            <w:pPr>
              <w:rPr>
                <w:ins w:id="1837" w:author="Laura Viignola" w:date="2017-07-10T16:58:00Z"/>
                <w:lang w:val="it-IT"/>
              </w:rPr>
            </w:pPr>
            <w:ins w:id="1838"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1B5B0E" w14:textId="77777777" w:rsidR="00BF17B0" w:rsidRDefault="00BF17B0" w:rsidP="00BF17B0">
            <w:pPr>
              <w:rPr>
                <w:ins w:id="1839" w:author="Laura Viignola" w:date="2017-07-10T16:58:00Z"/>
                <w:lang w:val="it-IT"/>
              </w:rPr>
            </w:pPr>
            <w:ins w:id="1840"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80FB7A" w14:textId="77777777" w:rsidR="00BF17B0" w:rsidRDefault="00BF17B0" w:rsidP="00BF17B0">
            <w:pPr>
              <w:rPr>
                <w:ins w:id="1841" w:author="Laura Viignola" w:date="2017-07-10T16:58:00Z"/>
                <w:lang w:val="it-IT"/>
              </w:rPr>
            </w:pPr>
            <w:ins w:id="1842"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3C7DE4" w14:textId="77777777" w:rsidR="00BF17B0" w:rsidRDefault="00BF17B0" w:rsidP="00BF17B0">
            <w:pPr>
              <w:jc w:val="right"/>
              <w:rPr>
                <w:ins w:id="1843" w:author="Laura Viignola" w:date="2017-07-10T16:58:00Z"/>
                <w:lang w:val="it-IT"/>
              </w:rPr>
            </w:pPr>
            <w:ins w:id="1844"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B6765D" w14:textId="77777777" w:rsidR="00BF17B0" w:rsidRDefault="00BF17B0" w:rsidP="00BF17B0">
            <w:pPr>
              <w:jc w:val="right"/>
              <w:rPr>
                <w:ins w:id="1845" w:author="Laura Viignola" w:date="2017-07-10T16:58:00Z"/>
                <w:lang w:val="it-IT"/>
              </w:rPr>
            </w:pPr>
            <w:ins w:id="1846" w:author="Laura Viignola" w:date="2017-07-10T16:58:00Z">
              <w:r>
                <w:rPr>
                  <w:rFonts w:ascii="Calibri" w:eastAsia="Calibri" w:hAnsi="Calibri" w:cs="Calibri"/>
                  <w:lang w:val="it-IT"/>
                </w:rPr>
                <w:t>24.3</w:t>
              </w:r>
            </w:ins>
          </w:p>
        </w:tc>
      </w:tr>
      <w:tr w:rsidR="00BF17B0" w14:paraId="73BBB2B4" w14:textId="77777777" w:rsidTr="00BF17B0">
        <w:trPr>
          <w:trHeight w:val="259"/>
          <w:ins w:id="184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584E274" w14:textId="77777777" w:rsidR="00BF17B0" w:rsidRDefault="00BF17B0" w:rsidP="00BF17B0">
            <w:pPr>
              <w:rPr>
                <w:ins w:id="1848" w:author="Laura Viignola" w:date="2017-07-10T16:58:00Z"/>
                <w:lang w:val="it-IT"/>
              </w:rPr>
            </w:pPr>
            <w:ins w:id="184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F05B13" w14:textId="77777777" w:rsidR="00BF17B0" w:rsidRDefault="00BF17B0" w:rsidP="00BF17B0">
            <w:pPr>
              <w:rPr>
                <w:ins w:id="1850" w:author="Laura Viignola" w:date="2017-07-10T16:58:00Z"/>
                <w:lang w:val="it-IT"/>
              </w:rPr>
            </w:pPr>
            <w:ins w:id="1851"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E2C710" w14:textId="77777777" w:rsidR="00BF17B0" w:rsidRDefault="00BF17B0" w:rsidP="00BF17B0">
            <w:pPr>
              <w:rPr>
                <w:ins w:id="1852" w:author="Laura Viignola" w:date="2017-07-10T16:58:00Z"/>
                <w:lang w:val="it-IT"/>
              </w:rPr>
            </w:pPr>
            <w:ins w:id="185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FB7E84" w14:textId="77777777" w:rsidR="00BF17B0" w:rsidRDefault="00BF17B0" w:rsidP="00BF17B0">
            <w:pPr>
              <w:jc w:val="right"/>
              <w:rPr>
                <w:ins w:id="1854" w:author="Laura Viignola" w:date="2017-07-10T16:58:00Z"/>
                <w:lang w:val="it-IT"/>
              </w:rPr>
            </w:pPr>
            <w:ins w:id="1855"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314F4A" w14:textId="77777777" w:rsidR="00BF17B0" w:rsidRDefault="00BF17B0" w:rsidP="00BF17B0">
            <w:pPr>
              <w:jc w:val="right"/>
              <w:rPr>
                <w:ins w:id="1856" w:author="Laura Viignola" w:date="2017-07-10T16:58:00Z"/>
                <w:lang w:val="it-IT"/>
              </w:rPr>
            </w:pPr>
            <w:ins w:id="1857" w:author="Laura Viignola" w:date="2017-07-10T16:58:00Z">
              <w:r>
                <w:rPr>
                  <w:rFonts w:ascii="Calibri" w:eastAsia="Calibri" w:hAnsi="Calibri" w:cs="Calibri"/>
                  <w:lang w:val="it-IT"/>
                </w:rPr>
                <w:t>25</w:t>
              </w:r>
            </w:ins>
          </w:p>
        </w:tc>
      </w:tr>
      <w:tr w:rsidR="00BF17B0" w14:paraId="1EF78AEA" w14:textId="77777777" w:rsidTr="00BF17B0">
        <w:trPr>
          <w:trHeight w:val="259"/>
          <w:ins w:id="185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2C3A818" w14:textId="77777777" w:rsidR="00BF17B0" w:rsidRDefault="00BF17B0" w:rsidP="00BF17B0">
            <w:pPr>
              <w:rPr>
                <w:ins w:id="1859" w:author="Laura Viignola" w:date="2017-07-10T16:58:00Z"/>
                <w:lang w:val="it-IT"/>
              </w:rPr>
            </w:pPr>
            <w:ins w:id="186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44835" w14:textId="77777777" w:rsidR="00BF17B0" w:rsidRDefault="00BF17B0" w:rsidP="00BF17B0">
            <w:pPr>
              <w:rPr>
                <w:ins w:id="1861" w:author="Laura Viignola" w:date="2017-07-10T16:58:00Z"/>
                <w:lang w:val="it-IT"/>
              </w:rPr>
            </w:pPr>
            <w:ins w:id="1862"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022E888" w14:textId="77777777" w:rsidR="00BF17B0" w:rsidRDefault="00BF17B0" w:rsidP="00BF17B0">
            <w:pPr>
              <w:rPr>
                <w:ins w:id="1863" w:author="Laura Viignola" w:date="2017-07-10T16:58:00Z"/>
                <w:lang w:val="it-IT"/>
              </w:rPr>
            </w:pPr>
            <w:ins w:id="1864"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3F7AA0" w14:textId="77777777" w:rsidR="00BF17B0" w:rsidRDefault="00BF17B0" w:rsidP="00BF17B0">
            <w:pPr>
              <w:jc w:val="right"/>
              <w:rPr>
                <w:ins w:id="1865" w:author="Laura Viignola" w:date="2017-07-10T16:58:00Z"/>
                <w:lang w:val="it-IT"/>
              </w:rPr>
            </w:pPr>
            <w:ins w:id="1866"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50486F" w14:textId="77777777" w:rsidR="00BF17B0" w:rsidRDefault="00BF17B0" w:rsidP="00BF17B0">
            <w:pPr>
              <w:jc w:val="right"/>
              <w:rPr>
                <w:ins w:id="1867" w:author="Laura Viignola" w:date="2017-07-10T16:58:00Z"/>
                <w:lang w:val="it-IT"/>
              </w:rPr>
            </w:pPr>
            <w:ins w:id="1868" w:author="Laura Viignola" w:date="2017-07-10T16:58:00Z">
              <w:r>
                <w:rPr>
                  <w:rFonts w:ascii="Calibri" w:eastAsia="Calibri" w:hAnsi="Calibri" w:cs="Calibri"/>
                  <w:lang w:val="it-IT"/>
                </w:rPr>
                <w:t>3.6</w:t>
              </w:r>
            </w:ins>
          </w:p>
        </w:tc>
      </w:tr>
      <w:tr w:rsidR="00BF17B0" w14:paraId="22E53C4C" w14:textId="77777777" w:rsidTr="00BF17B0">
        <w:trPr>
          <w:trHeight w:val="259"/>
          <w:ins w:id="186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998FC84" w14:textId="77777777" w:rsidR="00BF17B0" w:rsidRDefault="00BF17B0" w:rsidP="00BF17B0">
            <w:pPr>
              <w:rPr>
                <w:ins w:id="1870" w:author="Laura Viignola" w:date="2017-07-10T16:58:00Z"/>
                <w:lang w:val="it-IT"/>
              </w:rPr>
            </w:pPr>
            <w:ins w:id="187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1C0EB3" w14:textId="77777777" w:rsidR="00BF17B0" w:rsidRDefault="00BF17B0" w:rsidP="00BF17B0">
            <w:pPr>
              <w:rPr>
                <w:ins w:id="1872" w:author="Laura Viignola" w:date="2017-07-10T16:58:00Z"/>
                <w:lang w:val="it-IT"/>
              </w:rPr>
            </w:pPr>
            <w:ins w:id="1873"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6CAC16" w14:textId="77777777" w:rsidR="00BF17B0" w:rsidRDefault="00BF17B0" w:rsidP="00BF17B0">
            <w:pPr>
              <w:rPr>
                <w:ins w:id="1874" w:author="Laura Viignola" w:date="2017-07-10T16:58:00Z"/>
                <w:lang w:val="it-IT"/>
              </w:rPr>
            </w:pPr>
            <w:ins w:id="1875"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12B7A2" w14:textId="77777777" w:rsidR="00BF17B0" w:rsidRDefault="00BF17B0" w:rsidP="00BF17B0">
            <w:pPr>
              <w:jc w:val="right"/>
              <w:rPr>
                <w:ins w:id="1876" w:author="Laura Viignola" w:date="2017-07-10T16:58:00Z"/>
                <w:lang w:val="it-IT"/>
              </w:rPr>
            </w:pPr>
            <w:ins w:id="1877"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1BB46A" w14:textId="77777777" w:rsidR="00BF17B0" w:rsidRDefault="00BF17B0" w:rsidP="00BF17B0">
            <w:pPr>
              <w:jc w:val="right"/>
              <w:rPr>
                <w:ins w:id="1878" w:author="Laura Viignola" w:date="2017-07-10T16:58:00Z"/>
                <w:lang w:val="it-IT"/>
              </w:rPr>
            </w:pPr>
            <w:ins w:id="1879" w:author="Laura Viignola" w:date="2017-07-10T16:58:00Z">
              <w:r>
                <w:rPr>
                  <w:rFonts w:ascii="Calibri" w:eastAsia="Calibri" w:hAnsi="Calibri" w:cs="Calibri"/>
                  <w:lang w:val="it-IT"/>
                </w:rPr>
                <w:t>18.3</w:t>
              </w:r>
            </w:ins>
          </w:p>
        </w:tc>
      </w:tr>
      <w:tr w:rsidR="00BF17B0" w14:paraId="3C3AE471" w14:textId="77777777" w:rsidTr="00BF17B0">
        <w:trPr>
          <w:trHeight w:val="259"/>
          <w:ins w:id="188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F46F7C4" w14:textId="77777777" w:rsidR="00BF17B0" w:rsidRDefault="00BF17B0" w:rsidP="00BF17B0">
            <w:pPr>
              <w:rPr>
                <w:ins w:id="1881" w:author="Laura Viignola" w:date="2017-07-10T16:58:00Z"/>
                <w:lang w:val="it-IT"/>
              </w:rPr>
            </w:pPr>
            <w:ins w:id="188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9BF0F8" w14:textId="77777777" w:rsidR="00BF17B0" w:rsidRDefault="00BF17B0" w:rsidP="00BF17B0">
            <w:pPr>
              <w:rPr>
                <w:ins w:id="1883" w:author="Laura Viignola" w:date="2017-07-10T16:58:00Z"/>
                <w:lang w:val="it-IT"/>
              </w:rPr>
            </w:pPr>
            <w:ins w:id="1884"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97840F9" w14:textId="77777777" w:rsidR="00BF17B0" w:rsidRDefault="00BF17B0" w:rsidP="00BF17B0">
            <w:pPr>
              <w:rPr>
                <w:ins w:id="1885" w:author="Laura Viignola" w:date="2017-07-10T16:58:00Z"/>
                <w:lang w:val="it-IT"/>
              </w:rPr>
            </w:pPr>
            <w:ins w:id="188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615312" w14:textId="77777777" w:rsidR="00BF17B0" w:rsidRDefault="00BF17B0" w:rsidP="00BF17B0">
            <w:pPr>
              <w:jc w:val="right"/>
              <w:rPr>
                <w:ins w:id="1887" w:author="Laura Viignola" w:date="2017-07-10T16:58:00Z"/>
                <w:lang w:val="it-IT"/>
              </w:rPr>
            </w:pPr>
            <w:ins w:id="1888"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1BC9F60" w14:textId="77777777" w:rsidR="00BF17B0" w:rsidRDefault="00BF17B0" w:rsidP="00BF17B0">
            <w:pPr>
              <w:jc w:val="right"/>
              <w:rPr>
                <w:ins w:id="1889" w:author="Laura Viignola" w:date="2017-07-10T16:58:00Z"/>
                <w:lang w:val="it-IT"/>
              </w:rPr>
            </w:pPr>
            <w:ins w:id="1890" w:author="Laura Viignola" w:date="2017-07-10T16:58:00Z">
              <w:r>
                <w:rPr>
                  <w:rFonts w:ascii="Calibri" w:eastAsia="Calibri" w:hAnsi="Calibri" w:cs="Calibri"/>
                  <w:lang w:val="it-IT"/>
                </w:rPr>
                <w:t>20</w:t>
              </w:r>
            </w:ins>
          </w:p>
        </w:tc>
      </w:tr>
    </w:tbl>
    <w:p w14:paraId="3A5A903B" w14:textId="77777777" w:rsidR="00BF17B0" w:rsidRDefault="00BF17B0" w:rsidP="00BF17B0">
      <w:pPr>
        <w:rPr>
          <w:ins w:id="1891"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45E0A0AA" w14:textId="77777777" w:rsidTr="00BF17B0">
        <w:trPr>
          <w:trHeight w:val="259"/>
          <w:ins w:id="1892"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F5BF55C" w14:textId="77777777" w:rsidR="00BF17B0" w:rsidRPr="00995EFD" w:rsidRDefault="00BF17B0" w:rsidP="00BF17B0">
            <w:pPr>
              <w:rPr>
                <w:ins w:id="1893" w:author="Laura Viignola" w:date="2017-07-10T16:58:00Z"/>
                <w:rFonts w:ascii="Arial" w:hAnsi="Arial" w:cs="Arial"/>
                <w:lang w:val="it-IT"/>
              </w:rPr>
            </w:pPr>
            <w:ins w:id="1894" w:author="Laura Viignola" w:date="2017-07-10T16:58:00Z">
              <w:r w:rsidRPr="00995EFD">
                <w:rPr>
                  <w:rFonts w:ascii="Arial" w:eastAsia="Calibri" w:hAnsi="Arial" w:cs="Arial"/>
                  <w:lang w:val="it-IT"/>
                </w:rPr>
                <w:t>Overcrowding_rate_urbanization</w:t>
              </w:r>
            </w:ins>
          </w:p>
        </w:tc>
      </w:tr>
      <w:tr w:rsidR="00BF17B0" w14:paraId="4288FCAF" w14:textId="77777777" w:rsidTr="00BF17B0">
        <w:trPr>
          <w:trHeight w:val="259"/>
          <w:ins w:id="189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5807638" w14:textId="77777777" w:rsidR="00BF17B0" w:rsidRPr="005549E1" w:rsidRDefault="00BF17B0" w:rsidP="00BF17B0">
            <w:pPr>
              <w:rPr>
                <w:ins w:id="1896" w:author="Laura Viignola" w:date="2017-07-10T16:58:00Z"/>
                <w:rFonts w:ascii="Arial" w:hAnsi="Arial" w:cs="Arial"/>
                <w:lang w:val="it-IT"/>
              </w:rPr>
            </w:pPr>
            <w:ins w:id="1897" w:author="Laura Viignola" w:date="2017-07-10T16:58:00Z">
              <w:r w:rsidRPr="005549E1">
                <w:rPr>
                  <w:rFonts w:ascii="Arial" w:eastAsia="Calibri" w:hAnsi="Arial" w:cs="Arial"/>
                  <w:lang w:val="it-IT"/>
                </w:rPr>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C4421BA" w14:textId="77777777" w:rsidR="00BF17B0" w:rsidRPr="005549E1" w:rsidRDefault="00BF17B0" w:rsidP="00BF17B0">
            <w:pPr>
              <w:rPr>
                <w:ins w:id="1898" w:author="Laura Viignola" w:date="2017-07-10T16:58:00Z"/>
                <w:rFonts w:ascii="Arial" w:hAnsi="Arial" w:cs="Arial"/>
                <w:lang w:val="it-IT"/>
              </w:rPr>
            </w:pPr>
            <w:ins w:id="1899"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CCEBF2E" w14:textId="77777777" w:rsidR="00BF17B0" w:rsidRPr="005549E1" w:rsidRDefault="00BF17B0" w:rsidP="00BF17B0">
            <w:pPr>
              <w:rPr>
                <w:ins w:id="1900" w:author="Laura Viignola" w:date="2017-07-10T16:58:00Z"/>
                <w:rFonts w:ascii="Arial" w:hAnsi="Arial" w:cs="Arial"/>
                <w:lang w:val="it-IT"/>
              </w:rPr>
            </w:pPr>
            <w:ins w:id="1901" w:author="Laura Viignola" w:date="2017-07-10T16:58:00Z">
              <w:r w:rsidRPr="005549E1">
                <w:rPr>
                  <w:rFonts w:ascii="Arial" w:eastAsia="Calibri" w:hAnsi="Arial" w:cs="Arial"/>
                  <w:lang w:val="it-IT"/>
                </w:rPr>
                <w:t>PERCENTAGE</w:t>
              </w:r>
            </w:ins>
          </w:p>
        </w:tc>
      </w:tr>
      <w:tr w:rsidR="00BF17B0" w14:paraId="11CA8445" w14:textId="77777777" w:rsidTr="00BF17B0">
        <w:trPr>
          <w:trHeight w:val="259"/>
          <w:ins w:id="190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C52AF86" w14:textId="77777777" w:rsidR="00BF17B0" w:rsidRDefault="00BF17B0" w:rsidP="00BF17B0">
            <w:pPr>
              <w:rPr>
                <w:ins w:id="1903" w:author="Laura Viignola" w:date="2017-07-10T16:58:00Z"/>
                <w:lang w:val="it-IT"/>
              </w:rPr>
            </w:pPr>
            <w:ins w:id="190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B247B60" w14:textId="77777777" w:rsidR="00BF17B0" w:rsidRDefault="00BF17B0" w:rsidP="00BF17B0">
            <w:pPr>
              <w:rPr>
                <w:ins w:id="1905" w:author="Laura Viignola" w:date="2017-07-10T16:58:00Z"/>
                <w:lang w:val="it-IT"/>
              </w:rPr>
            </w:pPr>
            <w:ins w:id="1906"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9DE798" w14:textId="77777777" w:rsidR="00BF17B0" w:rsidRDefault="00BF17B0" w:rsidP="00BF17B0">
            <w:pPr>
              <w:jc w:val="right"/>
              <w:rPr>
                <w:ins w:id="1907" w:author="Laura Viignola" w:date="2017-07-10T16:58:00Z"/>
                <w:lang w:val="it-IT"/>
              </w:rPr>
            </w:pPr>
            <w:ins w:id="1908" w:author="Laura Viignola" w:date="2017-07-10T16:58:00Z">
              <w:r>
                <w:rPr>
                  <w:rFonts w:ascii="Calibri" w:eastAsia="Calibri" w:hAnsi="Calibri" w:cs="Calibri"/>
                  <w:lang w:val="it-IT"/>
                </w:rPr>
                <w:t>0.01</w:t>
              </w:r>
            </w:ins>
          </w:p>
        </w:tc>
      </w:tr>
      <w:tr w:rsidR="00BF17B0" w14:paraId="65133191" w14:textId="77777777" w:rsidTr="00BF17B0">
        <w:trPr>
          <w:trHeight w:val="259"/>
          <w:ins w:id="190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140FA93" w14:textId="77777777" w:rsidR="00BF17B0" w:rsidRDefault="00BF17B0" w:rsidP="00BF17B0">
            <w:pPr>
              <w:rPr>
                <w:ins w:id="1910" w:author="Laura Viignola" w:date="2017-07-10T16:58:00Z"/>
                <w:lang w:val="it-IT"/>
              </w:rPr>
            </w:pPr>
            <w:ins w:id="191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D99305" w14:textId="77777777" w:rsidR="00BF17B0" w:rsidRDefault="00BF17B0" w:rsidP="00BF17B0">
            <w:pPr>
              <w:rPr>
                <w:ins w:id="1912" w:author="Laura Viignola" w:date="2017-07-10T16:58:00Z"/>
                <w:lang w:val="it-IT"/>
              </w:rPr>
            </w:pPr>
            <w:ins w:id="1913"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EA1ACE" w14:textId="77777777" w:rsidR="00BF17B0" w:rsidRDefault="00BF17B0" w:rsidP="00BF17B0">
            <w:pPr>
              <w:jc w:val="right"/>
              <w:rPr>
                <w:ins w:id="1914" w:author="Laura Viignola" w:date="2017-07-10T16:58:00Z"/>
                <w:lang w:val="it-IT"/>
              </w:rPr>
            </w:pPr>
            <w:ins w:id="1915" w:author="Laura Viignola" w:date="2017-07-10T16:58:00Z">
              <w:r>
                <w:rPr>
                  <w:rFonts w:ascii="Calibri" w:eastAsia="Calibri" w:hAnsi="Calibri" w:cs="Calibri"/>
                  <w:lang w:val="it-IT"/>
                </w:rPr>
                <w:t>0.1</w:t>
              </w:r>
            </w:ins>
          </w:p>
        </w:tc>
      </w:tr>
      <w:tr w:rsidR="00BF17B0" w14:paraId="211326E3" w14:textId="77777777" w:rsidTr="00BF17B0">
        <w:trPr>
          <w:trHeight w:val="259"/>
          <w:ins w:id="1916"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61749F" w14:textId="77777777" w:rsidR="00BF17B0" w:rsidRDefault="00BF17B0" w:rsidP="00BF17B0">
            <w:pPr>
              <w:rPr>
                <w:ins w:id="1917" w:author="Laura Viignola" w:date="2017-07-10T16:58:00Z"/>
                <w:lang w:val="it-IT"/>
              </w:rPr>
            </w:pPr>
            <w:ins w:id="1918"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C3D5A6" w14:textId="77777777" w:rsidR="00BF17B0" w:rsidRDefault="00BF17B0" w:rsidP="00BF17B0">
            <w:pPr>
              <w:rPr>
                <w:ins w:id="1919" w:author="Laura Viignola" w:date="2017-07-10T16:58:00Z"/>
                <w:lang w:val="it-IT"/>
              </w:rPr>
            </w:pPr>
            <w:ins w:id="1920"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0E80BA2" w14:textId="77777777" w:rsidR="00BF17B0" w:rsidRDefault="00BF17B0" w:rsidP="00BF17B0">
            <w:pPr>
              <w:jc w:val="right"/>
              <w:rPr>
                <w:ins w:id="1921" w:author="Laura Viignola" w:date="2017-07-10T16:58:00Z"/>
                <w:lang w:val="it-IT"/>
              </w:rPr>
            </w:pPr>
            <w:ins w:id="1922" w:author="Laura Viignola" w:date="2017-07-10T16:58:00Z">
              <w:r>
                <w:rPr>
                  <w:rFonts w:ascii="Calibri" w:eastAsia="Calibri" w:hAnsi="Calibri" w:cs="Calibri"/>
                  <w:lang w:val="it-IT"/>
                </w:rPr>
                <w:t>0.2</w:t>
              </w:r>
            </w:ins>
          </w:p>
        </w:tc>
      </w:tr>
      <w:tr w:rsidR="00BF17B0" w14:paraId="35A5087F" w14:textId="77777777" w:rsidTr="00BF17B0">
        <w:trPr>
          <w:trHeight w:val="259"/>
          <w:ins w:id="1923"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C78E8E" w14:textId="77777777" w:rsidR="00BF17B0" w:rsidRDefault="00BF17B0" w:rsidP="00BF17B0">
            <w:pPr>
              <w:rPr>
                <w:ins w:id="1924" w:author="Laura Viignola" w:date="2017-07-10T16:58:00Z"/>
                <w:lang w:val="it-IT"/>
              </w:rPr>
            </w:pPr>
            <w:ins w:id="1925"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B4D159" w14:textId="77777777" w:rsidR="00BF17B0" w:rsidRDefault="00BF17B0" w:rsidP="00BF17B0">
            <w:pPr>
              <w:rPr>
                <w:ins w:id="1926" w:author="Laura Viignola" w:date="2017-07-10T16:58:00Z"/>
                <w:lang w:val="it-IT"/>
              </w:rPr>
            </w:pPr>
            <w:ins w:id="1927"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D0359A" w14:textId="77777777" w:rsidR="00BF17B0" w:rsidRDefault="00BF17B0" w:rsidP="00BF17B0">
            <w:pPr>
              <w:jc w:val="right"/>
              <w:rPr>
                <w:ins w:id="1928" w:author="Laura Viignola" w:date="2017-07-10T16:58:00Z"/>
                <w:lang w:val="it-IT"/>
              </w:rPr>
            </w:pPr>
            <w:ins w:id="1929" w:author="Laura Viignola" w:date="2017-07-10T16:58:00Z">
              <w:r>
                <w:rPr>
                  <w:rFonts w:ascii="Calibri" w:eastAsia="Calibri" w:hAnsi="Calibri" w:cs="Calibri"/>
                  <w:lang w:val="it-IT"/>
                </w:rPr>
                <w:t>0.3</w:t>
              </w:r>
            </w:ins>
          </w:p>
        </w:tc>
      </w:tr>
      <w:tr w:rsidR="00BF17B0" w14:paraId="3C947A3D" w14:textId="77777777" w:rsidTr="00BF17B0">
        <w:trPr>
          <w:trHeight w:val="259"/>
          <w:ins w:id="1930"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743C8C8" w14:textId="77777777" w:rsidR="00BF17B0" w:rsidRDefault="00BF17B0" w:rsidP="00BF17B0">
            <w:pPr>
              <w:rPr>
                <w:ins w:id="1931" w:author="Laura Viignola" w:date="2017-07-10T16:58:00Z"/>
                <w:lang w:val="it-IT"/>
              </w:rPr>
            </w:pPr>
            <w:ins w:id="1932"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E7A4F90" w14:textId="77777777" w:rsidR="00BF17B0" w:rsidRDefault="00BF17B0" w:rsidP="00BF17B0">
            <w:pPr>
              <w:rPr>
                <w:ins w:id="1933" w:author="Laura Viignola" w:date="2017-07-10T16:58:00Z"/>
                <w:lang w:val="it-IT"/>
              </w:rPr>
            </w:pPr>
            <w:ins w:id="1934"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4B15E9" w14:textId="77777777" w:rsidR="00BF17B0" w:rsidRDefault="00BF17B0" w:rsidP="00BF17B0">
            <w:pPr>
              <w:jc w:val="right"/>
              <w:rPr>
                <w:ins w:id="1935" w:author="Laura Viignola" w:date="2017-07-10T16:58:00Z"/>
                <w:lang w:val="it-IT"/>
              </w:rPr>
            </w:pPr>
            <w:ins w:id="1936" w:author="Laura Viignola" w:date="2017-07-10T16:58:00Z">
              <w:r>
                <w:rPr>
                  <w:rFonts w:ascii="Calibri" w:eastAsia="Calibri" w:hAnsi="Calibri" w:cs="Calibri"/>
                  <w:lang w:val="it-IT"/>
                </w:rPr>
                <w:t>0.4</w:t>
              </w:r>
            </w:ins>
          </w:p>
        </w:tc>
      </w:tr>
      <w:tr w:rsidR="00BF17B0" w14:paraId="03D91639" w14:textId="77777777" w:rsidTr="00BF17B0">
        <w:trPr>
          <w:trHeight w:val="259"/>
          <w:ins w:id="193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2253E6" w14:textId="77777777" w:rsidR="00BF17B0" w:rsidRDefault="00BF17B0" w:rsidP="00BF17B0">
            <w:pPr>
              <w:rPr>
                <w:ins w:id="1938" w:author="Laura Viignola" w:date="2017-07-10T16:58:00Z"/>
                <w:lang w:val="it-IT"/>
              </w:rPr>
            </w:pPr>
            <w:ins w:id="1939"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F95AF2" w14:textId="77777777" w:rsidR="00BF17B0" w:rsidRDefault="00BF17B0" w:rsidP="00BF17B0">
            <w:pPr>
              <w:rPr>
                <w:ins w:id="1940" w:author="Laura Viignola" w:date="2017-07-10T16:58:00Z"/>
                <w:lang w:val="it-IT"/>
              </w:rPr>
            </w:pPr>
            <w:ins w:id="1941"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22DF2F" w14:textId="77777777" w:rsidR="00BF17B0" w:rsidRDefault="00BF17B0" w:rsidP="00BF17B0">
            <w:pPr>
              <w:jc w:val="right"/>
              <w:rPr>
                <w:ins w:id="1942" w:author="Laura Viignola" w:date="2017-07-10T16:58:00Z"/>
                <w:lang w:val="it-IT"/>
              </w:rPr>
            </w:pPr>
            <w:ins w:id="1943" w:author="Laura Viignola" w:date="2017-07-10T16:58:00Z">
              <w:r>
                <w:rPr>
                  <w:rFonts w:ascii="Calibri" w:eastAsia="Calibri" w:hAnsi="Calibri" w:cs="Calibri"/>
                  <w:lang w:val="it-IT"/>
                </w:rPr>
                <w:t>0.5</w:t>
              </w:r>
            </w:ins>
          </w:p>
        </w:tc>
      </w:tr>
    </w:tbl>
    <w:p w14:paraId="3A363DD5" w14:textId="77777777" w:rsidR="00BF17B0" w:rsidRPr="001A403F" w:rsidRDefault="00BF17B0" w:rsidP="00BF17B0">
      <w:pPr>
        <w:rPr>
          <w:ins w:id="1944" w:author="Laura Viignola" w:date="2017-07-10T16:58:00Z"/>
          <w:rFonts w:ascii="Cambria" w:hAnsi="Cambria"/>
        </w:rPr>
      </w:pPr>
    </w:p>
    <w:p w14:paraId="4DEEE5E6" w14:textId="77777777" w:rsidR="00BF17B0" w:rsidRDefault="00BF17B0" w:rsidP="00BF17B0">
      <w:pPr>
        <w:rPr>
          <w:ins w:id="1945" w:author="Laura Viignola" w:date="2017-07-10T16:58:00Z"/>
          <w:rFonts w:ascii="Cambria" w:hAnsi="Cambria"/>
        </w:rPr>
      </w:pPr>
    </w:p>
    <w:p w14:paraId="60F69A5E" w14:textId="77777777" w:rsidR="00BF17B0" w:rsidRDefault="00BF17B0" w:rsidP="00BF17B0">
      <w:pPr>
        <w:rPr>
          <w:ins w:id="1946" w:author="Laura Viignola" w:date="2017-07-10T16:58:00Z"/>
          <w:rFonts w:ascii="Cambria" w:hAnsi="Cambria"/>
        </w:rPr>
      </w:pPr>
    </w:p>
    <w:p w14:paraId="6F8D04FA" w14:textId="77777777" w:rsidR="00BF17B0" w:rsidRDefault="00BF17B0" w:rsidP="00BF17B0">
      <w:pPr>
        <w:rPr>
          <w:ins w:id="1947" w:author="Laura Viignola" w:date="2017-07-10T16:58:00Z"/>
          <w:rFonts w:ascii="Cambria" w:hAnsi="Cambria"/>
        </w:rPr>
      </w:pPr>
      <w:ins w:id="1948" w:author="Laura Viignola" w:date="2017-07-10T16:58:00Z">
        <w:r w:rsidRPr="00CA0059">
          <w:rPr>
            <w:rFonts w:ascii="Cambria" w:hAnsi="Cambria"/>
            <w:i/>
          </w:rPr>
          <w:t>Example 1:</w:t>
        </w:r>
        <w:r>
          <w:rPr>
            <w:rFonts w:ascii="Cambria" w:hAnsi="Cambria"/>
          </w:rPr>
          <w:tab/>
        </w:r>
        <w:r>
          <w:rPr>
            <w:rFonts w:ascii="Cambria" w:hAnsi="Cambria"/>
          </w:rPr>
          <w:tab/>
        </w:r>
      </w:ins>
    </w:p>
    <w:p w14:paraId="1004DC31" w14:textId="77777777" w:rsidR="00BF17B0" w:rsidRDefault="00BF17B0" w:rsidP="00BF17B0">
      <w:pPr>
        <w:ind w:left="720"/>
        <w:rPr>
          <w:ins w:id="1949" w:author="Laura Viignola" w:date="2017-07-10T16:58:00Z"/>
          <w:rFonts w:ascii="Cambria" w:eastAsia="Calibri" w:hAnsi="Cambria" w:cs="Calibri"/>
          <w:lang w:val="pt-PT"/>
        </w:rPr>
      </w:pPr>
      <w:ins w:id="1950"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w:t>
        </w:r>
        <w:r>
          <w:rPr>
            <w:rFonts w:ascii="Arial" w:eastAsia="Calibri" w:hAnsi="Arial" w:cs="Arial"/>
            <w:color w:val="1F497D" w:themeColor="text2"/>
            <w:lang w:val="pt-PT"/>
          </w:rPr>
          <w:t>/</w:t>
        </w:r>
        <w:r w:rsidRPr="00995EFD">
          <w:rPr>
            <w:rFonts w:ascii="Arial" w:eastAsia="Calibri" w:hAnsi="Arial" w:cs="Arial"/>
            <w:color w:val="1F497D" w:themeColor="text2"/>
            <w:lang w:val="pt-PT"/>
          </w:rPr>
          <w:t xml:space="preserve">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57FF089" w14:textId="77777777" w:rsidR="00BF17B0" w:rsidRPr="009F55B5" w:rsidRDefault="00BF17B0" w:rsidP="00BF17B0">
      <w:pPr>
        <w:rPr>
          <w:ins w:id="1951"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5D14E475" w14:textId="77777777" w:rsidTr="00BF17B0">
        <w:trPr>
          <w:trHeight w:val="259"/>
          <w:ins w:id="1952"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3B7C1B" w14:textId="77777777" w:rsidR="00BF17B0" w:rsidRPr="00995EFD" w:rsidRDefault="00BF17B0" w:rsidP="00BF17B0">
            <w:pPr>
              <w:rPr>
                <w:ins w:id="1953" w:author="Laura Viignola" w:date="2017-07-10T16:58:00Z"/>
                <w:rFonts w:ascii="Arial" w:hAnsi="Arial" w:cs="Arial"/>
                <w:lang w:val="it-IT"/>
              </w:rPr>
            </w:pPr>
            <w:ins w:id="1954"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09BB9428" w14:textId="77777777" w:rsidTr="00BF17B0">
        <w:trPr>
          <w:trHeight w:val="259"/>
          <w:ins w:id="195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58D55BE" w14:textId="77777777" w:rsidR="00BF17B0" w:rsidRPr="005549E1" w:rsidRDefault="00BF17B0" w:rsidP="00BF17B0">
            <w:pPr>
              <w:rPr>
                <w:ins w:id="1956" w:author="Laura Viignola" w:date="2017-07-10T16:58:00Z"/>
                <w:rFonts w:ascii="Arial" w:hAnsi="Arial" w:cs="Arial"/>
                <w:lang w:val="it-IT"/>
              </w:rPr>
            </w:pPr>
            <w:ins w:id="1957"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A1F0975" w14:textId="77777777" w:rsidR="00BF17B0" w:rsidRPr="005549E1" w:rsidRDefault="00BF17B0" w:rsidP="00BF17B0">
            <w:pPr>
              <w:rPr>
                <w:ins w:id="1958" w:author="Laura Viignola" w:date="2017-07-10T16:58:00Z"/>
                <w:rFonts w:ascii="Arial" w:hAnsi="Arial" w:cs="Arial"/>
                <w:lang w:val="it-IT"/>
              </w:rPr>
            </w:pPr>
            <w:ins w:id="1959"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3BA8028" w14:textId="77777777" w:rsidR="00BF17B0" w:rsidRPr="005549E1" w:rsidRDefault="00BF17B0" w:rsidP="00BF17B0">
            <w:pPr>
              <w:rPr>
                <w:ins w:id="1960" w:author="Laura Viignola" w:date="2017-07-10T16:58:00Z"/>
                <w:rFonts w:ascii="Arial" w:hAnsi="Arial" w:cs="Arial"/>
                <w:lang w:val="it-IT"/>
              </w:rPr>
            </w:pPr>
            <w:ins w:id="1961"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4D35048" w14:textId="77777777" w:rsidR="00BF17B0" w:rsidRPr="005549E1" w:rsidRDefault="00BF17B0" w:rsidP="00BF17B0">
            <w:pPr>
              <w:rPr>
                <w:ins w:id="1962" w:author="Laura Viignola" w:date="2017-07-10T16:58:00Z"/>
                <w:rFonts w:ascii="Arial" w:hAnsi="Arial" w:cs="Arial"/>
                <w:lang w:val="it-IT"/>
              </w:rPr>
            </w:pPr>
            <w:ins w:id="1963" w:author="Laura Viignola" w:date="2017-07-10T16:58:00Z">
              <w:r w:rsidRPr="005549E1">
                <w:rPr>
                  <w:rFonts w:ascii="Arial" w:eastAsia="Calibri" w:hAnsi="Arial" w:cs="Arial"/>
                  <w:lang w:val="it-IT"/>
                </w:rPr>
                <w:t>PERCENTAGE</w:t>
              </w:r>
            </w:ins>
          </w:p>
        </w:tc>
      </w:tr>
      <w:tr w:rsidR="00BF17B0" w14:paraId="1CDDC8D8" w14:textId="77777777" w:rsidTr="00BF17B0">
        <w:trPr>
          <w:trHeight w:val="259"/>
          <w:ins w:id="196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2F6645" w14:textId="77777777" w:rsidR="00BF17B0" w:rsidRDefault="00BF17B0" w:rsidP="00BF17B0">
            <w:pPr>
              <w:rPr>
                <w:ins w:id="1965" w:author="Laura Viignola" w:date="2017-07-10T16:58:00Z"/>
                <w:lang w:val="it-IT"/>
              </w:rPr>
            </w:pPr>
            <w:ins w:id="196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73578F" w14:textId="77777777" w:rsidR="00BF17B0" w:rsidRDefault="00BF17B0" w:rsidP="00BF17B0">
            <w:pPr>
              <w:rPr>
                <w:ins w:id="1967" w:author="Laura Viignola" w:date="2017-07-10T16:58:00Z"/>
                <w:lang w:val="it-IT"/>
              </w:rPr>
            </w:pPr>
            <w:ins w:id="1968"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F2D169" w14:textId="77777777" w:rsidR="00BF17B0" w:rsidRDefault="00BF17B0" w:rsidP="00BF17B0">
            <w:pPr>
              <w:rPr>
                <w:ins w:id="1969" w:author="Laura Viignola" w:date="2017-07-10T16:58:00Z"/>
                <w:lang w:val="it-IT"/>
              </w:rPr>
            </w:pPr>
            <w:ins w:id="197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584F0E" w14:textId="77777777" w:rsidR="00BF17B0" w:rsidRDefault="00BF17B0" w:rsidP="00BF17B0">
            <w:pPr>
              <w:jc w:val="right"/>
              <w:rPr>
                <w:ins w:id="1971" w:author="Laura Viignola" w:date="2017-07-10T16:58:00Z"/>
                <w:lang w:val="it-IT"/>
              </w:rPr>
            </w:pPr>
            <w:ins w:id="1972" w:author="Laura Viignola" w:date="2017-07-10T16:58:00Z">
              <w:r>
                <w:rPr>
                  <w:rFonts w:ascii="Calibri" w:eastAsia="Calibri" w:hAnsi="Calibri" w:cs="Calibri"/>
                  <w:lang w:val="it-IT"/>
                </w:rPr>
                <w:t>10000</w:t>
              </w:r>
            </w:ins>
          </w:p>
        </w:tc>
      </w:tr>
      <w:tr w:rsidR="00BF17B0" w14:paraId="1E06CE03" w14:textId="77777777" w:rsidTr="00BF17B0">
        <w:trPr>
          <w:trHeight w:val="144"/>
          <w:ins w:id="197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6ED61F" w14:textId="77777777" w:rsidR="00BF17B0" w:rsidRDefault="00BF17B0" w:rsidP="00BF17B0">
            <w:pPr>
              <w:rPr>
                <w:ins w:id="1974" w:author="Laura Viignola" w:date="2017-07-10T16:58:00Z"/>
                <w:lang w:val="it-IT"/>
              </w:rPr>
            </w:pPr>
            <w:ins w:id="197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E1919F5" w14:textId="77777777" w:rsidR="00BF17B0" w:rsidRDefault="00BF17B0" w:rsidP="00BF17B0">
            <w:pPr>
              <w:rPr>
                <w:ins w:id="1976" w:author="Laura Viignola" w:date="2017-07-10T16:58:00Z"/>
                <w:lang w:val="it-IT"/>
              </w:rPr>
            </w:pPr>
            <w:ins w:id="197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405BCC6" w14:textId="77777777" w:rsidR="00BF17B0" w:rsidRDefault="00BF17B0" w:rsidP="00BF17B0">
            <w:pPr>
              <w:rPr>
                <w:ins w:id="1978" w:author="Laura Viignola" w:date="2017-07-10T16:58:00Z"/>
                <w:lang w:val="it-IT"/>
              </w:rPr>
            </w:pPr>
            <w:ins w:id="1979"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B27B991" w14:textId="77777777" w:rsidR="00BF17B0" w:rsidRDefault="00BF17B0" w:rsidP="00BF17B0">
            <w:pPr>
              <w:jc w:val="right"/>
              <w:rPr>
                <w:ins w:id="1980" w:author="Laura Viignola" w:date="2017-07-10T16:58:00Z"/>
                <w:lang w:val="it-IT"/>
              </w:rPr>
            </w:pPr>
            <w:ins w:id="1981" w:author="Laura Viignola" w:date="2017-07-10T16:58:00Z">
              <w:r>
                <w:rPr>
                  <w:rFonts w:ascii="Calibri" w:eastAsia="Calibri" w:hAnsi="Calibri" w:cs="Calibri"/>
                  <w:lang w:val="it-IT"/>
                </w:rPr>
                <w:t>100</w:t>
              </w:r>
            </w:ins>
          </w:p>
        </w:tc>
      </w:tr>
      <w:tr w:rsidR="00BF17B0" w14:paraId="19512299" w14:textId="77777777" w:rsidTr="00BF17B0">
        <w:trPr>
          <w:trHeight w:val="259"/>
          <w:ins w:id="1982"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1A16DF" w14:textId="77777777" w:rsidR="00BF17B0" w:rsidRDefault="00BF17B0" w:rsidP="00BF17B0">
            <w:pPr>
              <w:rPr>
                <w:ins w:id="1983" w:author="Laura Viignola" w:date="2017-07-10T16:58:00Z"/>
                <w:lang w:val="it-IT"/>
              </w:rPr>
            </w:pPr>
            <w:ins w:id="1984"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EC0AF5" w14:textId="77777777" w:rsidR="00BF17B0" w:rsidRDefault="00BF17B0" w:rsidP="00BF17B0">
            <w:pPr>
              <w:rPr>
                <w:ins w:id="1985" w:author="Laura Viignola" w:date="2017-07-10T16:58:00Z"/>
                <w:lang w:val="it-IT"/>
              </w:rPr>
            </w:pPr>
            <w:ins w:id="1986"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76D1758" w14:textId="77777777" w:rsidR="00BF17B0" w:rsidRDefault="00BF17B0" w:rsidP="00BF17B0">
            <w:pPr>
              <w:rPr>
                <w:ins w:id="1987" w:author="Laura Viignola" w:date="2017-07-10T16:58:00Z"/>
                <w:lang w:val="it-IT"/>
              </w:rPr>
            </w:pPr>
            <w:ins w:id="1988"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F25699B" w14:textId="77777777" w:rsidR="00BF17B0" w:rsidRDefault="00BF17B0" w:rsidP="00BF17B0">
            <w:pPr>
              <w:jc w:val="right"/>
              <w:rPr>
                <w:ins w:id="1989" w:author="Laura Viignola" w:date="2017-07-10T16:58:00Z"/>
                <w:lang w:val="it-IT"/>
              </w:rPr>
            </w:pPr>
            <w:ins w:id="1990" w:author="Laura Viignola" w:date="2017-07-10T16:58:00Z">
              <w:r>
                <w:rPr>
                  <w:rFonts w:ascii="Calibri" w:eastAsia="Calibri" w:hAnsi="Calibri" w:cs="Calibri"/>
                  <w:lang w:val="it-IT"/>
                </w:rPr>
                <w:t>100</w:t>
              </w:r>
            </w:ins>
          </w:p>
        </w:tc>
      </w:tr>
      <w:tr w:rsidR="00BF17B0" w14:paraId="511D1A58" w14:textId="77777777" w:rsidTr="00BF17B0">
        <w:trPr>
          <w:trHeight w:val="259"/>
          <w:ins w:id="1991"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A8FF67" w14:textId="77777777" w:rsidR="00BF17B0" w:rsidRDefault="00BF17B0" w:rsidP="00BF17B0">
            <w:pPr>
              <w:rPr>
                <w:ins w:id="1992" w:author="Laura Viignola" w:date="2017-07-10T16:58:00Z"/>
                <w:lang w:val="it-IT"/>
              </w:rPr>
            </w:pPr>
            <w:ins w:id="1993"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5AF89E" w14:textId="77777777" w:rsidR="00BF17B0" w:rsidRDefault="00BF17B0" w:rsidP="00BF17B0">
            <w:pPr>
              <w:rPr>
                <w:ins w:id="1994" w:author="Laura Viignola" w:date="2017-07-10T16:58:00Z"/>
                <w:lang w:val="it-IT"/>
              </w:rPr>
            </w:pPr>
            <w:ins w:id="1995"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00BC4F" w14:textId="77777777" w:rsidR="00BF17B0" w:rsidRDefault="00BF17B0" w:rsidP="00BF17B0">
            <w:pPr>
              <w:rPr>
                <w:ins w:id="1996" w:author="Laura Viignola" w:date="2017-07-10T16:58:00Z"/>
                <w:lang w:val="it-IT"/>
              </w:rPr>
            </w:pPr>
            <w:ins w:id="1997"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4506A7" w14:textId="77777777" w:rsidR="00BF17B0" w:rsidRDefault="00BF17B0" w:rsidP="00BF17B0">
            <w:pPr>
              <w:jc w:val="right"/>
              <w:rPr>
                <w:ins w:id="1998" w:author="Laura Viignola" w:date="2017-07-10T16:58:00Z"/>
                <w:lang w:val="it-IT"/>
              </w:rPr>
            </w:pPr>
            <w:ins w:id="1999" w:author="Laura Viignola" w:date="2017-07-10T16:58:00Z">
              <w:r>
                <w:rPr>
                  <w:rFonts w:ascii="Calibri" w:eastAsia="Calibri" w:hAnsi="Calibri" w:cs="Calibri"/>
                  <w:lang w:val="it-IT"/>
                </w:rPr>
                <w:t>50</w:t>
              </w:r>
            </w:ins>
          </w:p>
        </w:tc>
      </w:tr>
    </w:tbl>
    <w:p w14:paraId="64888E8A" w14:textId="77777777" w:rsidR="00BF17B0" w:rsidRDefault="00BF17B0" w:rsidP="00BF17B0">
      <w:pPr>
        <w:rPr>
          <w:ins w:id="2000" w:author="Laura Viignola" w:date="2017-07-10T16:58:00Z"/>
          <w:rFonts w:ascii="Cambria" w:eastAsia="Calibri" w:hAnsi="Cambria" w:cs="Calibri"/>
        </w:rPr>
      </w:pPr>
    </w:p>
    <w:p w14:paraId="65D1258A" w14:textId="77777777" w:rsidR="00BF17B0" w:rsidRDefault="00BF17B0" w:rsidP="00BF17B0">
      <w:pPr>
        <w:rPr>
          <w:ins w:id="2001" w:author="Laura Viignola" w:date="2017-07-10T16:58:00Z"/>
          <w:rFonts w:ascii="Trebuchet MS" w:eastAsia="Trebuchet MS" w:hAnsi="Trebuchet MS" w:cs="Trebuchet MS"/>
          <w:color w:val="454645"/>
          <w:sz w:val="32"/>
        </w:rPr>
      </w:pPr>
    </w:p>
    <w:p w14:paraId="2399FE12" w14:textId="77777777" w:rsidR="00BF17B0" w:rsidRPr="000E3547" w:rsidRDefault="00BF17B0" w:rsidP="00BF17B0">
      <w:pPr>
        <w:pStyle w:val="Stile3"/>
        <w:rPr>
          <w:ins w:id="2002" w:author="Laura Viignola" w:date="2017-07-10T16:58:00Z"/>
          <w:lang w:val="it-IT"/>
        </w:rPr>
      </w:pPr>
      <w:ins w:id="2003" w:author="Laura Viignola" w:date="2017-07-10T16:58:00Z">
        <w:r>
          <w:lastRenderedPageBreak/>
          <w:t>round</w:t>
        </w:r>
      </w:ins>
    </w:p>
    <w:p w14:paraId="65B4B155" w14:textId="77777777" w:rsidR="00BF17B0" w:rsidRDefault="00BF17B0" w:rsidP="00BF17B0">
      <w:pPr>
        <w:rPr>
          <w:ins w:id="2004" w:author="Laura Viignola" w:date="2017-07-10T16:58:00Z"/>
          <w:rFonts w:ascii="Cambria" w:eastAsia="Calibri" w:hAnsi="Cambria" w:cs="Calibri"/>
          <w:i/>
          <w:color w:val="5B9BD5"/>
        </w:rPr>
      </w:pPr>
      <w:ins w:id="200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003FDF1" w14:textId="77777777" w:rsidR="00BF17B0" w:rsidRPr="0075768B" w:rsidRDefault="00BF17B0" w:rsidP="00BF17B0">
      <w:pPr>
        <w:ind w:left="1416"/>
        <w:rPr>
          <w:ins w:id="2006" w:author="Laura Viignola" w:date="2017-07-10T16:58:00Z"/>
          <w:rFonts w:ascii="Arial" w:eastAsia="Calibri" w:hAnsi="Arial" w:cs="Arial"/>
          <w:b/>
        </w:rPr>
      </w:pPr>
      <w:ins w:id="2007" w:author="Laura Viignola" w:date="2017-07-10T16:58:00Z">
        <w:r w:rsidRPr="005549E1">
          <w:rPr>
            <w:rFonts w:ascii="Arial" w:eastAsia="Calibri" w:hAnsi="Arial" w:cs="Arial"/>
            <w:b/>
            <w:color w:val="auto"/>
          </w:rPr>
          <w:t>round</w:t>
        </w:r>
        <w:r>
          <w:rPr>
            <w:rFonts w:ascii="Arial" w:eastAsia="Calibri" w:hAnsi="Arial" w:cs="Arial"/>
            <w:color w:val="auto"/>
          </w:rPr>
          <w:t>(op1, digit)</w:t>
        </w:r>
      </w:ins>
    </w:p>
    <w:p w14:paraId="1431EE41" w14:textId="77777777" w:rsidR="00BF17B0" w:rsidRDefault="00BF17B0" w:rsidP="00BF17B0">
      <w:pPr>
        <w:ind w:left="360"/>
        <w:rPr>
          <w:ins w:id="2008" w:author="Laura Viignola" w:date="2017-07-10T16:58:00Z"/>
          <w:rFonts w:ascii="Cambria" w:eastAsia="Calibri" w:hAnsi="Cambria" w:cs="Calibri"/>
          <w:color w:val="5B9BD5"/>
        </w:rPr>
      </w:pPr>
    </w:p>
    <w:p w14:paraId="5A8DF613" w14:textId="77777777" w:rsidR="00BF17B0" w:rsidRPr="005961DD" w:rsidRDefault="00BF17B0" w:rsidP="00BF17B0">
      <w:pPr>
        <w:rPr>
          <w:ins w:id="2009" w:author="Laura Viignola" w:date="2017-07-10T16:58:00Z"/>
          <w:rFonts w:ascii="Cambria" w:eastAsia="Calibri" w:hAnsi="Cambria" w:cs="Calibri"/>
          <w:i/>
          <w:color w:val="5B9BD5"/>
        </w:rPr>
      </w:pPr>
      <w:ins w:id="201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326152A" w14:textId="77777777" w:rsidR="00BF17B0" w:rsidRDefault="00BF17B0" w:rsidP="00BF17B0">
      <w:pPr>
        <w:rPr>
          <w:ins w:id="2011" w:author="Laura Viignola" w:date="2017-07-10T16:58:00Z"/>
          <w:rFonts w:ascii="Cambria" w:eastAsia="Calibri" w:hAnsi="Cambria" w:cs="Calibri"/>
          <w:color w:val="5B9BD5"/>
        </w:rPr>
      </w:pPr>
      <w:ins w:id="201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706B311" w14:textId="77777777" w:rsidR="00BF17B0" w:rsidRDefault="00BF17B0" w:rsidP="00BF17B0">
      <w:pPr>
        <w:rPr>
          <w:ins w:id="2013" w:author="Laura Viignola" w:date="2017-07-10T16:58:00Z"/>
          <w:rFonts w:ascii="Cambria" w:eastAsia="Calibri" w:hAnsi="Cambria" w:cs="Calibri"/>
          <w:color w:val="5B9BD5"/>
        </w:rPr>
      </w:pPr>
      <w:ins w:id="2014"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9C3EEB">
          <w:rPr>
            <w:rFonts w:ascii="Cambria" w:eastAsia="Calibri" w:hAnsi="Cambria" w:cs="Calibri"/>
          </w:rPr>
          <w:t>the decimal position to round to</w:t>
        </w:r>
      </w:ins>
    </w:p>
    <w:p w14:paraId="17105F9B" w14:textId="77777777" w:rsidR="00BF17B0" w:rsidRDefault="00BF17B0" w:rsidP="00BF17B0">
      <w:pPr>
        <w:rPr>
          <w:ins w:id="2015" w:author="Laura Viignola" w:date="2017-07-10T16:58:00Z"/>
          <w:rFonts w:ascii="Cambria" w:eastAsia="Calibri" w:hAnsi="Cambria" w:cs="Calibri"/>
          <w:color w:val="5B9BD5"/>
        </w:rPr>
      </w:pPr>
    </w:p>
    <w:p w14:paraId="6A307B46" w14:textId="77777777" w:rsidR="00BF17B0" w:rsidRDefault="00BF17B0" w:rsidP="00BF17B0">
      <w:pPr>
        <w:rPr>
          <w:ins w:id="2016" w:author="Laura Viignola" w:date="2017-07-10T16:58:00Z"/>
          <w:rFonts w:ascii="Cambria" w:eastAsia="Calibri" w:hAnsi="Cambria" w:cs="Calibri"/>
          <w:i/>
          <w:color w:val="5B9BD5"/>
        </w:rPr>
      </w:pPr>
      <w:ins w:id="201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0F60E96" w14:textId="77777777" w:rsidR="00BF17B0" w:rsidRDefault="00BF17B0" w:rsidP="00BF17B0">
      <w:pPr>
        <w:rPr>
          <w:ins w:id="2018" w:author="Laura Viignola" w:date="2017-07-10T16:58:00Z"/>
          <w:rFonts w:ascii="Arial" w:eastAsia="Calibri" w:hAnsi="Arial" w:cs="Arial"/>
        </w:rPr>
      </w:pPr>
      <w:ins w:id="2019" w:author="Laura Viignola" w:date="2017-07-10T16:58:00Z">
        <w:r>
          <w:rPr>
            <w:rFonts w:ascii="Arial" w:eastAsia="Calibri" w:hAnsi="Arial" w:cs="Arial"/>
          </w:rPr>
          <w:t>round(DS_1, 2)</w:t>
        </w:r>
      </w:ins>
    </w:p>
    <w:p w14:paraId="5A9A6862" w14:textId="77777777" w:rsidR="00BF17B0" w:rsidRPr="0075768B" w:rsidRDefault="00BF17B0" w:rsidP="00BF17B0">
      <w:pPr>
        <w:rPr>
          <w:ins w:id="2020" w:author="Laura Viignola" w:date="2017-07-10T16:58:00Z"/>
          <w:rFonts w:ascii="Arial" w:eastAsia="Calibri" w:hAnsi="Arial" w:cs="Arial"/>
        </w:rPr>
      </w:pPr>
      <w:ins w:id="2021" w:author="Laura Viignola" w:date="2017-07-10T16:58:00Z">
        <w:r>
          <w:rPr>
            <w:rFonts w:ascii="Arial" w:eastAsia="Calibri" w:hAnsi="Arial" w:cs="Arial"/>
          </w:rPr>
          <w:t>round(3.14159, 2)</w:t>
        </w:r>
      </w:ins>
    </w:p>
    <w:p w14:paraId="70A353E9" w14:textId="77777777" w:rsidR="00BF17B0" w:rsidRPr="00930AA3" w:rsidRDefault="00BF17B0" w:rsidP="00BF17B0">
      <w:pPr>
        <w:rPr>
          <w:ins w:id="2022" w:author="Laura Viignola" w:date="2017-07-10T16:58:00Z"/>
          <w:rFonts w:ascii="Cambria" w:eastAsia="Calibri" w:hAnsi="Cambria" w:cs="Calibri"/>
          <w:color w:val="5B9BD5"/>
        </w:rPr>
      </w:pPr>
    </w:p>
    <w:p w14:paraId="44D70974" w14:textId="77777777" w:rsidR="00BF17B0" w:rsidRDefault="00BF17B0" w:rsidP="00BF17B0">
      <w:pPr>
        <w:rPr>
          <w:ins w:id="2023" w:author="Laura Viignola" w:date="2017-07-10T16:58:00Z"/>
          <w:rFonts w:ascii="Cambria" w:eastAsia="Calibri" w:hAnsi="Cambria" w:cs="Calibri"/>
          <w:i/>
          <w:color w:val="5B9BD5"/>
        </w:rPr>
      </w:pPr>
      <w:ins w:id="2024" w:author="Laura Viignola" w:date="2017-07-10T16:58:00Z">
        <w:r>
          <w:rPr>
            <w:rFonts w:ascii="Cambria" w:eastAsia="Calibri" w:hAnsi="Cambria" w:cs="Calibri"/>
            <w:i/>
            <w:color w:val="5B9BD5"/>
          </w:rPr>
          <w:t>Semantic for scalar operations</w:t>
        </w:r>
      </w:ins>
    </w:p>
    <w:p w14:paraId="08929211" w14:textId="77777777" w:rsidR="00BF17B0" w:rsidRDefault="00BF17B0" w:rsidP="00BF17B0">
      <w:pPr>
        <w:jc w:val="both"/>
        <w:rPr>
          <w:ins w:id="2025" w:author="Laura Viignola" w:date="2017-07-10T16:58:00Z"/>
        </w:rPr>
      </w:pPr>
      <w:ins w:id="2026" w:author="Laura Viignola" w:date="2017-07-10T16:58:00Z">
        <w:r>
          <w:t>The operator round r</w:t>
        </w:r>
        <w:r w:rsidRPr="009C3EEB">
          <w:t>ounds a number to a certain digit</w:t>
        </w:r>
        <w:r>
          <w:t>.</w:t>
        </w:r>
      </w:ins>
    </w:p>
    <w:p w14:paraId="79FA515E" w14:textId="77777777" w:rsidR="00BF17B0" w:rsidRPr="00CF4A4F" w:rsidRDefault="00BF17B0" w:rsidP="00BF17B0">
      <w:pPr>
        <w:jc w:val="both"/>
        <w:rPr>
          <w:ins w:id="2027" w:author="Laura Viignola" w:date="2017-07-10T16:58:00Z"/>
          <w:rFonts w:ascii="Cambria" w:eastAsia="Calibri" w:hAnsi="Cambria" w:cs="Calibri"/>
        </w:rPr>
      </w:pPr>
    </w:p>
    <w:p w14:paraId="13107006" w14:textId="77777777" w:rsidR="00BF17B0" w:rsidRDefault="00BF17B0" w:rsidP="00BF17B0">
      <w:pPr>
        <w:jc w:val="both"/>
        <w:rPr>
          <w:ins w:id="2028" w:author="Laura Viignola" w:date="2017-07-10T16:58:00Z"/>
          <w:rFonts w:ascii="Cambria" w:eastAsia="Calibri" w:hAnsi="Cambria" w:cs="Calibri"/>
        </w:rPr>
      </w:pPr>
      <w:ins w:id="2029" w:author="Laura Viignola" w:date="2017-07-10T16:58:00Z">
        <w:r>
          <w:rPr>
            <w:rFonts w:ascii="Cambria" w:eastAsia="Calibri" w:hAnsi="Cambria" w:cs="Calibri"/>
          </w:rPr>
          <w:t xml:space="preserve">Examples: </w:t>
        </w:r>
      </w:ins>
    </w:p>
    <w:p w14:paraId="78A646CE" w14:textId="77777777" w:rsidR="00BF17B0" w:rsidRDefault="00BF17B0" w:rsidP="00BF17B0">
      <w:pPr>
        <w:ind w:left="360"/>
        <w:jc w:val="both"/>
        <w:rPr>
          <w:ins w:id="2030" w:author="Laura Viignola" w:date="2017-07-10T16:58:00Z"/>
          <w:rFonts w:ascii="Cambria" w:hAnsi="Cambria"/>
        </w:rPr>
      </w:pPr>
      <w:ins w:id="2031" w:author="Laura Viignola" w:date="2017-07-10T16:58:00Z">
        <w:r w:rsidRPr="005549E1">
          <w:rPr>
            <w:rFonts w:ascii="Arial" w:hAnsi="Arial" w:cs="Arial"/>
            <w:b/>
          </w:rPr>
          <w:t>round</w:t>
        </w:r>
        <w:r>
          <w:rPr>
            <w:rFonts w:ascii="Arial" w:hAnsi="Arial" w:cs="Arial"/>
          </w:rPr>
          <w:t>(</w:t>
        </w:r>
        <w:r>
          <w:rPr>
            <w:rFonts w:ascii="Arial" w:eastAsia="Calibri" w:hAnsi="Arial" w:cs="Arial"/>
          </w:rPr>
          <w:t>3.14159, 3)</w:t>
        </w:r>
        <w:r>
          <w:rPr>
            <w:rFonts w:ascii="Cambria" w:hAnsi="Cambria"/>
          </w:rPr>
          <w:t xml:space="preserve"> </w:t>
        </w:r>
        <w:r w:rsidRPr="008E7718">
          <w:rPr>
            <w:rFonts w:ascii="Cambria" w:hAnsi="Cambria"/>
          </w:rPr>
          <w:t xml:space="preserve">gives </w:t>
        </w:r>
        <w:r>
          <w:rPr>
            <w:rFonts w:ascii="Cambria" w:hAnsi="Cambria"/>
          </w:rPr>
          <w:t>3.14</w:t>
        </w:r>
      </w:ins>
    </w:p>
    <w:p w14:paraId="1DF7489F" w14:textId="77777777" w:rsidR="00BF17B0" w:rsidRDefault="00BF17B0" w:rsidP="00BF17B0">
      <w:pPr>
        <w:ind w:left="360"/>
        <w:jc w:val="both"/>
        <w:rPr>
          <w:ins w:id="2032" w:author="Laura Viignola" w:date="2017-07-10T16:58:00Z"/>
          <w:rFonts w:ascii="Cambria" w:hAnsi="Cambria"/>
        </w:rPr>
      </w:pPr>
      <w:ins w:id="2033" w:author="Laura Viignola" w:date="2017-07-10T16:58:00Z">
        <w:r w:rsidRPr="005549E1">
          <w:rPr>
            <w:rFonts w:ascii="Arial" w:hAnsi="Arial" w:cs="Arial"/>
            <w:b/>
          </w:rPr>
          <w:t>round</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3.1416</w:t>
        </w:r>
      </w:ins>
    </w:p>
    <w:p w14:paraId="32A9B1F0" w14:textId="77777777" w:rsidR="00BF17B0" w:rsidRDefault="00BF17B0" w:rsidP="00BF17B0">
      <w:pPr>
        <w:ind w:left="360"/>
        <w:jc w:val="both"/>
        <w:rPr>
          <w:ins w:id="2034" w:author="Laura Viignola" w:date="2017-07-10T16:58:00Z"/>
          <w:rFonts w:ascii="Cambria" w:hAnsi="Cambria"/>
        </w:rPr>
      </w:pPr>
    </w:p>
    <w:p w14:paraId="331C042D" w14:textId="77777777" w:rsidR="00BF17B0" w:rsidRDefault="00BF17B0" w:rsidP="00BF17B0">
      <w:pPr>
        <w:rPr>
          <w:ins w:id="2035" w:author="Laura Viignola" w:date="2017-07-10T16:58:00Z"/>
          <w:rFonts w:ascii="Cambria" w:eastAsia="Calibri" w:hAnsi="Cambria" w:cs="Calibri"/>
          <w:i/>
          <w:color w:val="5B9BD5"/>
        </w:rPr>
      </w:pPr>
    </w:p>
    <w:p w14:paraId="54D910D5" w14:textId="77777777" w:rsidR="00BF17B0" w:rsidRDefault="00BF17B0" w:rsidP="00BF17B0">
      <w:pPr>
        <w:rPr>
          <w:ins w:id="2036" w:author="Laura Viignola" w:date="2017-07-10T16:58:00Z"/>
          <w:rFonts w:ascii="Cambria" w:eastAsia="Calibri" w:hAnsi="Cambria" w:cs="Calibri"/>
          <w:i/>
          <w:color w:val="5B9BD5"/>
        </w:rPr>
      </w:pPr>
      <w:ins w:id="2037"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26679718" w14:textId="77777777" w:rsidR="00BF17B0" w:rsidRDefault="00BF17B0" w:rsidP="00BF17B0">
      <w:pPr>
        <w:rPr>
          <w:ins w:id="2038" w:author="Laura Viignola" w:date="2017-07-10T16:58:00Z"/>
          <w:rFonts w:ascii="Cambria" w:eastAsia="Calibri" w:hAnsi="Cambria" w:cs="Calibri"/>
          <w:i/>
          <w:noProof/>
          <w:color w:val="5B9BD5"/>
          <w:lang w:val="en-US"/>
        </w:rPr>
      </w:pPr>
      <w:ins w:id="2039" w:author="Laura Viignola" w:date="2017-07-10T16:58:00Z">
        <w:r w:rsidRPr="00DA2507">
          <w:rPr>
            <w:rFonts w:ascii="Cambria" w:eastAsia="Calibri" w:hAnsi="Cambria" w:cs="Calibri"/>
            <w:i/>
            <w:noProof/>
            <w:color w:val="5B9BD5"/>
            <w:lang w:val="en-US"/>
          </w:rPr>
          <w:t xml:space="preserve"> </w:t>
        </w:r>
      </w:ins>
    </w:p>
    <w:p w14:paraId="6F1C33C8" w14:textId="77777777" w:rsidR="00BF17B0" w:rsidRDefault="00BF17B0" w:rsidP="00BF17B0">
      <w:pPr>
        <w:rPr>
          <w:ins w:id="2040" w:author="Laura Viignola" w:date="2017-07-10T16:58:00Z"/>
          <w:rFonts w:ascii="Cambria" w:eastAsia="Calibri" w:hAnsi="Cambria" w:cs="Calibri"/>
        </w:rPr>
      </w:pPr>
      <w:ins w:id="2041"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7FB651C" w14:textId="77777777" w:rsidR="00BF17B0" w:rsidRPr="006F2FA3" w:rsidRDefault="00BF17B0" w:rsidP="00BF17B0">
      <w:pPr>
        <w:ind w:left="708" w:firstLine="708"/>
        <w:rPr>
          <w:ins w:id="2042" w:author="Laura Viignola" w:date="2017-07-10T16:58:00Z"/>
          <w:rFonts w:ascii="Cambria" w:eastAsia="Calibri" w:hAnsi="Cambria" w:cs="Calibri"/>
        </w:rPr>
      </w:pPr>
      <w:ins w:id="2043"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262BAE9" w14:textId="77777777" w:rsidR="00BF17B0" w:rsidRPr="006F2FA3" w:rsidRDefault="00BF17B0" w:rsidP="00BF17B0">
      <w:pPr>
        <w:ind w:left="708" w:firstLine="708"/>
        <w:rPr>
          <w:ins w:id="2044" w:author="Laura Viignola" w:date="2017-07-10T16:58:00Z"/>
          <w:rFonts w:ascii="Cambria" w:eastAsia="Calibri" w:hAnsi="Cambria" w:cs="Calibri"/>
        </w:rPr>
      </w:pPr>
      <w:ins w:id="2045"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0A97162" w14:textId="77777777" w:rsidR="00BF17B0" w:rsidRPr="006F2FA3" w:rsidRDefault="00BF17B0" w:rsidP="00BF17B0">
      <w:pPr>
        <w:rPr>
          <w:ins w:id="2046" w:author="Laura Viignola" w:date="2017-07-10T16:58:00Z"/>
          <w:rFonts w:ascii="Cambria" w:eastAsia="Calibri" w:hAnsi="Cambria" w:cs="Calibri"/>
          <w:i/>
          <w:color w:val="5B9BD5"/>
        </w:rPr>
      </w:pPr>
    </w:p>
    <w:p w14:paraId="0F6F9672" w14:textId="77777777" w:rsidR="00BF17B0" w:rsidRPr="006F2FA3" w:rsidRDefault="00BF17B0" w:rsidP="00BF17B0">
      <w:pPr>
        <w:rPr>
          <w:ins w:id="2047" w:author="Laura Viignola" w:date="2017-07-10T16:58:00Z"/>
          <w:rFonts w:ascii="Cambria" w:eastAsia="Calibri" w:hAnsi="Cambria" w:cs="Calibri"/>
        </w:rPr>
      </w:pPr>
      <w:ins w:id="2048" w:author="Laura Viignola" w:date="2017-07-10T16:58:00Z">
        <w:r>
          <w:rPr>
            <w:rFonts w:ascii="Cambria" w:eastAsia="Calibri" w:hAnsi="Cambria" w:cs="Calibri"/>
            <w:i/>
          </w:rPr>
          <w:t>digit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sidRPr="006F2FA3">
          <w:rPr>
            <w:rFonts w:ascii="Cambria" w:hAnsi="Cambria"/>
          </w:rPr>
          <w:t xml:space="preserve">integer  [ </w:t>
        </w:r>
        <w:r>
          <w:rPr>
            <w:rFonts w:ascii="Cambria" w:hAnsi="Cambria"/>
          </w:rPr>
          <w:t>0</w:t>
        </w:r>
        <w:r w:rsidRPr="006F2FA3">
          <w:rPr>
            <w:rFonts w:ascii="Cambria" w:hAnsi="Cambria"/>
          </w:rPr>
          <w:t xml:space="preserve"> :  ]</w:t>
        </w:r>
        <w:r>
          <w:rPr>
            <w:rFonts w:ascii="Cambria" w:hAnsi="Cambria"/>
          </w:rPr>
          <w:t xml:space="preserve">  </w:t>
        </w:r>
      </w:ins>
    </w:p>
    <w:p w14:paraId="46EB3EB9" w14:textId="77777777" w:rsidR="00BF17B0" w:rsidRPr="00E64258" w:rsidRDefault="00BF17B0" w:rsidP="00BF17B0">
      <w:pPr>
        <w:rPr>
          <w:ins w:id="2049" w:author="Laura Viignola" w:date="2017-07-10T16:58:00Z"/>
          <w:rFonts w:ascii="Cambria" w:hAnsi="Cambria"/>
        </w:rPr>
      </w:pPr>
    </w:p>
    <w:p w14:paraId="49D21899" w14:textId="77777777" w:rsidR="00BF17B0" w:rsidRPr="00E64258" w:rsidRDefault="00BF17B0" w:rsidP="00BF17B0">
      <w:pPr>
        <w:rPr>
          <w:ins w:id="2050" w:author="Laura Viignola" w:date="2017-07-10T16:58:00Z"/>
          <w:rFonts w:ascii="Cambria" w:eastAsia="Calibri" w:hAnsi="Cambria" w:cs="Calibri"/>
          <w:i/>
          <w:color w:val="5B9BD5"/>
        </w:rPr>
      </w:pPr>
      <w:ins w:id="2051" w:author="Laura Viignola" w:date="2017-07-10T16:58:00Z">
        <w:r w:rsidRPr="00E64258">
          <w:rPr>
            <w:rFonts w:ascii="Cambria" w:eastAsia="Calibri" w:hAnsi="Cambria" w:cs="Calibri"/>
            <w:i/>
            <w:color w:val="5B9BD5"/>
          </w:rPr>
          <w:t>Result type</w:t>
        </w:r>
      </w:ins>
    </w:p>
    <w:p w14:paraId="1C0673CF" w14:textId="77777777" w:rsidR="00BF17B0" w:rsidRPr="00E64258" w:rsidRDefault="00BF17B0" w:rsidP="00BF17B0">
      <w:pPr>
        <w:rPr>
          <w:ins w:id="2052" w:author="Laura Viignola" w:date="2017-07-10T16:58:00Z"/>
          <w:rFonts w:ascii="Cambria" w:eastAsia="Calibri" w:hAnsi="Cambria" w:cs="Calibri"/>
          <w:i/>
          <w:color w:val="auto"/>
        </w:rPr>
      </w:pPr>
    </w:p>
    <w:p w14:paraId="3E9597F4" w14:textId="77777777" w:rsidR="00BF17B0" w:rsidRDefault="00BF17B0" w:rsidP="00BF17B0">
      <w:pPr>
        <w:rPr>
          <w:ins w:id="2053" w:author="Laura Viignola" w:date="2017-07-10T16:58:00Z"/>
          <w:rFonts w:ascii="Cambria" w:eastAsia="Calibri" w:hAnsi="Cambria" w:cs="Calibri"/>
        </w:rPr>
      </w:pPr>
      <w:ins w:id="2054"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BF3379F" w14:textId="77777777" w:rsidR="00BF17B0" w:rsidRPr="006F2FA3" w:rsidRDefault="00BF17B0" w:rsidP="00BF17B0">
      <w:pPr>
        <w:ind w:left="708" w:firstLine="708"/>
        <w:rPr>
          <w:ins w:id="2055" w:author="Laura Viignola" w:date="2017-07-10T16:58:00Z"/>
          <w:rFonts w:ascii="Cambria" w:eastAsia="Calibri" w:hAnsi="Cambria" w:cs="Calibri"/>
        </w:rPr>
      </w:pPr>
      <w:ins w:id="205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CA98949" w14:textId="77777777" w:rsidR="00BF17B0" w:rsidRPr="006F2FA3" w:rsidRDefault="00BF17B0" w:rsidP="00BF17B0">
      <w:pPr>
        <w:ind w:left="708" w:firstLine="708"/>
        <w:rPr>
          <w:ins w:id="2057" w:author="Laura Viignola" w:date="2017-07-10T16:58:00Z"/>
          <w:rFonts w:ascii="Cambria" w:eastAsia="Calibri" w:hAnsi="Cambria" w:cs="Calibri"/>
        </w:rPr>
      </w:pPr>
      <w:ins w:id="205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F0463AC" w14:textId="77777777" w:rsidR="00BF17B0" w:rsidRDefault="00BF17B0" w:rsidP="00BF17B0">
      <w:pPr>
        <w:rPr>
          <w:ins w:id="2059" w:author="Laura Viignola" w:date="2017-07-10T16:58:00Z"/>
          <w:rFonts w:ascii="Cambria" w:eastAsia="Calibri" w:hAnsi="Cambria" w:cs="Calibri"/>
          <w:i/>
          <w:color w:val="5B9BD5"/>
        </w:rPr>
      </w:pPr>
    </w:p>
    <w:p w14:paraId="4670B97E" w14:textId="77777777" w:rsidR="00BF17B0" w:rsidRDefault="00BF17B0" w:rsidP="00BF17B0">
      <w:pPr>
        <w:rPr>
          <w:ins w:id="2060" w:author="Laura Viignola" w:date="2017-07-10T16:58:00Z"/>
          <w:rFonts w:ascii="Cambria" w:eastAsia="Calibri" w:hAnsi="Cambria" w:cs="Calibri"/>
          <w:i/>
          <w:color w:val="5B9BD5"/>
        </w:rPr>
      </w:pPr>
      <w:ins w:id="2061" w:author="Laura Viignola" w:date="2017-07-10T16:58:00Z">
        <w:r>
          <w:rPr>
            <w:rFonts w:ascii="Cambria" w:eastAsia="Calibri" w:hAnsi="Cambria" w:cs="Calibri"/>
            <w:i/>
            <w:color w:val="5B9BD5"/>
          </w:rPr>
          <w:t>Additional constraints</w:t>
        </w:r>
      </w:ins>
    </w:p>
    <w:p w14:paraId="6D88E1D9" w14:textId="77777777" w:rsidR="00BF17B0" w:rsidRDefault="00BF17B0" w:rsidP="00BF17B0">
      <w:pPr>
        <w:jc w:val="both"/>
        <w:rPr>
          <w:ins w:id="2062" w:author="Laura Viignola" w:date="2017-07-10T16:58:00Z"/>
          <w:rFonts w:ascii="Cambria" w:hAnsi="Cambria"/>
        </w:rPr>
      </w:pPr>
      <w:ins w:id="2063"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374D422F" w14:textId="77777777" w:rsidR="00BF17B0" w:rsidRPr="00E5275E" w:rsidRDefault="00BF17B0" w:rsidP="00BF17B0">
      <w:pPr>
        <w:jc w:val="both"/>
        <w:rPr>
          <w:ins w:id="2064" w:author="Laura Viignola" w:date="2017-07-10T16:58:00Z"/>
          <w:rFonts w:ascii="Cambria" w:hAnsi="Cambria"/>
        </w:rPr>
      </w:pPr>
    </w:p>
    <w:p w14:paraId="29F0E4C2" w14:textId="77777777" w:rsidR="00BF17B0" w:rsidRDefault="00BF17B0" w:rsidP="00BF17B0">
      <w:pPr>
        <w:rPr>
          <w:ins w:id="2065" w:author="Laura Viignola" w:date="2017-07-10T16:58:00Z"/>
          <w:rFonts w:ascii="Cambria" w:eastAsia="Calibri" w:hAnsi="Cambria" w:cs="Calibri"/>
          <w:i/>
          <w:color w:val="5B9BD5"/>
        </w:rPr>
      </w:pPr>
      <w:ins w:id="2066" w:author="Laura Viignola" w:date="2017-07-10T16:58:00Z">
        <w:r>
          <w:rPr>
            <w:rFonts w:ascii="Cambria" w:eastAsia="Calibri" w:hAnsi="Cambria" w:cs="Calibri"/>
            <w:i/>
            <w:color w:val="5B9BD5"/>
          </w:rPr>
          <w:t xml:space="preserve">Behaviour </w:t>
        </w:r>
      </w:ins>
    </w:p>
    <w:p w14:paraId="1984BE98" w14:textId="77777777" w:rsidR="00BF17B0" w:rsidRDefault="00BF17B0" w:rsidP="00BF17B0">
      <w:pPr>
        <w:jc w:val="both"/>
        <w:rPr>
          <w:ins w:id="2067" w:author="Laura Viignola" w:date="2017-07-10T16:58:00Z"/>
          <w:rFonts w:ascii="Cambria" w:eastAsia="Calibri" w:hAnsi="Cambria" w:cs="Calibri"/>
          <w:color w:val="auto"/>
        </w:rPr>
      </w:pPr>
      <w:ins w:id="2068"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4909813" w14:textId="77777777" w:rsidR="00BF17B0" w:rsidRDefault="00BF17B0" w:rsidP="00BF17B0">
      <w:pPr>
        <w:rPr>
          <w:ins w:id="2069" w:author="Laura Viignola" w:date="2017-07-10T16:58:00Z"/>
          <w:rFonts w:ascii="Cambria" w:eastAsia="Calibri" w:hAnsi="Cambria" w:cs="Calibri"/>
          <w:i/>
          <w:color w:val="5B9BD5"/>
        </w:rPr>
      </w:pPr>
    </w:p>
    <w:p w14:paraId="0A26D5FD" w14:textId="77777777" w:rsidR="00BF17B0" w:rsidRDefault="00BF17B0" w:rsidP="00BF17B0">
      <w:pPr>
        <w:rPr>
          <w:ins w:id="2070" w:author="Laura Viignola" w:date="2017-07-10T16:58:00Z"/>
          <w:rFonts w:ascii="Cambria" w:eastAsia="Calibri" w:hAnsi="Cambria" w:cs="Calibri"/>
          <w:i/>
          <w:color w:val="5B9BD5"/>
        </w:rPr>
      </w:pPr>
      <w:ins w:id="2071" w:author="Laura Viignola" w:date="2017-07-10T16:58:00Z">
        <w:r>
          <w:rPr>
            <w:rFonts w:ascii="Cambria" w:eastAsia="Calibri" w:hAnsi="Cambria" w:cs="Calibri"/>
            <w:i/>
            <w:color w:val="5B9BD5"/>
          </w:rPr>
          <w:t xml:space="preserve">Examples </w:t>
        </w:r>
      </w:ins>
    </w:p>
    <w:p w14:paraId="0EEC1086" w14:textId="77777777" w:rsidR="00BF17B0" w:rsidRDefault="00BF17B0" w:rsidP="00BF17B0">
      <w:pPr>
        <w:rPr>
          <w:ins w:id="2072" w:author="Laura Viignola" w:date="2017-07-10T16:58:00Z"/>
          <w:rFonts w:ascii="Cambria" w:hAnsi="Cambria"/>
        </w:rPr>
      </w:pPr>
      <w:ins w:id="2073" w:author="Laura Viignola" w:date="2017-07-10T16:58:00Z">
        <w:r>
          <w:rPr>
            <w:rFonts w:ascii="Cambria" w:hAnsi="Cambria"/>
          </w:rPr>
          <w:t>Given the operand Data Set:</w:t>
        </w:r>
      </w:ins>
    </w:p>
    <w:p w14:paraId="11428E58" w14:textId="77777777" w:rsidR="00BF17B0" w:rsidRDefault="00BF17B0" w:rsidP="00BF17B0">
      <w:pPr>
        <w:rPr>
          <w:ins w:id="2074"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6D435C9A" w14:textId="77777777" w:rsidTr="00BF17B0">
        <w:trPr>
          <w:ins w:id="2075"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15B7925" w14:textId="77777777" w:rsidR="00BF17B0" w:rsidRPr="005549E1" w:rsidRDefault="00BF17B0" w:rsidP="00BF17B0">
            <w:pPr>
              <w:rPr>
                <w:ins w:id="2076" w:author="Laura Viignola" w:date="2017-07-10T16:58:00Z"/>
                <w:rFonts w:ascii="Arial" w:hAnsi="Arial" w:cs="Arial"/>
                <w:lang w:val="it-IT"/>
              </w:rPr>
            </w:pPr>
            <w:ins w:id="2077" w:author="Laura Viignola" w:date="2017-07-10T16:58:00Z">
              <w:r w:rsidRPr="005549E1">
                <w:rPr>
                  <w:rFonts w:ascii="Arial" w:eastAsia="Calibri" w:hAnsi="Arial" w:cs="Arial"/>
                  <w:lang w:val="it-IT"/>
                </w:rPr>
                <w:t>unemployment</w:t>
              </w:r>
            </w:ins>
          </w:p>
        </w:tc>
      </w:tr>
      <w:tr w:rsidR="00BF17B0" w14:paraId="249F00D6" w14:textId="77777777" w:rsidTr="00BF17B0">
        <w:trPr>
          <w:ins w:id="2078"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4469D2" w14:textId="77777777" w:rsidR="00BF17B0" w:rsidRPr="005549E1" w:rsidRDefault="00BF17B0" w:rsidP="00BF17B0">
            <w:pPr>
              <w:rPr>
                <w:ins w:id="2079" w:author="Laura Viignola" w:date="2017-07-10T16:58:00Z"/>
                <w:rFonts w:ascii="Arial" w:hAnsi="Arial" w:cs="Arial"/>
                <w:lang w:val="it-IT"/>
              </w:rPr>
            </w:pPr>
            <w:ins w:id="2080"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79C6A16" w14:textId="77777777" w:rsidR="00BF17B0" w:rsidRPr="005549E1" w:rsidRDefault="00BF17B0" w:rsidP="00BF17B0">
            <w:pPr>
              <w:rPr>
                <w:ins w:id="2081" w:author="Laura Viignola" w:date="2017-07-10T16:58:00Z"/>
                <w:rFonts w:ascii="Arial" w:hAnsi="Arial" w:cs="Arial"/>
                <w:lang w:val="it-IT"/>
              </w:rPr>
            </w:pPr>
            <w:ins w:id="2082"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69ED52A" w14:textId="77777777" w:rsidR="00BF17B0" w:rsidRPr="005549E1" w:rsidRDefault="00BF17B0" w:rsidP="00BF17B0">
            <w:pPr>
              <w:rPr>
                <w:ins w:id="2083" w:author="Laura Viignola" w:date="2017-07-10T16:58:00Z"/>
                <w:rFonts w:ascii="Arial" w:hAnsi="Arial" w:cs="Arial"/>
                <w:lang w:val="it-IT"/>
              </w:rPr>
            </w:pPr>
            <w:ins w:id="2084"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66479CF" w14:textId="77777777" w:rsidR="00BF17B0" w:rsidRPr="005549E1" w:rsidRDefault="00BF17B0" w:rsidP="00BF17B0">
            <w:pPr>
              <w:rPr>
                <w:ins w:id="2085" w:author="Laura Viignola" w:date="2017-07-10T16:58:00Z"/>
                <w:rFonts w:ascii="Arial" w:hAnsi="Arial" w:cs="Arial"/>
                <w:lang w:val="it-IT"/>
              </w:rPr>
            </w:pPr>
            <w:ins w:id="2086"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A1D3F6" w14:textId="77777777" w:rsidR="00BF17B0" w:rsidRPr="005549E1" w:rsidRDefault="00BF17B0" w:rsidP="00BF17B0">
            <w:pPr>
              <w:rPr>
                <w:ins w:id="2087" w:author="Laura Viignola" w:date="2017-07-10T16:58:00Z"/>
                <w:rFonts w:ascii="Arial" w:hAnsi="Arial" w:cs="Arial"/>
                <w:lang w:val="it-IT"/>
              </w:rPr>
            </w:pPr>
            <w:ins w:id="2088"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64D756F" w14:textId="77777777" w:rsidR="00BF17B0" w:rsidRPr="005549E1" w:rsidRDefault="00BF17B0" w:rsidP="00BF17B0">
            <w:pPr>
              <w:rPr>
                <w:ins w:id="2089" w:author="Laura Viignola" w:date="2017-07-10T16:58:00Z"/>
                <w:rFonts w:ascii="Arial" w:hAnsi="Arial" w:cs="Arial"/>
                <w:lang w:val="it-IT"/>
              </w:rPr>
            </w:pPr>
            <w:ins w:id="2090" w:author="Laura Viignola" w:date="2017-07-10T16:58:00Z">
              <w:r w:rsidRPr="005549E1">
                <w:rPr>
                  <w:rFonts w:ascii="Arial" w:eastAsia="Calibri" w:hAnsi="Arial" w:cs="Arial"/>
                  <w:lang w:val="it-IT"/>
                </w:rPr>
                <w:t>UNEMPLOYMENT</w:t>
              </w:r>
            </w:ins>
          </w:p>
        </w:tc>
      </w:tr>
      <w:tr w:rsidR="00BF17B0" w14:paraId="0CA4EF14" w14:textId="77777777" w:rsidTr="00BF17B0">
        <w:trPr>
          <w:ins w:id="2091"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EFDF99" w14:textId="77777777" w:rsidR="00BF17B0" w:rsidRDefault="00BF17B0" w:rsidP="00BF17B0">
            <w:pPr>
              <w:rPr>
                <w:ins w:id="2092" w:author="Laura Viignola" w:date="2017-07-10T16:58:00Z"/>
                <w:lang w:val="it-IT"/>
              </w:rPr>
            </w:pPr>
            <w:ins w:id="2093"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61997E" w14:textId="77777777" w:rsidR="00BF17B0" w:rsidRDefault="00BF17B0" w:rsidP="00BF17B0">
            <w:pPr>
              <w:rPr>
                <w:ins w:id="2094" w:author="Laura Viignola" w:date="2017-07-10T16:58:00Z"/>
                <w:lang w:val="it-IT"/>
              </w:rPr>
            </w:pPr>
            <w:ins w:id="2095"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4A575D" w14:textId="77777777" w:rsidR="00BF17B0" w:rsidRDefault="00BF17B0" w:rsidP="00BF17B0">
            <w:pPr>
              <w:rPr>
                <w:ins w:id="2096" w:author="Laura Viignola" w:date="2017-07-10T16:58:00Z"/>
                <w:lang w:val="it-IT"/>
              </w:rPr>
            </w:pPr>
            <w:ins w:id="2097"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063411" w14:textId="77777777" w:rsidR="00BF17B0" w:rsidRDefault="00BF17B0" w:rsidP="00BF17B0">
            <w:pPr>
              <w:rPr>
                <w:ins w:id="2098" w:author="Laura Viignola" w:date="2017-07-10T16:58:00Z"/>
                <w:lang w:val="it-IT"/>
              </w:rPr>
            </w:pPr>
            <w:ins w:id="209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08739A" w14:textId="77777777" w:rsidR="00BF17B0" w:rsidRDefault="00BF17B0" w:rsidP="00BF17B0">
            <w:pPr>
              <w:jc w:val="right"/>
              <w:rPr>
                <w:ins w:id="2100" w:author="Laura Viignola" w:date="2017-07-10T16:58:00Z"/>
                <w:lang w:val="it-IT"/>
              </w:rPr>
            </w:pPr>
            <w:ins w:id="2101"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47A580" w14:textId="77777777" w:rsidR="00BF17B0" w:rsidRDefault="00BF17B0" w:rsidP="00BF17B0">
            <w:pPr>
              <w:jc w:val="right"/>
              <w:rPr>
                <w:ins w:id="2102" w:author="Laura Viignola" w:date="2017-07-10T16:58:00Z"/>
                <w:lang w:val="it-IT"/>
              </w:rPr>
            </w:pPr>
            <w:ins w:id="2103" w:author="Laura Viignola" w:date="2017-07-10T16:58:00Z">
              <w:r>
                <w:rPr>
                  <w:rFonts w:ascii="Calibri" w:eastAsia="Calibri" w:hAnsi="Calibri" w:cs="Calibri"/>
                  <w:lang w:val="it-IT"/>
                </w:rPr>
                <w:t>5.9</w:t>
              </w:r>
            </w:ins>
          </w:p>
        </w:tc>
      </w:tr>
      <w:tr w:rsidR="00BF17B0" w14:paraId="3B86F014" w14:textId="77777777" w:rsidTr="00BF17B0">
        <w:trPr>
          <w:ins w:id="2104"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481FF" w14:textId="77777777" w:rsidR="00BF17B0" w:rsidRDefault="00BF17B0" w:rsidP="00BF17B0">
            <w:pPr>
              <w:rPr>
                <w:ins w:id="2105" w:author="Laura Viignola" w:date="2017-07-10T16:58:00Z"/>
                <w:lang w:val="it-IT"/>
              </w:rPr>
            </w:pPr>
            <w:ins w:id="2106"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BE229" w14:textId="77777777" w:rsidR="00BF17B0" w:rsidRDefault="00BF17B0" w:rsidP="00BF17B0">
            <w:pPr>
              <w:rPr>
                <w:ins w:id="2107" w:author="Laura Viignola" w:date="2017-07-10T16:58:00Z"/>
                <w:lang w:val="it-IT"/>
              </w:rPr>
            </w:pPr>
            <w:ins w:id="2108"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102685" w14:textId="77777777" w:rsidR="00BF17B0" w:rsidRDefault="00BF17B0" w:rsidP="00BF17B0">
            <w:pPr>
              <w:rPr>
                <w:ins w:id="2109" w:author="Laura Viignola" w:date="2017-07-10T16:58:00Z"/>
                <w:lang w:val="it-IT"/>
              </w:rPr>
            </w:pPr>
            <w:ins w:id="2110"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A29E2C" w14:textId="77777777" w:rsidR="00BF17B0" w:rsidRDefault="00BF17B0" w:rsidP="00BF17B0">
            <w:pPr>
              <w:rPr>
                <w:ins w:id="2111" w:author="Laura Viignola" w:date="2017-07-10T16:58:00Z"/>
                <w:lang w:val="it-IT"/>
              </w:rPr>
            </w:pPr>
            <w:ins w:id="211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9AE05E" w14:textId="77777777" w:rsidR="00BF17B0" w:rsidRDefault="00BF17B0" w:rsidP="00BF17B0">
            <w:pPr>
              <w:jc w:val="right"/>
              <w:rPr>
                <w:ins w:id="2113" w:author="Laura Viignola" w:date="2017-07-10T16:58:00Z"/>
                <w:lang w:val="it-IT"/>
              </w:rPr>
            </w:pPr>
            <w:ins w:id="2114"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9E3C94" w14:textId="77777777" w:rsidR="00BF17B0" w:rsidRDefault="00BF17B0" w:rsidP="00BF17B0">
            <w:pPr>
              <w:jc w:val="right"/>
              <w:rPr>
                <w:ins w:id="2115" w:author="Laura Viignola" w:date="2017-07-10T16:58:00Z"/>
                <w:lang w:val="it-IT"/>
              </w:rPr>
            </w:pPr>
            <w:ins w:id="2116" w:author="Laura Viignola" w:date="2017-07-10T16:58:00Z">
              <w:r>
                <w:rPr>
                  <w:rFonts w:ascii="Calibri" w:eastAsia="Calibri" w:hAnsi="Calibri" w:cs="Calibri"/>
                  <w:lang w:val="it-IT"/>
                </w:rPr>
                <w:t>5.5</w:t>
              </w:r>
            </w:ins>
          </w:p>
        </w:tc>
      </w:tr>
      <w:tr w:rsidR="00BF17B0" w14:paraId="5E25CD0E" w14:textId="77777777" w:rsidTr="00BF17B0">
        <w:trPr>
          <w:ins w:id="211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B501E9" w14:textId="77777777" w:rsidR="00BF17B0" w:rsidRDefault="00BF17B0" w:rsidP="00BF17B0">
            <w:pPr>
              <w:rPr>
                <w:ins w:id="2118" w:author="Laura Viignola" w:date="2017-07-10T16:58:00Z"/>
                <w:lang w:val="it-IT"/>
              </w:rPr>
            </w:pPr>
            <w:ins w:id="2119"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172EE6" w14:textId="77777777" w:rsidR="00BF17B0" w:rsidRDefault="00BF17B0" w:rsidP="00BF17B0">
            <w:pPr>
              <w:rPr>
                <w:ins w:id="2120" w:author="Laura Viignola" w:date="2017-07-10T16:58:00Z"/>
                <w:lang w:val="it-IT"/>
              </w:rPr>
            </w:pPr>
            <w:ins w:id="2121"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6EEC92" w14:textId="77777777" w:rsidR="00BF17B0" w:rsidRDefault="00BF17B0" w:rsidP="00BF17B0">
            <w:pPr>
              <w:rPr>
                <w:ins w:id="2122" w:author="Laura Viignola" w:date="2017-07-10T16:58:00Z"/>
                <w:lang w:val="it-IT"/>
              </w:rPr>
            </w:pPr>
            <w:ins w:id="2123"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766DAA" w14:textId="77777777" w:rsidR="00BF17B0" w:rsidRDefault="00BF17B0" w:rsidP="00BF17B0">
            <w:pPr>
              <w:rPr>
                <w:ins w:id="2124" w:author="Laura Viignola" w:date="2017-07-10T16:58:00Z"/>
                <w:lang w:val="it-IT"/>
              </w:rPr>
            </w:pPr>
            <w:ins w:id="212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59D752" w14:textId="77777777" w:rsidR="00BF17B0" w:rsidRDefault="00BF17B0" w:rsidP="00BF17B0">
            <w:pPr>
              <w:jc w:val="right"/>
              <w:rPr>
                <w:ins w:id="2126" w:author="Laura Viignola" w:date="2017-07-10T16:58:00Z"/>
                <w:lang w:val="it-IT"/>
              </w:rPr>
            </w:pPr>
            <w:ins w:id="2127"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A61FFB" w14:textId="77777777" w:rsidR="00BF17B0" w:rsidRDefault="00BF17B0" w:rsidP="00BF17B0">
            <w:pPr>
              <w:jc w:val="right"/>
              <w:rPr>
                <w:ins w:id="2128" w:author="Laura Viignola" w:date="2017-07-10T16:58:00Z"/>
                <w:lang w:val="it-IT"/>
              </w:rPr>
            </w:pPr>
            <w:ins w:id="2129" w:author="Laura Viignola" w:date="2017-07-10T16:58:00Z">
              <w:r>
                <w:rPr>
                  <w:rFonts w:ascii="Calibri" w:eastAsia="Calibri" w:hAnsi="Calibri" w:cs="Calibri"/>
                  <w:lang w:val="it-IT"/>
                </w:rPr>
                <w:t>17.7</w:t>
              </w:r>
            </w:ins>
          </w:p>
        </w:tc>
      </w:tr>
      <w:tr w:rsidR="00BF17B0" w14:paraId="16A5569E" w14:textId="77777777" w:rsidTr="00BF17B0">
        <w:trPr>
          <w:ins w:id="213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86913" w14:textId="77777777" w:rsidR="00BF17B0" w:rsidRDefault="00BF17B0" w:rsidP="00BF17B0">
            <w:pPr>
              <w:rPr>
                <w:ins w:id="2131" w:author="Laura Viignola" w:date="2017-07-10T16:58:00Z"/>
                <w:lang w:val="it-IT"/>
              </w:rPr>
            </w:pPr>
            <w:ins w:id="213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23F9AE" w14:textId="77777777" w:rsidR="00BF17B0" w:rsidRDefault="00BF17B0" w:rsidP="00BF17B0">
            <w:pPr>
              <w:rPr>
                <w:ins w:id="2133" w:author="Laura Viignola" w:date="2017-07-10T16:58:00Z"/>
                <w:lang w:val="it-IT"/>
              </w:rPr>
            </w:pPr>
            <w:ins w:id="2134"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2E8B1C" w14:textId="77777777" w:rsidR="00BF17B0" w:rsidRDefault="00BF17B0" w:rsidP="00BF17B0">
            <w:pPr>
              <w:rPr>
                <w:ins w:id="2135" w:author="Laura Viignola" w:date="2017-07-10T16:58:00Z"/>
                <w:lang w:val="it-IT"/>
              </w:rPr>
            </w:pPr>
            <w:ins w:id="2136"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9B979A" w14:textId="77777777" w:rsidR="00BF17B0" w:rsidRDefault="00BF17B0" w:rsidP="00BF17B0">
            <w:pPr>
              <w:rPr>
                <w:ins w:id="2137" w:author="Laura Viignola" w:date="2017-07-10T16:58:00Z"/>
                <w:lang w:val="it-IT"/>
              </w:rPr>
            </w:pPr>
            <w:ins w:id="213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13AE1D" w14:textId="77777777" w:rsidR="00BF17B0" w:rsidRDefault="00BF17B0" w:rsidP="00BF17B0">
            <w:pPr>
              <w:jc w:val="right"/>
              <w:rPr>
                <w:ins w:id="2139" w:author="Laura Viignola" w:date="2017-07-10T16:58:00Z"/>
                <w:lang w:val="it-IT"/>
              </w:rPr>
            </w:pPr>
            <w:ins w:id="2140"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0B46BB" w14:textId="77777777" w:rsidR="00BF17B0" w:rsidRDefault="00BF17B0" w:rsidP="00BF17B0">
            <w:pPr>
              <w:jc w:val="right"/>
              <w:rPr>
                <w:ins w:id="2141" w:author="Laura Viignola" w:date="2017-07-10T16:58:00Z"/>
                <w:lang w:val="it-IT"/>
              </w:rPr>
            </w:pPr>
            <w:ins w:id="2142" w:author="Laura Viignola" w:date="2017-07-10T16:58:00Z">
              <w:r>
                <w:rPr>
                  <w:rFonts w:ascii="Calibri" w:eastAsia="Calibri" w:hAnsi="Calibri" w:cs="Calibri"/>
                  <w:lang w:val="it-IT"/>
                </w:rPr>
                <w:t>24.3</w:t>
              </w:r>
            </w:ins>
          </w:p>
        </w:tc>
      </w:tr>
    </w:tbl>
    <w:p w14:paraId="5FF8A757" w14:textId="77777777" w:rsidR="00BF17B0" w:rsidRPr="001A403F" w:rsidRDefault="00BF17B0" w:rsidP="00BF17B0">
      <w:pPr>
        <w:rPr>
          <w:ins w:id="2143" w:author="Laura Viignola" w:date="2017-07-10T16:58:00Z"/>
          <w:rFonts w:ascii="Cambria" w:hAnsi="Cambria"/>
        </w:rPr>
      </w:pPr>
    </w:p>
    <w:p w14:paraId="61389A6E" w14:textId="77777777" w:rsidR="00BF17B0" w:rsidRDefault="00BF17B0" w:rsidP="00BF17B0">
      <w:pPr>
        <w:rPr>
          <w:ins w:id="2144" w:author="Laura Viignola" w:date="2017-07-10T16:58:00Z"/>
          <w:rFonts w:ascii="Cambria" w:hAnsi="Cambria"/>
        </w:rPr>
      </w:pPr>
    </w:p>
    <w:p w14:paraId="53896865" w14:textId="77777777" w:rsidR="00BF17B0" w:rsidRDefault="00BF17B0" w:rsidP="00BF17B0">
      <w:pPr>
        <w:rPr>
          <w:ins w:id="2145" w:author="Laura Viignola" w:date="2017-07-10T16:58:00Z"/>
          <w:rFonts w:ascii="Cambria" w:eastAsia="Calibri" w:hAnsi="Cambria" w:cs="Calibri"/>
          <w:lang w:val="pt-PT"/>
        </w:rPr>
      </w:pPr>
      <w:ins w:id="214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976BCE3" w14:textId="77777777" w:rsidR="00BF17B0" w:rsidRPr="009F55B5" w:rsidRDefault="00BF17B0" w:rsidP="00BF17B0">
      <w:pPr>
        <w:rPr>
          <w:ins w:id="2147" w:author="Laura Viignola" w:date="2017-07-10T16:58:00Z"/>
          <w:rFonts w:ascii="Cambria" w:eastAsia="Calibri" w:hAnsi="Cambria" w:cs="Calibri"/>
          <w:lang w:val="pt-PT"/>
        </w:rPr>
      </w:pPr>
    </w:p>
    <w:p w14:paraId="3B393445" w14:textId="77777777" w:rsidR="00BF17B0" w:rsidRDefault="00BF17B0" w:rsidP="00BF17B0">
      <w:pPr>
        <w:rPr>
          <w:ins w:id="2148"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6AB95D92" w14:textId="77777777" w:rsidTr="00BF17B0">
        <w:trPr>
          <w:ins w:id="2149"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9712CF" w14:textId="77777777" w:rsidR="00BF17B0" w:rsidRPr="00857F38" w:rsidRDefault="00BF17B0" w:rsidP="00BF17B0">
            <w:pPr>
              <w:rPr>
                <w:ins w:id="2150" w:author="Laura Viignola" w:date="2017-07-10T16:58:00Z"/>
                <w:rFonts w:ascii="Cambria" w:hAnsi="Cambria"/>
                <w:lang w:val="it-IT"/>
              </w:rPr>
            </w:pPr>
            <w:ins w:id="2151" w:author="Laura Viignola" w:date="2017-07-10T16:58:00Z">
              <w:r w:rsidRPr="00995EFD">
                <w:rPr>
                  <w:rFonts w:ascii="Arial" w:eastAsia="Calibri" w:hAnsi="Arial" w:cs="Arial"/>
                  <w:lang w:val="it-IT"/>
                </w:rPr>
                <w:lastRenderedPageBreak/>
                <w:t>DS</w:t>
              </w:r>
              <w:r>
                <w:rPr>
                  <w:rFonts w:ascii="Arial" w:eastAsia="Calibri" w:hAnsi="Arial" w:cs="Arial"/>
                  <w:lang w:val="it-IT"/>
                </w:rPr>
                <w:t>_</w:t>
              </w:r>
              <w:r w:rsidRPr="00995EFD">
                <w:rPr>
                  <w:rFonts w:ascii="Arial" w:eastAsia="Calibri" w:hAnsi="Arial" w:cs="Arial"/>
                  <w:lang w:val="it-IT"/>
                </w:rPr>
                <w:t>r</w:t>
              </w:r>
            </w:ins>
          </w:p>
        </w:tc>
      </w:tr>
      <w:tr w:rsidR="00BF17B0" w14:paraId="153467F1" w14:textId="77777777" w:rsidTr="00BF17B0">
        <w:trPr>
          <w:ins w:id="215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447AA17" w14:textId="77777777" w:rsidR="00BF17B0" w:rsidRPr="005549E1" w:rsidRDefault="00BF17B0" w:rsidP="00BF17B0">
            <w:pPr>
              <w:rPr>
                <w:ins w:id="2153" w:author="Laura Viignola" w:date="2017-07-10T16:58:00Z"/>
                <w:rFonts w:ascii="Arial" w:hAnsi="Arial" w:cs="Arial"/>
                <w:lang w:val="it-IT"/>
              </w:rPr>
            </w:pPr>
            <w:ins w:id="2154"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C551E75" w14:textId="77777777" w:rsidR="00BF17B0" w:rsidRPr="005549E1" w:rsidRDefault="00BF17B0" w:rsidP="00BF17B0">
            <w:pPr>
              <w:rPr>
                <w:ins w:id="2155" w:author="Laura Viignola" w:date="2017-07-10T16:58:00Z"/>
                <w:rFonts w:ascii="Arial" w:hAnsi="Arial" w:cs="Arial"/>
                <w:lang w:val="it-IT"/>
              </w:rPr>
            </w:pPr>
            <w:ins w:id="2156"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87E29C5" w14:textId="77777777" w:rsidR="00BF17B0" w:rsidRPr="005549E1" w:rsidRDefault="00BF17B0" w:rsidP="00BF17B0">
            <w:pPr>
              <w:rPr>
                <w:ins w:id="2157" w:author="Laura Viignola" w:date="2017-07-10T16:58:00Z"/>
                <w:rFonts w:ascii="Arial" w:hAnsi="Arial" w:cs="Arial"/>
                <w:lang w:val="it-IT"/>
              </w:rPr>
            </w:pPr>
            <w:ins w:id="2158"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155E67" w14:textId="77777777" w:rsidR="00BF17B0" w:rsidRPr="005549E1" w:rsidRDefault="00BF17B0" w:rsidP="00BF17B0">
            <w:pPr>
              <w:rPr>
                <w:ins w:id="2159" w:author="Laura Viignola" w:date="2017-07-10T16:58:00Z"/>
                <w:rFonts w:ascii="Arial" w:hAnsi="Arial" w:cs="Arial"/>
                <w:lang w:val="it-IT"/>
              </w:rPr>
            </w:pPr>
            <w:ins w:id="2160"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D38E93" w14:textId="77777777" w:rsidR="00BF17B0" w:rsidRPr="005549E1" w:rsidRDefault="00BF17B0" w:rsidP="00BF17B0">
            <w:pPr>
              <w:rPr>
                <w:ins w:id="2161" w:author="Laura Viignola" w:date="2017-07-10T16:58:00Z"/>
                <w:rFonts w:ascii="Arial" w:hAnsi="Arial" w:cs="Arial"/>
                <w:lang w:val="it-IT"/>
              </w:rPr>
            </w:pPr>
            <w:ins w:id="2162"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81192AA" w14:textId="77777777" w:rsidR="00BF17B0" w:rsidRPr="005549E1" w:rsidRDefault="00BF17B0" w:rsidP="00BF17B0">
            <w:pPr>
              <w:rPr>
                <w:ins w:id="2163" w:author="Laura Viignola" w:date="2017-07-10T16:58:00Z"/>
                <w:rFonts w:ascii="Arial" w:hAnsi="Arial" w:cs="Arial"/>
                <w:lang w:val="it-IT"/>
              </w:rPr>
            </w:pPr>
            <w:ins w:id="2164" w:author="Laura Viignola" w:date="2017-07-10T16:58:00Z">
              <w:r w:rsidRPr="005549E1">
                <w:rPr>
                  <w:rFonts w:ascii="Arial" w:eastAsia="Calibri" w:hAnsi="Arial" w:cs="Arial"/>
                  <w:lang w:val="it-IT"/>
                </w:rPr>
                <w:t>UNEMPLOYMENT</w:t>
              </w:r>
            </w:ins>
          </w:p>
        </w:tc>
      </w:tr>
      <w:tr w:rsidR="00BF17B0" w14:paraId="0411496C" w14:textId="77777777" w:rsidTr="00BF17B0">
        <w:trPr>
          <w:ins w:id="216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843669" w14:textId="77777777" w:rsidR="00BF17B0" w:rsidRDefault="00BF17B0" w:rsidP="00BF17B0">
            <w:pPr>
              <w:rPr>
                <w:ins w:id="2166" w:author="Laura Viignola" w:date="2017-07-10T16:58:00Z"/>
                <w:lang w:val="it-IT"/>
              </w:rPr>
            </w:pPr>
            <w:ins w:id="216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2813E9" w14:textId="77777777" w:rsidR="00BF17B0" w:rsidRDefault="00BF17B0" w:rsidP="00BF17B0">
            <w:pPr>
              <w:rPr>
                <w:ins w:id="2168" w:author="Laura Viignola" w:date="2017-07-10T16:58:00Z"/>
                <w:lang w:val="it-IT"/>
              </w:rPr>
            </w:pPr>
            <w:ins w:id="2169"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90D392" w14:textId="77777777" w:rsidR="00BF17B0" w:rsidRDefault="00BF17B0" w:rsidP="00BF17B0">
            <w:pPr>
              <w:rPr>
                <w:ins w:id="2170" w:author="Laura Viignola" w:date="2017-07-10T16:58:00Z"/>
                <w:lang w:val="it-IT"/>
              </w:rPr>
            </w:pPr>
            <w:ins w:id="2171"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16087" w14:textId="77777777" w:rsidR="00BF17B0" w:rsidRDefault="00BF17B0" w:rsidP="00BF17B0">
            <w:pPr>
              <w:rPr>
                <w:ins w:id="2172" w:author="Laura Viignola" w:date="2017-07-10T16:58:00Z"/>
                <w:lang w:val="it-IT"/>
              </w:rPr>
            </w:pPr>
            <w:ins w:id="217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B108BC" w14:textId="77777777" w:rsidR="00BF17B0" w:rsidRDefault="00BF17B0" w:rsidP="00BF17B0">
            <w:pPr>
              <w:jc w:val="right"/>
              <w:rPr>
                <w:ins w:id="2174" w:author="Laura Viignola" w:date="2017-07-10T16:58:00Z"/>
                <w:lang w:val="it-IT"/>
              </w:rPr>
            </w:pPr>
            <w:ins w:id="2175"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FA91181" w14:textId="77777777" w:rsidR="00BF17B0" w:rsidRDefault="00BF17B0" w:rsidP="00BF17B0">
            <w:pPr>
              <w:jc w:val="right"/>
              <w:rPr>
                <w:ins w:id="2176" w:author="Laura Viignola" w:date="2017-07-10T16:58:00Z"/>
                <w:lang w:val="it-IT"/>
              </w:rPr>
            </w:pPr>
            <w:ins w:id="2177" w:author="Laura Viignola" w:date="2017-07-10T16:58:00Z">
              <w:r>
                <w:rPr>
                  <w:rFonts w:ascii="Calibri" w:eastAsia="Calibri" w:hAnsi="Calibri" w:cs="Calibri"/>
                  <w:lang w:val="it-IT"/>
                </w:rPr>
                <w:t>6</w:t>
              </w:r>
            </w:ins>
          </w:p>
        </w:tc>
      </w:tr>
      <w:tr w:rsidR="00BF17B0" w14:paraId="2DB86DF0" w14:textId="77777777" w:rsidTr="00BF17B0">
        <w:trPr>
          <w:ins w:id="217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A799F" w14:textId="77777777" w:rsidR="00BF17B0" w:rsidRDefault="00BF17B0" w:rsidP="00BF17B0">
            <w:pPr>
              <w:rPr>
                <w:ins w:id="2179" w:author="Laura Viignola" w:date="2017-07-10T16:58:00Z"/>
                <w:lang w:val="it-IT"/>
              </w:rPr>
            </w:pPr>
            <w:ins w:id="218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C5883E2" w14:textId="77777777" w:rsidR="00BF17B0" w:rsidRDefault="00BF17B0" w:rsidP="00BF17B0">
            <w:pPr>
              <w:rPr>
                <w:ins w:id="2181" w:author="Laura Viignola" w:date="2017-07-10T16:58:00Z"/>
                <w:lang w:val="it-IT"/>
              </w:rPr>
            </w:pPr>
            <w:ins w:id="2182"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834A4" w14:textId="77777777" w:rsidR="00BF17B0" w:rsidRDefault="00BF17B0" w:rsidP="00BF17B0">
            <w:pPr>
              <w:rPr>
                <w:ins w:id="2183" w:author="Laura Viignola" w:date="2017-07-10T16:58:00Z"/>
                <w:lang w:val="it-IT"/>
              </w:rPr>
            </w:pPr>
            <w:ins w:id="2184"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98529E" w14:textId="77777777" w:rsidR="00BF17B0" w:rsidRDefault="00BF17B0" w:rsidP="00BF17B0">
            <w:pPr>
              <w:rPr>
                <w:ins w:id="2185" w:author="Laura Viignola" w:date="2017-07-10T16:58:00Z"/>
                <w:lang w:val="it-IT"/>
              </w:rPr>
            </w:pPr>
            <w:ins w:id="218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A64579" w14:textId="77777777" w:rsidR="00BF17B0" w:rsidRDefault="00BF17B0" w:rsidP="00BF17B0">
            <w:pPr>
              <w:jc w:val="right"/>
              <w:rPr>
                <w:ins w:id="2187" w:author="Laura Viignola" w:date="2017-07-10T16:58:00Z"/>
                <w:lang w:val="it-IT"/>
              </w:rPr>
            </w:pPr>
            <w:ins w:id="2188"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C41722" w14:textId="77777777" w:rsidR="00BF17B0" w:rsidRDefault="00BF17B0" w:rsidP="00BF17B0">
            <w:pPr>
              <w:jc w:val="right"/>
              <w:rPr>
                <w:ins w:id="2189" w:author="Laura Viignola" w:date="2017-07-10T16:58:00Z"/>
                <w:lang w:val="it-IT"/>
              </w:rPr>
            </w:pPr>
            <w:ins w:id="2190" w:author="Laura Viignola" w:date="2017-07-10T16:58:00Z">
              <w:r>
                <w:rPr>
                  <w:rFonts w:ascii="Calibri" w:eastAsia="Calibri" w:hAnsi="Calibri" w:cs="Calibri"/>
                  <w:lang w:val="it-IT"/>
                </w:rPr>
                <w:t>6</w:t>
              </w:r>
            </w:ins>
          </w:p>
        </w:tc>
      </w:tr>
      <w:tr w:rsidR="00BF17B0" w14:paraId="0D22D0D3" w14:textId="77777777" w:rsidTr="00BF17B0">
        <w:trPr>
          <w:ins w:id="219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5E49F6" w14:textId="77777777" w:rsidR="00BF17B0" w:rsidRDefault="00BF17B0" w:rsidP="00BF17B0">
            <w:pPr>
              <w:rPr>
                <w:ins w:id="2192" w:author="Laura Viignola" w:date="2017-07-10T16:58:00Z"/>
                <w:lang w:val="it-IT"/>
              </w:rPr>
            </w:pPr>
            <w:ins w:id="219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481792" w14:textId="77777777" w:rsidR="00BF17B0" w:rsidRDefault="00BF17B0" w:rsidP="00BF17B0">
            <w:pPr>
              <w:rPr>
                <w:ins w:id="2194" w:author="Laura Viignola" w:date="2017-07-10T16:58:00Z"/>
                <w:lang w:val="it-IT"/>
              </w:rPr>
            </w:pPr>
            <w:ins w:id="2195"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BCEE2B" w14:textId="77777777" w:rsidR="00BF17B0" w:rsidRDefault="00BF17B0" w:rsidP="00BF17B0">
            <w:pPr>
              <w:rPr>
                <w:ins w:id="2196" w:author="Laura Viignola" w:date="2017-07-10T16:58:00Z"/>
                <w:lang w:val="it-IT"/>
              </w:rPr>
            </w:pPr>
            <w:ins w:id="2197"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09AEF4" w14:textId="77777777" w:rsidR="00BF17B0" w:rsidRDefault="00BF17B0" w:rsidP="00BF17B0">
            <w:pPr>
              <w:rPr>
                <w:ins w:id="2198" w:author="Laura Viignola" w:date="2017-07-10T16:58:00Z"/>
                <w:lang w:val="it-IT"/>
              </w:rPr>
            </w:pPr>
            <w:ins w:id="219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899D7C" w14:textId="77777777" w:rsidR="00BF17B0" w:rsidRDefault="00BF17B0" w:rsidP="00BF17B0">
            <w:pPr>
              <w:jc w:val="right"/>
              <w:rPr>
                <w:ins w:id="2200" w:author="Laura Viignola" w:date="2017-07-10T16:58:00Z"/>
                <w:lang w:val="it-IT"/>
              </w:rPr>
            </w:pPr>
            <w:ins w:id="2201"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6B6588" w14:textId="77777777" w:rsidR="00BF17B0" w:rsidRDefault="00BF17B0" w:rsidP="00BF17B0">
            <w:pPr>
              <w:jc w:val="right"/>
              <w:rPr>
                <w:ins w:id="2202" w:author="Laura Viignola" w:date="2017-07-10T16:58:00Z"/>
                <w:lang w:val="it-IT"/>
              </w:rPr>
            </w:pPr>
            <w:ins w:id="2203" w:author="Laura Viignola" w:date="2017-07-10T16:58:00Z">
              <w:r>
                <w:rPr>
                  <w:rFonts w:ascii="Calibri" w:eastAsia="Calibri" w:hAnsi="Calibri" w:cs="Calibri"/>
                  <w:lang w:val="it-IT"/>
                </w:rPr>
                <w:t>18</w:t>
              </w:r>
            </w:ins>
          </w:p>
        </w:tc>
      </w:tr>
      <w:tr w:rsidR="00BF17B0" w14:paraId="1ACBC5B8" w14:textId="77777777" w:rsidTr="00BF17B0">
        <w:trPr>
          <w:ins w:id="220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1EDE5" w14:textId="77777777" w:rsidR="00BF17B0" w:rsidRDefault="00BF17B0" w:rsidP="00BF17B0">
            <w:pPr>
              <w:rPr>
                <w:ins w:id="2205" w:author="Laura Viignola" w:date="2017-07-10T16:58:00Z"/>
                <w:lang w:val="it-IT"/>
              </w:rPr>
            </w:pPr>
            <w:ins w:id="220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00295B" w14:textId="77777777" w:rsidR="00BF17B0" w:rsidRDefault="00BF17B0" w:rsidP="00BF17B0">
            <w:pPr>
              <w:rPr>
                <w:ins w:id="2207" w:author="Laura Viignola" w:date="2017-07-10T16:58:00Z"/>
                <w:lang w:val="it-IT"/>
              </w:rPr>
            </w:pPr>
            <w:ins w:id="2208"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3F669E" w14:textId="77777777" w:rsidR="00BF17B0" w:rsidRDefault="00BF17B0" w:rsidP="00BF17B0">
            <w:pPr>
              <w:rPr>
                <w:ins w:id="2209" w:author="Laura Viignola" w:date="2017-07-10T16:58:00Z"/>
                <w:lang w:val="it-IT"/>
              </w:rPr>
            </w:pPr>
            <w:ins w:id="2210"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509E13" w14:textId="77777777" w:rsidR="00BF17B0" w:rsidRDefault="00BF17B0" w:rsidP="00BF17B0">
            <w:pPr>
              <w:rPr>
                <w:ins w:id="2211" w:author="Laura Viignola" w:date="2017-07-10T16:58:00Z"/>
                <w:lang w:val="it-IT"/>
              </w:rPr>
            </w:pPr>
            <w:ins w:id="221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CD4792" w14:textId="77777777" w:rsidR="00BF17B0" w:rsidRDefault="00BF17B0" w:rsidP="00BF17B0">
            <w:pPr>
              <w:jc w:val="right"/>
              <w:rPr>
                <w:ins w:id="2213" w:author="Laura Viignola" w:date="2017-07-10T16:58:00Z"/>
                <w:lang w:val="it-IT"/>
              </w:rPr>
            </w:pPr>
            <w:ins w:id="2214"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3F91DE" w14:textId="77777777" w:rsidR="00BF17B0" w:rsidRDefault="00BF17B0" w:rsidP="00BF17B0">
            <w:pPr>
              <w:jc w:val="right"/>
              <w:rPr>
                <w:ins w:id="2215" w:author="Laura Viignola" w:date="2017-07-10T16:58:00Z"/>
                <w:lang w:val="it-IT"/>
              </w:rPr>
            </w:pPr>
            <w:ins w:id="2216" w:author="Laura Viignola" w:date="2017-07-10T16:58:00Z">
              <w:r>
                <w:rPr>
                  <w:rFonts w:ascii="Calibri" w:eastAsia="Calibri" w:hAnsi="Calibri" w:cs="Calibri"/>
                  <w:lang w:val="it-IT"/>
                </w:rPr>
                <w:t>24</w:t>
              </w:r>
            </w:ins>
          </w:p>
        </w:tc>
      </w:tr>
    </w:tbl>
    <w:p w14:paraId="166CF60B" w14:textId="77777777" w:rsidR="00BF17B0" w:rsidRDefault="00BF17B0" w:rsidP="00BF17B0">
      <w:pPr>
        <w:rPr>
          <w:ins w:id="2217" w:author="Laura Viignola" w:date="2017-07-10T16:58:00Z"/>
          <w:rFonts w:ascii="Trebuchet MS" w:eastAsia="Trebuchet MS" w:hAnsi="Trebuchet MS" w:cs="Trebuchet MS"/>
          <w:color w:val="454645"/>
          <w:sz w:val="32"/>
        </w:rPr>
      </w:pPr>
    </w:p>
    <w:p w14:paraId="6D27C16F" w14:textId="77777777" w:rsidR="00BF17B0" w:rsidRDefault="00BF17B0" w:rsidP="00BF17B0">
      <w:pPr>
        <w:rPr>
          <w:ins w:id="2218" w:author="Laura Viignola" w:date="2017-07-10T16:58:00Z"/>
          <w:rFonts w:ascii="Cambria" w:eastAsia="Calibri" w:hAnsi="Cambria" w:cs="Calibri"/>
          <w:lang w:val="pt-PT"/>
        </w:rPr>
      </w:pPr>
      <w:ins w:id="2219"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934BD6E" w14:textId="77777777" w:rsidR="00BF17B0" w:rsidRPr="00473A8C" w:rsidRDefault="00BF17B0" w:rsidP="00BF17B0">
      <w:pPr>
        <w:rPr>
          <w:ins w:id="2220"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1AADE3CE" w14:textId="77777777" w:rsidTr="00BF17B0">
        <w:trPr>
          <w:ins w:id="2221"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753F369" w14:textId="77777777" w:rsidR="00BF17B0" w:rsidRDefault="00BF17B0" w:rsidP="00BF17B0">
            <w:pPr>
              <w:rPr>
                <w:ins w:id="2222" w:author="Laura Viignola" w:date="2017-07-10T16:58:00Z"/>
                <w:lang w:val="it-IT"/>
              </w:rPr>
            </w:pPr>
            <w:ins w:id="2223"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9FA69F4" w14:textId="77777777" w:rsidTr="00BF17B0">
        <w:trPr>
          <w:ins w:id="222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C091574" w14:textId="77777777" w:rsidR="00BF17B0" w:rsidRPr="005549E1" w:rsidRDefault="00BF17B0" w:rsidP="00BF17B0">
            <w:pPr>
              <w:rPr>
                <w:ins w:id="2225" w:author="Laura Viignola" w:date="2017-07-10T16:58:00Z"/>
                <w:rFonts w:ascii="Arial" w:hAnsi="Arial" w:cs="Arial"/>
                <w:lang w:val="it-IT"/>
              </w:rPr>
            </w:pPr>
            <w:ins w:id="2226"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88BEC9" w14:textId="77777777" w:rsidR="00BF17B0" w:rsidRPr="005549E1" w:rsidRDefault="00BF17B0" w:rsidP="00BF17B0">
            <w:pPr>
              <w:rPr>
                <w:ins w:id="2227" w:author="Laura Viignola" w:date="2017-07-10T16:58:00Z"/>
                <w:rFonts w:ascii="Arial" w:hAnsi="Arial" w:cs="Arial"/>
                <w:lang w:val="it-IT"/>
              </w:rPr>
            </w:pPr>
            <w:ins w:id="2228"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EEF9" w14:textId="77777777" w:rsidR="00BF17B0" w:rsidRPr="005549E1" w:rsidRDefault="00BF17B0" w:rsidP="00BF17B0">
            <w:pPr>
              <w:rPr>
                <w:ins w:id="2229" w:author="Laura Viignola" w:date="2017-07-10T16:58:00Z"/>
                <w:rFonts w:ascii="Arial" w:hAnsi="Arial" w:cs="Arial"/>
                <w:lang w:val="it-IT"/>
              </w:rPr>
            </w:pPr>
            <w:ins w:id="2230"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DBAB02" w14:textId="77777777" w:rsidR="00BF17B0" w:rsidRPr="005549E1" w:rsidRDefault="00BF17B0" w:rsidP="00BF17B0">
            <w:pPr>
              <w:rPr>
                <w:ins w:id="2231" w:author="Laura Viignola" w:date="2017-07-10T16:58:00Z"/>
                <w:rFonts w:ascii="Arial" w:hAnsi="Arial" w:cs="Arial"/>
                <w:lang w:val="it-IT"/>
              </w:rPr>
            </w:pPr>
            <w:ins w:id="2232"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3C62CA" w14:textId="77777777" w:rsidR="00BF17B0" w:rsidRPr="005549E1" w:rsidRDefault="00BF17B0" w:rsidP="00BF17B0">
            <w:pPr>
              <w:rPr>
                <w:ins w:id="2233" w:author="Laura Viignola" w:date="2017-07-10T16:58:00Z"/>
                <w:rFonts w:ascii="Arial" w:hAnsi="Arial" w:cs="Arial"/>
                <w:lang w:val="it-IT"/>
              </w:rPr>
            </w:pPr>
            <w:ins w:id="2234"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9A6AAFC" w14:textId="77777777" w:rsidR="00BF17B0" w:rsidRPr="005549E1" w:rsidRDefault="00BF17B0" w:rsidP="00BF17B0">
            <w:pPr>
              <w:rPr>
                <w:ins w:id="2235" w:author="Laura Viignola" w:date="2017-07-10T16:58:00Z"/>
                <w:rFonts w:ascii="Arial" w:hAnsi="Arial" w:cs="Arial"/>
                <w:lang w:val="it-IT"/>
              </w:rPr>
            </w:pPr>
            <w:ins w:id="2236" w:author="Laura Viignola" w:date="2017-07-10T16:58:00Z">
              <w:r w:rsidRPr="005549E1">
                <w:rPr>
                  <w:rFonts w:ascii="Arial" w:eastAsia="Calibri" w:hAnsi="Arial" w:cs="Arial"/>
                  <w:lang w:val="it-IT"/>
                </w:rPr>
                <w:t>UNEMPLOYMENT</w:t>
              </w:r>
            </w:ins>
          </w:p>
        </w:tc>
      </w:tr>
      <w:tr w:rsidR="00BF17B0" w14:paraId="430BCBAF" w14:textId="77777777" w:rsidTr="00BF17B0">
        <w:trPr>
          <w:ins w:id="223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BF7867" w14:textId="77777777" w:rsidR="00BF17B0" w:rsidRDefault="00BF17B0" w:rsidP="00BF17B0">
            <w:pPr>
              <w:rPr>
                <w:ins w:id="2238" w:author="Laura Viignola" w:date="2017-07-10T16:58:00Z"/>
                <w:lang w:val="it-IT"/>
              </w:rPr>
            </w:pPr>
            <w:ins w:id="223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7ADB31" w14:textId="77777777" w:rsidR="00BF17B0" w:rsidRDefault="00BF17B0" w:rsidP="00BF17B0">
            <w:pPr>
              <w:rPr>
                <w:ins w:id="2240" w:author="Laura Viignola" w:date="2017-07-10T16:58:00Z"/>
                <w:lang w:val="it-IT"/>
              </w:rPr>
            </w:pPr>
            <w:ins w:id="224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79D20" w14:textId="77777777" w:rsidR="00BF17B0" w:rsidRDefault="00BF17B0" w:rsidP="00BF17B0">
            <w:pPr>
              <w:rPr>
                <w:ins w:id="2242" w:author="Laura Viignola" w:date="2017-07-10T16:58:00Z"/>
                <w:lang w:val="it-IT"/>
              </w:rPr>
            </w:pPr>
            <w:ins w:id="224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93A28D" w14:textId="77777777" w:rsidR="00BF17B0" w:rsidRDefault="00BF17B0" w:rsidP="00BF17B0">
            <w:pPr>
              <w:rPr>
                <w:ins w:id="2244" w:author="Laura Viignola" w:date="2017-07-10T16:58:00Z"/>
                <w:lang w:val="it-IT"/>
              </w:rPr>
            </w:pPr>
            <w:ins w:id="224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FD177" w14:textId="77777777" w:rsidR="00BF17B0" w:rsidRDefault="00BF17B0" w:rsidP="00BF17B0">
            <w:pPr>
              <w:jc w:val="right"/>
              <w:rPr>
                <w:ins w:id="2246" w:author="Laura Viignola" w:date="2017-07-10T16:58:00Z"/>
                <w:lang w:val="it-IT"/>
              </w:rPr>
            </w:pPr>
            <w:ins w:id="2247"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A39EB0" w14:textId="77777777" w:rsidR="00BF17B0" w:rsidRDefault="00BF17B0" w:rsidP="00BF17B0">
            <w:pPr>
              <w:jc w:val="right"/>
              <w:rPr>
                <w:ins w:id="2248" w:author="Laura Viignola" w:date="2017-07-10T16:58:00Z"/>
                <w:lang w:val="it-IT"/>
              </w:rPr>
            </w:pPr>
            <w:ins w:id="2249" w:author="Laura Viignola" w:date="2017-07-10T16:58:00Z">
              <w:r>
                <w:rPr>
                  <w:rFonts w:ascii="Calibri" w:eastAsia="Calibri" w:hAnsi="Calibri" w:cs="Calibri"/>
                  <w:lang w:val="it-IT"/>
                </w:rPr>
                <w:t>5.9</w:t>
              </w:r>
            </w:ins>
          </w:p>
        </w:tc>
      </w:tr>
      <w:tr w:rsidR="00BF17B0" w14:paraId="7FA946D2" w14:textId="77777777" w:rsidTr="00BF17B0">
        <w:trPr>
          <w:ins w:id="225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691DB41" w14:textId="77777777" w:rsidR="00BF17B0" w:rsidRDefault="00BF17B0" w:rsidP="00BF17B0">
            <w:pPr>
              <w:rPr>
                <w:ins w:id="2251" w:author="Laura Viignola" w:date="2017-07-10T16:58:00Z"/>
                <w:lang w:val="it-IT"/>
              </w:rPr>
            </w:pPr>
            <w:ins w:id="225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952EEC" w14:textId="77777777" w:rsidR="00BF17B0" w:rsidRDefault="00BF17B0" w:rsidP="00BF17B0">
            <w:pPr>
              <w:rPr>
                <w:ins w:id="2253" w:author="Laura Viignola" w:date="2017-07-10T16:58:00Z"/>
                <w:lang w:val="it-IT"/>
              </w:rPr>
            </w:pPr>
            <w:ins w:id="225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35D333" w14:textId="77777777" w:rsidR="00BF17B0" w:rsidRDefault="00BF17B0" w:rsidP="00BF17B0">
            <w:pPr>
              <w:rPr>
                <w:ins w:id="2255" w:author="Laura Viignola" w:date="2017-07-10T16:58:00Z"/>
                <w:lang w:val="it-IT"/>
              </w:rPr>
            </w:pPr>
            <w:ins w:id="2256"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F41F99" w14:textId="77777777" w:rsidR="00BF17B0" w:rsidRDefault="00BF17B0" w:rsidP="00BF17B0">
            <w:pPr>
              <w:rPr>
                <w:ins w:id="2257" w:author="Laura Viignola" w:date="2017-07-10T16:58:00Z"/>
                <w:lang w:val="it-IT"/>
              </w:rPr>
            </w:pPr>
            <w:ins w:id="225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6D02C7" w14:textId="77777777" w:rsidR="00BF17B0" w:rsidRDefault="00BF17B0" w:rsidP="00BF17B0">
            <w:pPr>
              <w:jc w:val="right"/>
              <w:rPr>
                <w:ins w:id="2259" w:author="Laura Viignola" w:date="2017-07-10T16:58:00Z"/>
                <w:lang w:val="it-IT"/>
              </w:rPr>
            </w:pPr>
            <w:ins w:id="2260"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107019" w14:textId="77777777" w:rsidR="00BF17B0" w:rsidRDefault="00BF17B0" w:rsidP="00BF17B0">
            <w:pPr>
              <w:jc w:val="right"/>
              <w:rPr>
                <w:ins w:id="2261" w:author="Laura Viignola" w:date="2017-07-10T16:58:00Z"/>
                <w:lang w:val="it-IT"/>
              </w:rPr>
            </w:pPr>
            <w:ins w:id="2262" w:author="Laura Viignola" w:date="2017-07-10T16:58:00Z">
              <w:r>
                <w:rPr>
                  <w:rFonts w:ascii="Calibri" w:eastAsia="Calibri" w:hAnsi="Calibri" w:cs="Calibri"/>
                  <w:lang w:val="it-IT"/>
                </w:rPr>
                <w:t>5.5</w:t>
              </w:r>
            </w:ins>
          </w:p>
        </w:tc>
      </w:tr>
      <w:tr w:rsidR="00BF17B0" w14:paraId="157EE201" w14:textId="77777777" w:rsidTr="00BF17B0">
        <w:trPr>
          <w:ins w:id="226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0EDB08" w14:textId="77777777" w:rsidR="00BF17B0" w:rsidRDefault="00BF17B0" w:rsidP="00BF17B0">
            <w:pPr>
              <w:rPr>
                <w:ins w:id="2264" w:author="Laura Viignola" w:date="2017-07-10T16:58:00Z"/>
                <w:lang w:val="it-IT"/>
              </w:rPr>
            </w:pPr>
            <w:ins w:id="226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F57563" w14:textId="77777777" w:rsidR="00BF17B0" w:rsidRDefault="00BF17B0" w:rsidP="00BF17B0">
            <w:pPr>
              <w:rPr>
                <w:ins w:id="2266" w:author="Laura Viignola" w:date="2017-07-10T16:58:00Z"/>
                <w:lang w:val="it-IT"/>
              </w:rPr>
            </w:pPr>
            <w:ins w:id="2267"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50246" w14:textId="77777777" w:rsidR="00BF17B0" w:rsidRDefault="00BF17B0" w:rsidP="00BF17B0">
            <w:pPr>
              <w:rPr>
                <w:ins w:id="2268" w:author="Laura Viignola" w:date="2017-07-10T16:58:00Z"/>
                <w:lang w:val="it-IT"/>
              </w:rPr>
            </w:pPr>
            <w:ins w:id="226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5510D2" w14:textId="77777777" w:rsidR="00BF17B0" w:rsidRDefault="00BF17B0" w:rsidP="00BF17B0">
            <w:pPr>
              <w:rPr>
                <w:ins w:id="2270" w:author="Laura Viignola" w:date="2017-07-10T16:58:00Z"/>
                <w:lang w:val="it-IT"/>
              </w:rPr>
            </w:pPr>
            <w:ins w:id="227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7321FA" w14:textId="77777777" w:rsidR="00BF17B0" w:rsidRDefault="00BF17B0" w:rsidP="00BF17B0">
            <w:pPr>
              <w:jc w:val="right"/>
              <w:rPr>
                <w:ins w:id="2272" w:author="Laura Viignola" w:date="2017-07-10T16:58:00Z"/>
                <w:lang w:val="it-IT"/>
              </w:rPr>
            </w:pPr>
            <w:ins w:id="2273"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EB5DEB" w14:textId="77777777" w:rsidR="00BF17B0" w:rsidRDefault="00BF17B0" w:rsidP="00BF17B0">
            <w:pPr>
              <w:jc w:val="right"/>
              <w:rPr>
                <w:ins w:id="2274" w:author="Laura Viignola" w:date="2017-07-10T16:58:00Z"/>
                <w:lang w:val="it-IT"/>
              </w:rPr>
            </w:pPr>
            <w:ins w:id="2275" w:author="Laura Viignola" w:date="2017-07-10T16:58:00Z">
              <w:r>
                <w:rPr>
                  <w:rFonts w:ascii="Calibri" w:eastAsia="Calibri" w:hAnsi="Calibri" w:cs="Calibri"/>
                  <w:lang w:val="it-IT"/>
                </w:rPr>
                <w:t>17.7</w:t>
              </w:r>
            </w:ins>
          </w:p>
        </w:tc>
      </w:tr>
      <w:tr w:rsidR="00BF17B0" w14:paraId="020CFDD8" w14:textId="77777777" w:rsidTr="00BF17B0">
        <w:trPr>
          <w:ins w:id="227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B10DD7" w14:textId="77777777" w:rsidR="00BF17B0" w:rsidRDefault="00BF17B0" w:rsidP="00BF17B0">
            <w:pPr>
              <w:rPr>
                <w:ins w:id="2277" w:author="Laura Viignola" w:date="2017-07-10T16:58:00Z"/>
                <w:lang w:val="it-IT"/>
              </w:rPr>
            </w:pPr>
            <w:ins w:id="2278"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6CC3E8" w14:textId="77777777" w:rsidR="00BF17B0" w:rsidRDefault="00BF17B0" w:rsidP="00BF17B0">
            <w:pPr>
              <w:rPr>
                <w:ins w:id="2279" w:author="Laura Viignola" w:date="2017-07-10T16:58:00Z"/>
                <w:lang w:val="it-IT"/>
              </w:rPr>
            </w:pPr>
            <w:ins w:id="2280"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A443BF" w14:textId="77777777" w:rsidR="00BF17B0" w:rsidRDefault="00BF17B0" w:rsidP="00BF17B0">
            <w:pPr>
              <w:rPr>
                <w:ins w:id="2281" w:author="Laura Viignola" w:date="2017-07-10T16:58:00Z"/>
                <w:lang w:val="it-IT"/>
              </w:rPr>
            </w:pPr>
            <w:ins w:id="2282"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C7AD28" w14:textId="77777777" w:rsidR="00BF17B0" w:rsidRDefault="00BF17B0" w:rsidP="00BF17B0">
            <w:pPr>
              <w:rPr>
                <w:ins w:id="2283" w:author="Laura Viignola" w:date="2017-07-10T16:58:00Z"/>
                <w:lang w:val="it-IT"/>
              </w:rPr>
            </w:pPr>
            <w:ins w:id="228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4ACF44" w14:textId="77777777" w:rsidR="00BF17B0" w:rsidRDefault="00BF17B0" w:rsidP="00BF17B0">
            <w:pPr>
              <w:jc w:val="right"/>
              <w:rPr>
                <w:ins w:id="2285" w:author="Laura Viignola" w:date="2017-07-10T16:58:00Z"/>
                <w:lang w:val="it-IT"/>
              </w:rPr>
            </w:pPr>
            <w:ins w:id="2286"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FE4795" w14:textId="77777777" w:rsidR="00BF17B0" w:rsidRDefault="00BF17B0" w:rsidP="00BF17B0">
            <w:pPr>
              <w:jc w:val="right"/>
              <w:rPr>
                <w:ins w:id="2287" w:author="Laura Viignola" w:date="2017-07-10T16:58:00Z"/>
                <w:lang w:val="it-IT"/>
              </w:rPr>
            </w:pPr>
            <w:ins w:id="2288" w:author="Laura Viignola" w:date="2017-07-10T16:58:00Z">
              <w:r>
                <w:rPr>
                  <w:rFonts w:ascii="Calibri" w:eastAsia="Calibri" w:hAnsi="Calibri" w:cs="Calibri"/>
                  <w:lang w:val="it-IT"/>
                </w:rPr>
                <w:t>24.3</w:t>
              </w:r>
            </w:ins>
          </w:p>
        </w:tc>
      </w:tr>
    </w:tbl>
    <w:p w14:paraId="4772EB5C" w14:textId="77777777" w:rsidR="00BF17B0" w:rsidRDefault="00BF17B0" w:rsidP="00BF17B0">
      <w:pPr>
        <w:rPr>
          <w:ins w:id="2289" w:author="Laura Viignola" w:date="2017-07-10T16:58:00Z"/>
          <w:rFonts w:eastAsia="Trebuchet MS"/>
        </w:rPr>
      </w:pPr>
    </w:p>
    <w:p w14:paraId="1EBC027E" w14:textId="77777777" w:rsidR="00BF17B0" w:rsidRDefault="00BF17B0" w:rsidP="00BF17B0">
      <w:pPr>
        <w:rPr>
          <w:ins w:id="2290" w:author="Laura Viignola" w:date="2017-07-10T16:58:00Z"/>
          <w:rFonts w:eastAsia="Trebuchet MS"/>
        </w:rPr>
      </w:pPr>
    </w:p>
    <w:p w14:paraId="2DB84CA1" w14:textId="77777777" w:rsidR="00BF17B0" w:rsidRPr="000E3547" w:rsidRDefault="00BF17B0" w:rsidP="00BF17B0">
      <w:pPr>
        <w:pStyle w:val="Stile3"/>
        <w:rPr>
          <w:ins w:id="2291" w:author="Laura Viignola" w:date="2017-07-10T16:58:00Z"/>
          <w:lang w:val="it-IT"/>
        </w:rPr>
      </w:pPr>
      <w:ins w:id="2292" w:author="Laura Viignola" w:date="2017-07-10T16:58:00Z">
        <w:r>
          <w:t>ceil</w:t>
        </w:r>
      </w:ins>
    </w:p>
    <w:p w14:paraId="12608074" w14:textId="77777777" w:rsidR="00BF17B0" w:rsidRDefault="00BF17B0" w:rsidP="00BF17B0">
      <w:pPr>
        <w:rPr>
          <w:ins w:id="2293" w:author="Laura Viignola" w:date="2017-07-10T16:58:00Z"/>
          <w:rFonts w:ascii="Cambria" w:eastAsia="Calibri" w:hAnsi="Cambria" w:cs="Calibri"/>
          <w:i/>
          <w:color w:val="5B9BD5"/>
        </w:rPr>
      </w:pPr>
      <w:ins w:id="2294"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B2C8BF4" w14:textId="77777777" w:rsidR="00BF17B0" w:rsidRPr="0075768B" w:rsidRDefault="00BF17B0" w:rsidP="00BF17B0">
      <w:pPr>
        <w:ind w:left="1416"/>
        <w:rPr>
          <w:ins w:id="2295" w:author="Laura Viignola" w:date="2017-07-10T16:58:00Z"/>
          <w:rFonts w:ascii="Arial" w:eastAsia="Calibri" w:hAnsi="Arial" w:cs="Arial"/>
          <w:b/>
        </w:rPr>
      </w:pPr>
      <w:ins w:id="2296" w:author="Laura Viignola" w:date="2017-07-10T16:58:00Z">
        <w:r w:rsidRPr="005549E1">
          <w:rPr>
            <w:rFonts w:ascii="Arial" w:eastAsia="Calibri" w:hAnsi="Arial" w:cs="Arial"/>
            <w:b/>
            <w:color w:val="auto"/>
          </w:rPr>
          <w:t>ceil</w:t>
        </w:r>
        <w:r>
          <w:rPr>
            <w:rFonts w:ascii="Arial" w:eastAsia="Calibri" w:hAnsi="Arial" w:cs="Arial"/>
            <w:color w:val="auto"/>
          </w:rPr>
          <w:t>(op)</w:t>
        </w:r>
      </w:ins>
    </w:p>
    <w:p w14:paraId="1701D0C2" w14:textId="77777777" w:rsidR="00BF17B0" w:rsidRDefault="00BF17B0" w:rsidP="00BF17B0">
      <w:pPr>
        <w:ind w:left="360"/>
        <w:rPr>
          <w:ins w:id="2297" w:author="Laura Viignola" w:date="2017-07-10T16:58:00Z"/>
          <w:rFonts w:ascii="Cambria" w:eastAsia="Calibri" w:hAnsi="Cambria" w:cs="Calibri"/>
          <w:color w:val="5B9BD5"/>
        </w:rPr>
      </w:pPr>
    </w:p>
    <w:p w14:paraId="3BB25009" w14:textId="77777777" w:rsidR="00BF17B0" w:rsidRPr="005961DD" w:rsidRDefault="00BF17B0" w:rsidP="00BF17B0">
      <w:pPr>
        <w:rPr>
          <w:ins w:id="2298" w:author="Laura Viignola" w:date="2017-07-10T16:58:00Z"/>
          <w:rFonts w:ascii="Cambria" w:eastAsia="Calibri" w:hAnsi="Cambria" w:cs="Calibri"/>
          <w:i/>
          <w:color w:val="5B9BD5"/>
        </w:rPr>
      </w:pPr>
      <w:ins w:id="2299"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42B52D88" w14:textId="77777777" w:rsidR="00BF17B0" w:rsidRDefault="00BF17B0" w:rsidP="00BF17B0">
      <w:pPr>
        <w:rPr>
          <w:ins w:id="2300" w:author="Laura Viignola" w:date="2017-07-10T16:58:00Z"/>
          <w:rFonts w:ascii="Cambria" w:eastAsia="Calibri" w:hAnsi="Cambria" w:cs="Calibri"/>
          <w:color w:val="5B9BD5"/>
        </w:rPr>
      </w:pPr>
      <w:ins w:id="2301"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BA08017" w14:textId="77777777" w:rsidR="00BF17B0" w:rsidRDefault="00BF17B0" w:rsidP="00BF17B0">
      <w:pPr>
        <w:rPr>
          <w:ins w:id="2302" w:author="Laura Viignola" w:date="2017-07-10T16:58:00Z"/>
          <w:rFonts w:ascii="Cambria" w:eastAsia="Calibri" w:hAnsi="Cambria" w:cs="Calibri"/>
          <w:color w:val="5B9BD5"/>
        </w:rPr>
      </w:pPr>
    </w:p>
    <w:p w14:paraId="175EC95A" w14:textId="77777777" w:rsidR="00BF17B0" w:rsidRDefault="00BF17B0" w:rsidP="00BF17B0">
      <w:pPr>
        <w:rPr>
          <w:ins w:id="2303" w:author="Laura Viignola" w:date="2017-07-10T16:58:00Z"/>
          <w:rFonts w:ascii="Cambria" w:eastAsia="Calibri" w:hAnsi="Cambria" w:cs="Calibri"/>
          <w:i/>
          <w:color w:val="5B9BD5"/>
        </w:rPr>
      </w:pPr>
      <w:ins w:id="2304"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A5F30C0" w14:textId="77777777" w:rsidR="00BF17B0" w:rsidRDefault="00BF17B0" w:rsidP="00BF17B0">
      <w:pPr>
        <w:rPr>
          <w:ins w:id="2305" w:author="Laura Viignola" w:date="2017-07-10T16:58:00Z"/>
          <w:rFonts w:ascii="Arial" w:eastAsia="Calibri" w:hAnsi="Arial" w:cs="Arial"/>
        </w:rPr>
      </w:pPr>
      <w:ins w:id="2306" w:author="Laura Viignola" w:date="2017-07-10T16:58:00Z">
        <w:r w:rsidRPr="005549E1">
          <w:rPr>
            <w:rFonts w:ascii="Arial" w:eastAsia="Calibri" w:hAnsi="Arial" w:cs="Arial"/>
          </w:rPr>
          <w:t>ceil</w:t>
        </w:r>
        <w:r>
          <w:rPr>
            <w:rFonts w:ascii="Arial" w:eastAsia="Calibri" w:hAnsi="Arial" w:cs="Arial"/>
          </w:rPr>
          <w:t>(DS_1)</w:t>
        </w:r>
      </w:ins>
    </w:p>
    <w:p w14:paraId="20DE124A" w14:textId="77777777" w:rsidR="00BF17B0" w:rsidRPr="0075768B" w:rsidRDefault="00BF17B0" w:rsidP="00BF17B0">
      <w:pPr>
        <w:rPr>
          <w:ins w:id="2307" w:author="Laura Viignola" w:date="2017-07-10T16:58:00Z"/>
          <w:rFonts w:ascii="Arial" w:eastAsia="Calibri" w:hAnsi="Arial" w:cs="Arial"/>
        </w:rPr>
      </w:pPr>
      <w:ins w:id="2308" w:author="Laura Viignola" w:date="2017-07-10T16:58:00Z">
        <w:r w:rsidRPr="005549E1">
          <w:rPr>
            <w:rFonts w:ascii="Arial" w:eastAsia="Calibri" w:hAnsi="Arial" w:cs="Arial"/>
          </w:rPr>
          <w:t>ceil</w:t>
        </w:r>
        <w:r>
          <w:rPr>
            <w:rFonts w:ascii="Arial" w:eastAsia="Calibri" w:hAnsi="Arial" w:cs="Arial"/>
          </w:rPr>
          <w:t>(3.14159)</w:t>
        </w:r>
      </w:ins>
    </w:p>
    <w:p w14:paraId="027060E0" w14:textId="77777777" w:rsidR="00BF17B0" w:rsidRPr="00930AA3" w:rsidRDefault="00BF17B0" w:rsidP="00BF17B0">
      <w:pPr>
        <w:rPr>
          <w:ins w:id="2309" w:author="Laura Viignola" w:date="2017-07-10T16:58:00Z"/>
          <w:rFonts w:ascii="Cambria" w:eastAsia="Calibri" w:hAnsi="Cambria" w:cs="Calibri"/>
          <w:color w:val="5B9BD5"/>
        </w:rPr>
      </w:pPr>
    </w:p>
    <w:p w14:paraId="2C41297F" w14:textId="77777777" w:rsidR="00BF17B0" w:rsidRDefault="00BF17B0" w:rsidP="00BF17B0">
      <w:pPr>
        <w:rPr>
          <w:ins w:id="2310" w:author="Laura Viignola" w:date="2017-07-10T16:58:00Z"/>
          <w:rFonts w:ascii="Cambria" w:eastAsia="Calibri" w:hAnsi="Cambria" w:cs="Calibri"/>
          <w:i/>
          <w:color w:val="5B9BD5"/>
        </w:rPr>
      </w:pPr>
      <w:ins w:id="2311" w:author="Laura Viignola" w:date="2017-07-10T16:58:00Z">
        <w:r>
          <w:rPr>
            <w:rFonts w:ascii="Cambria" w:eastAsia="Calibri" w:hAnsi="Cambria" w:cs="Calibri"/>
            <w:i/>
            <w:color w:val="5B9BD5"/>
          </w:rPr>
          <w:t>Semantic for scalar operations</w:t>
        </w:r>
      </w:ins>
    </w:p>
    <w:p w14:paraId="5AE1C8DA" w14:textId="77777777" w:rsidR="00BF17B0" w:rsidRDefault="00BF17B0" w:rsidP="00BF17B0">
      <w:pPr>
        <w:jc w:val="both"/>
        <w:rPr>
          <w:ins w:id="2312" w:author="Laura Viignola" w:date="2017-07-10T16:58:00Z"/>
        </w:rPr>
      </w:pPr>
      <w:ins w:id="2313" w:author="Laura Viignola" w:date="2017-07-10T16:58:00Z">
        <w:r>
          <w:t>The operator ceil r</w:t>
        </w:r>
        <w:r w:rsidRPr="0045574F">
          <w:t>eturns the smallest integer w</w:t>
        </w:r>
        <w:r>
          <w:t>h</w:t>
        </w:r>
        <w:r w:rsidRPr="0045574F">
          <w:t>ich is greater or equal than</w:t>
        </w:r>
        <w:r>
          <w:t xml:space="preserve"> </w:t>
        </w:r>
        <w:r w:rsidRPr="0045574F">
          <w:rPr>
            <w:i/>
          </w:rPr>
          <w:t>op</w:t>
        </w:r>
        <w:r>
          <w:t>.</w:t>
        </w:r>
      </w:ins>
    </w:p>
    <w:p w14:paraId="22E32A44" w14:textId="77777777" w:rsidR="00BF17B0" w:rsidRPr="00CF4A4F" w:rsidRDefault="00BF17B0" w:rsidP="00BF17B0">
      <w:pPr>
        <w:jc w:val="both"/>
        <w:rPr>
          <w:ins w:id="2314" w:author="Laura Viignola" w:date="2017-07-10T16:58:00Z"/>
          <w:rFonts w:ascii="Cambria" w:eastAsia="Calibri" w:hAnsi="Cambria" w:cs="Calibri"/>
        </w:rPr>
      </w:pPr>
    </w:p>
    <w:p w14:paraId="7FD928B9" w14:textId="77777777" w:rsidR="00BF17B0" w:rsidRDefault="00BF17B0" w:rsidP="00BF17B0">
      <w:pPr>
        <w:jc w:val="both"/>
        <w:rPr>
          <w:ins w:id="2315" w:author="Laura Viignola" w:date="2017-07-10T16:58:00Z"/>
          <w:rFonts w:ascii="Cambria" w:eastAsia="Calibri" w:hAnsi="Cambria" w:cs="Calibri"/>
        </w:rPr>
      </w:pPr>
      <w:ins w:id="2316" w:author="Laura Viignola" w:date="2017-07-10T16:58:00Z">
        <w:r>
          <w:rPr>
            <w:rFonts w:ascii="Cambria" w:eastAsia="Calibri" w:hAnsi="Cambria" w:cs="Calibri"/>
          </w:rPr>
          <w:t xml:space="preserve">Examples: </w:t>
        </w:r>
      </w:ins>
    </w:p>
    <w:p w14:paraId="48FC3FFC" w14:textId="77777777" w:rsidR="00BF17B0" w:rsidRDefault="00BF17B0" w:rsidP="00BF17B0">
      <w:pPr>
        <w:ind w:left="360"/>
        <w:jc w:val="both"/>
        <w:rPr>
          <w:ins w:id="2317" w:author="Laura Viignola" w:date="2017-07-10T16:58:00Z"/>
          <w:rFonts w:ascii="Cambria" w:hAnsi="Cambria"/>
        </w:rPr>
      </w:pPr>
      <w:ins w:id="2318" w:author="Laura Viignola" w:date="2017-07-10T16:58:00Z">
        <w:r w:rsidRPr="005549E1">
          <w:rPr>
            <w:rFonts w:ascii="Arial" w:hAnsi="Arial" w:cs="Arial"/>
            <w:b/>
          </w:rPr>
          <w:t>ceil</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4</w:t>
        </w:r>
      </w:ins>
    </w:p>
    <w:p w14:paraId="102F8D47" w14:textId="77777777" w:rsidR="00BF17B0" w:rsidRDefault="00BF17B0" w:rsidP="00BF17B0">
      <w:pPr>
        <w:ind w:left="360"/>
        <w:jc w:val="both"/>
        <w:rPr>
          <w:ins w:id="2319" w:author="Laura Viignola" w:date="2017-07-10T16:58:00Z"/>
          <w:rFonts w:ascii="Cambria" w:hAnsi="Cambria"/>
        </w:rPr>
      </w:pPr>
    </w:p>
    <w:p w14:paraId="0B4B9165" w14:textId="77777777" w:rsidR="00BF17B0" w:rsidRDefault="00BF17B0" w:rsidP="00BF17B0">
      <w:pPr>
        <w:rPr>
          <w:ins w:id="2320" w:author="Laura Viignola" w:date="2017-07-10T16:58:00Z"/>
          <w:rFonts w:ascii="Cambria" w:eastAsia="Calibri" w:hAnsi="Cambria" w:cs="Calibri"/>
          <w:i/>
          <w:color w:val="5B9BD5"/>
        </w:rPr>
      </w:pPr>
    </w:p>
    <w:p w14:paraId="6D1596CC" w14:textId="77777777" w:rsidR="00BF17B0" w:rsidRDefault="00BF17B0" w:rsidP="00BF17B0">
      <w:pPr>
        <w:rPr>
          <w:ins w:id="2321" w:author="Laura Viignola" w:date="2017-07-10T16:58:00Z"/>
          <w:rFonts w:ascii="Cambria" w:eastAsia="Calibri" w:hAnsi="Cambria" w:cs="Calibri"/>
          <w:i/>
          <w:color w:val="5B9BD5"/>
        </w:rPr>
      </w:pPr>
      <w:ins w:id="232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046F868" w14:textId="77777777" w:rsidR="00BF17B0" w:rsidRDefault="00BF17B0" w:rsidP="00BF17B0">
      <w:pPr>
        <w:rPr>
          <w:ins w:id="2323" w:author="Laura Viignola" w:date="2017-07-10T16:58:00Z"/>
          <w:rFonts w:ascii="Cambria" w:eastAsia="Calibri" w:hAnsi="Cambria" w:cs="Calibri"/>
          <w:i/>
          <w:noProof/>
          <w:color w:val="5B9BD5"/>
          <w:lang w:val="en-US"/>
        </w:rPr>
      </w:pPr>
      <w:ins w:id="2324" w:author="Laura Viignola" w:date="2017-07-10T16:58:00Z">
        <w:r w:rsidRPr="00DA2507">
          <w:rPr>
            <w:rFonts w:ascii="Cambria" w:eastAsia="Calibri" w:hAnsi="Cambria" w:cs="Calibri"/>
            <w:i/>
            <w:noProof/>
            <w:color w:val="5B9BD5"/>
            <w:lang w:val="en-US"/>
          </w:rPr>
          <w:t xml:space="preserve"> </w:t>
        </w:r>
      </w:ins>
    </w:p>
    <w:p w14:paraId="6DB4A7FD" w14:textId="77777777" w:rsidR="00BF17B0" w:rsidRDefault="00BF17B0" w:rsidP="00BF17B0">
      <w:pPr>
        <w:rPr>
          <w:ins w:id="2325" w:author="Laura Viignola" w:date="2017-07-10T16:58:00Z"/>
          <w:rFonts w:ascii="Cambria" w:eastAsia="Calibri" w:hAnsi="Cambria" w:cs="Calibri"/>
        </w:rPr>
      </w:pPr>
      <w:ins w:id="2326"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469D78A4" w14:textId="77777777" w:rsidR="00BF17B0" w:rsidRPr="006F2FA3" w:rsidRDefault="00BF17B0" w:rsidP="00BF17B0">
      <w:pPr>
        <w:ind w:left="708" w:firstLine="708"/>
        <w:rPr>
          <w:ins w:id="2327" w:author="Laura Viignola" w:date="2017-07-10T16:58:00Z"/>
          <w:rFonts w:ascii="Cambria" w:eastAsia="Calibri" w:hAnsi="Cambria" w:cs="Calibri"/>
        </w:rPr>
      </w:pPr>
      <w:ins w:id="2328"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2229FC6E" w14:textId="77777777" w:rsidR="00BF17B0" w:rsidRPr="006F2FA3" w:rsidRDefault="00BF17B0" w:rsidP="00BF17B0">
      <w:pPr>
        <w:ind w:left="708" w:firstLine="708"/>
        <w:rPr>
          <w:ins w:id="2329" w:author="Laura Viignola" w:date="2017-07-10T16:58:00Z"/>
          <w:rFonts w:ascii="Cambria" w:eastAsia="Calibri" w:hAnsi="Cambria" w:cs="Calibri"/>
        </w:rPr>
      </w:pPr>
      <w:ins w:id="2330"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FC5BB10" w14:textId="77777777" w:rsidR="00BF17B0" w:rsidRPr="006F2FA3" w:rsidRDefault="00BF17B0" w:rsidP="00BF17B0">
      <w:pPr>
        <w:rPr>
          <w:ins w:id="2331" w:author="Laura Viignola" w:date="2017-07-10T16:58:00Z"/>
          <w:rFonts w:ascii="Cambria" w:eastAsia="Calibri" w:hAnsi="Cambria" w:cs="Calibri"/>
          <w:i/>
          <w:color w:val="5B9BD5"/>
        </w:rPr>
      </w:pPr>
    </w:p>
    <w:p w14:paraId="1FA62A02" w14:textId="77777777" w:rsidR="00BF17B0" w:rsidRPr="00E64258" w:rsidRDefault="00BF17B0" w:rsidP="00BF17B0">
      <w:pPr>
        <w:rPr>
          <w:ins w:id="2332" w:author="Laura Viignola" w:date="2017-07-10T16:58:00Z"/>
          <w:rFonts w:ascii="Cambria" w:hAnsi="Cambria"/>
        </w:rPr>
      </w:pPr>
    </w:p>
    <w:p w14:paraId="44A6565C" w14:textId="77777777" w:rsidR="00BF17B0" w:rsidRPr="00E64258" w:rsidRDefault="00BF17B0" w:rsidP="00BF17B0">
      <w:pPr>
        <w:rPr>
          <w:ins w:id="2333" w:author="Laura Viignola" w:date="2017-07-10T16:58:00Z"/>
          <w:rFonts w:ascii="Cambria" w:eastAsia="Calibri" w:hAnsi="Cambria" w:cs="Calibri"/>
          <w:i/>
          <w:color w:val="5B9BD5"/>
        </w:rPr>
      </w:pPr>
      <w:ins w:id="2334" w:author="Laura Viignola" w:date="2017-07-10T16:58:00Z">
        <w:r w:rsidRPr="00E64258">
          <w:rPr>
            <w:rFonts w:ascii="Cambria" w:eastAsia="Calibri" w:hAnsi="Cambria" w:cs="Calibri"/>
            <w:i/>
            <w:color w:val="5B9BD5"/>
          </w:rPr>
          <w:t>Result type</w:t>
        </w:r>
      </w:ins>
    </w:p>
    <w:p w14:paraId="3C4BD3C6" w14:textId="77777777" w:rsidR="00BF17B0" w:rsidRPr="00E64258" w:rsidRDefault="00BF17B0" w:rsidP="00BF17B0">
      <w:pPr>
        <w:rPr>
          <w:ins w:id="2335" w:author="Laura Viignola" w:date="2017-07-10T16:58:00Z"/>
          <w:rFonts w:ascii="Cambria" w:eastAsia="Calibri" w:hAnsi="Cambria" w:cs="Calibri"/>
          <w:i/>
          <w:color w:val="auto"/>
        </w:rPr>
      </w:pPr>
    </w:p>
    <w:p w14:paraId="4408304A" w14:textId="77777777" w:rsidR="00BF17B0" w:rsidRDefault="00BF17B0" w:rsidP="00BF17B0">
      <w:pPr>
        <w:rPr>
          <w:ins w:id="2336" w:author="Laura Viignola" w:date="2017-07-10T16:58:00Z"/>
          <w:rFonts w:ascii="Cambria" w:eastAsia="Calibri" w:hAnsi="Cambria" w:cs="Calibri"/>
        </w:rPr>
      </w:pPr>
      <w:ins w:id="2337"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09316D2A" w14:textId="77777777" w:rsidR="00BF17B0" w:rsidRPr="006F2FA3" w:rsidRDefault="00BF17B0" w:rsidP="00BF17B0">
      <w:pPr>
        <w:ind w:left="708" w:firstLine="708"/>
        <w:rPr>
          <w:ins w:id="2338" w:author="Laura Viignola" w:date="2017-07-10T16:58:00Z"/>
          <w:rFonts w:ascii="Cambria" w:eastAsia="Calibri" w:hAnsi="Cambria" w:cs="Calibri"/>
        </w:rPr>
      </w:pPr>
      <w:ins w:id="2339"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8359569" w14:textId="77777777" w:rsidR="00BF17B0" w:rsidRPr="006F2FA3" w:rsidRDefault="00BF17B0" w:rsidP="00BF17B0">
      <w:pPr>
        <w:ind w:left="708" w:firstLine="708"/>
        <w:rPr>
          <w:ins w:id="2340" w:author="Laura Viignola" w:date="2017-07-10T16:58:00Z"/>
          <w:rFonts w:ascii="Cambria" w:eastAsia="Calibri" w:hAnsi="Cambria" w:cs="Calibri"/>
        </w:rPr>
      </w:pPr>
      <w:ins w:id="2341" w:author="Laura Viignola" w:date="2017-07-10T16:58:00Z">
        <w:r w:rsidRPr="006F2FA3">
          <w:rPr>
            <w:rFonts w:ascii="Cambria" w:eastAsia="Calibri" w:hAnsi="Cambria" w:cs="Calibri"/>
          </w:rPr>
          <w:t xml:space="preserve">|   </w:t>
        </w:r>
        <w:r>
          <w:rPr>
            <w:rFonts w:ascii="Cambria" w:eastAsia="Calibri" w:hAnsi="Cambria" w:cs="Calibri"/>
          </w:rPr>
          <w:t>integer</w:t>
        </w:r>
      </w:ins>
    </w:p>
    <w:p w14:paraId="4AB1BCFA" w14:textId="77777777" w:rsidR="00BF17B0" w:rsidRDefault="00BF17B0" w:rsidP="00BF17B0">
      <w:pPr>
        <w:rPr>
          <w:ins w:id="2342" w:author="Laura Viignola" w:date="2017-07-10T16:58:00Z"/>
          <w:rFonts w:ascii="Cambria" w:eastAsia="Calibri" w:hAnsi="Cambria" w:cs="Calibri"/>
          <w:i/>
          <w:color w:val="5B9BD5"/>
        </w:rPr>
      </w:pPr>
    </w:p>
    <w:p w14:paraId="1FABA8E0" w14:textId="77777777" w:rsidR="00BF17B0" w:rsidRPr="00E5275E" w:rsidRDefault="00BF17B0" w:rsidP="00BF17B0">
      <w:pPr>
        <w:jc w:val="both"/>
        <w:rPr>
          <w:ins w:id="2343" w:author="Laura Viignola" w:date="2017-07-10T16:58:00Z"/>
          <w:rFonts w:ascii="Cambria" w:hAnsi="Cambria"/>
        </w:rPr>
      </w:pPr>
    </w:p>
    <w:p w14:paraId="177A5BFD" w14:textId="77777777" w:rsidR="00BF17B0" w:rsidRDefault="00BF17B0" w:rsidP="00BF17B0">
      <w:pPr>
        <w:rPr>
          <w:ins w:id="2344" w:author="Laura Viignola" w:date="2017-07-10T16:58:00Z"/>
          <w:rFonts w:ascii="Cambria" w:eastAsia="Calibri" w:hAnsi="Cambria" w:cs="Calibri"/>
          <w:i/>
          <w:color w:val="5B9BD5"/>
        </w:rPr>
      </w:pPr>
      <w:ins w:id="2345" w:author="Laura Viignola" w:date="2017-07-10T16:58:00Z">
        <w:r>
          <w:rPr>
            <w:rFonts w:ascii="Cambria" w:eastAsia="Calibri" w:hAnsi="Cambria" w:cs="Calibri"/>
            <w:i/>
            <w:color w:val="5B9BD5"/>
          </w:rPr>
          <w:t xml:space="preserve">Behaviour </w:t>
        </w:r>
      </w:ins>
    </w:p>
    <w:p w14:paraId="4C27BEBE" w14:textId="77777777" w:rsidR="00BF17B0" w:rsidRDefault="00BF17B0" w:rsidP="00BF17B0">
      <w:pPr>
        <w:jc w:val="both"/>
        <w:rPr>
          <w:ins w:id="2346" w:author="Laura Viignola" w:date="2017-07-10T16:58:00Z"/>
          <w:rFonts w:ascii="Cambria" w:eastAsia="Calibri" w:hAnsi="Cambria" w:cs="Calibri"/>
          <w:color w:val="auto"/>
        </w:rPr>
      </w:pPr>
      <w:ins w:id="2347" w:author="Laura Viignola" w:date="2017-07-10T16:58:00Z">
        <w:r>
          <w:rPr>
            <w:rFonts w:ascii="Cambria" w:eastAsia="Calibri" w:hAnsi="Cambria" w:cs="Calibri"/>
            <w:color w:val="auto"/>
          </w:rPr>
          <w:lastRenderedPageBreak/>
          <w:t>The operator has the typical behaviour of the “Operators applicable on one Data Set or Data Set Component” (see the section “VTL-ML - Behaviour of the Operators”).</w:t>
        </w:r>
      </w:ins>
    </w:p>
    <w:p w14:paraId="2BCD63F4" w14:textId="77777777" w:rsidR="00BF17B0" w:rsidRDefault="00BF17B0" w:rsidP="00BF17B0">
      <w:pPr>
        <w:rPr>
          <w:ins w:id="2348" w:author="Laura Viignola" w:date="2017-07-10T16:58:00Z"/>
          <w:rFonts w:ascii="Cambria" w:eastAsia="Calibri" w:hAnsi="Cambria" w:cs="Calibri"/>
          <w:i/>
          <w:color w:val="5B9BD5"/>
        </w:rPr>
      </w:pPr>
    </w:p>
    <w:p w14:paraId="018054D2" w14:textId="77777777" w:rsidR="00BF17B0" w:rsidRDefault="00BF17B0" w:rsidP="00BF17B0">
      <w:pPr>
        <w:rPr>
          <w:ins w:id="2349" w:author="Laura Viignola" w:date="2017-07-10T16:58:00Z"/>
          <w:rFonts w:ascii="Cambria" w:eastAsia="Calibri" w:hAnsi="Cambria" w:cs="Calibri"/>
          <w:i/>
          <w:color w:val="5B9BD5"/>
        </w:rPr>
      </w:pPr>
      <w:ins w:id="2350" w:author="Laura Viignola" w:date="2017-07-10T16:58:00Z">
        <w:r>
          <w:rPr>
            <w:rFonts w:ascii="Cambria" w:eastAsia="Calibri" w:hAnsi="Cambria" w:cs="Calibri"/>
            <w:i/>
            <w:color w:val="5B9BD5"/>
          </w:rPr>
          <w:t xml:space="preserve">Examples </w:t>
        </w:r>
      </w:ins>
    </w:p>
    <w:p w14:paraId="3342B336" w14:textId="77777777" w:rsidR="00BF17B0" w:rsidRDefault="00BF17B0" w:rsidP="00BF17B0">
      <w:pPr>
        <w:rPr>
          <w:ins w:id="2351" w:author="Laura Viignola" w:date="2017-07-10T16:58:00Z"/>
          <w:rFonts w:ascii="Cambria" w:hAnsi="Cambria"/>
        </w:rPr>
      </w:pPr>
      <w:ins w:id="2352" w:author="Laura Viignola" w:date="2017-07-10T16:58:00Z">
        <w:r>
          <w:rPr>
            <w:rFonts w:ascii="Cambria" w:hAnsi="Cambria"/>
          </w:rPr>
          <w:t>Given the operand Data Set:</w:t>
        </w:r>
      </w:ins>
    </w:p>
    <w:p w14:paraId="20E1FDEE" w14:textId="77777777" w:rsidR="00BF17B0" w:rsidRDefault="00BF17B0" w:rsidP="00BF17B0">
      <w:pPr>
        <w:rPr>
          <w:ins w:id="2353"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17C76FE8" w14:textId="77777777" w:rsidTr="00BF17B0">
        <w:trPr>
          <w:ins w:id="2354"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D7543D" w14:textId="77777777" w:rsidR="00BF17B0" w:rsidRPr="005549E1" w:rsidRDefault="00BF17B0" w:rsidP="00BF17B0">
            <w:pPr>
              <w:rPr>
                <w:ins w:id="2355" w:author="Laura Viignola" w:date="2017-07-10T16:58:00Z"/>
                <w:rFonts w:ascii="Arial" w:hAnsi="Arial" w:cs="Arial"/>
                <w:lang w:val="it-IT"/>
              </w:rPr>
            </w:pPr>
            <w:ins w:id="2356" w:author="Laura Viignola" w:date="2017-07-10T16:58:00Z">
              <w:r w:rsidRPr="005549E1">
                <w:rPr>
                  <w:rFonts w:ascii="Arial" w:eastAsia="Calibri" w:hAnsi="Arial" w:cs="Arial"/>
                  <w:lang w:val="it-IT"/>
                </w:rPr>
                <w:t>unemployment</w:t>
              </w:r>
            </w:ins>
          </w:p>
        </w:tc>
      </w:tr>
      <w:tr w:rsidR="00BF17B0" w14:paraId="3A1834AF" w14:textId="77777777" w:rsidTr="00BF17B0">
        <w:trPr>
          <w:ins w:id="235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1CDAE7" w14:textId="77777777" w:rsidR="00BF17B0" w:rsidRPr="005549E1" w:rsidRDefault="00BF17B0" w:rsidP="00BF17B0">
            <w:pPr>
              <w:rPr>
                <w:ins w:id="2358" w:author="Laura Viignola" w:date="2017-07-10T16:58:00Z"/>
                <w:rFonts w:ascii="Arial" w:hAnsi="Arial" w:cs="Arial"/>
                <w:lang w:val="it-IT"/>
              </w:rPr>
            </w:pPr>
            <w:ins w:id="2359"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06BA47" w14:textId="77777777" w:rsidR="00BF17B0" w:rsidRPr="005549E1" w:rsidRDefault="00BF17B0" w:rsidP="00BF17B0">
            <w:pPr>
              <w:rPr>
                <w:ins w:id="2360" w:author="Laura Viignola" w:date="2017-07-10T16:58:00Z"/>
                <w:rFonts w:ascii="Arial" w:hAnsi="Arial" w:cs="Arial"/>
                <w:lang w:val="it-IT"/>
              </w:rPr>
            </w:pPr>
            <w:ins w:id="2361"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251C97" w14:textId="77777777" w:rsidR="00BF17B0" w:rsidRPr="005549E1" w:rsidRDefault="00BF17B0" w:rsidP="00BF17B0">
            <w:pPr>
              <w:rPr>
                <w:ins w:id="2362" w:author="Laura Viignola" w:date="2017-07-10T16:58:00Z"/>
                <w:rFonts w:ascii="Arial" w:hAnsi="Arial" w:cs="Arial"/>
                <w:lang w:val="it-IT"/>
              </w:rPr>
            </w:pPr>
            <w:ins w:id="2363"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C6D526" w14:textId="77777777" w:rsidR="00BF17B0" w:rsidRPr="005549E1" w:rsidRDefault="00BF17B0" w:rsidP="00BF17B0">
            <w:pPr>
              <w:rPr>
                <w:ins w:id="2364" w:author="Laura Viignola" w:date="2017-07-10T16:58:00Z"/>
                <w:rFonts w:ascii="Arial" w:hAnsi="Arial" w:cs="Arial"/>
                <w:lang w:val="it-IT"/>
              </w:rPr>
            </w:pPr>
            <w:ins w:id="2365"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CEBFC3B" w14:textId="77777777" w:rsidR="00BF17B0" w:rsidRPr="005549E1" w:rsidRDefault="00BF17B0" w:rsidP="00BF17B0">
            <w:pPr>
              <w:rPr>
                <w:ins w:id="2366" w:author="Laura Viignola" w:date="2017-07-10T16:58:00Z"/>
                <w:rFonts w:ascii="Arial" w:hAnsi="Arial" w:cs="Arial"/>
                <w:lang w:val="it-IT"/>
              </w:rPr>
            </w:pPr>
            <w:ins w:id="2367"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4382CB7" w14:textId="77777777" w:rsidR="00BF17B0" w:rsidRPr="005549E1" w:rsidRDefault="00BF17B0" w:rsidP="00BF17B0">
            <w:pPr>
              <w:rPr>
                <w:ins w:id="2368" w:author="Laura Viignola" w:date="2017-07-10T16:58:00Z"/>
                <w:rFonts w:ascii="Arial" w:hAnsi="Arial" w:cs="Arial"/>
                <w:lang w:val="it-IT"/>
              </w:rPr>
            </w:pPr>
            <w:ins w:id="2369" w:author="Laura Viignola" w:date="2017-07-10T16:58:00Z">
              <w:r w:rsidRPr="005549E1">
                <w:rPr>
                  <w:rFonts w:ascii="Arial" w:eastAsia="Calibri" w:hAnsi="Arial" w:cs="Arial"/>
                  <w:lang w:val="it-IT"/>
                </w:rPr>
                <w:t>UNEMPLOYMENT</w:t>
              </w:r>
            </w:ins>
          </w:p>
        </w:tc>
      </w:tr>
      <w:tr w:rsidR="00BF17B0" w14:paraId="083FFC22" w14:textId="77777777" w:rsidTr="00BF17B0">
        <w:trPr>
          <w:ins w:id="237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A9ECFF" w14:textId="77777777" w:rsidR="00BF17B0" w:rsidRDefault="00BF17B0" w:rsidP="00BF17B0">
            <w:pPr>
              <w:rPr>
                <w:ins w:id="2371" w:author="Laura Viignola" w:date="2017-07-10T16:58:00Z"/>
                <w:lang w:val="it-IT"/>
              </w:rPr>
            </w:pPr>
            <w:ins w:id="237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F5E129" w14:textId="77777777" w:rsidR="00BF17B0" w:rsidRDefault="00BF17B0" w:rsidP="00BF17B0">
            <w:pPr>
              <w:rPr>
                <w:ins w:id="2373" w:author="Laura Viignola" w:date="2017-07-10T16:58:00Z"/>
                <w:lang w:val="it-IT"/>
              </w:rPr>
            </w:pPr>
            <w:ins w:id="2374"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CB924D" w14:textId="77777777" w:rsidR="00BF17B0" w:rsidRDefault="00BF17B0" w:rsidP="00BF17B0">
            <w:pPr>
              <w:rPr>
                <w:ins w:id="2375" w:author="Laura Viignola" w:date="2017-07-10T16:58:00Z"/>
                <w:lang w:val="it-IT"/>
              </w:rPr>
            </w:pPr>
            <w:ins w:id="2376"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B8547D" w14:textId="77777777" w:rsidR="00BF17B0" w:rsidRDefault="00BF17B0" w:rsidP="00BF17B0">
            <w:pPr>
              <w:rPr>
                <w:ins w:id="2377" w:author="Laura Viignola" w:date="2017-07-10T16:58:00Z"/>
                <w:lang w:val="it-IT"/>
              </w:rPr>
            </w:pPr>
            <w:ins w:id="237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8E01F2" w14:textId="77777777" w:rsidR="00BF17B0" w:rsidRDefault="00BF17B0" w:rsidP="00BF17B0">
            <w:pPr>
              <w:jc w:val="right"/>
              <w:rPr>
                <w:ins w:id="2379" w:author="Laura Viignola" w:date="2017-07-10T16:58:00Z"/>
                <w:lang w:val="it-IT"/>
              </w:rPr>
            </w:pPr>
            <w:ins w:id="2380"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ED8624" w14:textId="77777777" w:rsidR="00BF17B0" w:rsidRDefault="00BF17B0" w:rsidP="00BF17B0">
            <w:pPr>
              <w:jc w:val="right"/>
              <w:rPr>
                <w:ins w:id="2381" w:author="Laura Viignola" w:date="2017-07-10T16:58:00Z"/>
                <w:lang w:val="it-IT"/>
              </w:rPr>
            </w:pPr>
            <w:ins w:id="2382" w:author="Laura Viignola" w:date="2017-07-10T16:58:00Z">
              <w:r>
                <w:rPr>
                  <w:rFonts w:ascii="Calibri" w:eastAsia="Calibri" w:hAnsi="Calibri" w:cs="Calibri"/>
                  <w:lang w:val="it-IT"/>
                </w:rPr>
                <w:t>5.9</w:t>
              </w:r>
            </w:ins>
          </w:p>
        </w:tc>
      </w:tr>
      <w:tr w:rsidR="00BF17B0" w14:paraId="5F3C20F1" w14:textId="77777777" w:rsidTr="00BF17B0">
        <w:trPr>
          <w:ins w:id="2383"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B84ACB" w14:textId="77777777" w:rsidR="00BF17B0" w:rsidRDefault="00BF17B0" w:rsidP="00BF17B0">
            <w:pPr>
              <w:rPr>
                <w:ins w:id="2384" w:author="Laura Viignola" w:date="2017-07-10T16:58:00Z"/>
                <w:lang w:val="it-IT"/>
              </w:rPr>
            </w:pPr>
            <w:ins w:id="2385"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1A0831" w14:textId="77777777" w:rsidR="00BF17B0" w:rsidRDefault="00BF17B0" w:rsidP="00BF17B0">
            <w:pPr>
              <w:rPr>
                <w:ins w:id="2386" w:author="Laura Viignola" w:date="2017-07-10T16:58:00Z"/>
                <w:lang w:val="it-IT"/>
              </w:rPr>
            </w:pPr>
            <w:ins w:id="2387"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90D5A" w14:textId="77777777" w:rsidR="00BF17B0" w:rsidRDefault="00BF17B0" w:rsidP="00BF17B0">
            <w:pPr>
              <w:rPr>
                <w:ins w:id="2388" w:author="Laura Viignola" w:date="2017-07-10T16:58:00Z"/>
                <w:lang w:val="it-IT"/>
              </w:rPr>
            </w:pPr>
            <w:ins w:id="2389"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420F75" w14:textId="77777777" w:rsidR="00BF17B0" w:rsidRDefault="00BF17B0" w:rsidP="00BF17B0">
            <w:pPr>
              <w:rPr>
                <w:ins w:id="2390" w:author="Laura Viignola" w:date="2017-07-10T16:58:00Z"/>
                <w:lang w:val="it-IT"/>
              </w:rPr>
            </w:pPr>
            <w:ins w:id="239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57EC93" w14:textId="77777777" w:rsidR="00BF17B0" w:rsidRDefault="00BF17B0" w:rsidP="00BF17B0">
            <w:pPr>
              <w:jc w:val="right"/>
              <w:rPr>
                <w:ins w:id="2392" w:author="Laura Viignola" w:date="2017-07-10T16:58:00Z"/>
                <w:lang w:val="it-IT"/>
              </w:rPr>
            </w:pPr>
            <w:ins w:id="2393"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1B7A9F" w14:textId="77777777" w:rsidR="00BF17B0" w:rsidRDefault="00BF17B0" w:rsidP="00BF17B0">
            <w:pPr>
              <w:jc w:val="right"/>
              <w:rPr>
                <w:ins w:id="2394" w:author="Laura Viignola" w:date="2017-07-10T16:58:00Z"/>
                <w:lang w:val="it-IT"/>
              </w:rPr>
            </w:pPr>
            <w:ins w:id="2395" w:author="Laura Viignola" w:date="2017-07-10T16:58:00Z">
              <w:r>
                <w:rPr>
                  <w:rFonts w:ascii="Calibri" w:eastAsia="Calibri" w:hAnsi="Calibri" w:cs="Calibri"/>
                  <w:lang w:val="it-IT"/>
                </w:rPr>
                <w:t>5.5</w:t>
              </w:r>
            </w:ins>
          </w:p>
        </w:tc>
      </w:tr>
      <w:tr w:rsidR="00BF17B0" w14:paraId="1EFC41D2" w14:textId="77777777" w:rsidTr="00BF17B0">
        <w:trPr>
          <w:ins w:id="239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C8AF12" w14:textId="77777777" w:rsidR="00BF17B0" w:rsidRDefault="00BF17B0" w:rsidP="00BF17B0">
            <w:pPr>
              <w:rPr>
                <w:ins w:id="2397" w:author="Laura Viignola" w:date="2017-07-10T16:58:00Z"/>
                <w:lang w:val="it-IT"/>
              </w:rPr>
            </w:pPr>
            <w:ins w:id="2398"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10022" w14:textId="77777777" w:rsidR="00BF17B0" w:rsidRDefault="00BF17B0" w:rsidP="00BF17B0">
            <w:pPr>
              <w:rPr>
                <w:ins w:id="2399" w:author="Laura Viignola" w:date="2017-07-10T16:58:00Z"/>
                <w:lang w:val="it-IT"/>
              </w:rPr>
            </w:pPr>
            <w:ins w:id="2400"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EF3D7" w14:textId="77777777" w:rsidR="00BF17B0" w:rsidRDefault="00BF17B0" w:rsidP="00BF17B0">
            <w:pPr>
              <w:rPr>
                <w:ins w:id="2401" w:author="Laura Viignola" w:date="2017-07-10T16:58:00Z"/>
                <w:lang w:val="it-IT"/>
              </w:rPr>
            </w:pPr>
            <w:ins w:id="2402"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D50A1" w14:textId="77777777" w:rsidR="00BF17B0" w:rsidRDefault="00BF17B0" w:rsidP="00BF17B0">
            <w:pPr>
              <w:rPr>
                <w:ins w:id="2403" w:author="Laura Viignola" w:date="2017-07-10T16:58:00Z"/>
                <w:lang w:val="it-IT"/>
              </w:rPr>
            </w:pPr>
            <w:ins w:id="240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0AFBF1" w14:textId="77777777" w:rsidR="00BF17B0" w:rsidRDefault="00BF17B0" w:rsidP="00BF17B0">
            <w:pPr>
              <w:jc w:val="right"/>
              <w:rPr>
                <w:ins w:id="2405" w:author="Laura Viignola" w:date="2017-07-10T16:58:00Z"/>
                <w:lang w:val="it-IT"/>
              </w:rPr>
            </w:pPr>
            <w:ins w:id="2406"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02305" w14:textId="77777777" w:rsidR="00BF17B0" w:rsidRDefault="00BF17B0" w:rsidP="00BF17B0">
            <w:pPr>
              <w:jc w:val="right"/>
              <w:rPr>
                <w:ins w:id="2407" w:author="Laura Viignola" w:date="2017-07-10T16:58:00Z"/>
                <w:lang w:val="it-IT"/>
              </w:rPr>
            </w:pPr>
            <w:ins w:id="2408" w:author="Laura Viignola" w:date="2017-07-10T16:58:00Z">
              <w:r>
                <w:rPr>
                  <w:rFonts w:ascii="Calibri" w:eastAsia="Calibri" w:hAnsi="Calibri" w:cs="Calibri"/>
                  <w:lang w:val="it-IT"/>
                </w:rPr>
                <w:t>17.7</w:t>
              </w:r>
            </w:ins>
          </w:p>
        </w:tc>
      </w:tr>
      <w:tr w:rsidR="00BF17B0" w14:paraId="6F66E469" w14:textId="77777777" w:rsidTr="00BF17B0">
        <w:trPr>
          <w:ins w:id="2409"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75E84F" w14:textId="77777777" w:rsidR="00BF17B0" w:rsidRDefault="00BF17B0" w:rsidP="00BF17B0">
            <w:pPr>
              <w:rPr>
                <w:ins w:id="2410" w:author="Laura Viignola" w:date="2017-07-10T16:58:00Z"/>
                <w:lang w:val="it-IT"/>
              </w:rPr>
            </w:pPr>
            <w:ins w:id="2411"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5E026E" w14:textId="77777777" w:rsidR="00BF17B0" w:rsidRDefault="00BF17B0" w:rsidP="00BF17B0">
            <w:pPr>
              <w:rPr>
                <w:ins w:id="2412" w:author="Laura Viignola" w:date="2017-07-10T16:58:00Z"/>
                <w:lang w:val="it-IT"/>
              </w:rPr>
            </w:pPr>
            <w:ins w:id="2413"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9006BB" w14:textId="77777777" w:rsidR="00BF17B0" w:rsidRDefault="00BF17B0" w:rsidP="00BF17B0">
            <w:pPr>
              <w:rPr>
                <w:ins w:id="2414" w:author="Laura Viignola" w:date="2017-07-10T16:58:00Z"/>
                <w:lang w:val="it-IT"/>
              </w:rPr>
            </w:pPr>
            <w:ins w:id="2415"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5F2CCA" w14:textId="77777777" w:rsidR="00BF17B0" w:rsidRDefault="00BF17B0" w:rsidP="00BF17B0">
            <w:pPr>
              <w:rPr>
                <w:ins w:id="2416" w:author="Laura Viignola" w:date="2017-07-10T16:58:00Z"/>
                <w:lang w:val="it-IT"/>
              </w:rPr>
            </w:pPr>
            <w:ins w:id="241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46410F" w14:textId="77777777" w:rsidR="00BF17B0" w:rsidRDefault="00BF17B0" w:rsidP="00BF17B0">
            <w:pPr>
              <w:jc w:val="right"/>
              <w:rPr>
                <w:ins w:id="2418" w:author="Laura Viignola" w:date="2017-07-10T16:58:00Z"/>
                <w:lang w:val="it-IT"/>
              </w:rPr>
            </w:pPr>
            <w:ins w:id="2419"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93ACA12" w14:textId="77777777" w:rsidR="00BF17B0" w:rsidRDefault="00BF17B0" w:rsidP="00BF17B0">
            <w:pPr>
              <w:jc w:val="right"/>
              <w:rPr>
                <w:ins w:id="2420" w:author="Laura Viignola" w:date="2017-07-10T16:58:00Z"/>
                <w:lang w:val="it-IT"/>
              </w:rPr>
            </w:pPr>
            <w:ins w:id="2421" w:author="Laura Viignola" w:date="2017-07-10T16:58:00Z">
              <w:r>
                <w:rPr>
                  <w:rFonts w:ascii="Calibri" w:eastAsia="Calibri" w:hAnsi="Calibri" w:cs="Calibri"/>
                  <w:lang w:val="it-IT"/>
                </w:rPr>
                <w:t>24.3</w:t>
              </w:r>
            </w:ins>
          </w:p>
        </w:tc>
      </w:tr>
    </w:tbl>
    <w:p w14:paraId="5955821C" w14:textId="77777777" w:rsidR="00BF17B0" w:rsidRPr="001A403F" w:rsidRDefault="00BF17B0" w:rsidP="00BF17B0">
      <w:pPr>
        <w:rPr>
          <w:ins w:id="2422" w:author="Laura Viignola" w:date="2017-07-10T16:58:00Z"/>
          <w:rFonts w:ascii="Cambria" w:hAnsi="Cambria"/>
        </w:rPr>
      </w:pPr>
    </w:p>
    <w:p w14:paraId="406D50A7" w14:textId="77777777" w:rsidR="00BF17B0" w:rsidRDefault="00BF17B0" w:rsidP="00BF17B0">
      <w:pPr>
        <w:rPr>
          <w:ins w:id="2423" w:author="Laura Viignola" w:date="2017-07-10T16:58:00Z"/>
          <w:rFonts w:ascii="Cambria" w:eastAsia="Calibri" w:hAnsi="Cambria" w:cs="Calibri"/>
          <w:lang w:val="pt-PT"/>
        </w:rPr>
      </w:pPr>
      <w:ins w:id="2424"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3CBBE066" w14:textId="77777777" w:rsidR="00BF17B0" w:rsidRDefault="00BF17B0" w:rsidP="00BF17B0">
      <w:pPr>
        <w:rPr>
          <w:ins w:id="2425"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23CF6E74" w14:textId="77777777" w:rsidTr="00BF17B0">
        <w:trPr>
          <w:ins w:id="2426"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E9C78B5" w14:textId="77777777" w:rsidR="00BF17B0" w:rsidRDefault="00BF17B0" w:rsidP="00BF17B0">
            <w:pPr>
              <w:rPr>
                <w:ins w:id="2427" w:author="Laura Viignola" w:date="2017-07-10T16:58:00Z"/>
                <w:lang w:val="it-IT"/>
              </w:rPr>
            </w:pPr>
            <w:ins w:id="2428"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83019CF" w14:textId="77777777" w:rsidTr="00BF17B0">
        <w:trPr>
          <w:ins w:id="242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7CD228B" w14:textId="77777777" w:rsidR="00BF17B0" w:rsidRPr="005549E1" w:rsidRDefault="00BF17B0" w:rsidP="00BF17B0">
            <w:pPr>
              <w:rPr>
                <w:ins w:id="2430" w:author="Laura Viignola" w:date="2017-07-10T16:58:00Z"/>
                <w:rFonts w:ascii="Arial" w:hAnsi="Arial" w:cs="Arial"/>
                <w:lang w:val="it-IT"/>
              </w:rPr>
            </w:pPr>
            <w:ins w:id="2431"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3167F" w14:textId="77777777" w:rsidR="00BF17B0" w:rsidRPr="005549E1" w:rsidRDefault="00BF17B0" w:rsidP="00BF17B0">
            <w:pPr>
              <w:rPr>
                <w:ins w:id="2432" w:author="Laura Viignola" w:date="2017-07-10T16:58:00Z"/>
                <w:rFonts w:ascii="Arial" w:hAnsi="Arial" w:cs="Arial"/>
                <w:lang w:val="it-IT"/>
              </w:rPr>
            </w:pPr>
            <w:ins w:id="2433"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72E479" w14:textId="77777777" w:rsidR="00BF17B0" w:rsidRPr="005549E1" w:rsidRDefault="00BF17B0" w:rsidP="00BF17B0">
            <w:pPr>
              <w:rPr>
                <w:ins w:id="2434" w:author="Laura Viignola" w:date="2017-07-10T16:58:00Z"/>
                <w:rFonts w:ascii="Arial" w:hAnsi="Arial" w:cs="Arial"/>
                <w:lang w:val="it-IT"/>
              </w:rPr>
            </w:pPr>
            <w:ins w:id="2435"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B3C3BB" w14:textId="77777777" w:rsidR="00BF17B0" w:rsidRPr="005549E1" w:rsidRDefault="00BF17B0" w:rsidP="00BF17B0">
            <w:pPr>
              <w:rPr>
                <w:ins w:id="2436" w:author="Laura Viignola" w:date="2017-07-10T16:58:00Z"/>
                <w:rFonts w:ascii="Arial" w:hAnsi="Arial" w:cs="Arial"/>
                <w:lang w:val="it-IT"/>
              </w:rPr>
            </w:pPr>
            <w:ins w:id="2437"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D68CB9A" w14:textId="77777777" w:rsidR="00BF17B0" w:rsidRPr="005549E1" w:rsidRDefault="00BF17B0" w:rsidP="00BF17B0">
            <w:pPr>
              <w:rPr>
                <w:ins w:id="2438" w:author="Laura Viignola" w:date="2017-07-10T16:58:00Z"/>
                <w:rFonts w:ascii="Arial" w:hAnsi="Arial" w:cs="Arial"/>
                <w:lang w:val="it-IT"/>
              </w:rPr>
            </w:pPr>
            <w:ins w:id="2439"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857B7BA" w14:textId="77777777" w:rsidR="00BF17B0" w:rsidRPr="005549E1" w:rsidRDefault="00BF17B0" w:rsidP="00BF17B0">
            <w:pPr>
              <w:rPr>
                <w:ins w:id="2440" w:author="Laura Viignola" w:date="2017-07-10T16:58:00Z"/>
                <w:rFonts w:ascii="Arial" w:hAnsi="Arial" w:cs="Arial"/>
                <w:lang w:val="it-IT"/>
              </w:rPr>
            </w:pPr>
            <w:ins w:id="2441" w:author="Laura Viignola" w:date="2017-07-10T16:58:00Z">
              <w:r w:rsidRPr="005549E1">
                <w:rPr>
                  <w:rFonts w:ascii="Arial" w:eastAsia="Calibri" w:hAnsi="Arial" w:cs="Arial"/>
                  <w:lang w:val="it-IT"/>
                </w:rPr>
                <w:t>UNEMPLOYMENT</w:t>
              </w:r>
            </w:ins>
          </w:p>
        </w:tc>
      </w:tr>
      <w:tr w:rsidR="00BF17B0" w14:paraId="4D3A584C" w14:textId="77777777" w:rsidTr="00BF17B0">
        <w:trPr>
          <w:ins w:id="244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5AFFBA" w14:textId="77777777" w:rsidR="00BF17B0" w:rsidRDefault="00BF17B0" w:rsidP="00BF17B0">
            <w:pPr>
              <w:rPr>
                <w:ins w:id="2443" w:author="Laura Viignola" w:date="2017-07-10T16:58:00Z"/>
                <w:lang w:val="it-IT"/>
              </w:rPr>
            </w:pPr>
            <w:ins w:id="244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116135" w14:textId="77777777" w:rsidR="00BF17B0" w:rsidRDefault="00BF17B0" w:rsidP="00BF17B0">
            <w:pPr>
              <w:rPr>
                <w:ins w:id="2445" w:author="Laura Viignola" w:date="2017-07-10T16:58:00Z"/>
                <w:lang w:val="it-IT"/>
              </w:rPr>
            </w:pPr>
            <w:ins w:id="2446"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CAF18A" w14:textId="77777777" w:rsidR="00BF17B0" w:rsidRDefault="00BF17B0" w:rsidP="00BF17B0">
            <w:pPr>
              <w:rPr>
                <w:ins w:id="2447" w:author="Laura Viignola" w:date="2017-07-10T16:58:00Z"/>
                <w:lang w:val="it-IT"/>
              </w:rPr>
            </w:pPr>
            <w:ins w:id="2448"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A11950" w14:textId="77777777" w:rsidR="00BF17B0" w:rsidRDefault="00BF17B0" w:rsidP="00BF17B0">
            <w:pPr>
              <w:rPr>
                <w:ins w:id="2449" w:author="Laura Viignola" w:date="2017-07-10T16:58:00Z"/>
                <w:lang w:val="it-IT"/>
              </w:rPr>
            </w:pPr>
            <w:ins w:id="245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51EA0" w14:textId="77777777" w:rsidR="00BF17B0" w:rsidRDefault="00BF17B0" w:rsidP="00BF17B0">
            <w:pPr>
              <w:jc w:val="right"/>
              <w:rPr>
                <w:ins w:id="2451" w:author="Laura Viignola" w:date="2017-07-10T16:58:00Z"/>
                <w:lang w:val="it-IT"/>
              </w:rPr>
            </w:pPr>
            <w:ins w:id="2452"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84D709" w14:textId="77777777" w:rsidR="00BF17B0" w:rsidRDefault="00BF17B0" w:rsidP="00BF17B0">
            <w:pPr>
              <w:jc w:val="right"/>
              <w:rPr>
                <w:ins w:id="2453" w:author="Laura Viignola" w:date="2017-07-10T16:58:00Z"/>
                <w:lang w:val="it-IT"/>
              </w:rPr>
            </w:pPr>
            <w:ins w:id="2454" w:author="Laura Viignola" w:date="2017-07-10T16:58:00Z">
              <w:r>
                <w:rPr>
                  <w:rFonts w:ascii="Calibri" w:eastAsia="Calibri" w:hAnsi="Calibri" w:cs="Calibri"/>
                  <w:lang w:val="it-IT"/>
                </w:rPr>
                <w:t>6</w:t>
              </w:r>
            </w:ins>
          </w:p>
        </w:tc>
      </w:tr>
      <w:tr w:rsidR="00BF17B0" w14:paraId="1827173F" w14:textId="77777777" w:rsidTr="00BF17B0">
        <w:trPr>
          <w:ins w:id="245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A4841" w14:textId="77777777" w:rsidR="00BF17B0" w:rsidRDefault="00BF17B0" w:rsidP="00BF17B0">
            <w:pPr>
              <w:rPr>
                <w:ins w:id="2456" w:author="Laura Viignola" w:date="2017-07-10T16:58:00Z"/>
                <w:lang w:val="it-IT"/>
              </w:rPr>
            </w:pPr>
            <w:ins w:id="245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92CDFC" w14:textId="77777777" w:rsidR="00BF17B0" w:rsidRDefault="00BF17B0" w:rsidP="00BF17B0">
            <w:pPr>
              <w:rPr>
                <w:ins w:id="2458" w:author="Laura Viignola" w:date="2017-07-10T16:58:00Z"/>
                <w:lang w:val="it-IT"/>
              </w:rPr>
            </w:pPr>
            <w:ins w:id="2459"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53DB9" w14:textId="77777777" w:rsidR="00BF17B0" w:rsidRDefault="00BF17B0" w:rsidP="00BF17B0">
            <w:pPr>
              <w:rPr>
                <w:ins w:id="2460" w:author="Laura Viignola" w:date="2017-07-10T16:58:00Z"/>
                <w:lang w:val="it-IT"/>
              </w:rPr>
            </w:pPr>
            <w:ins w:id="2461"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4DC1BE" w14:textId="77777777" w:rsidR="00BF17B0" w:rsidRDefault="00BF17B0" w:rsidP="00BF17B0">
            <w:pPr>
              <w:rPr>
                <w:ins w:id="2462" w:author="Laura Viignola" w:date="2017-07-10T16:58:00Z"/>
                <w:lang w:val="it-IT"/>
              </w:rPr>
            </w:pPr>
            <w:ins w:id="246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0E6034" w14:textId="77777777" w:rsidR="00BF17B0" w:rsidRPr="00857F38" w:rsidRDefault="00BF17B0" w:rsidP="00BF17B0">
            <w:pPr>
              <w:jc w:val="right"/>
              <w:rPr>
                <w:ins w:id="2464" w:author="Laura Viignola" w:date="2017-07-10T16:58:00Z"/>
                <w:rFonts w:asciiTheme="minorHAnsi" w:hAnsiTheme="minorHAnsi"/>
                <w:lang w:val="it-IT"/>
              </w:rPr>
            </w:pPr>
            <w:ins w:id="2465"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8D7DFC" w14:textId="77777777" w:rsidR="00BF17B0" w:rsidRDefault="00BF17B0" w:rsidP="00BF17B0">
            <w:pPr>
              <w:jc w:val="right"/>
              <w:rPr>
                <w:ins w:id="2466" w:author="Laura Viignola" w:date="2017-07-10T16:58:00Z"/>
                <w:lang w:val="it-IT"/>
              </w:rPr>
            </w:pPr>
            <w:ins w:id="2467" w:author="Laura Viignola" w:date="2017-07-10T16:58:00Z">
              <w:r>
                <w:rPr>
                  <w:rFonts w:ascii="Calibri" w:eastAsia="Calibri" w:hAnsi="Calibri" w:cs="Calibri"/>
                  <w:lang w:val="it-IT"/>
                </w:rPr>
                <w:t>6</w:t>
              </w:r>
            </w:ins>
          </w:p>
        </w:tc>
      </w:tr>
      <w:tr w:rsidR="00BF17B0" w14:paraId="65633C60" w14:textId="77777777" w:rsidTr="00BF17B0">
        <w:trPr>
          <w:ins w:id="246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3988A" w14:textId="77777777" w:rsidR="00BF17B0" w:rsidRDefault="00BF17B0" w:rsidP="00BF17B0">
            <w:pPr>
              <w:rPr>
                <w:ins w:id="2469" w:author="Laura Viignola" w:date="2017-07-10T16:58:00Z"/>
                <w:lang w:val="it-IT"/>
              </w:rPr>
            </w:pPr>
            <w:ins w:id="247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EFB901" w14:textId="77777777" w:rsidR="00BF17B0" w:rsidRDefault="00BF17B0" w:rsidP="00BF17B0">
            <w:pPr>
              <w:rPr>
                <w:ins w:id="2471" w:author="Laura Viignola" w:date="2017-07-10T16:58:00Z"/>
                <w:lang w:val="it-IT"/>
              </w:rPr>
            </w:pPr>
            <w:ins w:id="2472"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993129" w14:textId="77777777" w:rsidR="00BF17B0" w:rsidRDefault="00BF17B0" w:rsidP="00BF17B0">
            <w:pPr>
              <w:rPr>
                <w:ins w:id="2473" w:author="Laura Viignola" w:date="2017-07-10T16:58:00Z"/>
                <w:lang w:val="it-IT"/>
              </w:rPr>
            </w:pPr>
            <w:ins w:id="2474"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FA48C" w14:textId="77777777" w:rsidR="00BF17B0" w:rsidRDefault="00BF17B0" w:rsidP="00BF17B0">
            <w:pPr>
              <w:rPr>
                <w:ins w:id="2475" w:author="Laura Viignola" w:date="2017-07-10T16:58:00Z"/>
                <w:lang w:val="it-IT"/>
              </w:rPr>
            </w:pPr>
            <w:ins w:id="247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58609A" w14:textId="77777777" w:rsidR="00BF17B0" w:rsidRDefault="00BF17B0" w:rsidP="00BF17B0">
            <w:pPr>
              <w:jc w:val="right"/>
              <w:rPr>
                <w:ins w:id="2477" w:author="Laura Viignola" w:date="2017-07-10T16:58:00Z"/>
                <w:lang w:val="it-IT"/>
              </w:rPr>
            </w:pPr>
            <w:ins w:id="2478"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7EFAAB" w14:textId="77777777" w:rsidR="00BF17B0" w:rsidRDefault="00BF17B0" w:rsidP="00BF17B0">
            <w:pPr>
              <w:jc w:val="right"/>
              <w:rPr>
                <w:ins w:id="2479" w:author="Laura Viignola" w:date="2017-07-10T16:58:00Z"/>
                <w:lang w:val="it-IT"/>
              </w:rPr>
            </w:pPr>
            <w:ins w:id="2480" w:author="Laura Viignola" w:date="2017-07-10T16:58:00Z">
              <w:r>
                <w:rPr>
                  <w:rFonts w:ascii="Calibri" w:eastAsia="Calibri" w:hAnsi="Calibri" w:cs="Calibri"/>
                  <w:lang w:val="it-IT"/>
                </w:rPr>
                <w:t>18</w:t>
              </w:r>
            </w:ins>
          </w:p>
        </w:tc>
      </w:tr>
      <w:tr w:rsidR="00BF17B0" w14:paraId="33C9DE0C" w14:textId="77777777" w:rsidTr="00BF17B0">
        <w:trPr>
          <w:ins w:id="248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1008F1" w14:textId="77777777" w:rsidR="00BF17B0" w:rsidRDefault="00BF17B0" w:rsidP="00BF17B0">
            <w:pPr>
              <w:rPr>
                <w:ins w:id="2482" w:author="Laura Viignola" w:date="2017-07-10T16:58:00Z"/>
                <w:lang w:val="it-IT"/>
              </w:rPr>
            </w:pPr>
            <w:ins w:id="248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33C5C4" w14:textId="77777777" w:rsidR="00BF17B0" w:rsidRDefault="00BF17B0" w:rsidP="00BF17B0">
            <w:pPr>
              <w:rPr>
                <w:ins w:id="2484" w:author="Laura Viignola" w:date="2017-07-10T16:58:00Z"/>
                <w:lang w:val="it-IT"/>
              </w:rPr>
            </w:pPr>
            <w:ins w:id="2485"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36BD3A" w14:textId="77777777" w:rsidR="00BF17B0" w:rsidRDefault="00BF17B0" w:rsidP="00BF17B0">
            <w:pPr>
              <w:rPr>
                <w:ins w:id="2486" w:author="Laura Viignola" w:date="2017-07-10T16:58:00Z"/>
                <w:lang w:val="it-IT"/>
              </w:rPr>
            </w:pPr>
            <w:ins w:id="2487"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64FC9" w14:textId="77777777" w:rsidR="00BF17B0" w:rsidRDefault="00BF17B0" w:rsidP="00BF17B0">
            <w:pPr>
              <w:rPr>
                <w:ins w:id="2488" w:author="Laura Viignola" w:date="2017-07-10T16:58:00Z"/>
                <w:lang w:val="it-IT"/>
              </w:rPr>
            </w:pPr>
            <w:ins w:id="248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2F9334" w14:textId="77777777" w:rsidR="00BF17B0" w:rsidRDefault="00BF17B0" w:rsidP="00BF17B0">
            <w:pPr>
              <w:jc w:val="right"/>
              <w:rPr>
                <w:ins w:id="2490" w:author="Laura Viignola" w:date="2017-07-10T16:58:00Z"/>
                <w:lang w:val="it-IT"/>
              </w:rPr>
            </w:pPr>
            <w:ins w:id="2491"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2F3325" w14:textId="77777777" w:rsidR="00BF17B0" w:rsidRDefault="00BF17B0" w:rsidP="00BF17B0">
            <w:pPr>
              <w:jc w:val="right"/>
              <w:rPr>
                <w:ins w:id="2492" w:author="Laura Viignola" w:date="2017-07-10T16:58:00Z"/>
                <w:lang w:val="it-IT"/>
              </w:rPr>
            </w:pPr>
            <w:ins w:id="2493" w:author="Laura Viignola" w:date="2017-07-10T16:58:00Z">
              <w:r>
                <w:rPr>
                  <w:rFonts w:ascii="Calibri" w:eastAsia="Calibri" w:hAnsi="Calibri" w:cs="Calibri"/>
                  <w:lang w:val="it-IT"/>
                </w:rPr>
                <w:t>25</w:t>
              </w:r>
            </w:ins>
          </w:p>
        </w:tc>
      </w:tr>
    </w:tbl>
    <w:p w14:paraId="62583066" w14:textId="77777777" w:rsidR="00BF17B0" w:rsidRDefault="00BF17B0" w:rsidP="00BF17B0">
      <w:pPr>
        <w:rPr>
          <w:ins w:id="2494" w:author="Laura Viignola" w:date="2017-07-10T16:58:00Z"/>
          <w:rFonts w:ascii="Trebuchet MS" w:eastAsia="Trebuchet MS" w:hAnsi="Trebuchet MS" w:cs="Trebuchet MS"/>
          <w:color w:val="454645"/>
          <w:sz w:val="32"/>
        </w:rPr>
      </w:pPr>
    </w:p>
    <w:p w14:paraId="6C45A22D" w14:textId="77777777" w:rsidR="00BF17B0" w:rsidRDefault="00BF17B0" w:rsidP="00BF17B0">
      <w:pPr>
        <w:rPr>
          <w:ins w:id="2495" w:author="Laura Viignola" w:date="2017-07-10T16:58:00Z"/>
          <w:rFonts w:ascii="Cambria" w:eastAsia="Calibri" w:hAnsi="Cambria" w:cs="Calibri"/>
          <w:lang w:val="pt-PT"/>
        </w:rPr>
      </w:pPr>
      <w:ins w:id="2496"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66B927B" w14:textId="77777777" w:rsidR="00BF17B0" w:rsidRPr="00473A8C" w:rsidRDefault="00BF17B0" w:rsidP="00BF17B0">
      <w:pPr>
        <w:rPr>
          <w:ins w:id="2497"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3DE0AB2E" w14:textId="77777777" w:rsidTr="00BF17B0">
        <w:trPr>
          <w:ins w:id="2498"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27DF5586" w14:textId="77777777" w:rsidR="00BF17B0" w:rsidRDefault="00BF17B0" w:rsidP="00BF17B0">
            <w:pPr>
              <w:rPr>
                <w:ins w:id="2499" w:author="Laura Viignola" w:date="2017-07-10T16:58:00Z"/>
                <w:lang w:val="it-IT"/>
              </w:rPr>
            </w:pPr>
            <w:ins w:id="2500"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838A29D" w14:textId="77777777" w:rsidTr="00BF17B0">
        <w:trPr>
          <w:ins w:id="250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13D1B5" w14:textId="77777777" w:rsidR="00BF17B0" w:rsidRPr="005549E1" w:rsidRDefault="00BF17B0" w:rsidP="00BF17B0">
            <w:pPr>
              <w:rPr>
                <w:ins w:id="2502" w:author="Laura Viignola" w:date="2017-07-10T16:58:00Z"/>
                <w:rFonts w:ascii="Arial" w:hAnsi="Arial" w:cs="Arial"/>
                <w:lang w:val="it-IT"/>
              </w:rPr>
            </w:pPr>
            <w:ins w:id="2503"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611053" w14:textId="77777777" w:rsidR="00BF17B0" w:rsidRPr="005549E1" w:rsidRDefault="00BF17B0" w:rsidP="00BF17B0">
            <w:pPr>
              <w:rPr>
                <w:ins w:id="2504" w:author="Laura Viignola" w:date="2017-07-10T16:58:00Z"/>
                <w:rFonts w:ascii="Arial" w:hAnsi="Arial" w:cs="Arial"/>
                <w:lang w:val="it-IT"/>
              </w:rPr>
            </w:pPr>
            <w:ins w:id="2505"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BC3EDB" w14:textId="77777777" w:rsidR="00BF17B0" w:rsidRPr="005549E1" w:rsidRDefault="00BF17B0" w:rsidP="00BF17B0">
            <w:pPr>
              <w:rPr>
                <w:ins w:id="2506" w:author="Laura Viignola" w:date="2017-07-10T16:58:00Z"/>
                <w:rFonts w:ascii="Arial" w:hAnsi="Arial" w:cs="Arial"/>
                <w:lang w:val="it-IT"/>
              </w:rPr>
            </w:pPr>
            <w:ins w:id="2507"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C43751" w14:textId="77777777" w:rsidR="00BF17B0" w:rsidRPr="005549E1" w:rsidRDefault="00BF17B0" w:rsidP="00BF17B0">
            <w:pPr>
              <w:rPr>
                <w:ins w:id="2508" w:author="Laura Viignola" w:date="2017-07-10T16:58:00Z"/>
                <w:rFonts w:ascii="Arial" w:hAnsi="Arial" w:cs="Arial"/>
                <w:lang w:val="it-IT"/>
              </w:rPr>
            </w:pPr>
            <w:ins w:id="2509"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68AFD82" w14:textId="77777777" w:rsidR="00BF17B0" w:rsidRPr="005549E1" w:rsidRDefault="00BF17B0" w:rsidP="00BF17B0">
            <w:pPr>
              <w:rPr>
                <w:ins w:id="2510" w:author="Laura Viignola" w:date="2017-07-10T16:58:00Z"/>
                <w:rFonts w:ascii="Arial" w:hAnsi="Arial" w:cs="Arial"/>
                <w:lang w:val="it-IT"/>
              </w:rPr>
            </w:pPr>
            <w:ins w:id="2511"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2C5152" w14:textId="77777777" w:rsidR="00BF17B0" w:rsidRPr="005549E1" w:rsidRDefault="00BF17B0" w:rsidP="00BF17B0">
            <w:pPr>
              <w:rPr>
                <w:ins w:id="2512" w:author="Laura Viignola" w:date="2017-07-10T16:58:00Z"/>
                <w:rFonts w:ascii="Arial" w:hAnsi="Arial" w:cs="Arial"/>
                <w:lang w:val="it-IT"/>
              </w:rPr>
            </w:pPr>
            <w:ins w:id="2513" w:author="Laura Viignola" w:date="2017-07-10T16:58:00Z">
              <w:r w:rsidRPr="005549E1">
                <w:rPr>
                  <w:rFonts w:ascii="Arial" w:eastAsia="Calibri" w:hAnsi="Arial" w:cs="Arial"/>
                  <w:lang w:val="it-IT"/>
                </w:rPr>
                <w:t>UNEMPLOYMENT</w:t>
              </w:r>
            </w:ins>
          </w:p>
        </w:tc>
      </w:tr>
      <w:tr w:rsidR="00BF17B0" w14:paraId="0E7F7730" w14:textId="77777777" w:rsidTr="00BF17B0">
        <w:trPr>
          <w:ins w:id="251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C32333" w14:textId="77777777" w:rsidR="00BF17B0" w:rsidRDefault="00BF17B0" w:rsidP="00BF17B0">
            <w:pPr>
              <w:rPr>
                <w:ins w:id="2515" w:author="Laura Viignola" w:date="2017-07-10T16:58:00Z"/>
                <w:lang w:val="it-IT"/>
              </w:rPr>
            </w:pPr>
            <w:ins w:id="251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2A1DEB" w14:textId="77777777" w:rsidR="00BF17B0" w:rsidRDefault="00BF17B0" w:rsidP="00BF17B0">
            <w:pPr>
              <w:rPr>
                <w:ins w:id="2517" w:author="Laura Viignola" w:date="2017-07-10T16:58:00Z"/>
                <w:lang w:val="it-IT"/>
              </w:rPr>
            </w:pPr>
            <w:ins w:id="2518"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CA714D" w14:textId="77777777" w:rsidR="00BF17B0" w:rsidRDefault="00BF17B0" w:rsidP="00BF17B0">
            <w:pPr>
              <w:rPr>
                <w:ins w:id="2519" w:author="Laura Viignola" w:date="2017-07-10T16:58:00Z"/>
                <w:lang w:val="it-IT"/>
              </w:rPr>
            </w:pPr>
            <w:ins w:id="252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6961E6" w14:textId="77777777" w:rsidR="00BF17B0" w:rsidRDefault="00BF17B0" w:rsidP="00BF17B0">
            <w:pPr>
              <w:rPr>
                <w:ins w:id="2521" w:author="Laura Viignola" w:date="2017-07-10T16:58:00Z"/>
                <w:lang w:val="it-IT"/>
              </w:rPr>
            </w:pPr>
            <w:ins w:id="252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DDA6F9" w14:textId="77777777" w:rsidR="00BF17B0" w:rsidRDefault="00BF17B0" w:rsidP="00BF17B0">
            <w:pPr>
              <w:jc w:val="right"/>
              <w:rPr>
                <w:ins w:id="2523" w:author="Laura Viignola" w:date="2017-07-10T16:58:00Z"/>
                <w:lang w:val="it-IT"/>
              </w:rPr>
            </w:pPr>
            <w:ins w:id="2524"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5B6005" w14:textId="77777777" w:rsidR="00BF17B0" w:rsidRDefault="00BF17B0" w:rsidP="00BF17B0">
            <w:pPr>
              <w:jc w:val="right"/>
              <w:rPr>
                <w:ins w:id="2525" w:author="Laura Viignola" w:date="2017-07-10T16:58:00Z"/>
                <w:lang w:val="it-IT"/>
              </w:rPr>
            </w:pPr>
            <w:ins w:id="2526" w:author="Laura Viignola" w:date="2017-07-10T16:58:00Z">
              <w:r>
                <w:rPr>
                  <w:rFonts w:ascii="Calibri" w:eastAsia="Calibri" w:hAnsi="Calibri" w:cs="Calibri"/>
                  <w:lang w:val="it-IT"/>
                </w:rPr>
                <w:t>5.9</w:t>
              </w:r>
            </w:ins>
          </w:p>
        </w:tc>
      </w:tr>
      <w:tr w:rsidR="00BF17B0" w14:paraId="4C778981" w14:textId="77777777" w:rsidTr="00BF17B0">
        <w:trPr>
          <w:ins w:id="252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0C17F8" w14:textId="77777777" w:rsidR="00BF17B0" w:rsidRDefault="00BF17B0" w:rsidP="00BF17B0">
            <w:pPr>
              <w:rPr>
                <w:ins w:id="2528" w:author="Laura Viignola" w:date="2017-07-10T16:58:00Z"/>
                <w:lang w:val="it-IT"/>
              </w:rPr>
            </w:pPr>
            <w:ins w:id="252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007364" w14:textId="77777777" w:rsidR="00BF17B0" w:rsidRDefault="00BF17B0" w:rsidP="00BF17B0">
            <w:pPr>
              <w:rPr>
                <w:ins w:id="2530" w:author="Laura Viignola" w:date="2017-07-10T16:58:00Z"/>
                <w:lang w:val="it-IT"/>
              </w:rPr>
            </w:pPr>
            <w:ins w:id="2531"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78530" w14:textId="77777777" w:rsidR="00BF17B0" w:rsidRDefault="00BF17B0" w:rsidP="00BF17B0">
            <w:pPr>
              <w:rPr>
                <w:ins w:id="2532" w:author="Laura Viignola" w:date="2017-07-10T16:58:00Z"/>
                <w:lang w:val="it-IT"/>
              </w:rPr>
            </w:pPr>
            <w:ins w:id="253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9D75AE" w14:textId="77777777" w:rsidR="00BF17B0" w:rsidRDefault="00BF17B0" w:rsidP="00BF17B0">
            <w:pPr>
              <w:rPr>
                <w:ins w:id="2534" w:author="Laura Viignola" w:date="2017-07-10T16:58:00Z"/>
                <w:lang w:val="it-IT"/>
              </w:rPr>
            </w:pPr>
            <w:ins w:id="253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B855C5" w14:textId="77777777" w:rsidR="00BF17B0" w:rsidRPr="00857F38" w:rsidRDefault="00BF17B0" w:rsidP="00BF17B0">
            <w:pPr>
              <w:jc w:val="right"/>
              <w:rPr>
                <w:ins w:id="2536" w:author="Laura Viignola" w:date="2017-07-10T16:58:00Z"/>
                <w:rFonts w:asciiTheme="minorHAnsi" w:hAnsiTheme="minorHAnsi"/>
                <w:lang w:val="it-IT"/>
              </w:rPr>
            </w:pPr>
            <w:ins w:id="2537"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BF644B" w14:textId="77777777" w:rsidR="00BF17B0" w:rsidRDefault="00BF17B0" w:rsidP="00BF17B0">
            <w:pPr>
              <w:jc w:val="right"/>
              <w:rPr>
                <w:ins w:id="2538" w:author="Laura Viignola" w:date="2017-07-10T16:58:00Z"/>
                <w:lang w:val="it-IT"/>
              </w:rPr>
            </w:pPr>
            <w:ins w:id="2539" w:author="Laura Viignola" w:date="2017-07-10T16:58:00Z">
              <w:r>
                <w:rPr>
                  <w:rFonts w:ascii="Calibri" w:eastAsia="Calibri" w:hAnsi="Calibri" w:cs="Calibri"/>
                  <w:lang w:val="it-IT"/>
                </w:rPr>
                <w:t>5.5</w:t>
              </w:r>
            </w:ins>
          </w:p>
        </w:tc>
      </w:tr>
      <w:tr w:rsidR="00BF17B0" w14:paraId="15A3FEFE" w14:textId="77777777" w:rsidTr="00BF17B0">
        <w:trPr>
          <w:ins w:id="254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E30829" w14:textId="77777777" w:rsidR="00BF17B0" w:rsidRDefault="00BF17B0" w:rsidP="00BF17B0">
            <w:pPr>
              <w:rPr>
                <w:ins w:id="2541" w:author="Laura Viignola" w:date="2017-07-10T16:58:00Z"/>
                <w:lang w:val="it-IT"/>
              </w:rPr>
            </w:pPr>
            <w:ins w:id="254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CCEC2" w14:textId="77777777" w:rsidR="00BF17B0" w:rsidRDefault="00BF17B0" w:rsidP="00BF17B0">
            <w:pPr>
              <w:rPr>
                <w:ins w:id="2543" w:author="Laura Viignola" w:date="2017-07-10T16:58:00Z"/>
                <w:lang w:val="it-IT"/>
              </w:rPr>
            </w:pPr>
            <w:ins w:id="2544"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54B55B" w14:textId="77777777" w:rsidR="00BF17B0" w:rsidRDefault="00BF17B0" w:rsidP="00BF17B0">
            <w:pPr>
              <w:rPr>
                <w:ins w:id="2545" w:author="Laura Viignola" w:date="2017-07-10T16:58:00Z"/>
                <w:lang w:val="it-IT"/>
              </w:rPr>
            </w:pPr>
            <w:ins w:id="254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E2579" w14:textId="77777777" w:rsidR="00BF17B0" w:rsidRDefault="00BF17B0" w:rsidP="00BF17B0">
            <w:pPr>
              <w:rPr>
                <w:ins w:id="2547" w:author="Laura Viignola" w:date="2017-07-10T16:58:00Z"/>
                <w:lang w:val="it-IT"/>
              </w:rPr>
            </w:pPr>
            <w:ins w:id="254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05C64" w14:textId="77777777" w:rsidR="00BF17B0" w:rsidRDefault="00BF17B0" w:rsidP="00BF17B0">
            <w:pPr>
              <w:jc w:val="right"/>
              <w:rPr>
                <w:ins w:id="2549" w:author="Laura Viignola" w:date="2017-07-10T16:58:00Z"/>
                <w:lang w:val="it-IT"/>
              </w:rPr>
            </w:pPr>
            <w:ins w:id="2550"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D51C1B" w14:textId="77777777" w:rsidR="00BF17B0" w:rsidRDefault="00BF17B0" w:rsidP="00BF17B0">
            <w:pPr>
              <w:jc w:val="right"/>
              <w:rPr>
                <w:ins w:id="2551" w:author="Laura Viignola" w:date="2017-07-10T16:58:00Z"/>
                <w:lang w:val="it-IT"/>
              </w:rPr>
            </w:pPr>
            <w:ins w:id="2552" w:author="Laura Viignola" w:date="2017-07-10T16:58:00Z">
              <w:r>
                <w:rPr>
                  <w:rFonts w:ascii="Calibri" w:eastAsia="Calibri" w:hAnsi="Calibri" w:cs="Calibri"/>
                  <w:lang w:val="it-IT"/>
                </w:rPr>
                <w:t>17.7</w:t>
              </w:r>
            </w:ins>
          </w:p>
        </w:tc>
      </w:tr>
      <w:tr w:rsidR="00BF17B0" w14:paraId="289B880B" w14:textId="77777777" w:rsidTr="00BF17B0">
        <w:trPr>
          <w:ins w:id="255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7A1F2E" w14:textId="77777777" w:rsidR="00BF17B0" w:rsidRDefault="00BF17B0" w:rsidP="00BF17B0">
            <w:pPr>
              <w:rPr>
                <w:ins w:id="2554" w:author="Laura Viignola" w:date="2017-07-10T16:58:00Z"/>
                <w:lang w:val="it-IT"/>
              </w:rPr>
            </w:pPr>
            <w:ins w:id="255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0AF770" w14:textId="77777777" w:rsidR="00BF17B0" w:rsidRDefault="00BF17B0" w:rsidP="00BF17B0">
            <w:pPr>
              <w:rPr>
                <w:ins w:id="2556" w:author="Laura Viignola" w:date="2017-07-10T16:58:00Z"/>
                <w:lang w:val="it-IT"/>
              </w:rPr>
            </w:pPr>
            <w:ins w:id="2557"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C3415B" w14:textId="77777777" w:rsidR="00BF17B0" w:rsidRDefault="00BF17B0" w:rsidP="00BF17B0">
            <w:pPr>
              <w:rPr>
                <w:ins w:id="2558" w:author="Laura Viignola" w:date="2017-07-10T16:58:00Z"/>
                <w:lang w:val="it-IT"/>
              </w:rPr>
            </w:pPr>
            <w:ins w:id="255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AF0657" w14:textId="77777777" w:rsidR="00BF17B0" w:rsidRDefault="00BF17B0" w:rsidP="00BF17B0">
            <w:pPr>
              <w:rPr>
                <w:ins w:id="2560" w:author="Laura Viignola" w:date="2017-07-10T16:58:00Z"/>
                <w:lang w:val="it-IT"/>
              </w:rPr>
            </w:pPr>
            <w:ins w:id="256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931FFC" w14:textId="77777777" w:rsidR="00BF17B0" w:rsidRDefault="00BF17B0" w:rsidP="00BF17B0">
            <w:pPr>
              <w:jc w:val="right"/>
              <w:rPr>
                <w:ins w:id="2562" w:author="Laura Viignola" w:date="2017-07-10T16:58:00Z"/>
                <w:lang w:val="it-IT"/>
              </w:rPr>
            </w:pPr>
            <w:ins w:id="2563"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EBB12" w14:textId="77777777" w:rsidR="00BF17B0" w:rsidRDefault="00BF17B0" w:rsidP="00BF17B0">
            <w:pPr>
              <w:jc w:val="right"/>
              <w:rPr>
                <w:ins w:id="2564" w:author="Laura Viignola" w:date="2017-07-10T16:58:00Z"/>
                <w:lang w:val="it-IT"/>
              </w:rPr>
            </w:pPr>
            <w:ins w:id="2565" w:author="Laura Viignola" w:date="2017-07-10T16:58:00Z">
              <w:r>
                <w:rPr>
                  <w:rFonts w:ascii="Calibri" w:eastAsia="Calibri" w:hAnsi="Calibri" w:cs="Calibri"/>
                  <w:lang w:val="it-IT"/>
                </w:rPr>
                <w:t>24.3</w:t>
              </w:r>
            </w:ins>
          </w:p>
        </w:tc>
      </w:tr>
    </w:tbl>
    <w:p w14:paraId="71BED40D" w14:textId="77777777" w:rsidR="00BF17B0" w:rsidRDefault="00BF17B0" w:rsidP="00BF17B0">
      <w:pPr>
        <w:rPr>
          <w:ins w:id="2566" w:author="Laura Viignola" w:date="2017-07-10T16:58:00Z"/>
          <w:rFonts w:eastAsia="Trebuchet MS"/>
        </w:rPr>
      </w:pPr>
    </w:p>
    <w:p w14:paraId="40D9F08E" w14:textId="77777777" w:rsidR="00BF17B0" w:rsidRDefault="00BF17B0" w:rsidP="00BF17B0">
      <w:pPr>
        <w:rPr>
          <w:ins w:id="2567" w:author="Laura Viignola" w:date="2017-07-10T16:58:00Z"/>
          <w:rFonts w:eastAsia="Trebuchet MS"/>
        </w:rPr>
      </w:pPr>
    </w:p>
    <w:p w14:paraId="03EE5EEB" w14:textId="77777777" w:rsidR="00BF17B0" w:rsidRPr="000E3547" w:rsidRDefault="00BF17B0" w:rsidP="00BF17B0">
      <w:pPr>
        <w:pStyle w:val="Stile3"/>
        <w:rPr>
          <w:ins w:id="2568" w:author="Laura Viignola" w:date="2017-07-10T16:58:00Z"/>
          <w:lang w:val="it-IT"/>
        </w:rPr>
      </w:pPr>
      <w:ins w:id="2569" w:author="Laura Viignola" w:date="2017-07-10T16:58:00Z">
        <w:r>
          <w:t>floor</w:t>
        </w:r>
      </w:ins>
    </w:p>
    <w:p w14:paraId="6ABBFCFD" w14:textId="77777777" w:rsidR="00BF17B0" w:rsidRDefault="00BF17B0" w:rsidP="00BF17B0">
      <w:pPr>
        <w:rPr>
          <w:ins w:id="2570" w:author="Laura Viignola" w:date="2017-07-10T16:58:00Z"/>
          <w:rFonts w:ascii="Cambria" w:eastAsia="Calibri" w:hAnsi="Cambria" w:cs="Calibri"/>
          <w:i/>
          <w:color w:val="5B9BD5"/>
        </w:rPr>
      </w:pPr>
      <w:ins w:id="257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8E568C6" w14:textId="77777777" w:rsidR="00BF17B0" w:rsidRPr="0075768B" w:rsidRDefault="00BF17B0" w:rsidP="00BF17B0">
      <w:pPr>
        <w:ind w:left="1416"/>
        <w:rPr>
          <w:ins w:id="2572" w:author="Laura Viignola" w:date="2017-07-10T16:58:00Z"/>
          <w:rFonts w:ascii="Arial" w:eastAsia="Calibri" w:hAnsi="Arial" w:cs="Arial"/>
          <w:b/>
        </w:rPr>
      </w:pPr>
      <w:ins w:id="2573" w:author="Laura Viignola" w:date="2017-07-10T16:58:00Z">
        <w:r w:rsidRPr="005549E1">
          <w:rPr>
            <w:rFonts w:ascii="Arial" w:eastAsia="Calibri" w:hAnsi="Arial" w:cs="Arial"/>
            <w:b/>
            <w:color w:val="auto"/>
          </w:rPr>
          <w:t>floor</w:t>
        </w:r>
        <w:r>
          <w:rPr>
            <w:rFonts w:ascii="Arial" w:eastAsia="Calibri" w:hAnsi="Arial" w:cs="Arial"/>
            <w:color w:val="auto"/>
          </w:rPr>
          <w:t>(op)</w:t>
        </w:r>
      </w:ins>
    </w:p>
    <w:p w14:paraId="23F15F3B" w14:textId="77777777" w:rsidR="00BF17B0" w:rsidRDefault="00BF17B0" w:rsidP="00BF17B0">
      <w:pPr>
        <w:ind w:left="360"/>
        <w:rPr>
          <w:ins w:id="2574" w:author="Laura Viignola" w:date="2017-07-10T16:58:00Z"/>
          <w:rFonts w:ascii="Cambria" w:eastAsia="Calibri" w:hAnsi="Cambria" w:cs="Calibri"/>
          <w:color w:val="5B9BD5"/>
        </w:rPr>
      </w:pPr>
    </w:p>
    <w:p w14:paraId="7DDF121A" w14:textId="77777777" w:rsidR="00BF17B0" w:rsidRPr="005961DD" w:rsidRDefault="00BF17B0" w:rsidP="00BF17B0">
      <w:pPr>
        <w:rPr>
          <w:ins w:id="2575" w:author="Laura Viignola" w:date="2017-07-10T16:58:00Z"/>
          <w:rFonts w:ascii="Cambria" w:eastAsia="Calibri" w:hAnsi="Cambria" w:cs="Calibri"/>
          <w:i/>
          <w:color w:val="5B9BD5"/>
        </w:rPr>
      </w:pPr>
      <w:ins w:id="257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1C66E12" w14:textId="77777777" w:rsidR="00BF17B0" w:rsidRDefault="00BF17B0" w:rsidP="00BF17B0">
      <w:pPr>
        <w:rPr>
          <w:ins w:id="2577" w:author="Laura Viignola" w:date="2017-07-10T16:58:00Z"/>
          <w:rFonts w:ascii="Cambria" w:eastAsia="Calibri" w:hAnsi="Cambria" w:cs="Calibri"/>
          <w:color w:val="5B9BD5"/>
        </w:rPr>
      </w:pPr>
      <w:ins w:id="2578"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6479A7D7" w14:textId="77777777" w:rsidR="00BF17B0" w:rsidRDefault="00BF17B0" w:rsidP="00BF17B0">
      <w:pPr>
        <w:rPr>
          <w:ins w:id="2579" w:author="Laura Viignola" w:date="2017-07-10T16:58:00Z"/>
          <w:rFonts w:ascii="Cambria" w:eastAsia="Calibri" w:hAnsi="Cambria" w:cs="Calibri"/>
          <w:color w:val="5B9BD5"/>
        </w:rPr>
      </w:pPr>
    </w:p>
    <w:p w14:paraId="2A28D453" w14:textId="77777777" w:rsidR="00BF17B0" w:rsidRDefault="00BF17B0" w:rsidP="00BF17B0">
      <w:pPr>
        <w:rPr>
          <w:ins w:id="2580" w:author="Laura Viignola" w:date="2017-07-10T16:58:00Z"/>
          <w:rFonts w:ascii="Cambria" w:eastAsia="Calibri" w:hAnsi="Cambria" w:cs="Calibri"/>
          <w:i/>
          <w:color w:val="5B9BD5"/>
        </w:rPr>
      </w:pPr>
      <w:ins w:id="258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B66393C" w14:textId="77777777" w:rsidR="00BF17B0" w:rsidRDefault="00BF17B0" w:rsidP="00BF17B0">
      <w:pPr>
        <w:rPr>
          <w:ins w:id="2582" w:author="Laura Viignola" w:date="2017-07-10T16:58:00Z"/>
          <w:rFonts w:ascii="Arial" w:eastAsia="Calibri" w:hAnsi="Arial" w:cs="Arial"/>
        </w:rPr>
      </w:pPr>
      <w:ins w:id="2583" w:author="Laura Viignola" w:date="2017-07-10T16:58:00Z">
        <w:r w:rsidRPr="005549E1">
          <w:rPr>
            <w:rFonts w:ascii="Arial" w:eastAsia="Calibri" w:hAnsi="Arial" w:cs="Arial"/>
          </w:rPr>
          <w:t>floor</w:t>
        </w:r>
        <w:r>
          <w:rPr>
            <w:rFonts w:ascii="Arial" w:eastAsia="Calibri" w:hAnsi="Arial" w:cs="Arial"/>
          </w:rPr>
          <w:t>(DS_1)</w:t>
        </w:r>
      </w:ins>
    </w:p>
    <w:p w14:paraId="1BAE9EC5" w14:textId="77777777" w:rsidR="00BF17B0" w:rsidRPr="0075768B" w:rsidRDefault="00BF17B0" w:rsidP="00BF17B0">
      <w:pPr>
        <w:rPr>
          <w:ins w:id="2584" w:author="Laura Viignola" w:date="2017-07-10T16:58:00Z"/>
          <w:rFonts w:ascii="Arial" w:eastAsia="Calibri" w:hAnsi="Arial" w:cs="Arial"/>
        </w:rPr>
      </w:pPr>
      <w:ins w:id="2585" w:author="Laura Viignola" w:date="2017-07-10T16:58:00Z">
        <w:r w:rsidRPr="005549E1">
          <w:rPr>
            <w:rFonts w:ascii="Arial" w:eastAsia="Calibri" w:hAnsi="Arial" w:cs="Arial"/>
          </w:rPr>
          <w:t>floor</w:t>
        </w:r>
        <w:r>
          <w:rPr>
            <w:rFonts w:ascii="Arial" w:eastAsia="Calibri" w:hAnsi="Arial" w:cs="Arial"/>
          </w:rPr>
          <w:t>(3.14159)</w:t>
        </w:r>
      </w:ins>
    </w:p>
    <w:p w14:paraId="150DBBAB" w14:textId="77777777" w:rsidR="00BF17B0" w:rsidRPr="00930AA3" w:rsidRDefault="00BF17B0" w:rsidP="00BF17B0">
      <w:pPr>
        <w:rPr>
          <w:ins w:id="2586" w:author="Laura Viignola" w:date="2017-07-10T16:58:00Z"/>
          <w:rFonts w:ascii="Cambria" w:eastAsia="Calibri" w:hAnsi="Cambria" w:cs="Calibri"/>
          <w:color w:val="5B9BD5"/>
        </w:rPr>
      </w:pPr>
    </w:p>
    <w:p w14:paraId="4AE54944" w14:textId="77777777" w:rsidR="00BF17B0" w:rsidRDefault="00BF17B0" w:rsidP="00BF17B0">
      <w:pPr>
        <w:rPr>
          <w:ins w:id="2587" w:author="Laura Viignola" w:date="2017-07-10T16:58:00Z"/>
          <w:rFonts w:ascii="Cambria" w:eastAsia="Calibri" w:hAnsi="Cambria" w:cs="Calibri"/>
          <w:i/>
          <w:color w:val="5B9BD5"/>
        </w:rPr>
      </w:pPr>
      <w:ins w:id="2588" w:author="Laura Viignola" w:date="2017-07-10T16:58:00Z">
        <w:r>
          <w:rPr>
            <w:rFonts w:ascii="Cambria" w:eastAsia="Calibri" w:hAnsi="Cambria" w:cs="Calibri"/>
            <w:i/>
            <w:color w:val="5B9BD5"/>
          </w:rPr>
          <w:t>Semantic for scalar operations</w:t>
        </w:r>
      </w:ins>
    </w:p>
    <w:p w14:paraId="59388DBE" w14:textId="77777777" w:rsidR="00BF17B0" w:rsidRDefault="00BF17B0" w:rsidP="00BF17B0">
      <w:pPr>
        <w:jc w:val="both"/>
        <w:rPr>
          <w:ins w:id="2589" w:author="Laura Viignola" w:date="2017-07-10T16:58:00Z"/>
        </w:rPr>
      </w:pPr>
      <w:ins w:id="2590" w:author="Laura Viignola" w:date="2017-07-10T16:58:00Z">
        <w:r>
          <w:t>The operator floor r</w:t>
        </w:r>
        <w:r w:rsidRPr="0045574F">
          <w:t xml:space="preserve">eturns </w:t>
        </w:r>
        <w:r w:rsidRPr="00857F38">
          <w:t>the greater integer which is smaller or equal than</w:t>
        </w:r>
        <w:r>
          <w:t xml:space="preserve"> </w:t>
        </w:r>
        <w:r w:rsidRPr="0045574F">
          <w:rPr>
            <w:i/>
          </w:rPr>
          <w:t>op</w:t>
        </w:r>
        <w:r>
          <w:t>.</w:t>
        </w:r>
      </w:ins>
    </w:p>
    <w:p w14:paraId="69A29C45" w14:textId="77777777" w:rsidR="00BF17B0" w:rsidRPr="00CF4A4F" w:rsidRDefault="00BF17B0" w:rsidP="00BF17B0">
      <w:pPr>
        <w:jc w:val="both"/>
        <w:rPr>
          <w:ins w:id="2591" w:author="Laura Viignola" w:date="2017-07-10T16:58:00Z"/>
          <w:rFonts w:ascii="Cambria" w:eastAsia="Calibri" w:hAnsi="Cambria" w:cs="Calibri"/>
        </w:rPr>
      </w:pPr>
    </w:p>
    <w:p w14:paraId="1E51F2A3" w14:textId="77777777" w:rsidR="00BF17B0" w:rsidRDefault="00BF17B0" w:rsidP="00BF17B0">
      <w:pPr>
        <w:jc w:val="both"/>
        <w:rPr>
          <w:ins w:id="2592" w:author="Laura Viignola" w:date="2017-07-10T16:58:00Z"/>
          <w:rFonts w:ascii="Cambria" w:eastAsia="Calibri" w:hAnsi="Cambria" w:cs="Calibri"/>
        </w:rPr>
      </w:pPr>
      <w:ins w:id="2593" w:author="Laura Viignola" w:date="2017-07-10T16:58:00Z">
        <w:r>
          <w:rPr>
            <w:rFonts w:ascii="Cambria" w:eastAsia="Calibri" w:hAnsi="Cambria" w:cs="Calibri"/>
          </w:rPr>
          <w:t xml:space="preserve">Examples: </w:t>
        </w:r>
      </w:ins>
    </w:p>
    <w:p w14:paraId="48D61C73" w14:textId="77777777" w:rsidR="00BF17B0" w:rsidRDefault="00BF17B0" w:rsidP="00BF17B0">
      <w:pPr>
        <w:ind w:left="360"/>
        <w:jc w:val="both"/>
        <w:rPr>
          <w:ins w:id="2594" w:author="Laura Viignola" w:date="2017-07-10T16:58:00Z"/>
          <w:rFonts w:ascii="Cambria" w:hAnsi="Cambria"/>
        </w:rPr>
      </w:pPr>
      <w:ins w:id="2595" w:author="Laura Viignola" w:date="2017-07-10T16:58:00Z">
        <w:r w:rsidRPr="005549E1">
          <w:rPr>
            <w:rFonts w:ascii="Arial" w:hAnsi="Arial" w:cs="Arial"/>
            <w:b/>
          </w:rPr>
          <w:t>floor</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3</w:t>
        </w:r>
      </w:ins>
    </w:p>
    <w:p w14:paraId="590E3B52" w14:textId="77777777" w:rsidR="00BF17B0" w:rsidRDefault="00BF17B0" w:rsidP="00BF17B0">
      <w:pPr>
        <w:ind w:left="360"/>
        <w:jc w:val="both"/>
        <w:rPr>
          <w:ins w:id="2596" w:author="Laura Viignola" w:date="2017-07-10T16:58:00Z"/>
          <w:rFonts w:ascii="Cambria" w:hAnsi="Cambria"/>
        </w:rPr>
      </w:pPr>
    </w:p>
    <w:p w14:paraId="1206A6F0" w14:textId="77777777" w:rsidR="00BF17B0" w:rsidRDefault="00BF17B0" w:rsidP="00BF17B0">
      <w:pPr>
        <w:rPr>
          <w:ins w:id="2597" w:author="Laura Viignola" w:date="2017-07-10T16:58:00Z"/>
          <w:rFonts w:ascii="Cambria" w:eastAsia="Calibri" w:hAnsi="Cambria" w:cs="Calibri"/>
          <w:i/>
          <w:color w:val="5B9BD5"/>
        </w:rPr>
      </w:pPr>
    </w:p>
    <w:p w14:paraId="243EF91D" w14:textId="77777777" w:rsidR="00BF17B0" w:rsidRDefault="00BF17B0" w:rsidP="00BF17B0">
      <w:pPr>
        <w:rPr>
          <w:ins w:id="2598" w:author="Laura Viignola" w:date="2017-07-10T16:58:00Z"/>
          <w:rFonts w:ascii="Cambria" w:eastAsia="Calibri" w:hAnsi="Cambria" w:cs="Calibri"/>
          <w:i/>
          <w:color w:val="5B9BD5"/>
        </w:rPr>
      </w:pPr>
      <w:ins w:id="2599"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1EE7A2A8" w14:textId="77777777" w:rsidR="00BF17B0" w:rsidRDefault="00BF17B0" w:rsidP="00BF17B0">
      <w:pPr>
        <w:rPr>
          <w:ins w:id="2600" w:author="Laura Viignola" w:date="2017-07-10T16:58:00Z"/>
          <w:rFonts w:ascii="Cambria" w:eastAsia="Calibri" w:hAnsi="Cambria" w:cs="Calibri"/>
          <w:i/>
          <w:noProof/>
          <w:color w:val="5B9BD5"/>
          <w:lang w:val="en-US"/>
        </w:rPr>
      </w:pPr>
      <w:ins w:id="2601" w:author="Laura Viignola" w:date="2017-07-10T16:58:00Z">
        <w:r w:rsidRPr="00DA2507">
          <w:rPr>
            <w:rFonts w:ascii="Cambria" w:eastAsia="Calibri" w:hAnsi="Cambria" w:cs="Calibri"/>
            <w:i/>
            <w:noProof/>
            <w:color w:val="5B9BD5"/>
            <w:lang w:val="en-US"/>
          </w:rPr>
          <w:t xml:space="preserve"> </w:t>
        </w:r>
      </w:ins>
    </w:p>
    <w:p w14:paraId="3757C7B2" w14:textId="77777777" w:rsidR="00BF17B0" w:rsidRDefault="00BF17B0" w:rsidP="00BF17B0">
      <w:pPr>
        <w:rPr>
          <w:ins w:id="2602" w:author="Laura Viignola" w:date="2017-07-10T16:58:00Z"/>
          <w:rFonts w:ascii="Cambria" w:eastAsia="Calibri" w:hAnsi="Cambria" w:cs="Calibri"/>
        </w:rPr>
      </w:pPr>
      <w:ins w:id="2603"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3D94C823" w14:textId="77777777" w:rsidR="00BF17B0" w:rsidRPr="006F2FA3" w:rsidRDefault="00BF17B0" w:rsidP="00BF17B0">
      <w:pPr>
        <w:ind w:left="708" w:firstLine="708"/>
        <w:rPr>
          <w:ins w:id="2604" w:author="Laura Viignola" w:date="2017-07-10T16:58:00Z"/>
          <w:rFonts w:ascii="Cambria" w:eastAsia="Calibri" w:hAnsi="Cambria" w:cs="Calibri"/>
        </w:rPr>
      </w:pPr>
      <w:ins w:id="2605"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0FCEC3B4" w14:textId="77777777" w:rsidR="00BF17B0" w:rsidRPr="006F2FA3" w:rsidRDefault="00BF17B0" w:rsidP="00BF17B0">
      <w:pPr>
        <w:ind w:left="708" w:firstLine="708"/>
        <w:rPr>
          <w:ins w:id="2606" w:author="Laura Viignola" w:date="2017-07-10T16:58:00Z"/>
          <w:rFonts w:ascii="Cambria" w:eastAsia="Calibri" w:hAnsi="Cambria" w:cs="Calibri"/>
        </w:rPr>
      </w:pPr>
      <w:ins w:id="2607"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0A3693D4" w14:textId="77777777" w:rsidR="00BF17B0" w:rsidRPr="006F2FA3" w:rsidRDefault="00BF17B0" w:rsidP="00BF17B0">
      <w:pPr>
        <w:rPr>
          <w:ins w:id="2608" w:author="Laura Viignola" w:date="2017-07-10T16:58:00Z"/>
          <w:rFonts w:ascii="Cambria" w:eastAsia="Calibri" w:hAnsi="Cambria" w:cs="Calibri"/>
          <w:i/>
          <w:color w:val="5B9BD5"/>
        </w:rPr>
      </w:pPr>
    </w:p>
    <w:p w14:paraId="6AD1F1C6" w14:textId="77777777" w:rsidR="00BF17B0" w:rsidRPr="00E64258" w:rsidRDefault="00BF17B0" w:rsidP="00BF17B0">
      <w:pPr>
        <w:rPr>
          <w:ins w:id="2609" w:author="Laura Viignola" w:date="2017-07-10T16:58:00Z"/>
          <w:rFonts w:ascii="Cambria" w:hAnsi="Cambria"/>
        </w:rPr>
      </w:pPr>
    </w:p>
    <w:p w14:paraId="133516E5" w14:textId="77777777" w:rsidR="00BF17B0" w:rsidRPr="00E64258" w:rsidRDefault="00BF17B0" w:rsidP="00BF17B0">
      <w:pPr>
        <w:rPr>
          <w:ins w:id="2610" w:author="Laura Viignola" w:date="2017-07-10T16:58:00Z"/>
          <w:rFonts w:ascii="Cambria" w:eastAsia="Calibri" w:hAnsi="Cambria" w:cs="Calibri"/>
          <w:i/>
          <w:color w:val="5B9BD5"/>
        </w:rPr>
      </w:pPr>
      <w:ins w:id="2611" w:author="Laura Viignola" w:date="2017-07-10T16:58:00Z">
        <w:r w:rsidRPr="00E64258">
          <w:rPr>
            <w:rFonts w:ascii="Cambria" w:eastAsia="Calibri" w:hAnsi="Cambria" w:cs="Calibri"/>
            <w:i/>
            <w:color w:val="5B9BD5"/>
          </w:rPr>
          <w:t>Result type</w:t>
        </w:r>
      </w:ins>
    </w:p>
    <w:p w14:paraId="76BBFA46" w14:textId="77777777" w:rsidR="00BF17B0" w:rsidRPr="00E64258" w:rsidRDefault="00BF17B0" w:rsidP="00BF17B0">
      <w:pPr>
        <w:rPr>
          <w:ins w:id="2612" w:author="Laura Viignola" w:date="2017-07-10T16:58:00Z"/>
          <w:rFonts w:ascii="Cambria" w:eastAsia="Calibri" w:hAnsi="Cambria" w:cs="Calibri"/>
          <w:i/>
          <w:color w:val="auto"/>
        </w:rPr>
      </w:pPr>
    </w:p>
    <w:p w14:paraId="247D3A48" w14:textId="77777777" w:rsidR="00BF17B0" w:rsidRDefault="00BF17B0" w:rsidP="00BF17B0">
      <w:pPr>
        <w:rPr>
          <w:ins w:id="2613" w:author="Laura Viignola" w:date="2017-07-10T16:58:00Z"/>
          <w:rFonts w:ascii="Cambria" w:eastAsia="Calibri" w:hAnsi="Cambria" w:cs="Calibri"/>
        </w:rPr>
      </w:pPr>
      <w:ins w:id="2614"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73319087" w14:textId="77777777" w:rsidR="00BF17B0" w:rsidRPr="006F2FA3" w:rsidRDefault="00BF17B0" w:rsidP="00BF17B0">
      <w:pPr>
        <w:ind w:left="708" w:firstLine="708"/>
        <w:rPr>
          <w:ins w:id="2615" w:author="Laura Viignola" w:date="2017-07-10T16:58:00Z"/>
          <w:rFonts w:ascii="Cambria" w:eastAsia="Calibri" w:hAnsi="Cambria" w:cs="Calibri"/>
        </w:rPr>
      </w:pPr>
      <w:ins w:id="2616"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F8289F9" w14:textId="77777777" w:rsidR="00BF17B0" w:rsidRPr="006F2FA3" w:rsidRDefault="00BF17B0" w:rsidP="00BF17B0">
      <w:pPr>
        <w:ind w:left="708" w:firstLine="708"/>
        <w:rPr>
          <w:ins w:id="2617" w:author="Laura Viignola" w:date="2017-07-10T16:58:00Z"/>
          <w:rFonts w:ascii="Cambria" w:eastAsia="Calibri" w:hAnsi="Cambria" w:cs="Calibri"/>
        </w:rPr>
      </w:pPr>
      <w:ins w:id="2618" w:author="Laura Viignola" w:date="2017-07-10T16:58:00Z">
        <w:r w:rsidRPr="006F2FA3">
          <w:rPr>
            <w:rFonts w:ascii="Cambria" w:eastAsia="Calibri" w:hAnsi="Cambria" w:cs="Calibri"/>
          </w:rPr>
          <w:t xml:space="preserve">|   </w:t>
        </w:r>
        <w:r>
          <w:rPr>
            <w:rFonts w:ascii="Cambria" w:eastAsia="Calibri" w:hAnsi="Cambria" w:cs="Calibri"/>
          </w:rPr>
          <w:t>integer</w:t>
        </w:r>
      </w:ins>
    </w:p>
    <w:p w14:paraId="5DF3E3E8" w14:textId="77777777" w:rsidR="00BF17B0" w:rsidRDefault="00BF17B0" w:rsidP="00BF17B0">
      <w:pPr>
        <w:rPr>
          <w:ins w:id="2619" w:author="Laura Viignola" w:date="2017-07-10T16:58:00Z"/>
          <w:rFonts w:ascii="Cambria" w:eastAsia="Calibri" w:hAnsi="Cambria" w:cs="Calibri"/>
          <w:i/>
          <w:color w:val="5B9BD5"/>
        </w:rPr>
      </w:pPr>
    </w:p>
    <w:p w14:paraId="707B1BF0" w14:textId="77777777" w:rsidR="00BF17B0" w:rsidRPr="00E5275E" w:rsidRDefault="00BF17B0" w:rsidP="00BF17B0">
      <w:pPr>
        <w:jc w:val="both"/>
        <w:rPr>
          <w:ins w:id="2620" w:author="Laura Viignola" w:date="2017-07-10T16:58:00Z"/>
          <w:rFonts w:ascii="Cambria" w:hAnsi="Cambria"/>
        </w:rPr>
      </w:pPr>
    </w:p>
    <w:p w14:paraId="3DEBAC2A" w14:textId="77777777" w:rsidR="00BF17B0" w:rsidRDefault="00BF17B0" w:rsidP="00BF17B0">
      <w:pPr>
        <w:rPr>
          <w:ins w:id="2621" w:author="Laura Viignola" w:date="2017-07-10T16:58:00Z"/>
          <w:rFonts w:ascii="Cambria" w:eastAsia="Calibri" w:hAnsi="Cambria" w:cs="Calibri"/>
          <w:i/>
          <w:color w:val="5B9BD5"/>
        </w:rPr>
      </w:pPr>
      <w:ins w:id="2622" w:author="Laura Viignola" w:date="2017-07-10T16:58:00Z">
        <w:r>
          <w:rPr>
            <w:rFonts w:ascii="Cambria" w:eastAsia="Calibri" w:hAnsi="Cambria" w:cs="Calibri"/>
            <w:i/>
            <w:color w:val="5B9BD5"/>
          </w:rPr>
          <w:t xml:space="preserve">Behaviour </w:t>
        </w:r>
      </w:ins>
    </w:p>
    <w:p w14:paraId="1538A958" w14:textId="77777777" w:rsidR="00BF17B0" w:rsidRDefault="00BF17B0" w:rsidP="00BF17B0">
      <w:pPr>
        <w:jc w:val="both"/>
        <w:rPr>
          <w:ins w:id="2623" w:author="Laura Viignola" w:date="2017-07-10T16:58:00Z"/>
          <w:rFonts w:ascii="Cambria" w:eastAsia="Calibri" w:hAnsi="Cambria" w:cs="Calibri"/>
          <w:color w:val="auto"/>
        </w:rPr>
      </w:pPr>
      <w:ins w:id="2624"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9C53F87" w14:textId="77777777" w:rsidR="00BF17B0" w:rsidRDefault="00BF17B0" w:rsidP="00BF17B0">
      <w:pPr>
        <w:rPr>
          <w:ins w:id="2625" w:author="Laura Viignola" w:date="2017-07-10T16:58:00Z"/>
          <w:rFonts w:ascii="Cambria" w:eastAsia="Calibri" w:hAnsi="Cambria" w:cs="Calibri"/>
          <w:i/>
          <w:color w:val="5B9BD5"/>
        </w:rPr>
      </w:pPr>
    </w:p>
    <w:p w14:paraId="5F22FE79" w14:textId="77777777" w:rsidR="00BF17B0" w:rsidRDefault="00BF17B0" w:rsidP="00BF17B0">
      <w:pPr>
        <w:rPr>
          <w:ins w:id="2626" w:author="Laura Viignola" w:date="2017-07-10T16:58:00Z"/>
          <w:rFonts w:ascii="Cambria" w:eastAsia="Calibri" w:hAnsi="Cambria" w:cs="Calibri"/>
          <w:i/>
          <w:color w:val="5B9BD5"/>
        </w:rPr>
      </w:pPr>
      <w:ins w:id="2627" w:author="Laura Viignola" w:date="2017-07-10T16:58:00Z">
        <w:r>
          <w:rPr>
            <w:rFonts w:ascii="Cambria" w:eastAsia="Calibri" w:hAnsi="Cambria" w:cs="Calibri"/>
            <w:i/>
            <w:color w:val="5B9BD5"/>
          </w:rPr>
          <w:t xml:space="preserve">Examples </w:t>
        </w:r>
      </w:ins>
    </w:p>
    <w:p w14:paraId="5C895F64" w14:textId="77777777" w:rsidR="00BF17B0" w:rsidRDefault="00BF17B0" w:rsidP="00BF17B0">
      <w:pPr>
        <w:rPr>
          <w:ins w:id="2628" w:author="Laura Viignola" w:date="2017-07-10T16:58:00Z"/>
          <w:rFonts w:ascii="Cambria" w:hAnsi="Cambria"/>
        </w:rPr>
      </w:pPr>
      <w:ins w:id="2629" w:author="Laura Viignola" w:date="2017-07-10T16:58:00Z">
        <w:r>
          <w:rPr>
            <w:rFonts w:ascii="Cambria" w:hAnsi="Cambria"/>
          </w:rPr>
          <w:t>Given the operand Data Set:</w:t>
        </w:r>
      </w:ins>
    </w:p>
    <w:p w14:paraId="1D1D6DB3" w14:textId="77777777" w:rsidR="00BF17B0" w:rsidRDefault="00BF17B0" w:rsidP="00BF17B0">
      <w:pPr>
        <w:rPr>
          <w:ins w:id="2630"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4226A4AD" w14:textId="77777777" w:rsidTr="00BF17B0">
        <w:trPr>
          <w:ins w:id="2631"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D0634DC" w14:textId="77777777" w:rsidR="00BF17B0" w:rsidRPr="005549E1" w:rsidRDefault="00BF17B0" w:rsidP="00BF17B0">
            <w:pPr>
              <w:rPr>
                <w:ins w:id="2632" w:author="Laura Viignola" w:date="2017-07-10T16:58:00Z"/>
                <w:rFonts w:ascii="Arial" w:hAnsi="Arial" w:cs="Arial"/>
                <w:lang w:val="it-IT"/>
              </w:rPr>
            </w:pPr>
            <w:ins w:id="2633" w:author="Laura Viignola" w:date="2017-07-10T16:58:00Z">
              <w:r w:rsidRPr="005549E1">
                <w:rPr>
                  <w:rFonts w:ascii="Arial" w:eastAsia="Calibri" w:hAnsi="Arial" w:cs="Arial"/>
                  <w:lang w:val="it-IT"/>
                </w:rPr>
                <w:t>unemployment</w:t>
              </w:r>
            </w:ins>
          </w:p>
        </w:tc>
      </w:tr>
      <w:tr w:rsidR="00BF17B0" w14:paraId="7BBE40EE" w14:textId="77777777" w:rsidTr="00BF17B0">
        <w:trPr>
          <w:ins w:id="2634"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F8868FF" w14:textId="77777777" w:rsidR="00BF17B0" w:rsidRPr="005549E1" w:rsidRDefault="00BF17B0" w:rsidP="00BF17B0">
            <w:pPr>
              <w:rPr>
                <w:ins w:id="2635" w:author="Laura Viignola" w:date="2017-07-10T16:58:00Z"/>
                <w:rFonts w:ascii="Arial" w:hAnsi="Arial" w:cs="Arial"/>
                <w:lang w:val="it-IT"/>
              </w:rPr>
            </w:pPr>
            <w:ins w:id="2636"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F30EAE9" w14:textId="77777777" w:rsidR="00BF17B0" w:rsidRPr="005549E1" w:rsidRDefault="00BF17B0" w:rsidP="00BF17B0">
            <w:pPr>
              <w:rPr>
                <w:ins w:id="2637" w:author="Laura Viignola" w:date="2017-07-10T16:58:00Z"/>
                <w:rFonts w:ascii="Arial" w:hAnsi="Arial" w:cs="Arial"/>
                <w:lang w:val="it-IT"/>
              </w:rPr>
            </w:pPr>
            <w:ins w:id="2638"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B0B22D" w14:textId="77777777" w:rsidR="00BF17B0" w:rsidRPr="005549E1" w:rsidRDefault="00BF17B0" w:rsidP="00BF17B0">
            <w:pPr>
              <w:rPr>
                <w:ins w:id="2639" w:author="Laura Viignola" w:date="2017-07-10T16:58:00Z"/>
                <w:rFonts w:ascii="Arial" w:hAnsi="Arial" w:cs="Arial"/>
                <w:lang w:val="it-IT"/>
              </w:rPr>
            </w:pPr>
            <w:ins w:id="2640"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FB057C4" w14:textId="77777777" w:rsidR="00BF17B0" w:rsidRPr="005549E1" w:rsidRDefault="00BF17B0" w:rsidP="00BF17B0">
            <w:pPr>
              <w:rPr>
                <w:ins w:id="2641" w:author="Laura Viignola" w:date="2017-07-10T16:58:00Z"/>
                <w:rFonts w:ascii="Arial" w:hAnsi="Arial" w:cs="Arial"/>
                <w:lang w:val="it-IT"/>
              </w:rPr>
            </w:pPr>
            <w:ins w:id="2642"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23D7DE" w14:textId="77777777" w:rsidR="00BF17B0" w:rsidRPr="005549E1" w:rsidRDefault="00BF17B0" w:rsidP="00BF17B0">
            <w:pPr>
              <w:rPr>
                <w:ins w:id="2643" w:author="Laura Viignola" w:date="2017-07-10T16:58:00Z"/>
                <w:rFonts w:ascii="Arial" w:hAnsi="Arial" w:cs="Arial"/>
                <w:lang w:val="it-IT"/>
              </w:rPr>
            </w:pPr>
            <w:ins w:id="2644"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91D1512" w14:textId="77777777" w:rsidR="00BF17B0" w:rsidRPr="005549E1" w:rsidRDefault="00BF17B0" w:rsidP="00BF17B0">
            <w:pPr>
              <w:rPr>
                <w:ins w:id="2645" w:author="Laura Viignola" w:date="2017-07-10T16:58:00Z"/>
                <w:rFonts w:ascii="Arial" w:hAnsi="Arial" w:cs="Arial"/>
                <w:lang w:val="it-IT"/>
              </w:rPr>
            </w:pPr>
            <w:ins w:id="2646" w:author="Laura Viignola" w:date="2017-07-10T16:58:00Z">
              <w:r w:rsidRPr="005549E1">
                <w:rPr>
                  <w:rFonts w:ascii="Arial" w:eastAsia="Calibri" w:hAnsi="Arial" w:cs="Arial"/>
                  <w:lang w:val="it-IT"/>
                </w:rPr>
                <w:t>UNEMPLOYMENT</w:t>
              </w:r>
            </w:ins>
          </w:p>
        </w:tc>
      </w:tr>
      <w:tr w:rsidR="00BF17B0" w14:paraId="396C6533" w14:textId="77777777" w:rsidTr="00BF17B0">
        <w:trPr>
          <w:ins w:id="264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CDF228" w14:textId="77777777" w:rsidR="00BF17B0" w:rsidRDefault="00BF17B0" w:rsidP="00BF17B0">
            <w:pPr>
              <w:rPr>
                <w:ins w:id="2648" w:author="Laura Viignola" w:date="2017-07-10T16:58:00Z"/>
                <w:lang w:val="it-IT"/>
              </w:rPr>
            </w:pPr>
            <w:ins w:id="2649"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CFC093" w14:textId="77777777" w:rsidR="00BF17B0" w:rsidRDefault="00BF17B0" w:rsidP="00BF17B0">
            <w:pPr>
              <w:rPr>
                <w:ins w:id="2650" w:author="Laura Viignola" w:date="2017-07-10T16:58:00Z"/>
                <w:lang w:val="it-IT"/>
              </w:rPr>
            </w:pPr>
            <w:ins w:id="2651"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1B8B4A" w14:textId="77777777" w:rsidR="00BF17B0" w:rsidRDefault="00BF17B0" w:rsidP="00BF17B0">
            <w:pPr>
              <w:rPr>
                <w:ins w:id="2652" w:author="Laura Viignola" w:date="2017-07-10T16:58:00Z"/>
                <w:lang w:val="it-IT"/>
              </w:rPr>
            </w:pPr>
            <w:ins w:id="2653"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BB5F16" w14:textId="77777777" w:rsidR="00BF17B0" w:rsidRDefault="00BF17B0" w:rsidP="00BF17B0">
            <w:pPr>
              <w:rPr>
                <w:ins w:id="2654" w:author="Laura Viignola" w:date="2017-07-10T16:58:00Z"/>
                <w:lang w:val="it-IT"/>
              </w:rPr>
            </w:pPr>
            <w:ins w:id="265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3BBA96" w14:textId="77777777" w:rsidR="00BF17B0" w:rsidRDefault="00BF17B0" w:rsidP="00BF17B0">
            <w:pPr>
              <w:jc w:val="right"/>
              <w:rPr>
                <w:ins w:id="2656" w:author="Laura Viignola" w:date="2017-07-10T16:58:00Z"/>
                <w:lang w:val="it-IT"/>
              </w:rPr>
            </w:pPr>
            <w:ins w:id="2657"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720667" w14:textId="77777777" w:rsidR="00BF17B0" w:rsidRDefault="00BF17B0" w:rsidP="00BF17B0">
            <w:pPr>
              <w:jc w:val="right"/>
              <w:rPr>
                <w:ins w:id="2658" w:author="Laura Viignola" w:date="2017-07-10T16:58:00Z"/>
                <w:lang w:val="it-IT"/>
              </w:rPr>
            </w:pPr>
            <w:ins w:id="2659" w:author="Laura Viignola" w:date="2017-07-10T16:58:00Z">
              <w:r>
                <w:rPr>
                  <w:rFonts w:ascii="Calibri" w:eastAsia="Calibri" w:hAnsi="Calibri" w:cs="Calibri"/>
                  <w:lang w:val="it-IT"/>
                </w:rPr>
                <w:t>5.9</w:t>
              </w:r>
            </w:ins>
          </w:p>
        </w:tc>
      </w:tr>
      <w:tr w:rsidR="00BF17B0" w14:paraId="03744373" w14:textId="77777777" w:rsidTr="00BF17B0">
        <w:trPr>
          <w:ins w:id="266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732FD2" w14:textId="77777777" w:rsidR="00BF17B0" w:rsidRDefault="00BF17B0" w:rsidP="00BF17B0">
            <w:pPr>
              <w:rPr>
                <w:ins w:id="2661" w:author="Laura Viignola" w:date="2017-07-10T16:58:00Z"/>
                <w:lang w:val="it-IT"/>
              </w:rPr>
            </w:pPr>
            <w:ins w:id="266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FE3A0B" w14:textId="77777777" w:rsidR="00BF17B0" w:rsidRDefault="00BF17B0" w:rsidP="00BF17B0">
            <w:pPr>
              <w:rPr>
                <w:ins w:id="2663" w:author="Laura Viignola" w:date="2017-07-10T16:58:00Z"/>
                <w:lang w:val="it-IT"/>
              </w:rPr>
            </w:pPr>
            <w:ins w:id="2664"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059F05" w14:textId="77777777" w:rsidR="00BF17B0" w:rsidRDefault="00BF17B0" w:rsidP="00BF17B0">
            <w:pPr>
              <w:rPr>
                <w:ins w:id="2665" w:author="Laura Viignola" w:date="2017-07-10T16:58:00Z"/>
                <w:lang w:val="it-IT"/>
              </w:rPr>
            </w:pPr>
            <w:ins w:id="2666"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B279BB" w14:textId="77777777" w:rsidR="00BF17B0" w:rsidRDefault="00BF17B0" w:rsidP="00BF17B0">
            <w:pPr>
              <w:rPr>
                <w:ins w:id="2667" w:author="Laura Viignola" w:date="2017-07-10T16:58:00Z"/>
                <w:lang w:val="it-IT"/>
              </w:rPr>
            </w:pPr>
            <w:ins w:id="266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4B899" w14:textId="77777777" w:rsidR="00BF17B0" w:rsidRDefault="00BF17B0" w:rsidP="00BF17B0">
            <w:pPr>
              <w:jc w:val="right"/>
              <w:rPr>
                <w:ins w:id="2669" w:author="Laura Viignola" w:date="2017-07-10T16:58:00Z"/>
                <w:lang w:val="it-IT"/>
              </w:rPr>
            </w:pPr>
            <w:ins w:id="2670"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AB23B" w14:textId="77777777" w:rsidR="00BF17B0" w:rsidRDefault="00BF17B0" w:rsidP="00BF17B0">
            <w:pPr>
              <w:jc w:val="right"/>
              <w:rPr>
                <w:ins w:id="2671" w:author="Laura Viignola" w:date="2017-07-10T16:58:00Z"/>
                <w:lang w:val="it-IT"/>
              </w:rPr>
            </w:pPr>
            <w:ins w:id="2672" w:author="Laura Viignola" w:date="2017-07-10T16:58:00Z">
              <w:r>
                <w:rPr>
                  <w:rFonts w:ascii="Calibri" w:eastAsia="Calibri" w:hAnsi="Calibri" w:cs="Calibri"/>
                  <w:lang w:val="it-IT"/>
                </w:rPr>
                <w:t>5.5</w:t>
              </w:r>
            </w:ins>
          </w:p>
        </w:tc>
      </w:tr>
      <w:tr w:rsidR="00BF17B0" w14:paraId="2CC61702" w14:textId="77777777" w:rsidTr="00BF17B0">
        <w:trPr>
          <w:ins w:id="2673"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4C473B" w14:textId="77777777" w:rsidR="00BF17B0" w:rsidRDefault="00BF17B0" w:rsidP="00BF17B0">
            <w:pPr>
              <w:rPr>
                <w:ins w:id="2674" w:author="Laura Viignola" w:date="2017-07-10T16:58:00Z"/>
                <w:lang w:val="it-IT"/>
              </w:rPr>
            </w:pPr>
            <w:ins w:id="2675"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555B9A" w14:textId="77777777" w:rsidR="00BF17B0" w:rsidRDefault="00BF17B0" w:rsidP="00BF17B0">
            <w:pPr>
              <w:rPr>
                <w:ins w:id="2676" w:author="Laura Viignola" w:date="2017-07-10T16:58:00Z"/>
                <w:lang w:val="it-IT"/>
              </w:rPr>
            </w:pPr>
            <w:ins w:id="2677"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A8137D" w14:textId="77777777" w:rsidR="00BF17B0" w:rsidRDefault="00BF17B0" w:rsidP="00BF17B0">
            <w:pPr>
              <w:rPr>
                <w:ins w:id="2678" w:author="Laura Viignola" w:date="2017-07-10T16:58:00Z"/>
                <w:lang w:val="it-IT"/>
              </w:rPr>
            </w:pPr>
            <w:ins w:id="2679"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0075A8" w14:textId="77777777" w:rsidR="00BF17B0" w:rsidRDefault="00BF17B0" w:rsidP="00BF17B0">
            <w:pPr>
              <w:rPr>
                <w:ins w:id="2680" w:author="Laura Viignola" w:date="2017-07-10T16:58:00Z"/>
                <w:lang w:val="it-IT"/>
              </w:rPr>
            </w:pPr>
            <w:ins w:id="268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E804D" w14:textId="77777777" w:rsidR="00BF17B0" w:rsidRDefault="00BF17B0" w:rsidP="00BF17B0">
            <w:pPr>
              <w:jc w:val="right"/>
              <w:rPr>
                <w:ins w:id="2682" w:author="Laura Viignola" w:date="2017-07-10T16:58:00Z"/>
                <w:lang w:val="it-IT"/>
              </w:rPr>
            </w:pPr>
            <w:ins w:id="2683"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7CF4BF" w14:textId="77777777" w:rsidR="00BF17B0" w:rsidRDefault="00BF17B0" w:rsidP="00BF17B0">
            <w:pPr>
              <w:jc w:val="right"/>
              <w:rPr>
                <w:ins w:id="2684" w:author="Laura Viignola" w:date="2017-07-10T16:58:00Z"/>
                <w:lang w:val="it-IT"/>
              </w:rPr>
            </w:pPr>
            <w:ins w:id="2685" w:author="Laura Viignola" w:date="2017-07-10T16:58:00Z">
              <w:r>
                <w:rPr>
                  <w:rFonts w:ascii="Calibri" w:eastAsia="Calibri" w:hAnsi="Calibri" w:cs="Calibri"/>
                  <w:lang w:val="it-IT"/>
                </w:rPr>
                <w:t>17.7</w:t>
              </w:r>
            </w:ins>
          </w:p>
        </w:tc>
      </w:tr>
      <w:tr w:rsidR="00BF17B0" w14:paraId="3D6CB8D3" w14:textId="77777777" w:rsidTr="00BF17B0">
        <w:trPr>
          <w:ins w:id="268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D767A" w14:textId="77777777" w:rsidR="00BF17B0" w:rsidRDefault="00BF17B0" w:rsidP="00BF17B0">
            <w:pPr>
              <w:rPr>
                <w:ins w:id="2687" w:author="Laura Viignola" w:date="2017-07-10T16:58:00Z"/>
                <w:lang w:val="it-IT"/>
              </w:rPr>
            </w:pPr>
            <w:ins w:id="2688"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66FC7C" w14:textId="77777777" w:rsidR="00BF17B0" w:rsidRDefault="00BF17B0" w:rsidP="00BF17B0">
            <w:pPr>
              <w:rPr>
                <w:ins w:id="2689" w:author="Laura Viignola" w:date="2017-07-10T16:58:00Z"/>
                <w:lang w:val="it-IT"/>
              </w:rPr>
            </w:pPr>
            <w:ins w:id="2690"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11CE7" w14:textId="77777777" w:rsidR="00BF17B0" w:rsidRDefault="00BF17B0" w:rsidP="00BF17B0">
            <w:pPr>
              <w:rPr>
                <w:ins w:id="2691" w:author="Laura Viignola" w:date="2017-07-10T16:58:00Z"/>
                <w:lang w:val="it-IT"/>
              </w:rPr>
            </w:pPr>
            <w:ins w:id="2692"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EEAD7F" w14:textId="77777777" w:rsidR="00BF17B0" w:rsidRDefault="00BF17B0" w:rsidP="00BF17B0">
            <w:pPr>
              <w:rPr>
                <w:ins w:id="2693" w:author="Laura Viignola" w:date="2017-07-10T16:58:00Z"/>
                <w:lang w:val="it-IT"/>
              </w:rPr>
            </w:pPr>
            <w:ins w:id="269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82CA55" w14:textId="77777777" w:rsidR="00BF17B0" w:rsidRDefault="00BF17B0" w:rsidP="00BF17B0">
            <w:pPr>
              <w:jc w:val="right"/>
              <w:rPr>
                <w:ins w:id="2695" w:author="Laura Viignola" w:date="2017-07-10T16:58:00Z"/>
                <w:lang w:val="it-IT"/>
              </w:rPr>
            </w:pPr>
            <w:ins w:id="2696"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991FFA" w14:textId="77777777" w:rsidR="00BF17B0" w:rsidRDefault="00BF17B0" w:rsidP="00BF17B0">
            <w:pPr>
              <w:jc w:val="right"/>
              <w:rPr>
                <w:ins w:id="2697" w:author="Laura Viignola" w:date="2017-07-10T16:58:00Z"/>
                <w:lang w:val="it-IT"/>
              </w:rPr>
            </w:pPr>
            <w:ins w:id="2698" w:author="Laura Viignola" w:date="2017-07-10T16:58:00Z">
              <w:r>
                <w:rPr>
                  <w:rFonts w:ascii="Calibri" w:eastAsia="Calibri" w:hAnsi="Calibri" w:cs="Calibri"/>
                  <w:lang w:val="it-IT"/>
                </w:rPr>
                <w:t>24.3</w:t>
              </w:r>
            </w:ins>
          </w:p>
        </w:tc>
      </w:tr>
    </w:tbl>
    <w:p w14:paraId="0EFB4C00" w14:textId="77777777" w:rsidR="00BF17B0" w:rsidRPr="001A403F" w:rsidRDefault="00BF17B0" w:rsidP="00BF17B0">
      <w:pPr>
        <w:rPr>
          <w:ins w:id="2699" w:author="Laura Viignola" w:date="2017-07-10T16:58:00Z"/>
          <w:rFonts w:ascii="Cambria" w:hAnsi="Cambria"/>
        </w:rPr>
      </w:pPr>
    </w:p>
    <w:p w14:paraId="599F4B34" w14:textId="77777777" w:rsidR="00BF17B0" w:rsidRDefault="00BF17B0" w:rsidP="00BF17B0">
      <w:pPr>
        <w:rPr>
          <w:ins w:id="2700" w:author="Laura Viignola" w:date="2017-07-10T16:58:00Z"/>
          <w:rFonts w:ascii="Cambria" w:eastAsia="Calibri" w:hAnsi="Cambria" w:cs="Calibri"/>
          <w:lang w:val="pt-PT"/>
        </w:rPr>
      </w:pPr>
      <w:ins w:id="2701"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F14F45D" w14:textId="77777777" w:rsidR="00BF17B0" w:rsidRDefault="00BF17B0" w:rsidP="00BF17B0">
      <w:pPr>
        <w:rPr>
          <w:ins w:id="2702"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9F13D6E" w14:textId="77777777" w:rsidTr="00BF17B0">
        <w:trPr>
          <w:ins w:id="2703"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1EF71E4" w14:textId="77777777" w:rsidR="00BF17B0" w:rsidRDefault="00BF17B0" w:rsidP="00BF17B0">
            <w:pPr>
              <w:rPr>
                <w:ins w:id="2704" w:author="Laura Viignola" w:date="2017-07-10T16:58:00Z"/>
                <w:lang w:val="it-IT"/>
              </w:rPr>
            </w:pPr>
            <w:ins w:id="2705"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E84808C" w14:textId="77777777" w:rsidTr="00BF17B0">
        <w:trPr>
          <w:ins w:id="270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CE5358" w14:textId="77777777" w:rsidR="00BF17B0" w:rsidRPr="005549E1" w:rsidRDefault="00BF17B0" w:rsidP="00BF17B0">
            <w:pPr>
              <w:rPr>
                <w:ins w:id="2707" w:author="Laura Viignola" w:date="2017-07-10T16:58:00Z"/>
                <w:rFonts w:ascii="Arial" w:hAnsi="Arial" w:cs="Arial"/>
                <w:lang w:val="it-IT"/>
              </w:rPr>
            </w:pPr>
            <w:ins w:id="2708"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601B28" w14:textId="77777777" w:rsidR="00BF17B0" w:rsidRPr="005549E1" w:rsidRDefault="00BF17B0" w:rsidP="00BF17B0">
            <w:pPr>
              <w:rPr>
                <w:ins w:id="2709" w:author="Laura Viignola" w:date="2017-07-10T16:58:00Z"/>
                <w:rFonts w:ascii="Arial" w:hAnsi="Arial" w:cs="Arial"/>
                <w:lang w:val="it-IT"/>
              </w:rPr>
            </w:pPr>
            <w:ins w:id="2710"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5FE8C3F" w14:textId="77777777" w:rsidR="00BF17B0" w:rsidRPr="005549E1" w:rsidRDefault="00BF17B0" w:rsidP="00BF17B0">
            <w:pPr>
              <w:rPr>
                <w:ins w:id="2711" w:author="Laura Viignola" w:date="2017-07-10T16:58:00Z"/>
                <w:rFonts w:ascii="Arial" w:hAnsi="Arial" w:cs="Arial"/>
                <w:lang w:val="it-IT"/>
              </w:rPr>
            </w:pPr>
            <w:ins w:id="2712"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15727FF" w14:textId="77777777" w:rsidR="00BF17B0" w:rsidRPr="005549E1" w:rsidRDefault="00BF17B0" w:rsidP="00BF17B0">
            <w:pPr>
              <w:rPr>
                <w:ins w:id="2713" w:author="Laura Viignola" w:date="2017-07-10T16:58:00Z"/>
                <w:rFonts w:ascii="Arial" w:hAnsi="Arial" w:cs="Arial"/>
                <w:lang w:val="it-IT"/>
              </w:rPr>
            </w:pPr>
            <w:ins w:id="2714"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7A65D0B" w14:textId="77777777" w:rsidR="00BF17B0" w:rsidRPr="005549E1" w:rsidRDefault="00BF17B0" w:rsidP="00BF17B0">
            <w:pPr>
              <w:rPr>
                <w:ins w:id="2715" w:author="Laura Viignola" w:date="2017-07-10T16:58:00Z"/>
                <w:rFonts w:ascii="Arial" w:hAnsi="Arial" w:cs="Arial"/>
                <w:lang w:val="it-IT"/>
              </w:rPr>
            </w:pPr>
            <w:ins w:id="2716"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4C4F22" w14:textId="77777777" w:rsidR="00BF17B0" w:rsidRPr="005549E1" w:rsidRDefault="00BF17B0" w:rsidP="00BF17B0">
            <w:pPr>
              <w:rPr>
                <w:ins w:id="2717" w:author="Laura Viignola" w:date="2017-07-10T16:58:00Z"/>
                <w:rFonts w:ascii="Arial" w:hAnsi="Arial" w:cs="Arial"/>
                <w:lang w:val="it-IT"/>
              </w:rPr>
            </w:pPr>
            <w:ins w:id="2718" w:author="Laura Viignola" w:date="2017-07-10T16:58:00Z">
              <w:r w:rsidRPr="005549E1">
                <w:rPr>
                  <w:rFonts w:ascii="Arial" w:eastAsia="Calibri" w:hAnsi="Arial" w:cs="Arial"/>
                  <w:lang w:val="it-IT"/>
                </w:rPr>
                <w:t>UNEMPLOYMENT</w:t>
              </w:r>
            </w:ins>
          </w:p>
        </w:tc>
      </w:tr>
      <w:tr w:rsidR="00BF17B0" w14:paraId="02C0CCF0" w14:textId="77777777" w:rsidTr="00BF17B0">
        <w:trPr>
          <w:ins w:id="271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4479B7" w14:textId="77777777" w:rsidR="00BF17B0" w:rsidRDefault="00BF17B0" w:rsidP="00BF17B0">
            <w:pPr>
              <w:rPr>
                <w:ins w:id="2720" w:author="Laura Viignola" w:date="2017-07-10T16:58:00Z"/>
                <w:lang w:val="it-IT"/>
              </w:rPr>
            </w:pPr>
            <w:ins w:id="2721"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FE28E4" w14:textId="77777777" w:rsidR="00BF17B0" w:rsidRDefault="00BF17B0" w:rsidP="00BF17B0">
            <w:pPr>
              <w:rPr>
                <w:ins w:id="2722" w:author="Laura Viignola" w:date="2017-07-10T16:58:00Z"/>
                <w:lang w:val="it-IT"/>
              </w:rPr>
            </w:pPr>
            <w:ins w:id="2723"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736A47" w14:textId="77777777" w:rsidR="00BF17B0" w:rsidRDefault="00BF17B0" w:rsidP="00BF17B0">
            <w:pPr>
              <w:rPr>
                <w:ins w:id="2724" w:author="Laura Viignola" w:date="2017-07-10T16:58:00Z"/>
                <w:lang w:val="it-IT"/>
              </w:rPr>
            </w:pPr>
            <w:ins w:id="2725"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C0E927" w14:textId="77777777" w:rsidR="00BF17B0" w:rsidRDefault="00BF17B0" w:rsidP="00BF17B0">
            <w:pPr>
              <w:rPr>
                <w:ins w:id="2726" w:author="Laura Viignola" w:date="2017-07-10T16:58:00Z"/>
                <w:lang w:val="it-IT"/>
              </w:rPr>
            </w:pPr>
            <w:ins w:id="272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D6252" w14:textId="77777777" w:rsidR="00BF17B0" w:rsidRDefault="00BF17B0" w:rsidP="00BF17B0">
            <w:pPr>
              <w:jc w:val="right"/>
              <w:rPr>
                <w:ins w:id="2728" w:author="Laura Viignola" w:date="2017-07-10T16:58:00Z"/>
                <w:lang w:val="it-IT"/>
              </w:rPr>
            </w:pPr>
            <w:ins w:id="2729"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71C5DF" w14:textId="77777777" w:rsidR="00BF17B0" w:rsidRDefault="00BF17B0" w:rsidP="00BF17B0">
            <w:pPr>
              <w:jc w:val="right"/>
              <w:rPr>
                <w:ins w:id="2730" w:author="Laura Viignola" w:date="2017-07-10T16:58:00Z"/>
                <w:lang w:val="it-IT"/>
              </w:rPr>
            </w:pPr>
            <w:ins w:id="2731" w:author="Laura Viignola" w:date="2017-07-10T16:58:00Z">
              <w:r>
                <w:rPr>
                  <w:rFonts w:ascii="Calibri" w:eastAsia="Calibri" w:hAnsi="Calibri" w:cs="Calibri"/>
                  <w:lang w:val="it-IT"/>
                </w:rPr>
                <w:t>5</w:t>
              </w:r>
            </w:ins>
          </w:p>
        </w:tc>
      </w:tr>
      <w:tr w:rsidR="00BF17B0" w14:paraId="69A22C7B" w14:textId="77777777" w:rsidTr="00BF17B0">
        <w:trPr>
          <w:ins w:id="273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82CD42" w14:textId="77777777" w:rsidR="00BF17B0" w:rsidRDefault="00BF17B0" w:rsidP="00BF17B0">
            <w:pPr>
              <w:rPr>
                <w:ins w:id="2733" w:author="Laura Viignola" w:date="2017-07-10T16:58:00Z"/>
                <w:lang w:val="it-IT"/>
              </w:rPr>
            </w:pPr>
            <w:ins w:id="273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92E0D" w14:textId="77777777" w:rsidR="00BF17B0" w:rsidRDefault="00BF17B0" w:rsidP="00BF17B0">
            <w:pPr>
              <w:rPr>
                <w:ins w:id="2735" w:author="Laura Viignola" w:date="2017-07-10T16:58:00Z"/>
                <w:lang w:val="it-IT"/>
              </w:rPr>
            </w:pPr>
            <w:ins w:id="2736"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3887BA" w14:textId="77777777" w:rsidR="00BF17B0" w:rsidRDefault="00BF17B0" w:rsidP="00BF17B0">
            <w:pPr>
              <w:rPr>
                <w:ins w:id="2737" w:author="Laura Viignola" w:date="2017-07-10T16:58:00Z"/>
                <w:lang w:val="it-IT"/>
              </w:rPr>
            </w:pPr>
            <w:ins w:id="2738"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BBF70F" w14:textId="77777777" w:rsidR="00BF17B0" w:rsidRDefault="00BF17B0" w:rsidP="00BF17B0">
            <w:pPr>
              <w:rPr>
                <w:ins w:id="2739" w:author="Laura Viignola" w:date="2017-07-10T16:58:00Z"/>
                <w:lang w:val="it-IT"/>
              </w:rPr>
            </w:pPr>
            <w:ins w:id="274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1EA77" w14:textId="77777777" w:rsidR="00BF17B0" w:rsidRPr="00857F38" w:rsidRDefault="00BF17B0" w:rsidP="00BF17B0">
            <w:pPr>
              <w:jc w:val="right"/>
              <w:rPr>
                <w:ins w:id="2741" w:author="Laura Viignola" w:date="2017-07-10T16:58:00Z"/>
                <w:rFonts w:asciiTheme="minorHAnsi" w:hAnsiTheme="minorHAnsi"/>
                <w:lang w:val="it-IT"/>
              </w:rPr>
            </w:pPr>
            <w:ins w:id="2742"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8CC65A" w14:textId="77777777" w:rsidR="00BF17B0" w:rsidRDefault="00BF17B0" w:rsidP="00BF17B0">
            <w:pPr>
              <w:jc w:val="right"/>
              <w:rPr>
                <w:ins w:id="2743" w:author="Laura Viignola" w:date="2017-07-10T16:58:00Z"/>
                <w:lang w:val="it-IT"/>
              </w:rPr>
            </w:pPr>
            <w:ins w:id="2744" w:author="Laura Viignola" w:date="2017-07-10T16:58:00Z">
              <w:r>
                <w:rPr>
                  <w:rFonts w:ascii="Calibri" w:eastAsia="Calibri" w:hAnsi="Calibri" w:cs="Calibri"/>
                  <w:lang w:val="it-IT"/>
                </w:rPr>
                <w:t>5</w:t>
              </w:r>
            </w:ins>
          </w:p>
        </w:tc>
      </w:tr>
      <w:tr w:rsidR="00BF17B0" w14:paraId="0ACB131D" w14:textId="77777777" w:rsidTr="00BF17B0">
        <w:trPr>
          <w:ins w:id="274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9156F5" w14:textId="77777777" w:rsidR="00BF17B0" w:rsidRDefault="00BF17B0" w:rsidP="00BF17B0">
            <w:pPr>
              <w:rPr>
                <w:ins w:id="2746" w:author="Laura Viignola" w:date="2017-07-10T16:58:00Z"/>
                <w:lang w:val="it-IT"/>
              </w:rPr>
            </w:pPr>
            <w:ins w:id="274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C1BA8A" w14:textId="77777777" w:rsidR="00BF17B0" w:rsidRDefault="00BF17B0" w:rsidP="00BF17B0">
            <w:pPr>
              <w:rPr>
                <w:ins w:id="2748" w:author="Laura Viignola" w:date="2017-07-10T16:58:00Z"/>
                <w:lang w:val="it-IT"/>
              </w:rPr>
            </w:pPr>
            <w:ins w:id="2749"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1E092F" w14:textId="77777777" w:rsidR="00BF17B0" w:rsidRDefault="00BF17B0" w:rsidP="00BF17B0">
            <w:pPr>
              <w:rPr>
                <w:ins w:id="2750" w:author="Laura Viignola" w:date="2017-07-10T16:58:00Z"/>
                <w:lang w:val="it-IT"/>
              </w:rPr>
            </w:pPr>
            <w:ins w:id="2751"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3541A" w14:textId="77777777" w:rsidR="00BF17B0" w:rsidRDefault="00BF17B0" w:rsidP="00BF17B0">
            <w:pPr>
              <w:rPr>
                <w:ins w:id="2752" w:author="Laura Viignola" w:date="2017-07-10T16:58:00Z"/>
                <w:lang w:val="it-IT"/>
              </w:rPr>
            </w:pPr>
            <w:ins w:id="275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CE1F04" w14:textId="77777777" w:rsidR="00BF17B0" w:rsidRDefault="00BF17B0" w:rsidP="00BF17B0">
            <w:pPr>
              <w:jc w:val="right"/>
              <w:rPr>
                <w:ins w:id="2754" w:author="Laura Viignola" w:date="2017-07-10T16:58:00Z"/>
                <w:lang w:val="it-IT"/>
              </w:rPr>
            </w:pPr>
            <w:ins w:id="2755"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88D7C9" w14:textId="77777777" w:rsidR="00BF17B0" w:rsidRDefault="00BF17B0" w:rsidP="00BF17B0">
            <w:pPr>
              <w:jc w:val="right"/>
              <w:rPr>
                <w:ins w:id="2756" w:author="Laura Viignola" w:date="2017-07-10T16:58:00Z"/>
                <w:lang w:val="it-IT"/>
              </w:rPr>
            </w:pPr>
            <w:ins w:id="2757" w:author="Laura Viignola" w:date="2017-07-10T16:58:00Z">
              <w:r>
                <w:rPr>
                  <w:rFonts w:ascii="Calibri" w:eastAsia="Calibri" w:hAnsi="Calibri" w:cs="Calibri"/>
                  <w:lang w:val="it-IT"/>
                </w:rPr>
                <w:t>17</w:t>
              </w:r>
            </w:ins>
          </w:p>
        </w:tc>
      </w:tr>
      <w:tr w:rsidR="00BF17B0" w14:paraId="231CF139" w14:textId="77777777" w:rsidTr="00BF17B0">
        <w:trPr>
          <w:ins w:id="275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A8F1E3" w14:textId="77777777" w:rsidR="00BF17B0" w:rsidRDefault="00BF17B0" w:rsidP="00BF17B0">
            <w:pPr>
              <w:rPr>
                <w:ins w:id="2759" w:author="Laura Viignola" w:date="2017-07-10T16:58:00Z"/>
                <w:lang w:val="it-IT"/>
              </w:rPr>
            </w:pPr>
            <w:ins w:id="276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546DB5" w14:textId="77777777" w:rsidR="00BF17B0" w:rsidRDefault="00BF17B0" w:rsidP="00BF17B0">
            <w:pPr>
              <w:rPr>
                <w:ins w:id="2761" w:author="Laura Viignola" w:date="2017-07-10T16:58:00Z"/>
                <w:lang w:val="it-IT"/>
              </w:rPr>
            </w:pPr>
            <w:ins w:id="2762"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015CDF" w14:textId="77777777" w:rsidR="00BF17B0" w:rsidRDefault="00BF17B0" w:rsidP="00BF17B0">
            <w:pPr>
              <w:rPr>
                <w:ins w:id="2763" w:author="Laura Viignola" w:date="2017-07-10T16:58:00Z"/>
                <w:lang w:val="it-IT"/>
              </w:rPr>
            </w:pPr>
            <w:ins w:id="2764"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549F9D" w14:textId="77777777" w:rsidR="00BF17B0" w:rsidRDefault="00BF17B0" w:rsidP="00BF17B0">
            <w:pPr>
              <w:rPr>
                <w:ins w:id="2765" w:author="Laura Viignola" w:date="2017-07-10T16:58:00Z"/>
                <w:lang w:val="it-IT"/>
              </w:rPr>
            </w:pPr>
            <w:ins w:id="276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7C4A9E" w14:textId="77777777" w:rsidR="00BF17B0" w:rsidRDefault="00BF17B0" w:rsidP="00BF17B0">
            <w:pPr>
              <w:jc w:val="right"/>
              <w:rPr>
                <w:ins w:id="2767" w:author="Laura Viignola" w:date="2017-07-10T16:58:00Z"/>
                <w:lang w:val="it-IT"/>
              </w:rPr>
            </w:pPr>
            <w:ins w:id="2768"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473730" w14:textId="77777777" w:rsidR="00BF17B0" w:rsidRDefault="00BF17B0" w:rsidP="00BF17B0">
            <w:pPr>
              <w:jc w:val="right"/>
              <w:rPr>
                <w:ins w:id="2769" w:author="Laura Viignola" w:date="2017-07-10T16:58:00Z"/>
                <w:lang w:val="it-IT"/>
              </w:rPr>
            </w:pPr>
            <w:ins w:id="2770" w:author="Laura Viignola" w:date="2017-07-10T16:58:00Z">
              <w:r>
                <w:rPr>
                  <w:rFonts w:ascii="Calibri" w:eastAsia="Calibri" w:hAnsi="Calibri" w:cs="Calibri"/>
                  <w:lang w:val="it-IT"/>
                </w:rPr>
                <w:t>24</w:t>
              </w:r>
            </w:ins>
          </w:p>
        </w:tc>
      </w:tr>
    </w:tbl>
    <w:p w14:paraId="285EE7CF" w14:textId="77777777" w:rsidR="00BF17B0" w:rsidRDefault="00BF17B0" w:rsidP="00BF17B0">
      <w:pPr>
        <w:rPr>
          <w:ins w:id="2771" w:author="Laura Viignola" w:date="2017-07-10T16:58:00Z"/>
          <w:rFonts w:ascii="Trebuchet MS" w:eastAsia="Trebuchet MS" w:hAnsi="Trebuchet MS" w:cs="Trebuchet MS"/>
          <w:color w:val="454645"/>
          <w:sz w:val="32"/>
        </w:rPr>
      </w:pPr>
    </w:p>
    <w:p w14:paraId="5BEFAA58" w14:textId="77777777" w:rsidR="00BF17B0" w:rsidRDefault="00BF17B0" w:rsidP="00BF17B0">
      <w:pPr>
        <w:rPr>
          <w:ins w:id="2772" w:author="Laura Viignola" w:date="2017-07-10T16:58:00Z"/>
          <w:rFonts w:ascii="Cambria" w:eastAsia="Calibri" w:hAnsi="Cambria" w:cs="Calibri"/>
          <w:lang w:val="pt-PT"/>
        </w:rPr>
      </w:pPr>
      <w:ins w:id="2773"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466CA03" w14:textId="77777777" w:rsidR="00BF17B0" w:rsidRPr="00473A8C" w:rsidRDefault="00BF17B0" w:rsidP="00BF17B0">
      <w:pPr>
        <w:rPr>
          <w:ins w:id="2774"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2D97808" w14:textId="77777777" w:rsidTr="00BF17B0">
        <w:trPr>
          <w:ins w:id="2775" w:author="Laura Viignola" w:date="2017-07-10T16:58:00Z"/>
        </w:trPr>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466098FA" w14:textId="77777777" w:rsidR="00BF17B0" w:rsidRDefault="00BF17B0" w:rsidP="00BF17B0">
            <w:pPr>
              <w:rPr>
                <w:ins w:id="2776" w:author="Laura Viignola" w:date="2017-07-10T16:58:00Z"/>
                <w:lang w:val="it-IT"/>
              </w:rPr>
            </w:pPr>
            <w:ins w:id="2777"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7C1BB7E" w14:textId="77777777" w:rsidTr="00BF17B0">
        <w:trPr>
          <w:ins w:id="2778" w:author="Laura Viignola" w:date="2017-07-10T16:58:00Z"/>
        </w:trPr>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BDE69C6" w14:textId="77777777" w:rsidR="00BF17B0" w:rsidRPr="005549E1" w:rsidRDefault="00BF17B0" w:rsidP="00BF17B0">
            <w:pPr>
              <w:rPr>
                <w:ins w:id="2779" w:author="Laura Viignola" w:date="2017-07-10T16:58:00Z"/>
                <w:rFonts w:ascii="Arial" w:hAnsi="Arial" w:cs="Arial"/>
                <w:lang w:val="it-IT"/>
              </w:rPr>
            </w:pPr>
            <w:ins w:id="2780"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8CCAD7" w14:textId="77777777" w:rsidR="00BF17B0" w:rsidRPr="005549E1" w:rsidRDefault="00BF17B0" w:rsidP="00BF17B0">
            <w:pPr>
              <w:rPr>
                <w:ins w:id="2781" w:author="Laura Viignola" w:date="2017-07-10T16:58:00Z"/>
                <w:rFonts w:ascii="Arial" w:hAnsi="Arial" w:cs="Arial"/>
                <w:lang w:val="it-IT"/>
              </w:rPr>
            </w:pPr>
            <w:ins w:id="2782"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A4E78E5" w14:textId="77777777" w:rsidR="00BF17B0" w:rsidRPr="005549E1" w:rsidRDefault="00BF17B0" w:rsidP="00BF17B0">
            <w:pPr>
              <w:rPr>
                <w:ins w:id="2783" w:author="Laura Viignola" w:date="2017-07-10T16:58:00Z"/>
                <w:rFonts w:ascii="Arial" w:hAnsi="Arial" w:cs="Arial"/>
                <w:lang w:val="it-IT"/>
              </w:rPr>
            </w:pPr>
            <w:ins w:id="2784"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F80940C" w14:textId="77777777" w:rsidR="00BF17B0" w:rsidRPr="005549E1" w:rsidRDefault="00BF17B0" w:rsidP="00BF17B0">
            <w:pPr>
              <w:rPr>
                <w:ins w:id="2785" w:author="Laura Viignola" w:date="2017-07-10T16:58:00Z"/>
                <w:rFonts w:ascii="Arial" w:hAnsi="Arial" w:cs="Arial"/>
                <w:lang w:val="it-IT"/>
              </w:rPr>
            </w:pPr>
            <w:ins w:id="2786" w:author="Laura Viignola" w:date="2017-07-10T16:58:00Z">
              <w:r w:rsidRPr="005549E1">
                <w:rPr>
                  <w:rFonts w:ascii="Arial" w:eastAsia="Calibri" w:hAnsi="Arial" w:cs="Arial"/>
                  <w:lang w:val="it-IT"/>
                </w:rPr>
                <w:t>SEX</w:t>
              </w:r>
            </w:ins>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2BC8CAB" w14:textId="77777777" w:rsidR="00BF17B0" w:rsidRPr="005549E1" w:rsidRDefault="00BF17B0" w:rsidP="00BF17B0">
            <w:pPr>
              <w:rPr>
                <w:ins w:id="2787" w:author="Laura Viignola" w:date="2017-07-10T16:58:00Z"/>
                <w:rFonts w:ascii="Arial" w:hAnsi="Arial" w:cs="Arial"/>
                <w:lang w:val="it-IT"/>
              </w:rPr>
            </w:pPr>
            <w:ins w:id="2788"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66D3CC9" w14:textId="77777777" w:rsidR="00BF17B0" w:rsidRPr="005549E1" w:rsidRDefault="00BF17B0" w:rsidP="00BF17B0">
            <w:pPr>
              <w:rPr>
                <w:ins w:id="2789" w:author="Laura Viignola" w:date="2017-07-10T16:58:00Z"/>
                <w:rFonts w:ascii="Arial" w:hAnsi="Arial" w:cs="Arial"/>
                <w:lang w:val="it-IT"/>
              </w:rPr>
            </w:pPr>
            <w:ins w:id="2790" w:author="Laura Viignola" w:date="2017-07-10T16:58:00Z">
              <w:r w:rsidRPr="005549E1">
                <w:rPr>
                  <w:rFonts w:ascii="Arial" w:eastAsia="Calibri" w:hAnsi="Arial" w:cs="Arial"/>
                  <w:lang w:val="it-IT"/>
                </w:rPr>
                <w:t>UNEMPLOYMENT</w:t>
              </w:r>
            </w:ins>
          </w:p>
        </w:tc>
      </w:tr>
      <w:tr w:rsidR="00BF17B0" w14:paraId="15D0377C" w14:textId="77777777" w:rsidTr="00BF17B0">
        <w:trPr>
          <w:ins w:id="2791"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2C4C3" w14:textId="77777777" w:rsidR="00BF17B0" w:rsidRDefault="00BF17B0" w:rsidP="00BF17B0">
            <w:pPr>
              <w:rPr>
                <w:ins w:id="2792" w:author="Laura Viignola" w:date="2017-07-10T16:58:00Z"/>
                <w:lang w:val="it-IT"/>
              </w:rPr>
            </w:pPr>
            <w:ins w:id="279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834D93" w14:textId="77777777" w:rsidR="00BF17B0" w:rsidRDefault="00BF17B0" w:rsidP="00BF17B0">
            <w:pPr>
              <w:rPr>
                <w:ins w:id="2794" w:author="Laura Viignola" w:date="2017-07-10T16:58:00Z"/>
                <w:lang w:val="it-IT"/>
              </w:rPr>
            </w:pPr>
            <w:ins w:id="2795"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43C6FC" w14:textId="77777777" w:rsidR="00BF17B0" w:rsidRDefault="00BF17B0" w:rsidP="00BF17B0">
            <w:pPr>
              <w:rPr>
                <w:ins w:id="2796" w:author="Laura Viignola" w:date="2017-07-10T16:58:00Z"/>
                <w:lang w:val="it-IT"/>
              </w:rPr>
            </w:pPr>
            <w:ins w:id="2797"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358F6F" w14:textId="77777777" w:rsidR="00BF17B0" w:rsidRDefault="00BF17B0" w:rsidP="00BF17B0">
            <w:pPr>
              <w:rPr>
                <w:ins w:id="2798" w:author="Laura Viignola" w:date="2017-07-10T16:58:00Z"/>
                <w:lang w:val="it-IT"/>
              </w:rPr>
            </w:pPr>
            <w:ins w:id="2799"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CC5FA7" w14:textId="77777777" w:rsidR="00BF17B0" w:rsidRDefault="00BF17B0" w:rsidP="00BF17B0">
            <w:pPr>
              <w:jc w:val="right"/>
              <w:rPr>
                <w:ins w:id="2800" w:author="Laura Viignola" w:date="2017-07-10T16:58:00Z"/>
                <w:lang w:val="it-IT"/>
              </w:rPr>
            </w:pPr>
            <w:ins w:id="2801"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7E6AB4" w14:textId="77777777" w:rsidR="00BF17B0" w:rsidRDefault="00BF17B0" w:rsidP="00BF17B0">
            <w:pPr>
              <w:jc w:val="right"/>
              <w:rPr>
                <w:ins w:id="2802" w:author="Laura Viignola" w:date="2017-07-10T16:58:00Z"/>
                <w:lang w:val="it-IT"/>
              </w:rPr>
            </w:pPr>
            <w:ins w:id="2803" w:author="Laura Viignola" w:date="2017-07-10T16:58:00Z">
              <w:r>
                <w:rPr>
                  <w:rFonts w:ascii="Calibri" w:eastAsia="Calibri" w:hAnsi="Calibri" w:cs="Calibri"/>
                  <w:lang w:val="it-IT"/>
                </w:rPr>
                <w:t>5.9</w:t>
              </w:r>
            </w:ins>
          </w:p>
        </w:tc>
      </w:tr>
      <w:tr w:rsidR="00BF17B0" w14:paraId="4C54A0C8" w14:textId="77777777" w:rsidTr="00BF17B0">
        <w:trPr>
          <w:ins w:id="2804"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ED5D72" w14:textId="77777777" w:rsidR="00BF17B0" w:rsidRDefault="00BF17B0" w:rsidP="00BF17B0">
            <w:pPr>
              <w:rPr>
                <w:ins w:id="2805" w:author="Laura Viignola" w:date="2017-07-10T16:58:00Z"/>
                <w:lang w:val="it-IT"/>
              </w:rPr>
            </w:pPr>
            <w:ins w:id="280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26D09C" w14:textId="77777777" w:rsidR="00BF17B0" w:rsidRDefault="00BF17B0" w:rsidP="00BF17B0">
            <w:pPr>
              <w:rPr>
                <w:ins w:id="2807" w:author="Laura Viignola" w:date="2017-07-10T16:58:00Z"/>
                <w:lang w:val="it-IT"/>
              </w:rPr>
            </w:pPr>
            <w:ins w:id="2808"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D9D40" w14:textId="77777777" w:rsidR="00BF17B0" w:rsidRDefault="00BF17B0" w:rsidP="00BF17B0">
            <w:pPr>
              <w:rPr>
                <w:ins w:id="2809" w:author="Laura Viignola" w:date="2017-07-10T16:58:00Z"/>
                <w:lang w:val="it-IT"/>
              </w:rPr>
            </w:pPr>
            <w:ins w:id="281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26A360" w14:textId="77777777" w:rsidR="00BF17B0" w:rsidRDefault="00BF17B0" w:rsidP="00BF17B0">
            <w:pPr>
              <w:rPr>
                <w:ins w:id="2811" w:author="Laura Viignola" w:date="2017-07-10T16:58:00Z"/>
                <w:lang w:val="it-IT"/>
              </w:rPr>
            </w:pPr>
            <w:ins w:id="2812"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567D28" w14:textId="77777777" w:rsidR="00BF17B0" w:rsidRPr="00857F38" w:rsidRDefault="00BF17B0" w:rsidP="00BF17B0">
            <w:pPr>
              <w:jc w:val="right"/>
              <w:rPr>
                <w:ins w:id="2813" w:author="Laura Viignola" w:date="2017-07-10T16:58:00Z"/>
                <w:rFonts w:asciiTheme="minorHAnsi" w:hAnsiTheme="minorHAnsi"/>
                <w:lang w:val="it-IT"/>
              </w:rPr>
            </w:pPr>
            <w:ins w:id="2814"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C34DD" w14:textId="77777777" w:rsidR="00BF17B0" w:rsidRDefault="00BF17B0" w:rsidP="00BF17B0">
            <w:pPr>
              <w:jc w:val="right"/>
              <w:rPr>
                <w:ins w:id="2815" w:author="Laura Viignola" w:date="2017-07-10T16:58:00Z"/>
                <w:lang w:val="it-IT"/>
              </w:rPr>
            </w:pPr>
            <w:ins w:id="2816" w:author="Laura Viignola" w:date="2017-07-10T16:58:00Z">
              <w:r>
                <w:rPr>
                  <w:rFonts w:ascii="Calibri" w:eastAsia="Calibri" w:hAnsi="Calibri" w:cs="Calibri"/>
                  <w:lang w:val="it-IT"/>
                </w:rPr>
                <w:t>5.5</w:t>
              </w:r>
            </w:ins>
          </w:p>
        </w:tc>
      </w:tr>
      <w:tr w:rsidR="00BF17B0" w14:paraId="09731D9F" w14:textId="77777777" w:rsidTr="00BF17B0">
        <w:trPr>
          <w:ins w:id="2817"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A8EFB9" w14:textId="77777777" w:rsidR="00BF17B0" w:rsidRDefault="00BF17B0" w:rsidP="00BF17B0">
            <w:pPr>
              <w:rPr>
                <w:ins w:id="2818" w:author="Laura Viignola" w:date="2017-07-10T16:58:00Z"/>
                <w:lang w:val="it-IT"/>
              </w:rPr>
            </w:pPr>
            <w:ins w:id="281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01740F" w14:textId="77777777" w:rsidR="00BF17B0" w:rsidRDefault="00BF17B0" w:rsidP="00BF17B0">
            <w:pPr>
              <w:rPr>
                <w:ins w:id="2820" w:author="Laura Viignola" w:date="2017-07-10T16:58:00Z"/>
                <w:lang w:val="it-IT"/>
              </w:rPr>
            </w:pPr>
            <w:ins w:id="282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CE33D9" w14:textId="77777777" w:rsidR="00BF17B0" w:rsidRDefault="00BF17B0" w:rsidP="00BF17B0">
            <w:pPr>
              <w:rPr>
                <w:ins w:id="2822" w:author="Laura Viignola" w:date="2017-07-10T16:58:00Z"/>
                <w:lang w:val="it-IT"/>
              </w:rPr>
            </w:pPr>
            <w:ins w:id="2823"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A7E1DA" w14:textId="77777777" w:rsidR="00BF17B0" w:rsidRDefault="00BF17B0" w:rsidP="00BF17B0">
            <w:pPr>
              <w:rPr>
                <w:ins w:id="2824" w:author="Laura Viignola" w:date="2017-07-10T16:58:00Z"/>
                <w:lang w:val="it-IT"/>
              </w:rPr>
            </w:pPr>
            <w:ins w:id="2825"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902FC1" w14:textId="77777777" w:rsidR="00BF17B0" w:rsidRDefault="00BF17B0" w:rsidP="00BF17B0">
            <w:pPr>
              <w:jc w:val="right"/>
              <w:rPr>
                <w:ins w:id="2826" w:author="Laura Viignola" w:date="2017-07-10T16:58:00Z"/>
                <w:lang w:val="it-IT"/>
              </w:rPr>
            </w:pPr>
            <w:ins w:id="2827"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84C480" w14:textId="77777777" w:rsidR="00BF17B0" w:rsidRDefault="00BF17B0" w:rsidP="00BF17B0">
            <w:pPr>
              <w:jc w:val="right"/>
              <w:rPr>
                <w:ins w:id="2828" w:author="Laura Viignola" w:date="2017-07-10T16:58:00Z"/>
                <w:lang w:val="it-IT"/>
              </w:rPr>
            </w:pPr>
            <w:ins w:id="2829" w:author="Laura Viignola" w:date="2017-07-10T16:58:00Z">
              <w:r>
                <w:rPr>
                  <w:rFonts w:ascii="Calibri" w:eastAsia="Calibri" w:hAnsi="Calibri" w:cs="Calibri"/>
                  <w:lang w:val="it-IT"/>
                </w:rPr>
                <w:t>17.7</w:t>
              </w:r>
            </w:ins>
          </w:p>
        </w:tc>
      </w:tr>
      <w:tr w:rsidR="00BF17B0" w14:paraId="1A066738" w14:textId="77777777" w:rsidTr="00BF17B0">
        <w:trPr>
          <w:ins w:id="2830"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441C4E" w14:textId="77777777" w:rsidR="00BF17B0" w:rsidRDefault="00BF17B0" w:rsidP="00BF17B0">
            <w:pPr>
              <w:rPr>
                <w:ins w:id="2831" w:author="Laura Viignola" w:date="2017-07-10T16:58:00Z"/>
                <w:lang w:val="it-IT"/>
              </w:rPr>
            </w:pPr>
            <w:ins w:id="283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FE9102" w14:textId="77777777" w:rsidR="00BF17B0" w:rsidRDefault="00BF17B0" w:rsidP="00BF17B0">
            <w:pPr>
              <w:rPr>
                <w:ins w:id="2833" w:author="Laura Viignola" w:date="2017-07-10T16:58:00Z"/>
                <w:lang w:val="it-IT"/>
              </w:rPr>
            </w:pPr>
            <w:ins w:id="283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DEE2B" w14:textId="77777777" w:rsidR="00BF17B0" w:rsidRDefault="00BF17B0" w:rsidP="00BF17B0">
            <w:pPr>
              <w:rPr>
                <w:ins w:id="2835" w:author="Laura Viignola" w:date="2017-07-10T16:58:00Z"/>
                <w:lang w:val="it-IT"/>
              </w:rPr>
            </w:pPr>
            <w:ins w:id="283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76A595" w14:textId="77777777" w:rsidR="00BF17B0" w:rsidRDefault="00BF17B0" w:rsidP="00BF17B0">
            <w:pPr>
              <w:rPr>
                <w:ins w:id="2837" w:author="Laura Viignola" w:date="2017-07-10T16:58:00Z"/>
                <w:lang w:val="it-IT"/>
              </w:rPr>
            </w:pPr>
            <w:ins w:id="2838"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BB4DA5" w14:textId="77777777" w:rsidR="00BF17B0" w:rsidRDefault="00BF17B0" w:rsidP="00BF17B0">
            <w:pPr>
              <w:jc w:val="right"/>
              <w:rPr>
                <w:ins w:id="2839" w:author="Laura Viignola" w:date="2017-07-10T16:58:00Z"/>
                <w:lang w:val="it-IT"/>
              </w:rPr>
            </w:pPr>
            <w:ins w:id="2840"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9EB159" w14:textId="77777777" w:rsidR="00BF17B0" w:rsidRDefault="00BF17B0" w:rsidP="00BF17B0">
            <w:pPr>
              <w:jc w:val="right"/>
              <w:rPr>
                <w:ins w:id="2841" w:author="Laura Viignola" w:date="2017-07-10T16:58:00Z"/>
                <w:lang w:val="it-IT"/>
              </w:rPr>
            </w:pPr>
            <w:ins w:id="2842" w:author="Laura Viignola" w:date="2017-07-10T16:58:00Z">
              <w:r>
                <w:rPr>
                  <w:rFonts w:ascii="Calibri" w:eastAsia="Calibri" w:hAnsi="Calibri" w:cs="Calibri"/>
                  <w:lang w:val="it-IT"/>
                </w:rPr>
                <w:t>24.3</w:t>
              </w:r>
            </w:ins>
          </w:p>
        </w:tc>
      </w:tr>
    </w:tbl>
    <w:p w14:paraId="02B2988E" w14:textId="77777777" w:rsidR="00BF17B0" w:rsidRDefault="00BF17B0" w:rsidP="00BF17B0">
      <w:pPr>
        <w:rPr>
          <w:ins w:id="2843" w:author="Laura Viignola" w:date="2017-07-10T16:58:00Z"/>
          <w:rFonts w:eastAsia="Trebuchet MS"/>
        </w:rPr>
      </w:pPr>
    </w:p>
    <w:p w14:paraId="18931E76" w14:textId="77777777" w:rsidR="00BF17B0" w:rsidRDefault="00BF17B0" w:rsidP="00BF17B0">
      <w:pPr>
        <w:rPr>
          <w:ins w:id="2844" w:author="Laura Viignola" w:date="2017-07-10T16:58:00Z"/>
          <w:rFonts w:eastAsia="Trebuchet MS"/>
        </w:rPr>
      </w:pPr>
    </w:p>
    <w:p w14:paraId="5F04420D" w14:textId="77777777" w:rsidR="00BF17B0" w:rsidRPr="000E3547" w:rsidRDefault="00BF17B0" w:rsidP="00BF17B0">
      <w:pPr>
        <w:pStyle w:val="Stile3"/>
        <w:rPr>
          <w:ins w:id="2845" w:author="Laura Viignola" w:date="2017-07-10T16:58:00Z"/>
          <w:lang w:val="it-IT"/>
        </w:rPr>
      </w:pPr>
      <w:ins w:id="2846" w:author="Laura Viignola" w:date="2017-07-10T16:58:00Z">
        <w:r>
          <w:lastRenderedPageBreak/>
          <w:t>trunc</w:t>
        </w:r>
      </w:ins>
    </w:p>
    <w:p w14:paraId="4166CB82" w14:textId="77777777" w:rsidR="00BF17B0" w:rsidRDefault="00BF17B0" w:rsidP="00BF17B0">
      <w:pPr>
        <w:rPr>
          <w:ins w:id="2847" w:author="Laura Viignola" w:date="2017-07-10T16:58:00Z"/>
          <w:rFonts w:ascii="Cambria" w:eastAsia="Calibri" w:hAnsi="Cambria" w:cs="Calibri"/>
          <w:i/>
          <w:color w:val="5B9BD5"/>
        </w:rPr>
      </w:pPr>
      <w:ins w:id="2848"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F9A0B73" w14:textId="77777777" w:rsidR="00BF17B0" w:rsidRPr="0075768B" w:rsidRDefault="00BF17B0" w:rsidP="00BF17B0">
      <w:pPr>
        <w:ind w:left="1416"/>
        <w:rPr>
          <w:ins w:id="2849" w:author="Laura Viignola" w:date="2017-07-10T16:58:00Z"/>
          <w:rFonts w:ascii="Arial" w:eastAsia="Calibri" w:hAnsi="Arial" w:cs="Arial"/>
          <w:b/>
        </w:rPr>
      </w:pPr>
      <w:ins w:id="2850" w:author="Laura Viignola" w:date="2017-07-10T16:58:00Z">
        <w:r w:rsidRPr="005549E1">
          <w:rPr>
            <w:rFonts w:ascii="Arial" w:eastAsia="Calibri" w:hAnsi="Arial" w:cs="Arial"/>
            <w:b/>
            <w:color w:val="auto"/>
          </w:rPr>
          <w:t>trunc</w:t>
        </w:r>
        <w:r>
          <w:rPr>
            <w:rFonts w:ascii="Arial" w:eastAsia="Calibri" w:hAnsi="Arial" w:cs="Arial"/>
            <w:color w:val="auto"/>
          </w:rPr>
          <w:t>(op, digit)</w:t>
        </w:r>
      </w:ins>
    </w:p>
    <w:p w14:paraId="73B610B8" w14:textId="77777777" w:rsidR="00BF17B0" w:rsidRDefault="00BF17B0" w:rsidP="00BF17B0">
      <w:pPr>
        <w:ind w:left="360"/>
        <w:rPr>
          <w:ins w:id="2851" w:author="Laura Viignola" w:date="2017-07-10T16:58:00Z"/>
          <w:rFonts w:ascii="Cambria" w:eastAsia="Calibri" w:hAnsi="Cambria" w:cs="Calibri"/>
          <w:color w:val="5B9BD5"/>
        </w:rPr>
      </w:pPr>
    </w:p>
    <w:p w14:paraId="2AAC49CC" w14:textId="77777777" w:rsidR="00BF17B0" w:rsidRPr="005961DD" w:rsidRDefault="00BF17B0" w:rsidP="00BF17B0">
      <w:pPr>
        <w:rPr>
          <w:ins w:id="2852" w:author="Laura Viignola" w:date="2017-07-10T16:58:00Z"/>
          <w:rFonts w:ascii="Cambria" w:eastAsia="Calibri" w:hAnsi="Cambria" w:cs="Calibri"/>
          <w:i/>
          <w:color w:val="5B9BD5"/>
        </w:rPr>
      </w:pPr>
      <w:ins w:id="2853"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E97E0C4" w14:textId="77777777" w:rsidR="00BF17B0" w:rsidRDefault="00BF17B0" w:rsidP="00BF17B0">
      <w:pPr>
        <w:rPr>
          <w:ins w:id="2854" w:author="Laura Viignola" w:date="2017-07-10T16:58:00Z"/>
          <w:rFonts w:ascii="Cambria" w:eastAsia="Calibri" w:hAnsi="Cambria" w:cs="Calibri"/>
          <w:color w:val="5B9BD5"/>
        </w:rPr>
      </w:pPr>
      <w:ins w:id="2855"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39687E3" w14:textId="77777777" w:rsidR="00BF17B0" w:rsidRDefault="00BF17B0" w:rsidP="00BF17B0">
      <w:pPr>
        <w:rPr>
          <w:ins w:id="2856" w:author="Laura Viignola" w:date="2017-07-10T16:58:00Z"/>
          <w:rFonts w:ascii="Cambria" w:eastAsia="Calibri" w:hAnsi="Cambria" w:cs="Calibri"/>
          <w:color w:val="5B9BD5"/>
        </w:rPr>
      </w:pPr>
      <w:ins w:id="2857"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B1476D">
          <w:rPr>
            <w:rFonts w:ascii="Cambria" w:eastAsia="Calibri" w:hAnsi="Cambria" w:cs="Calibri"/>
          </w:rPr>
          <w:t>the decimal position beyond which the decimal digits are discarded</w:t>
        </w:r>
      </w:ins>
    </w:p>
    <w:p w14:paraId="10E7CA49" w14:textId="77777777" w:rsidR="00BF17B0" w:rsidRDefault="00BF17B0" w:rsidP="00BF17B0">
      <w:pPr>
        <w:rPr>
          <w:ins w:id="2858" w:author="Laura Viignola" w:date="2017-07-10T16:58:00Z"/>
          <w:rFonts w:ascii="Cambria" w:eastAsia="Calibri" w:hAnsi="Cambria" w:cs="Calibri"/>
          <w:color w:val="5B9BD5"/>
        </w:rPr>
      </w:pPr>
    </w:p>
    <w:p w14:paraId="27481C8D" w14:textId="77777777" w:rsidR="00BF17B0" w:rsidRDefault="00BF17B0" w:rsidP="00BF17B0">
      <w:pPr>
        <w:rPr>
          <w:ins w:id="2859" w:author="Laura Viignola" w:date="2017-07-10T16:58:00Z"/>
          <w:rFonts w:ascii="Cambria" w:eastAsia="Calibri" w:hAnsi="Cambria" w:cs="Calibri"/>
          <w:i/>
          <w:color w:val="5B9BD5"/>
        </w:rPr>
      </w:pPr>
      <w:ins w:id="286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47C1262" w14:textId="77777777" w:rsidR="00BF17B0" w:rsidRDefault="00BF17B0" w:rsidP="00BF17B0">
      <w:pPr>
        <w:rPr>
          <w:ins w:id="2861" w:author="Laura Viignola" w:date="2017-07-10T16:58:00Z"/>
          <w:rFonts w:ascii="Arial" w:eastAsia="Calibri" w:hAnsi="Arial" w:cs="Arial"/>
        </w:rPr>
      </w:pPr>
      <w:ins w:id="2862" w:author="Laura Viignola" w:date="2017-07-10T16:58:00Z">
        <w:r>
          <w:rPr>
            <w:rFonts w:ascii="Arial" w:eastAsia="Calibri" w:hAnsi="Arial" w:cs="Arial"/>
          </w:rPr>
          <w:t>trunc(DS_1, 2)</w:t>
        </w:r>
      </w:ins>
    </w:p>
    <w:p w14:paraId="76DA062D" w14:textId="77777777" w:rsidR="00BF17B0" w:rsidRPr="0075768B" w:rsidRDefault="00BF17B0" w:rsidP="00BF17B0">
      <w:pPr>
        <w:rPr>
          <w:ins w:id="2863" w:author="Laura Viignola" w:date="2017-07-10T16:58:00Z"/>
          <w:rFonts w:ascii="Arial" w:eastAsia="Calibri" w:hAnsi="Arial" w:cs="Arial"/>
        </w:rPr>
      </w:pPr>
      <w:ins w:id="2864" w:author="Laura Viignola" w:date="2017-07-10T16:58:00Z">
        <w:r>
          <w:rPr>
            <w:rFonts w:ascii="Arial" w:eastAsia="Calibri" w:hAnsi="Arial" w:cs="Arial"/>
          </w:rPr>
          <w:t>trunc(3.14159, 2)</w:t>
        </w:r>
      </w:ins>
    </w:p>
    <w:p w14:paraId="252BDE9E" w14:textId="77777777" w:rsidR="00BF17B0" w:rsidRPr="00930AA3" w:rsidRDefault="00BF17B0" w:rsidP="00BF17B0">
      <w:pPr>
        <w:rPr>
          <w:ins w:id="2865" w:author="Laura Viignola" w:date="2017-07-10T16:58:00Z"/>
          <w:rFonts w:ascii="Cambria" w:eastAsia="Calibri" w:hAnsi="Cambria" w:cs="Calibri"/>
          <w:color w:val="5B9BD5"/>
        </w:rPr>
      </w:pPr>
    </w:p>
    <w:p w14:paraId="1F080707" w14:textId="77777777" w:rsidR="00BF17B0" w:rsidRDefault="00BF17B0" w:rsidP="00BF17B0">
      <w:pPr>
        <w:rPr>
          <w:ins w:id="2866" w:author="Laura Viignola" w:date="2017-07-10T16:58:00Z"/>
          <w:rFonts w:ascii="Cambria" w:eastAsia="Calibri" w:hAnsi="Cambria" w:cs="Calibri"/>
          <w:i/>
          <w:color w:val="5B9BD5"/>
        </w:rPr>
      </w:pPr>
      <w:ins w:id="2867" w:author="Laura Viignola" w:date="2017-07-10T16:58:00Z">
        <w:r>
          <w:rPr>
            <w:rFonts w:ascii="Cambria" w:eastAsia="Calibri" w:hAnsi="Cambria" w:cs="Calibri"/>
            <w:i/>
            <w:color w:val="5B9BD5"/>
          </w:rPr>
          <w:t>Semantic for scalar operations</w:t>
        </w:r>
      </w:ins>
    </w:p>
    <w:p w14:paraId="120250CB" w14:textId="77777777" w:rsidR="00BF17B0" w:rsidRDefault="00BF17B0" w:rsidP="00BF17B0">
      <w:pPr>
        <w:jc w:val="both"/>
        <w:rPr>
          <w:ins w:id="2868" w:author="Laura Viignola" w:date="2017-07-10T16:58:00Z"/>
        </w:rPr>
      </w:pPr>
      <w:ins w:id="2869" w:author="Laura Viignola" w:date="2017-07-10T16:58:00Z">
        <w:r>
          <w:t>The operator trunc t</w:t>
        </w:r>
        <w:r w:rsidRPr="00B1476D">
          <w:t>runcates a number to a certain digit</w:t>
        </w:r>
        <w:r>
          <w:t>.</w:t>
        </w:r>
      </w:ins>
    </w:p>
    <w:p w14:paraId="7DE22687" w14:textId="77777777" w:rsidR="00BF17B0" w:rsidRPr="00CF4A4F" w:rsidRDefault="00BF17B0" w:rsidP="00BF17B0">
      <w:pPr>
        <w:jc w:val="both"/>
        <w:rPr>
          <w:ins w:id="2870" w:author="Laura Viignola" w:date="2017-07-10T16:58:00Z"/>
          <w:rFonts w:ascii="Cambria" w:eastAsia="Calibri" w:hAnsi="Cambria" w:cs="Calibri"/>
        </w:rPr>
      </w:pPr>
    </w:p>
    <w:p w14:paraId="67ECFE61" w14:textId="77777777" w:rsidR="00BF17B0" w:rsidRDefault="00BF17B0" w:rsidP="00BF17B0">
      <w:pPr>
        <w:jc w:val="both"/>
        <w:rPr>
          <w:ins w:id="2871" w:author="Laura Viignola" w:date="2017-07-10T16:58:00Z"/>
          <w:rFonts w:ascii="Cambria" w:eastAsia="Calibri" w:hAnsi="Cambria" w:cs="Calibri"/>
        </w:rPr>
      </w:pPr>
      <w:ins w:id="2872" w:author="Laura Viignola" w:date="2017-07-10T16:58:00Z">
        <w:r>
          <w:rPr>
            <w:rFonts w:ascii="Cambria" w:eastAsia="Calibri" w:hAnsi="Cambria" w:cs="Calibri"/>
          </w:rPr>
          <w:t xml:space="preserve">Examples: </w:t>
        </w:r>
      </w:ins>
    </w:p>
    <w:p w14:paraId="09E7BA77" w14:textId="77777777" w:rsidR="00BF17B0" w:rsidRDefault="00BF17B0" w:rsidP="00BF17B0">
      <w:pPr>
        <w:ind w:left="360"/>
        <w:jc w:val="both"/>
        <w:rPr>
          <w:ins w:id="2873" w:author="Laura Viignola" w:date="2017-07-10T16:58:00Z"/>
          <w:rFonts w:ascii="Cambria" w:hAnsi="Cambria"/>
        </w:rPr>
      </w:pPr>
      <w:ins w:id="2874" w:author="Laura Viignola" w:date="2017-07-10T16:58:00Z">
        <w:r w:rsidRPr="005549E1">
          <w:rPr>
            <w:rFonts w:ascii="Arial" w:hAnsi="Arial" w:cs="Arial"/>
            <w:b/>
          </w:rPr>
          <w:t>trunc</w:t>
        </w:r>
        <w:r>
          <w:rPr>
            <w:rFonts w:ascii="Arial" w:hAnsi="Arial" w:cs="Arial"/>
          </w:rPr>
          <w:t>(</w:t>
        </w:r>
        <w:r>
          <w:rPr>
            <w:rFonts w:ascii="Arial" w:eastAsia="Calibri" w:hAnsi="Arial" w:cs="Arial"/>
          </w:rPr>
          <w:t>3.14159, 2)</w:t>
        </w:r>
        <w:r>
          <w:rPr>
            <w:rFonts w:ascii="Cambria" w:hAnsi="Cambria"/>
          </w:rPr>
          <w:t xml:space="preserve"> </w:t>
        </w:r>
        <w:r w:rsidRPr="008E7718">
          <w:rPr>
            <w:rFonts w:ascii="Cambria" w:hAnsi="Cambria"/>
          </w:rPr>
          <w:t xml:space="preserve">gives </w:t>
        </w:r>
        <w:r>
          <w:rPr>
            <w:rFonts w:ascii="Cambria" w:hAnsi="Cambria"/>
          </w:rPr>
          <w:t>3.14</w:t>
        </w:r>
      </w:ins>
    </w:p>
    <w:p w14:paraId="19E917F0" w14:textId="77777777" w:rsidR="00BF17B0" w:rsidRDefault="00BF17B0" w:rsidP="00BF17B0">
      <w:pPr>
        <w:ind w:left="360"/>
        <w:jc w:val="both"/>
        <w:rPr>
          <w:ins w:id="2875" w:author="Laura Viignola" w:date="2017-07-10T16:58:00Z"/>
          <w:rFonts w:ascii="Cambria" w:hAnsi="Cambria"/>
        </w:rPr>
      </w:pPr>
      <w:ins w:id="2876" w:author="Laura Viignola" w:date="2017-07-10T16:58:00Z">
        <w:r w:rsidRPr="005549E1">
          <w:rPr>
            <w:rFonts w:ascii="Arial" w:hAnsi="Arial" w:cs="Arial"/>
            <w:b/>
          </w:rPr>
          <w:t>trunc</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3.1415</w:t>
        </w:r>
      </w:ins>
    </w:p>
    <w:p w14:paraId="1E480837" w14:textId="77777777" w:rsidR="00BF17B0" w:rsidRDefault="00BF17B0" w:rsidP="00BF17B0">
      <w:pPr>
        <w:ind w:left="360"/>
        <w:jc w:val="both"/>
        <w:rPr>
          <w:ins w:id="2877" w:author="Laura Viignola" w:date="2017-07-10T16:58:00Z"/>
          <w:rFonts w:ascii="Cambria" w:hAnsi="Cambria"/>
        </w:rPr>
      </w:pPr>
    </w:p>
    <w:p w14:paraId="4C6FD808" w14:textId="77777777" w:rsidR="00BF17B0" w:rsidRDefault="00BF17B0" w:rsidP="00BF17B0">
      <w:pPr>
        <w:rPr>
          <w:ins w:id="2878" w:author="Laura Viignola" w:date="2017-07-10T16:58:00Z"/>
          <w:rFonts w:ascii="Cambria" w:eastAsia="Calibri" w:hAnsi="Cambria" w:cs="Calibri"/>
          <w:i/>
          <w:color w:val="5B9BD5"/>
        </w:rPr>
      </w:pPr>
    </w:p>
    <w:p w14:paraId="79BF91A1" w14:textId="77777777" w:rsidR="00BF17B0" w:rsidRDefault="00BF17B0" w:rsidP="00BF17B0">
      <w:pPr>
        <w:rPr>
          <w:ins w:id="2879" w:author="Laura Viignola" w:date="2017-07-10T16:58:00Z"/>
          <w:rFonts w:ascii="Cambria" w:eastAsia="Calibri" w:hAnsi="Cambria" w:cs="Calibri"/>
          <w:i/>
          <w:color w:val="5B9BD5"/>
        </w:rPr>
      </w:pPr>
      <w:ins w:id="288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42CED1" w14:textId="77777777" w:rsidR="00BF17B0" w:rsidRDefault="00BF17B0" w:rsidP="00BF17B0">
      <w:pPr>
        <w:rPr>
          <w:ins w:id="2881" w:author="Laura Viignola" w:date="2017-07-10T16:58:00Z"/>
          <w:rFonts w:ascii="Cambria" w:eastAsia="Calibri" w:hAnsi="Cambria" w:cs="Calibri"/>
          <w:i/>
          <w:noProof/>
          <w:color w:val="5B9BD5"/>
          <w:lang w:val="en-US"/>
        </w:rPr>
      </w:pPr>
      <w:ins w:id="2882" w:author="Laura Viignola" w:date="2017-07-10T16:58:00Z">
        <w:r w:rsidRPr="00DA2507">
          <w:rPr>
            <w:rFonts w:ascii="Cambria" w:eastAsia="Calibri" w:hAnsi="Cambria" w:cs="Calibri"/>
            <w:i/>
            <w:noProof/>
            <w:color w:val="5B9BD5"/>
            <w:lang w:val="en-US"/>
          </w:rPr>
          <w:t xml:space="preserve"> </w:t>
        </w:r>
      </w:ins>
    </w:p>
    <w:p w14:paraId="2F04EF2F" w14:textId="77777777" w:rsidR="00BF17B0" w:rsidRDefault="00BF17B0" w:rsidP="00BF17B0">
      <w:pPr>
        <w:rPr>
          <w:ins w:id="2883" w:author="Laura Viignola" w:date="2017-07-10T16:58:00Z"/>
          <w:rFonts w:ascii="Cambria" w:eastAsia="Calibri" w:hAnsi="Cambria" w:cs="Calibri"/>
        </w:rPr>
      </w:pPr>
      <w:ins w:id="288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6B58ADF2" w14:textId="77777777" w:rsidR="00BF17B0" w:rsidRPr="006F2FA3" w:rsidRDefault="00BF17B0" w:rsidP="00BF17B0">
      <w:pPr>
        <w:ind w:left="708" w:firstLine="708"/>
        <w:rPr>
          <w:ins w:id="2885" w:author="Laura Viignola" w:date="2017-07-10T16:58:00Z"/>
          <w:rFonts w:ascii="Cambria" w:eastAsia="Calibri" w:hAnsi="Cambria" w:cs="Calibri"/>
        </w:rPr>
      </w:pPr>
      <w:ins w:id="2886"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44160EE1" w14:textId="77777777" w:rsidR="00BF17B0" w:rsidRPr="006F2FA3" w:rsidRDefault="00BF17B0" w:rsidP="00BF17B0">
      <w:pPr>
        <w:ind w:left="708" w:firstLine="708"/>
        <w:rPr>
          <w:ins w:id="2887" w:author="Laura Viignola" w:date="2017-07-10T16:58:00Z"/>
          <w:rFonts w:ascii="Cambria" w:eastAsia="Calibri" w:hAnsi="Cambria" w:cs="Calibri"/>
        </w:rPr>
      </w:pPr>
      <w:ins w:id="2888"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D45B238" w14:textId="77777777" w:rsidR="00BF17B0" w:rsidRPr="006F2FA3" w:rsidRDefault="00BF17B0" w:rsidP="00BF17B0">
      <w:pPr>
        <w:rPr>
          <w:ins w:id="2889" w:author="Laura Viignola" w:date="2017-07-10T16:58:00Z"/>
          <w:rFonts w:ascii="Cambria" w:eastAsia="Calibri" w:hAnsi="Cambria" w:cs="Calibri"/>
          <w:i/>
          <w:color w:val="5B9BD5"/>
        </w:rPr>
      </w:pPr>
    </w:p>
    <w:p w14:paraId="15D2D813" w14:textId="77777777" w:rsidR="00BF17B0" w:rsidRPr="00E64258" w:rsidRDefault="00BF17B0" w:rsidP="00BF17B0">
      <w:pPr>
        <w:rPr>
          <w:ins w:id="2890" w:author="Laura Viignola" w:date="2017-07-10T16:58:00Z"/>
          <w:rFonts w:ascii="Cambria" w:hAnsi="Cambria"/>
        </w:rPr>
      </w:pPr>
    </w:p>
    <w:p w14:paraId="54B8208D" w14:textId="77777777" w:rsidR="00BF17B0" w:rsidRPr="00E64258" w:rsidRDefault="00BF17B0" w:rsidP="00BF17B0">
      <w:pPr>
        <w:rPr>
          <w:ins w:id="2891" w:author="Laura Viignola" w:date="2017-07-10T16:58:00Z"/>
          <w:rFonts w:ascii="Cambria" w:eastAsia="Calibri" w:hAnsi="Cambria" w:cs="Calibri"/>
          <w:i/>
          <w:color w:val="5B9BD5"/>
        </w:rPr>
      </w:pPr>
      <w:ins w:id="2892" w:author="Laura Viignola" w:date="2017-07-10T16:58:00Z">
        <w:r w:rsidRPr="00E64258">
          <w:rPr>
            <w:rFonts w:ascii="Cambria" w:eastAsia="Calibri" w:hAnsi="Cambria" w:cs="Calibri"/>
            <w:i/>
            <w:color w:val="5B9BD5"/>
          </w:rPr>
          <w:t>Result type</w:t>
        </w:r>
      </w:ins>
    </w:p>
    <w:p w14:paraId="36C59E49" w14:textId="77777777" w:rsidR="00BF17B0" w:rsidRPr="00E64258" w:rsidRDefault="00BF17B0" w:rsidP="00BF17B0">
      <w:pPr>
        <w:rPr>
          <w:ins w:id="2893" w:author="Laura Viignola" w:date="2017-07-10T16:58:00Z"/>
          <w:rFonts w:ascii="Cambria" w:eastAsia="Calibri" w:hAnsi="Cambria" w:cs="Calibri"/>
          <w:i/>
          <w:color w:val="auto"/>
        </w:rPr>
      </w:pPr>
    </w:p>
    <w:p w14:paraId="565620EC" w14:textId="77777777" w:rsidR="00BF17B0" w:rsidRDefault="00BF17B0" w:rsidP="00BF17B0">
      <w:pPr>
        <w:rPr>
          <w:ins w:id="2894" w:author="Laura Viignola" w:date="2017-07-10T16:58:00Z"/>
          <w:rFonts w:ascii="Cambria" w:eastAsia="Calibri" w:hAnsi="Cambria" w:cs="Calibri"/>
        </w:rPr>
      </w:pPr>
      <w:ins w:id="289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139E5BC" w14:textId="77777777" w:rsidR="00BF17B0" w:rsidRPr="006F2FA3" w:rsidRDefault="00BF17B0" w:rsidP="00BF17B0">
      <w:pPr>
        <w:ind w:left="708" w:firstLine="708"/>
        <w:rPr>
          <w:ins w:id="2896" w:author="Laura Viignola" w:date="2017-07-10T16:58:00Z"/>
          <w:rFonts w:ascii="Cambria" w:eastAsia="Calibri" w:hAnsi="Cambria" w:cs="Calibri"/>
        </w:rPr>
      </w:pPr>
      <w:ins w:id="289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52F3BA1" w14:textId="77777777" w:rsidR="00BF17B0" w:rsidRPr="006F2FA3" w:rsidRDefault="00BF17B0" w:rsidP="00BF17B0">
      <w:pPr>
        <w:ind w:left="708" w:firstLine="708"/>
        <w:rPr>
          <w:ins w:id="2898" w:author="Laura Viignola" w:date="2017-07-10T16:58:00Z"/>
          <w:rFonts w:ascii="Cambria" w:eastAsia="Calibri" w:hAnsi="Cambria" w:cs="Calibri"/>
        </w:rPr>
      </w:pPr>
      <w:ins w:id="2899" w:author="Laura Viignola" w:date="2017-07-10T16:58:00Z">
        <w:r w:rsidRPr="006F2FA3">
          <w:rPr>
            <w:rFonts w:ascii="Cambria" w:eastAsia="Calibri" w:hAnsi="Cambria" w:cs="Calibri"/>
          </w:rPr>
          <w:t xml:space="preserve">|   </w:t>
        </w:r>
        <w:r>
          <w:rPr>
            <w:rFonts w:ascii="Cambria" w:eastAsia="Calibri" w:hAnsi="Cambria" w:cs="Calibri"/>
          </w:rPr>
          <w:t>number</w:t>
        </w:r>
      </w:ins>
    </w:p>
    <w:p w14:paraId="600F83A0" w14:textId="77777777" w:rsidR="00BF17B0" w:rsidRDefault="00BF17B0" w:rsidP="00BF17B0">
      <w:pPr>
        <w:rPr>
          <w:ins w:id="2900" w:author="Laura Viignola" w:date="2017-07-10T16:58:00Z"/>
          <w:rFonts w:ascii="Cambria" w:eastAsia="Calibri" w:hAnsi="Cambria" w:cs="Calibri"/>
          <w:i/>
          <w:color w:val="5B9BD5"/>
        </w:rPr>
      </w:pPr>
    </w:p>
    <w:p w14:paraId="4E397FCB" w14:textId="77777777" w:rsidR="00BF17B0" w:rsidRDefault="00BF17B0" w:rsidP="00BF17B0">
      <w:pPr>
        <w:rPr>
          <w:ins w:id="2901" w:author="Laura Viignola" w:date="2017-07-10T16:58:00Z"/>
          <w:rFonts w:ascii="Cambria" w:eastAsia="Calibri" w:hAnsi="Cambria" w:cs="Calibri"/>
          <w:i/>
          <w:color w:val="5B9BD5"/>
        </w:rPr>
      </w:pPr>
      <w:ins w:id="2902" w:author="Laura Viignola" w:date="2017-07-10T16:58:00Z">
        <w:r>
          <w:rPr>
            <w:rFonts w:ascii="Cambria" w:eastAsia="Calibri" w:hAnsi="Cambria" w:cs="Calibri"/>
            <w:i/>
            <w:color w:val="5B9BD5"/>
          </w:rPr>
          <w:t>Additional constraints</w:t>
        </w:r>
      </w:ins>
    </w:p>
    <w:p w14:paraId="0EE87374" w14:textId="77777777" w:rsidR="00BF17B0" w:rsidRDefault="00BF17B0" w:rsidP="00BF17B0">
      <w:pPr>
        <w:jc w:val="both"/>
        <w:rPr>
          <w:ins w:id="2903" w:author="Laura Viignola" w:date="2017-07-10T16:58:00Z"/>
          <w:rFonts w:ascii="Cambria" w:hAnsi="Cambria"/>
        </w:rPr>
      </w:pPr>
      <w:ins w:id="2904"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06A1E16A" w14:textId="77777777" w:rsidR="00BF17B0" w:rsidRPr="00E5275E" w:rsidRDefault="00BF17B0" w:rsidP="00BF17B0">
      <w:pPr>
        <w:jc w:val="both"/>
        <w:rPr>
          <w:ins w:id="2905" w:author="Laura Viignola" w:date="2017-07-10T16:58:00Z"/>
          <w:rFonts w:ascii="Cambria" w:hAnsi="Cambria"/>
        </w:rPr>
      </w:pPr>
    </w:p>
    <w:p w14:paraId="0B5162CC" w14:textId="77777777" w:rsidR="00BF17B0" w:rsidRDefault="00BF17B0" w:rsidP="00BF17B0">
      <w:pPr>
        <w:rPr>
          <w:ins w:id="2906" w:author="Laura Viignola" w:date="2017-07-10T16:58:00Z"/>
          <w:rFonts w:ascii="Cambria" w:eastAsia="Calibri" w:hAnsi="Cambria" w:cs="Calibri"/>
          <w:i/>
          <w:color w:val="5B9BD5"/>
        </w:rPr>
      </w:pPr>
      <w:ins w:id="2907" w:author="Laura Viignola" w:date="2017-07-10T16:58:00Z">
        <w:r>
          <w:rPr>
            <w:rFonts w:ascii="Cambria" w:eastAsia="Calibri" w:hAnsi="Cambria" w:cs="Calibri"/>
            <w:i/>
            <w:color w:val="5B9BD5"/>
          </w:rPr>
          <w:t xml:space="preserve">Behaviour </w:t>
        </w:r>
      </w:ins>
    </w:p>
    <w:p w14:paraId="4C47E3EE" w14:textId="77777777" w:rsidR="00BF17B0" w:rsidRDefault="00BF17B0" w:rsidP="00BF17B0">
      <w:pPr>
        <w:jc w:val="both"/>
        <w:rPr>
          <w:ins w:id="2908" w:author="Laura Viignola" w:date="2017-07-10T16:58:00Z"/>
          <w:rFonts w:ascii="Cambria" w:eastAsia="Calibri" w:hAnsi="Cambria" w:cs="Calibri"/>
          <w:color w:val="auto"/>
        </w:rPr>
      </w:pPr>
      <w:ins w:id="290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0007A9" w14:textId="77777777" w:rsidR="00BF17B0" w:rsidRDefault="00BF17B0" w:rsidP="00BF17B0">
      <w:pPr>
        <w:rPr>
          <w:ins w:id="2910" w:author="Laura Viignola" w:date="2017-07-10T16:58:00Z"/>
          <w:rFonts w:ascii="Cambria" w:eastAsia="Calibri" w:hAnsi="Cambria" w:cs="Calibri"/>
          <w:i/>
          <w:color w:val="5B9BD5"/>
        </w:rPr>
      </w:pPr>
    </w:p>
    <w:p w14:paraId="0532D54F" w14:textId="77777777" w:rsidR="00BF17B0" w:rsidRDefault="00BF17B0" w:rsidP="00BF17B0">
      <w:pPr>
        <w:rPr>
          <w:ins w:id="2911" w:author="Laura Viignola" w:date="2017-07-10T16:58:00Z"/>
          <w:rFonts w:ascii="Cambria" w:eastAsia="Calibri" w:hAnsi="Cambria" w:cs="Calibri"/>
          <w:i/>
          <w:color w:val="5B9BD5"/>
        </w:rPr>
      </w:pPr>
      <w:ins w:id="2912" w:author="Laura Viignola" w:date="2017-07-10T16:58:00Z">
        <w:r>
          <w:rPr>
            <w:rFonts w:ascii="Cambria" w:eastAsia="Calibri" w:hAnsi="Cambria" w:cs="Calibri"/>
            <w:i/>
            <w:color w:val="5B9BD5"/>
          </w:rPr>
          <w:t xml:space="preserve">Examples </w:t>
        </w:r>
      </w:ins>
    </w:p>
    <w:p w14:paraId="0A2DF55E" w14:textId="77777777" w:rsidR="00BF17B0" w:rsidRDefault="00BF17B0" w:rsidP="00BF17B0">
      <w:pPr>
        <w:rPr>
          <w:ins w:id="2913" w:author="Laura Viignola" w:date="2017-07-10T16:58:00Z"/>
          <w:rFonts w:ascii="Cambria" w:hAnsi="Cambria"/>
        </w:rPr>
      </w:pPr>
      <w:ins w:id="2914" w:author="Laura Viignola" w:date="2017-07-10T16:58:00Z">
        <w:r>
          <w:rPr>
            <w:rFonts w:ascii="Cambria" w:hAnsi="Cambria"/>
          </w:rPr>
          <w:t>Given the operand Data Set:</w:t>
        </w:r>
      </w:ins>
    </w:p>
    <w:p w14:paraId="202ADD6F" w14:textId="77777777" w:rsidR="00BF17B0" w:rsidRDefault="00BF17B0" w:rsidP="00BF17B0">
      <w:pPr>
        <w:rPr>
          <w:ins w:id="2915" w:author="Laura Viignola" w:date="2017-07-10T16:58:00Z"/>
          <w:rFonts w:ascii="Cambria" w:hAnsi="Cambria"/>
        </w:rPr>
      </w:pPr>
    </w:p>
    <w:tbl>
      <w:tblPr>
        <w:tblW w:w="5430"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1B6F970F" w14:textId="77777777" w:rsidTr="00BF17B0">
        <w:trPr>
          <w:ins w:id="2916"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77DAD56" w14:textId="77777777" w:rsidR="00BF17B0" w:rsidRPr="004F30F9" w:rsidRDefault="00BF17B0" w:rsidP="00BF17B0">
            <w:pPr>
              <w:rPr>
                <w:ins w:id="2917" w:author="Laura Viignola" w:date="2017-07-10T16:58:00Z"/>
                <w:rFonts w:ascii="Arial" w:eastAsia="Calibri" w:hAnsi="Arial" w:cs="Arial"/>
                <w:lang w:val="it-IT"/>
              </w:rPr>
            </w:pPr>
            <w:ins w:id="2918" w:author="Laura Viignola" w:date="2017-07-10T16:58:00Z">
              <w:r w:rsidRPr="004F30F9">
                <w:rPr>
                  <w:rFonts w:ascii="Arial" w:eastAsia="Calibri" w:hAnsi="Arial" w:cs="Arial"/>
                  <w:lang w:val="it-IT"/>
                </w:rPr>
                <w:t>DS_1</w:t>
              </w:r>
            </w:ins>
          </w:p>
        </w:tc>
      </w:tr>
      <w:tr w:rsidR="00BF17B0" w14:paraId="78A0824D" w14:textId="77777777" w:rsidTr="00BF17B0">
        <w:trPr>
          <w:trHeight w:val="274"/>
          <w:ins w:id="291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02D39F" w14:textId="77777777" w:rsidR="00BF17B0" w:rsidRPr="004F30F9" w:rsidRDefault="00BF17B0" w:rsidP="00BF17B0">
            <w:pPr>
              <w:rPr>
                <w:ins w:id="2920" w:author="Laura Viignola" w:date="2017-07-10T16:58:00Z"/>
                <w:rFonts w:ascii="Arial" w:hAnsi="Arial" w:cs="Arial"/>
                <w:lang w:val="it-IT"/>
              </w:rPr>
            </w:pPr>
            <w:ins w:id="292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7D44F1" w14:textId="77777777" w:rsidR="00BF17B0" w:rsidRPr="004F30F9" w:rsidRDefault="00BF17B0" w:rsidP="00BF17B0">
            <w:pPr>
              <w:rPr>
                <w:ins w:id="2922" w:author="Laura Viignola" w:date="2017-07-10T16:58:00Z"/>
                <w:rFonts w:ascii="Arial" w:hAnsi="Arial" w:cs="Arial"/>
                <w:lang w:val="it-IT"/>
              </w:rPr>
            </w:pPr>
            <w:ins w:id="292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CAA4A5" w14:textId="77777777" w:rsidR="00BF17B0" w:rsidRPr="004F30F9" w:rsidRDefault="00BF17B0" w:rsidP="00BF17B0">
            <w:pPr>
              <w:rPr>
                <w:ins w:id="2924" w:author="Laura Viignola" w:date="2017-07-10T16:58:00Z"/>
                <w:rFonts w:ascii="Arial" w:hAnsi="Arial" w:cs="Arial"/>
                <w:lang w:val="it-IT"/>
              </w:rPr>
            </w:pPr>
            <w:ins w:id="292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71B38A5" w14:textId="77777777" w:rsidR="00BF17B0" w:rsidRPr="004F30F9" w:rsidRDefault="00BF17B0" w:rsidP="00BF17B0">
            <w:pPr>
              <w:rPr>
                <w:ins w:id="2926" w:author="Laura Viignola" w:date="2017-07-10T16:58:00Z"/>
                <w:rFonts w:ascii="Arial" w:hAnsi="Arial" w:cs="Arial"/>
                <w:lang w:val="it-IT"/>
              </w:rPr>
            </w:pPr>
            <w:ins w:id="2927"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3A58B83B" w14:textId="77777777" w:rsidR="00BF17B0" w:rsidRPr="004F30F9" w:rsidRDefault="00BF17B0" w:rsidP="00BF17B0">
            <w:pPr>
              <w:rPr>
                <w:ins w:id="2928" w:author="Laura Viignola" w:date="2017-07-10T16:58:00Z"/>
                <w:rFonts w:ascii="Arial" w:eastAsia="Calibri" w:hAnsi="Arial" w:cs="Arial"/>
                <w:lang w:val="it-IT"/>
              </w:rPr>
            </w:pPr>
            <w:ins w:id="2929" w:author="Laura Viignola" w:date="2017-07-10T16:58:00Z">
              <w:r>
                <w:rPr>
                  <w:rFonts w:ascii="Arial" w:eastAsia="Calibri" w:hAnsi="Arial" w:cs="Arial"/>
                  <w:lang w:val="it-IT"/>
                </w:rPr>
                <w:t>Me_2</w:t>
              </w:r>
            </w:ins>
          </w:p>
        </w:tc>
      </w:tr>
      <w:tr w:rsidR="00BF17B0" w14:paraId="4C7E5916" w14:textId="77777777" w:rsidTr="00BF17B0">
        <w:trPr>
          <w:ins w:id="293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3C021" w14:textId="77777777" w:rsidR="00BF17B0" w:rsidRDefault="00BF17B0" w:rsidP="00BF17B0">
            <w:pPr>
              <w:rPr>
                <w:ins w:id="2931" w:author="Laura Viignola" w:date="2017-07-10T16:58:00Z"/>
                <w:lang w:val="it-IT"/>
              </w:rPr>
            </w:pPr>
            <w:ins w:id="293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DE8B14" w14:textId="77777777" w:rsidR="00BF17B0" w:rsidRDefault="00BF17B0" w:rsidP="00BF17B0">
            <w:pPr>
              <w:rPr>
                <w:ins w:id="2933" w:author="Laura Viignola" w:date="2017-07-10T16:58:00Z"/>
                <w:lang w:val="it-IT"/>
              </w:rPr>
            </w:pPr>
            <w:ins w:id="293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A56FB" w14:textId="77777777" w:rsidR="00BF17B0" w:rsidRDefault="00BF17B0" w:rsidP="00BF17B0">
            <w:pPr>
              <w:rPr>
                <w:ins w:id="2935" w:author="Laura Viignola" w:date="2017-07-10T16:58:00Z"/>
                <w:lang w:val="it-IT"/>
              </w:rPr>
            </w:pPr>
            <w:ins w:id="293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37B76C" w14:textId="77777777" w:rsidR="00BF17B0" w:rsidRDefault="00BF17B0" w:rsidP="00BF17B0">
            <w:pPr>
              <w:jc w:val="right"/>
              <w:rPr>
                <w:ins w:id="2937" w:author="Laura Viignola" w:date="2017-07-10T16:58:00Z"/>
                <w:lang w:val="it-IT"/>
              </w:rPr>
            </w:pPr>
            <w:ins w:id="2938" w:author="Laura Viignola" w:date="2017-07-10T16:58:00Z">
              <w:r>
                <w:rPr>
                  <w:rFonts w:ascii="Calibri" w:eastAsia="Calibri" w:hAnsi="Calibri" w:cs="Calibri"/>
                  <w:lang w:val="it-IT"/>
                </w:rPr>
                <w:t>0.484183</w:t>
              </w:r>
            </w:ins>
          </w:p>
        </w:tc>
        <w:tc>
          <w:tcPr>
            <w:tcW w:w="1225" w:type="dxa"/>
            <w:tcBorders>
              <w:top w:val="single" w:sz="6" w:space="0" w:color="000000"/>
              <w:left w:val="single" w:sz="6" w:space="0" w:color="000000"/>
              <w:bottom w:val="single" w:sz="6" w:space="0" w:color="000000"/>
              <w:right w:val="single" w:sz="6" w:space="0" w:color="000000"/>
            </w:tcBorders>
          </w:tcPr>
          <w:p w14:paraId="388474B7" w14:textId="77777777" w:rsidR="00BF17B0" w:rsidRDefault="00BF17B0" w:rsidP="00BF17B0">
            <w:pPr>
              <w:jc w:val="right"/>
              <w:rPr>
                <w:ins w:id="2939" w:author="Laura Viignola" w:date="2017-07-10T16:58:00Z"/>
                <w:rFonts w:ascii="Calibri" w:eastAsia="Calibri" w:hAnsi="Calibri" w:cs="Calibri"/>
                <w:lang w:val="it-IT"/>
              </w:rPr>
            </w:pPr>
            <w:ins w:id="2940" w:author="Laura Viignola" w:date="2017-07-10T16:58:00Z">
              <w:r>
                <w:rPr>
                  <w:rFonts w:ascii="Calibri" w:eastAsia="Calibri" w:hAnsi="Calibri" w:cs="Calibri"/>
                  <w:lang w:val="it-IT"/>
                </w:rPr>
                <w:t>0.7545</w:t>
              </w:r>
            </w:ins>
          </w:p>
        </w:tc>
      </w:tr>
      <w:tr w:rsidR="00BF17B0" w14:paraId="5A8366BA" w14:textId="77777777" w:rsidTr="00BF17B0">
        <w:trPr>
          <w:ins w:id="294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2C7B35" w14:textId="77777777" w:rsidR="00BF17B0" w:rsidRDefault="00BF17B0" w:rsidP="00BF17B0">
            <w:pPr>
              <w:rPr>
                <w:ins w:id="2942" w:author="Laura Viignola" w:date="2017-07-10T16:58:00Z"/>
                <w:lang w:val="it-IT"/>
              </w:rPr>
            </w:pPr>
            <w:ins w:id="294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7F6E68" w14:textId="77777777" w:rsidR="00BF17B0" w:rsidRDefault="00BF17B0" w:rsidP="00BF17B0">
            <w:pPr>
              <w:rPr>
                <w:ins w:id="2944" w:author="Laura Viignola" w:date="2017-07-10T16:58:00Z"/>
                <w:lang w:val="it-IT"/>
              </w:rPr>
            </w:pPr>
            <w:ins w:id="294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B5091" w14:textId="77777777" w:rsidR="00BF17B0" w:rsidRDefault="00BF17B0" w:rsidP="00BF17B0">
            <w:pPr>
              <w:rPr>
                <w:ins w:id="2946" w:author="Laura Viignola" w:date="2017-07-10T16:58:00Z"/>
                <w:lang w:val="it-IT"/>
              </w:rPr>
            </w:pPr>
            <w:ins w:id="294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0E9AC7" w14:textId="77777777" w:rsidR="00BF17B0" w:rsidRDefault="00BF17B0" w:rsidP="00BF17B0">
            <w:pPr>
              <w:jc w:val="right"/>
              <w:rPr>
                <w:ins w:id="2948" w:author="Laura Viignola" w:date="2017-07-10T16:58:00Z"/>
                <w:lang w:val="it-IT"/>
              </w:rPr>
            </w:pPr>
            <w:ins w:id="2949" w:author="Laura Viignola" w:date="2017-07-10T16:58:00Z">
              <w:r>
                <w:rPr>
                  <w:rFonts w:ascii="Calibri" w:eastAsia="Calibri" w:hAnsi="Calibri" w:cs="Calibri"/>
                  <w:lang w:val="it-IT"/>
                </w:rPr>
                <w:t>0.515817</w:t>
              </w:r>
            </w:ins>
          </w:p>
        </w:tc>
        <w:tc>
          <w:tcPr>
            <w:tcW w:w="1225" w:type="dxa"/>
            <w:tcBorders>
              <w:top w:val="single" w:sz="6" w:space="0" w:color="000000"/>
              <w:left w:val="single" w:sz="6" w:space="0" w:color="000000"/>
              <w:bottom w:val="single" w:sz="6" w:space="0" w:color="000000"/>
              <w:right w:val="single" w:sz="6" w:space="0" w:color="000000"/>
            </w:tcBorders>
          </w:tcPr>
          <w:p w14:paraId="0E547E71" w14:textId="77777777" w:rsidR="00BF17B0" w:rsidRDefault="00BF17B0" w:rsidP="00BF17B0">
            <w:pPr>
              <w:jc w:val="right"/>
              <w:rPr>
                <w:ins w:id="2950" w:author="Laura Viignola" w:date="2017-07-10T16:58:00Z"/>
                <w:rFonts w:ascii="Calibri" w:eastAsia="Calibri" w:hAnsi="Calibri" w:cs="Calibri"/>
                <w:lang w:val="it-IT"/>
              </w:rPr>
            </w:pPr>
            <w:ins w:id="2951" w:author="Laura Viignola" w:date="2017-07-10T16:58:00Z">
              <w:r>
                <w:rPr>
                  <w:rFonts w:ascii="Calibri" w:eastAsia="Calibri" w:hAnsi="Calibri" w:cs="Calibri"/>
                  <w:lang w:val="it-IT"/>
                </w:rPr>
                <w:t>13.45</w:t>
              </w:r>
            </w:ins>
          </w:p>
        </w:tc>
      </w:tr>
      <w:tr w:rsidR="00BF17B0" w14:paraId="231339ED" w14:textId="77777777" w:rsidTr="00BF17B0">
        <w:trPr>
          <w:ins w:id="295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08D7D1" w14:textId="77777777" w:rsidR="00BF17B0" w:rsidRDefault="00BF17B0" w:rsidP="00BF17B0">
            <w:pPr>
              <w:rPr>
                <w:ins w:id="2953" w:author="Laura Viignola" w:date="2017-07-10T16:58:00Z"/>
                <w:lang w:val="it-IT"/>
              </w:rPr>
            </w:pPr>
            <w:ins w:id="295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4C5C7F" w14:textId="77777777" w:rsidR="00BF17B0" w:rsidRDefault="00BF17B0" w:rsidP="00BF17B0">
            <w:pPr>
              <w:rPr>
                <w:ins w:id="2955" w:author="Laura Viignola" w:date="2017-07-10T16:58:00Z"/>
                <w:lang w:val="it-IT"/>
              </w:rPr>
            </w:pPr>
            <w:ins w:id="295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853971" w14:textId="77777777" w:rsidR="00BF17B0" w:rsidRDefault="00BF17B0" w:rsidP="00BF17B0">
            <w:pPr>
              <w:rPr>
                <w:ins w:id="2957" w:author="Laura Viignola" w:date="2017-07-10T16:58:00Z"/>
                <w:lang w:val="it-IT"/>
              </w:rPr>
            </w:pPr>
            <w:ins w:id="295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F9A4ED" w14:textId="77777777" w:rsidR="00BF17B0" w:rsidRDefault="00BF17B0" w:rsidP="00BF17B0">
            <w:pPr>
              <w:jc w:val="right"/>
              <w:rPr>
                <w:ins w:id="2959" w:author="Laura Viignola" w:date="2017-07-10T16:58:00Z"/>
                <w:lang w:val="it-IT"/>
              </w:rPr>
            </w:pPr>
            <w:ins w:id="2960" w:author="Laura Viignola" w:date="2017-07-10T16:58:00Z">
              <w:r>
                <w:rPr>
                  <w:rFonts w:ascii="Calibri" w:eastAsia="Calibri" w:hAnsi="Calibri" w:cs="Calibri"/>
                  <w:lang w:val="it-IT"/>
                </w:rPr>
                <w:t>1.000000</w:t>
              </w:r>
            </w:ins>
          </w:p>
        </w:tc>
        <w:tc>
          <w:tcPr>
            <w:tcW w:w="1225" w:type="dxa"/>
            <w:tcBorders>
              <w:top w:val="single" w:sz="6" w:space="0" w:color="000000"/>
              <w:left w:val="single" w:sz="6" w:space="0" w:color="000000"/>
              <w:bottom w:val="single" w:sz="6" w:space="0" w:color="000000"/>
              <w:right w:val="single" w:sz="6" w:space="0" w:color="000000"/>
            </w:tcBorders>
          </w:tcPr>
          <w:p w14:paraId="21390220" w14:textId="77777777" w:rsidR="00BF17B0" w:rsidRDefault="00BF17B0" w:rsidP="00BF17B0">
            <w:pPr>
              <w:jc w:val="right"/>
              <w:rPr>
                <w:ins w:id="2961" w:author="Laura Viignola" w:date="2017-07-10T16:58:00Z"/>
                <w:rFonts w:ascii="Calibri" w:eastAsia="Calibri" w:hAnsi="Calibri" w:cs="Calibri"/>
                <w:lang w:val="it-IT"/>
              </w:rPr>
            </w:pPr>
            <w:ins w:id="2962" w:author="Laura Viignola" w:date="2017-07-10T16:58:00Z">
              <w:r>
                <w:rPr>
                  <w:rFonts w:ascii="Calibri" w:eastAsia="Calibri" w:hAnsi="Calibri" w:cs="Calibri"/>
                  <w:lang w:val="it-IT"/>
                </w:rPr>
                <w:t>187</w:t>
              </w:r>
            </w:ins>
          </w:p>
        </w:tc>
      </w:tr>
    </w:tbl>
    <w:p w14:paraId="33A20AB2" w14:textId="77777777" w:rsidR="00BF17B0" w:rsidRPr="001A403F" w:rsidRDefault="00BF17B0" w:rsidP="00BF17B0">
      <w:pPr>
        <w:rPr>
          <w:ins w:id="2963" w:author="Laura Viignola" w:date="2017-07-10T16:58:00Z"/>
          <w:rFonts w:ascii="Cambria" w:hAnsi="Cambria"/>
        </w:rPr>
      </w:pPr>
    </w:p>
    <w:p w14:paraId="6A812115" w14:textId="77777777" w:rsidR="00BF17B0" w:rsidRDefault="00BF17B0" w:rsidP="00BF17B0">
      <w:pPr>
        <w:rPr>
          <w:ins w:id="2964" w:author="Laura Viignola" w:date="2017-07-10T16:58:00Z"/>
          <w:rFonts w:ascii="Cambria" w:eastAsia="Calibri" w:hAnsi="Cambria" w:cs="Calibri"/>
          <w:lang w:val="pt-PT"/>
        </w:rPr>
      </w:pPr>
      <w:ins w:id="2965"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6DF1B56" w14:textId="77777777" w:rsidR="00BF17B0" w:rsidRDefault="00BF17B0" w:rsidP="00BF17B0">
      <w:pPr>
        <w:rPr>
          <w:ins w:id="2966"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7A27CA31" w14:textId="77777777" w:rsidTr="00BF17B0">
        <w:trPr>
          <w:ins w:id="2967"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828A3FB" w14:textId="77777777" w:rsidR="00BF17B0" w:rsidRPr="00995EFD" w:rsidRDefault="00BF17B0" w:rsidP="00BF17B0">
            <w:pPr>
              <w:rPr>
                <w:ins w:id="2968" w:author="Laura Viignola" w:date="2017-07-10T16:58:00Z"/>
                <w:rFonts w:ascii="Arial" w:eastAsia="Calibri" w:hAnsi="Arial" w:cs="Arial"/>
                <w:lang w:val="it-IT"/>
              </w:rPr>
            </w:pPr>
            <w:ins w:id="2969"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87EA36D" w14:textId="77777777" w:rsidTr="00BF17B0">
        <w:trPr>
          <w:ins w:id="297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384BD39" w14:textId="77777777" w:rsidR="00BF17B0" w:rsidRPr="004F30F9" w:rsidRDefault="00BF17B0" w:rsidP="00BF17B0">
            <w:pPr>
              <w:rPr>
                <w:ins w:id="2971" w:author="Laura Viignola" w:date="2017-07-10T16:58:00Z"/>
                <w:rFonts w:ascii="Arial" w:hAnsi="Arial" w:cs="Arial"/>
                <w:lang w:val="it-IT"/>
              </w:rPr>
            </w:pPr>
            <w:ins w:id="2972"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65C249F" w14:textId="77777777" w:rsidR="00BF17B0" w:rsidRPr="004F30F9" w:rsidRDefault="00BF17B0" w:rsidP="00BF17B0">
            <w:pPr>
              <w:rPr>
                <w:ins w:id="2973" w:author="Laura Viignola" w:date="2017-07-10T16:58:00Z"/>
                <w:rFonts w:ascii="Arial" w:hAnsi="Arial" w:cs="Arial"/>
                <w:lang w:val="it-IT"/>
              </w:rPr>
            </w:pPr>
            <w:ins w:id="2974"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7F5DDB3" w14:textId="77777777" w:rsidR="00BF17B0" w:rsidRPr="004F30F9" w:rsidRDefault="00BF17B0" w:rsidP="00BF17B0">
            <w:pPr>
              <w:rPr>
                <w:ins w:id="2975" w:author="Laura Viignola" w:date="2017-07-10T16:58:00Z"/>
                <w:rFonts w:ascii="Arial" w:hAnsi="Arial" w:cs="Arial"/>
                <w:lang w:val="it-IT"/>
              </w:rPr>
            </w:pPr>
            <w:ins w:id="2976"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46F245" w14:textId="77777777" w:rsidR="00BF17B0" w:rsidRPr="004F30F9" w:rsidRDefault="00BF17B0" w:rsidP="00BF17B0">
            <w:pPr>
              <w:rPr>
                <w:ins w:id="2977" w:author="Laura Viignola" w:date="2017-07-10T16:58:00Z"/>
                <w:rFonts w:ascii="Arial" w:hAnsi="Arial" w:cs="Arial"/>
                <w:lang w:val="it-IT"/>
              </w:rPr>
            </w:pPr>
            <w:ins w:id="2978"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42C91D87" w14:textId="77777777" w:rsidR="00BF17B0" w:rsidRPr="004F30F9" w:rsidRDefault="00BF17B0" w:rsidP="00BF17B0">
            <w:pPr>
              <w:rPr>
                <w:ins w:id="2979" w:author="Laura Viignola" w:date="2017-07-10T16:58:00Z"/>
                <w:rFonts w:ascii="Arial" w:eastAsia="Calibri" w:hAnsi="Arial" w:cs="Arial"/>
                <w:lang w:val="it-IT"/>
              </w:rPr>
            </w:pPr>
            <w:ins w:id="2980" w:author="Laura Viignola" w:date="2017-07-10T16:58:00Z">
              <w:r>
                <w:rPr>
                  <w:rFonts w:ascii="Arial" w:eastAsia="Calibri" w:hAnsi="Arial" w:cs="Arial"/>
                  <w:lang w:val="it-IT"/>
                </w:rPr>
                <w:t>Me_2</w:t>
              </w:r>
            </w:ins>
          </w:p>
        </w:tc>
      </w:tr>
      <w:tr w:rsidR="00BF17B0" w14:paraId="462DEF06" w14:textId="77777777" w:rsidTr="00BF17B0">
        <w:trPr>
          <w:ins w:id="298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06F33" w14:textId="77777777" w:rsidR="00BF17B0" w:rsidRDefault="00BF17B0" w:rsidP="00BF17B0">
            <w:pPr>
              <w:rPr>
                <w:ins w:id="2982" w:author="Laura Viignola" w:date="2017-07-10T16:58:00Z"/>
                <w:lang w:val="it-IT"/>
              </w:rPr>
            </w:pPr>
            <w:ins w:id="298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C6F93A" w14:textId="77777777" w:rsidR="00BF17B0" w:rsidRDefault="00BF17B0" w:rsidP="00BF17B0">
            <w:pPr>
              <w:rPr>
                <w:ins w:id="2984" w:author="Laura Viignola" w:date="2017-07-10T16:58:00Z"/>
                <w:lang w:val="it-IT"/>
              </w:rPr>
            </w:pPr>
            <w:ins w:id="2985"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541019" w14:textId="77777777" w:rsidR="00BF17B0" w:rsidRDefault="00BF17B0" w:rsidP="00BF17B0">
            <w:pPr>
              <w:rPr>
                <w:ins w:id="2986" w:author="Laura Viignola" w:date="2017-07-10T16:58:00Z"/>
                <w:lang w:val="it-IT"/>
              </w:rPr>
            </w:pPr>
            <w:ins w:id="298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8FA4361" w14:textId="77777777" w:rsidR="00BF17B0" w:rsidRDefault="00BF17B0" w:rsidP="00BF17B0">
            <w:pPr>
              <w:jc w:val="right"/>
              <w:rPr>
                <w:ins w:id="2988" w:author="Laura Viignola" w:date="2017-07-10T16:58:00Z"/>
                <w:lang w:val="it-IT"/>
              </w:rPr>
            </w:pPr>
            <w:ins w:id="2989"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33F7D833" w14:textId="77777777" w:rsidR="00BF17B0" w:rsidRDefault="00BF17B0" w:rsidP="00BF17B0">
            <w:pPr>
              <w:jc w:val="right"/>
              <w:rPr>
                <w:ins w:id="2990" w:author="Laura Viignola" w:date="2017-07-10T16:58:00Z"/>
                <w:rFonts w:ascii="Calibri" w:eastAsia="Calibri" w:hAnsi="Calibri" w:cs="Calibri"/>
                <w:lang w:val="it-IT"/>
              </w:rPr>
            </w:pPr>
            <w:ins w:id="2991" w:author="Laura Viignola" w:date="2017-07-10T16:58:00Z">
              <w:r>
                <w:rPr>
                  <w:rFonts w:ascii="Calibri" w:eastAsia="Calibri" w:hAnsi="Calibri" w:cs="Calibri"/>
                  <w:lang w:val="it-IT"/>
                </w:rPr>
                <w:t>0.75</w:t>
              </w:r>
            </w:ins>
          </w:p>
        </w:tc>
      </w:tr>
      <w:tr w:rsidR="00BF17B0" w14:paraId="2AAD387E" w14:textId="77777777" w:rsidTr="00BF17B0">
        <w:trPr>
          <w:ins w:id="299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7927E" w14:textId="77777777" w:rsidR="00BF17B0" w:rsidRDefault="00BF17B0" w:rsidP="00BF17B0">
            <w:pPr>
              <w:rPr>
                <w:ins w:id="2993" w:author="Laura Viignola" w:date="2017-07-10T16:58:00Z"/>
                <w:lang w:val="it-IT"/>
              </w:rPr>
            </w:pPr>
            <w:ins w:id="2994" w:author="Laura Viignola" w:date="2017-07-10T16:58:00Z">
              <w:r>
                <w:rPr>
                  <w:rFonts w:ascii="Calibri" w:eastAsia="Calibri" w:hAnsi="Calibri" w:cs="Calibri"/>
                  <w:lang w:val="it-IT"/>
                </w:rPr>
                <w:lastRenderedPageBreak/>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BD965" w14:textId="77777777" w:rsidR="00BF17B0" w:rsidRDefault="00BF17B0" w:rsidP="00BF17B0">
            <w:pPr>
              <w:rPr>
                <w:ins w:id="2995" w:author="Laura Viignola" w:date="2017-07-10T16:58:00Z"/>
                <w:lang w:val="it-IT"/>
              </w:rPr>
            </w:pPr>
            <w:ins w:id="2996"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CFC7A4" w14:textId="77777777" w:rsidR="00BF17B0" w:rsidRDefault="00BF17B0" w:rsidP="00BF17B0">
            <w:pPr>
              <w:rPr>
                <w:ins w:id="2997" w:author="Laura Viignola" w:date="2017-07-10T16:58:00Z"/>
                <w:lang w:val="it-IT"/>
              </w:rPr>
            </w:pPr>
            <w:ins w:id="299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2AB127" w14:textId="77777777" w:rsidR="00BF17B0" w:rsidRDefault="00BF17B0" w:rsidP="00BF17B0">
            <w:pPr>
              <w:jc w:val="right"/>
              <w:rPr>
                <w:ins w:id="2999" w:author="Laura Viignola" w:date="2017-07-10T16:58:00Z"/>
                <w:lang w:val="it-IT"/>
              </w:rPr>
            </w:pPr>
            <w:ins w:id="3000"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1FDADF17" w14:textId="77777777" w:rsidR="00BF17B0" w:rsidRDefault="00BF17B0" w:rsidP="00BF17B0">
            <w:pPr>
              <w:jc w:val="right"/>
              <w:rPr>
                <w:ins w:id="3001" w:author="Laura Viignola" w:date="2017-07-10T16:58:00Z"/>
                <w:rFonts w:ascii="Calibri" w:eastAsia="Calibri" w:hAnsi="Calibri" w:cs="Calibri"/>
                <w:lang w:val="it-IT"/>
              </w:rPr>
            </w:pPr>
            <w:ins w:id="3002" w:author="Laura Viignola" w:date="2017-07-10T16:58:00Z">
              <w:r>
                <w:rPr>
                  <w:rFonts w:ascii="Calibri" w:eastAsia="Calibri" w:hAnsi="Calibri" w:cs="Calibri"/>
                  <w:lang w:val="it-IT"/>
                </w:rPr>
                <w:t>13.45</w:t>
              </w:r>
            </w:ins>
          </w:p>
        </w:tc>
      </w:tr>
      <w:tr w:rsidR="00BF17B0" w14:paraId="7682F553" w14:textId="77777777" w:rsidTr="00BF17B0">
        <w:trPr>
          <w:ins w:id="300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D0A05" w14:textId="77777777" w:rsidR="00BF17B0" w:rsidRDefault="00BF17B0" w:rsidP="00BF17B0">
            <w:pPr>
              <w:rPr>
                <w:ins w:id="3004" w:author="Laura Viignola" w:date="2017-07-10T16:58:00Z"/>
                <w:lang w:val="it-IT"/>
              </w:rPr>
            </w:pPr>
            <w:ins w:id="300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565042" w14:textId="77777777" w:rsidR="00BF17B0" w:rsidRDefault="00BF17B0" w:rsidP="00BF17B0">
            <w:pPr>
              <w:rPr>
                <w:ins w:id="3006" w:author="Laura Viignola" w:date="2017-07-10T16:58:00Z"/>
                <w:lang w:val="it-IT"/>
              </w:rPr>
            </w:pPr>
            <w:ins w:id="3007"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51EA23" w14:textId="77777777" w:rsidR="00BF17B0" w:rsidRDefault="00BF17B0" w:rsidP="00BF17B0">
            <w:pPr>
              <w:rPr>
                <w:ins w:id="3008" w:author="Laura Viignola" w:date="2017-07-10T16:58:00Z"/>
                <w:lang w:val="it-IT"/>
              </w:rPr>
            </w:pPr>
            <w:ins w:id="300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902BB7" w14:textId="77777777" w:rsidR="00BF17B0" w:rsidRDefault="00BF17B0" w:rsidP="00BF17B0">
            <w:pPr>
              <w:jc w:val="right"/>
              <w:rPr>
                <w:ins w:id="3010" w:author="Laura Viignola" w:date="2017-07-10T16:58:00Z"/>
                <w:lang w:val="it-IT"/>
              </w:rPr>
            </w:pPr>
            <w:ins w:id="3011"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7AE9CDA4" w14:textId="77777777" w:rsidR="00BF17B0" w:rsidRDefault="00BF17B0" w:rsidP="00BF17B0">
            <w:pPr>
              <w:jc w:val="right"/>
              <w:rPr>
                <w:ins w:id="3012" w:author="Laura Viignola" w:date="2017-07-10T16:58:00Z"/>
                <w:rFonts w:ascii="Calibri" w:eastAsia="Calibri" w:hAnsi="Calibri" w:cs="Calibri"/>
                <w:lang w:val="it-IT"/>
              </w:rPr>
            </w:pPr>
            <w:ins w:id="3013" w:author="Laura Viignola" w:date="2017-07-10T16:58:00Z">
              <w:r>
                <w:rPr>
                  <w:rFonts w:ascii="Calibri" w:eastAsia="Calibri" w:hAnsi="Calibri" w:cs="Calibri"/>
                  <w:lang w:val="it-IT"/>
                </w:rPr>
                <w:t>187</w:t>
              </w:r>
            </w:ins>
          </w:p>
        </w:tc>
      </w:tr>
    </w:tbl>
    <w:p w14:paraId="190A6EF6" w14:textId="77777777" w:rsidR="00BF17B0" w:rsidRDefault="00BF17B0" w:rsidP="00BF17B0">
      <w:pPr>
        <w:rPr>
          <w:ins w:id="3014" w:author="Laura Viignola" w:date="2017-07-10T16:58:00Z"/>
          <w:rFonts w:ascii="Trebuchet MS" w:eastAsia="Trebuchet MS" w:hAnsi="Trebuchet MS" w:cs="Trebuchet MS"/>
          <w:color w:val="454645"/>
          <w:sz w:val="32"/>
        </w:rPr>
      </w:pPr>
    </w:p>
    <w:p w14:paraId="404F85F2" w14:textId="77777777" w:rsidR="00BF17B0" w:rsidRDefault="00BF17B0" w:rsidP="00BF17B0">
      <w:pPr>
        <w:rPr>
          <w:ins w:id="3015" w:author="Laura Viignola" w:date="2017-07-10T16:58:00Z"/>
          <w:rFonts w:ascii="Cambria" w:eastAsia="Calibri" w:hAnsi="Cambria" w:cs="Calibri"/>
          <w:lang w:val="pt-PT"/>
        </w:rPr>
      </w:pPr>
      <w:ins w:id="3016"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D25FB1" w14:textId="77777777" w:rsidR="00BF17B0" w:rsidRDefault="00BF17B0" w:rsidP="00BF17B0">
      <w:pPr>
        <w:rPr>
          <w:ins w:id="3017"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5587DB62" w14:textId="77777777" w:rsidTr="00BF17B0">
        <w:trPr>
          <w:ins w:id="3018"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32ADEDC8" w14:textId="77777777" w:rsidR="00BF17B0" w:rsidRPr="00995EFD" w:rsidRDefault="00BF17B0" w:rsidP="00BF17B0">
            <w:pPr>
              <w:rPr>
                <w:ins w:id="3019" w:author="Laura Viignola" w:date="2017-07-10T16:58:00Z"/>
                <w:rFonts w:ascii="Arial" w:eastAsia="Calibri" w:hAnsi="Arial" w:cs="Arial"/>
                <w:lang w:val="it-IT"/>
              </w:rPr>
            </w:pPr>
            <w:ins w:id="3020"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3FDD671" w14:textId="77777777" w:rsidTr="00BF17B0">
        <w:trPr>
          <w:ins w:id="302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F8349D" w14:textId="77777777" w:rsidR="00BF17B0" w:rsidRPr="004F30F9" w:rsidRDefault="00BF17B0" w:rsidP="00BF17B0">
            <w:pPr>
              <w:rPr>
                <w:ins w:id="3022" w:author="Laura Viignola" w:date="2017-07-10T16:58:00Z"/>
                <w:rFonts w:ascii="Arial" w:hAnsi="Arial" w:cs="Arial"/>
                <w:lang w:val="it-IT"/>
              </w:rPr>
            </w:pPr>
            <w:ins w:id="302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8074818" w14:textId="77777777" w:rsidR="00BF17B0" w:rsidRPr="004F30F9" w:rsidRDefault="00BF17B0" w:rsidP="00BF17B0">
            <w:pPr>
              <w:rPr>
                <w:ins w:id="3024" w:author="Laura Viignola" w:date="2017-07-10T16:58:00Z"/>
                <w:rFonts w:ascii="Arial" w:hAnsi="Arial" w:cs="Arial"/>
                <w:lang w:val="it-IT"/>
              </w:rPr>
            </w:pPr>
            <w:ins w:id="302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65B17C" w14:textId="77777777" w:rsidR="00BF17B0" w:rsidRPr="004F30F9" w:rsidRDefault="00BF17B0" w:rsidP="00BF17B0">
            <w:pPr>
              <w:rPr>
                <w:ins w:id="3026" w:author="Laura Viignola" w:date="2017-07-10T16:58:00Z"/>
                <w:rFonts w:ascii="Arial" w:hAnsi="Arial" w:cs="Arial"/>
                <w:lang w:val="it-IT"/>
              </w:rPr>
            </w:pPr>
            <w:ins w:id="302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56CA0D" w14:textId="77777777" w:rsidR="00BF17B0" w:rsidRPr="004F30F9" w:rsidRDefault="00BF17B0" w:rsidP="00BF17B0">
            <w:pPr>
              <w:rPr>
                <w:ins w:id="3028" w:author="Laura Viignola" w:date="2017-07-10T16:58:00Z"/>
                <w:rFonts w:ascii="Arial" w:hAnsi="Arial" w:cs="Arial"/>
                <w:lang w:val="it-IT"/>
              </w:rPr>
            </w:pPr>
            <w:ins w:id="3029"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5E920CB1" w14:textId="77777777" w:rsidR="00BF17B0" w:rsidRPr="004F30F9" w:rsidRDefault="00BF17B0" w:rsidP="00BF17B0">
            <w:pPr>
              <w:rPr>
                <w:ins w:id="3030" w:author="Laura Viignola" w:date="2017-07-10T16:58:00Z"/>
                <w:rFonts w:ascii="Arial" w:eastAsia="Calibri" w:hAnsi="Arial" w:cs="Arial"/>
                <w:lang w:val="it-IT"/>
              </w:rPr>
            </w:pPr>
            <w:ins w:id="3031" w:author="Laura Viignola" w:date="2017-07-10T16:58:00Z">
              <w:r>
                <w:rPr>
                  <w:rFonts w:ascii="Arial" w:eastAsia="Calibri" w:hAnsi="Arial" w:cs="Arial"/>
                  <w:lang w:val="it-IT"/>
                </w:rPr>
                <w:t>Me_2</w:t>
              </w:r>
            </w:ins>
          </w:p>
        </w:tc>
      </w:tr>
      <w:tr w:rsidR="00BF17B0" w14:paraId="089F1DFB" w14:textId="77777777" w:rsidTr="00BF17B0">
        <w:trPr>
          <w:ins w:id="303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18755B" w14:textId="77777777" w:rsidR="00BF17B0" w:rsidRDefault="00BF17B0" w:rsidP="00BF17B0">
            <w:pPr>
              <w:rPr>
                <w:ins w:id="3033" w:author="Laura Viignola" w:date="2017-07-10T16:58:00Z"/>
                <w:lang w:val="it-IT"/>
              </w:rPr>
            </w:pPr>
            <w:ins w:id="303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5B08C3" w14:textId="77777777" w:rsidR="00BF17B0" w:rsidRDefault="00BF17B0" w:rsidP="00BF17B0">
            <w:pPr>
              <w:rPr>
                <w:ins w:id="3035" w:author="Laura Viignola" w:date="2017-07-10T16:58:00Z"/>
                <w:lang w:val="it-IT"/>
              </w:rPr>
            </w:pPr>
            <w:ins w:id="303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BFF7A" w14:textId="77777777" w:rsidR="00BF17B0" w:rsidRDefault="00BF17B0" w:rsidP="00BF17B0">
            <w:pPr>
              <w:rPr>
                <w:ins w:id="3037" w:author="Laura Viignola" w:date="2017-07-10T16:58:00Z"/>
                <w:lang w:val="it-IT"/>
              </w:rPr>
            </w:pPr>
            <w:ins w:id="303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4AE9C" w14:textId="77777777" w:rsidR="00BF17B0" w:rsidRDefault="00BF17B0" w:rsidP="00BF17B0">
            <w:pPr>
              <w:jc w:val="right"/>
              <w:rPr>
                <w:ins w:id="3039" w:author="Laura Viignola" w:date="2017-07-10T16:58:00Z"/>
                <w:lang w:val="it-IT"/>
              </w:rPr>
            </w:pPr>
            <w:ins w:id="3040"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4E1B4E7E" w14:textId="77777777" w:rsidR="00BF17B0" w:rsidRDefault="00BF17B0" w:rsidP="00BF17B0">
            <w:pPr>
              <w:jc w:val="right"/>
              <w:rPr>
                <w:ins w:id="3041" w:author="Laura Viignola" w:date="2017-07-10T16:58:00Z"/>
                <w:rFonts w:ascii="Calibri" w:eastAsia="Calibri" w:hAnsi="Calibri" w:cs="Calibri"/>
                <w:lang w:val="it-IT"/>
              </w:rPr>
            </w:pPr>
            <w:ins w:id="3042" w:author="Laura Viignola" w:date="2017-07-10T16:58:00Z">
              <w:r>
                <w:rPr>
                  <w:rFonts w:ascii="Calibri" w:eastAsia="Calibri" w:hAnsi="Calibri" w:cs="Calibri"/>
                  <w:lang w:val="it-IT"/>
                </w:rPr>
                <w:t>0.7545</w:t>
              </w:r>
            </w:ins>
          </w:p>
        </w:tc>
      </w:tr>
      <w:tr w:rsidR="00BF17B0" w14:paraId="589C2A10" w14:textId="77777777" w:rsidTr="00BF17B0">
        <w:trPr>
          <w:ins w:id="304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4DD05E" w14:textId="77777777" w:rsidR="00BF17B0" w:rsidRDefault="00BF17B0" w:rsidP="00BF17B0">
            <w:pPr>
              <w:rPr>
                <w:ins w:id="3044" w:author="Laura Viignola" w:date="2017-07-10T16:58:00Z"/>
                <w:lang w:val="it-IT"/>
              </w:rPr>
            </w:pPr>
            <w:ins w:id="304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F8A1A" w14:textId="77777777" w:rsidR="00BF17B0" w:rsidRDefault="00BF17B0" w:rsidP="00BF17B0">
            <w:pPr>
              <w:rPr>
                <w:ins w:id="3046" w:author="Laura Viignola" w:date="2017-07-10T16:58:00Z"/>
                <w:lang w:val="it-IT"/>
              </w:rPr>
            </w:pPr>
            <w:ins w:id="304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1ED1F" w14:textId="77777777" w:rsidR="00BF17B0" w:rsidRDefault="00BF17B0" w:rsidP="00BF17B0">
            <w:pPr>
              <w:rPr>
                <w:ins w:id="3048" w:author="Laura Viignola" w:date="2017-07-10T16:58:00Z"/>
                <w:lang w:val="it-IT"/>
              </w:rPr>
            </w:pPr>
            <w:ins w:id="304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12AAC2" w14:textId="77777777" w:rsidR="00BF17B0" w:rsidRDefault="00BF17B0" w:rsidP="00BF17B0">
            <w:pPr>
              <w:jc w:val="right"/>
              <w:rPr>
                <w:ins w:id="3050" w:author="Laura Viignola" w:date="2017-07-10T16:58:00Z"/>
                <w:lang w:val="it-IT"/>
              </w:rPr>
            </w:pPr>
            <w:ins w:id="3051"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292DAEEB" w14:textId="77777777" w:rsidR="00BF17B0" w:rsidRDefault="00BF17B0" w:rsidP="00BF17B0">
            <w:pPr>
              <w:jc w:val="right"/>
              <w:rPr>
                <w:ins w:id="3052" w:author="Laura Viignola" w:date="2017-07-10T16:58:00Z"/>
                <w:rFonts w:ascii="Calibri" w:eastAsia="Calibri" w:hAnsi="Calibri" w:cs="Calibri"/>
                <w:lang w:val="it-IT"/>
              </w:rPr>
            </w:pPr>
            <w:ins w:id="3053" w:author="Laura Viignola" w:date="2017-07-10T16:58:00Z">
              <w:r>
                <w:rPr>
                  <w:rFonts w:ascii="Calibri" w:eastAsia="Calibri" w:hAnsi="Calibri" w:cs="Calibri"/>
                  <w:lang w:val="it-IT"/>
                </w:rPr>
                <w:t>13.45</w:t>
              </w:r>
            </w:ins>
          </w:p>
        </w:tc>
      </w:tr>
      <w:tr w:rsidR="00BF17B0" w14:paraId="4D77E06F" w14:textId="77777777" w:rsidTr="00BF17B0">
        <w:trPr>
          <w:ins w:id="305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068698" w14:textId="77777777" w:rsidR="00BF17B0" w:rsidRDefault="00BF17B0" w:rsidP="00BF17B0">
            <w:pPr>
              <w:rPr>
                <w:ins w:id="3055" w:author="Laura Viignola" w:date="2017-07-10T16:58:00Z"/>
                <w:lang w:val="it-IT"/>
              </w:rPr>
            </w:pPr>
            <w:ins w:id="305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666CCD" w14:textId="77777777" w:rsidR="00BF17B0" w:rsidRDefault="00BF17B0" w:rsidP="00BF17B0">
            <w:pPr>
              <w:rPr>
                <w:ins w:id="3057" w:author="Laura Viignola" w:date="2017-07-10T16:58:00Z"/>
                <w:lang w:val="it-IT"/>
              </w:rPr>
            </w:pPr>
            <w:ins w:id="305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68F0C7" w14:textId="77777777" w:rsidR="00BF17B0" w:rsidRDefault="00BF17B0" w:rsidP="00BF17B0">
            <w:pPr>
              <w:rPr>
                <w:ins w:id="3059" w:author="Laura Viignola" w:date="2017-07-10T16:58:00Z"/>
                <w:lang w:val="it-IT"/>
              </w:rPr>
            </w:pPr>
            <w:ins w:id="306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E9E93E" w14:textId="77777777" w:rsidR="00BF17B0" w:rsidRDefault="00BF17B0" w:rsidP="00BF17B0">
            <w:pPr>
              <w:jc w:val="right"/>
              <w:rPr>
                <w:ins w:id="3061" w:author="Laura Viignola" w:date="2017-07-10T16:58:00Z"/>
                <w:lang w:val="it-IT"/>
              </w:rPr>
            </w:pPr>
            <w:ins w:id="3062"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43A5DF64" w14:textId="77777777" w:rsidR="00BF17B0" w:rsidRDefault="00BF17B0" w:rsidP="00BF17B0">
            <w:pPr>
              <w:jc w:val="right"/>
              <w:rPr>
                <w:ins w:id="3063" w:author="Laura Viignola" w:date="2017-07-10T16:58:00Z"/>
                <w:rFonts w:ascii="Calibri" w:eastAsia="Calibri" w:hAnsi="Calibri" w:cs="Calibri"/>
                <w:lang w:val="it-IT"/>
              </w:rPr>
            </w:pPr>
            <w:ins w:id="3064" w:author="Laura Viignola" w:date="2017-07-10T16:58:00Z">
              <w:r>
                <w:rPr>
                  <w:rFonts w:ascii="Calibri" w:eastAsia="Calibri" w:hAnsi="Calibri" w:cs="Calibri"/>
                  <w:lang w:val="it-IT"/>
                </w:rPr>
                <w:t>187</w:t>
              </w:r>
            </w:ins>
          </w:p>
        </w:tc>
      </w:tr>
    </w:tbl>
    <w:p w14:paraId="0AE9EBC0" w14:textId="77777777" w:rsidR="00BF17B0" w:rsidRDefault="00BF17B0" w:rsidP="00BF17B0">
      <w:pPr>
        <w:rPr>
          <w:ins w:id="3065" w:author="Laura Viignola" w:date="2017-07-10T16:58:00Z"/>
          <w:rFonts w:ascii="Trebuchet MS" w:eastAsia="Trebuchet MS" w:hAnsi="Trebuchet MS" w:cs="Trebuchet MS"/>
          <w:color w:val="454645"/>
          <w:sz w:val="32"/>
        </w:rPr>
      </w:pPr>
    </w:p>
    <w:p w14:paraId="4B05EE08" w14:textId="77777777" w:rsidR="00BF17B0" w:rsidRPr="00473A8C" w:rsidRDefault="00BF17B0" w:rsidP="00BF17B0">
      <w:pPr>
        <w:rPr>
          <w:ins w:id="3066" w:author="Laura Viignola" w:date="2017-07-10T16:58:00Z"/>
          <w:rFonts w:eastAsia="Trebuchet MS"/>
          <w:lang w:val="pt-PT"/>
        </w:rPr>
      </w:pPr>
    </w:p>
    <w:p w14:paraId="3D89751C" w14:textId="77777777" w:rsidR="00BF17B0" w:rsidRPr="000E3547" w:rsidRDefault="00BF17B0" w:rsidP="00BF17B0">
      <w:pPr>
        <w:pStyle w:val="Stile3"/>
        <w:rPr>
          <w:ins w:id="3067" w:author="Laura Viignola" w:date="2017-07-10T16:58:00Z"/>
          <w:lang w:val="it-IT"/>
        </w:rPr>
      </w:pPr>
      <w:ins w:id="3068" w:author="Laura Viignola" w:date="2017-07-10T16:58:00Z">
        <w:r>
          <w:t>abs</w:t>
        </w:r>
      </w:ins>
    </w:p>
    <w:p w14:paraId="5D5E8298" w14:textId="77777777" w:rsidR="00BF17B0" w:rsidRDefault="00BF17B0" w:rsidP="00BF17B0">
      <w:pPr>
        <w:rPr>
          <w:ins w:id="3069" w:author="Laura Viignola" w:date="2017-07-10T16:58:00Z"/>
          <w:rFonts w:ascii="Cambria" w:eastAsia="Calibri" w:hAnsi="Cambria" w:cs="Calibri"/>
          <w:i/>
          <w:color w:val="5B9BD5"/>
        </w:rPr>
      </w:pPr>
      <w:ins w:id="3070"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DC4EFBE" w14:textId="77777777" w:rsidR="00BF17B0" w:rsidRPr="0075768B" w:rsidRDefault="00BF17B0" w:rsidP="00BF17B0">
      <w:pPr>
        <w:ind w:left="1416"/>
        <w:rPr>
          <w:ins w:id="3071" w:author="Laura Viignola" w:date="2017-07-10T16:58:00Z"/>
          <w:rFonts w:ascii="Arial" w:eastAsia="Calibri" w:hAnsi="Arial" w:cs="Arial"/>
          <w:b/>
        </w:rPr>
      </w:pPr>
      <w:ins w:id="3072" w:author="Laura Viignola" w:date="2017-07-10T16:58:00Z">
        <w:r w:rsidRPr="004F30F9">
          <w:rPr>
            <w:rFonts w:ascii="Arial" w:eastAsia="Calibri" w:hAnsi="Arial" w:cs="Arial"/>
            <w:b/>
            <w:color w:val="auto"/>
          </w:rPr>
          <w:t>abs</w:t>
        </w:r>
        <w:r>
          <w:rPr>
            <w:rFonts w:ascii="Arial" w:eastAsia="Calibri" w:hAnsi="Arial" w:cs="Arial"/>
            <w:color w:val="auto"/>
          </w:rPr>
          <w:t>(op)</w:t>
        </w:r>
      </w:ins>
    </w:p>
    <w:p w14:paraId="572DFC6D" w14:textId="77777777" w:rsidR="00BF17B0" w:rsidRDefault="00BF17B0" w:rsidP="00BF17B0">
      <w:pPr>
        <w:ind w:left="360"/>
        <w:rPr>
          <w:ins w:id="3073" w:author="Laura Viignola" w:date="2017-07-10T16:58:00Z"/>
          <w:rFonts w:ascii="Cambria" w:eastAsia="Calibri" w:hAnsi="Cambria" w:cs="Calibri"/>
          <w:color w:val="5B9BD5"/>
        </w:rPr>
      </w:pPr>
    </w:p>
    <w:p w14:paraId="1A39C87A" w14:textId="77777777" w:rsidR="00BF17B0" w:rsidRPr="005961DD" w:rsidRDefault="00BF17B0" w:rsidP="00BF17B0">
      <w:pPr>
        <w:rPr>
          <w:ins w:id="3074" w:author="Laura Viignola" w:date="2017-07-10T16:58:00Z"/>
          <w:rFonts w:ascii="Cambria" w:eastAsia="Calibri" w:hAnsi="Cambria" w:cs="Calibri"/>
          <w:i/>
          <w:color w:val="5B9BD5"/>
        </w:rPr>
      </w:pPr>
      <w:ins w:id="307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35CCB2DC" w14:textId="77777777" w:rsidR="00BF17B0" w:rsidRDefault="00BF17B0" w:rsidP="00BF17B0">
      <w:pPr>
        <w:rPr>
          <w:ins w:id="3076" w:author="Laura Viignola" w:date="2017-07-10T16:58:00Z"/>
          <w:rFonts w:ascii="Cambria" w:eastAsia="Calibri" w:hAnsi="Cambria" w:cs="Calibri"/>
          <w:color w:val="5B9BD5"/>
        </w:rPr>
      </w:pPr>
      <w:ins w:id="307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08F660CA" w14:textId="77777777" w:rsidR="00BF17B0" w:rsidRDefault="00BF17B0" w:rsidP="00BF17B0">
      <w:pPr>
        <w:rPr>
          <w:ins w:id="3078" w:author="Laura Viignola" w:date="2017-07-10T16:58:00Z"/>
          <w:rFonts w:ascii="Cambria" w:eastAsia="Calibri" w:hAnsi="Cambria" w:cs="Calibri"/>
          <w:color w:val="5B9BD5"/>
        </w:rPr>
      </w:pPr>
    </w:p>
    <w:p w14:paraId="6EEBE811" w14:textId="77777777" w:rsidR="00BF17B0" w:rsidRDefault="00BF17B0" w:rsidP="00BF17B0">
      <w:pPr>
        <w:rPr>
          <w:ins w:id="3079" w:author="Laura Viignola" w:date="2017-07-10T16:58:00Z"/>
          <w:rFonts w:ascii="Cambria" w:eastAsia="Calibri" w:hAnsi="Cambria" w:cs="Calibri"/>
          <w:i/>
          <w:color w:val="5B9BD5"/>
        </w:rPr>
      </w:pPr>
      <w:ins w:id="308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B32C757" w14:textId="77777777" w:rsidR="00BF17B0" w:rsidRDefault="00BF17B0" w:rsidP="00BF17B0">
      <w:pPr>
        <w:rPr>
          <w:ins w:id="3081" w:author="Laura Viignola" w:date="2017-07-10T16:58:00Z"/>
          <w:rFonts w:ascii="Arial" w:eastAsia="Calibri" w:hAnsi="Arial" w:cs="Arial"/>
        </w:rPr>
      </w:pPr>
      <w:ins w:id="3082" w:author="Laura Viignola" w:date="2017-07-10T16:58:00Z">
        <w:r>
          <w:rPr>
            <w:rFonts w:ascii="Arial" w:eastAsia="Calibri" w:hAnsi="Arial" w:cs="Arial"/>
          </w:rPr>
          <w:t>abs(DS_1)</w:t>
        </w:r>
      </w:ins>
    </w:p>
    <w:p w14:paraId="1616357E" w14:textId="77777777" w:rsidR="00BF17B0" w:rsidRPr="0075768B" w:rsidRDefault="00BF17B0" w:rsidP="00BF17B0">
      <w:pPr>
        <w:rPr>
          <w:ins w:id="3083" w:author="Laura Viignola" w:date="2017-07-10T16:58:00Z"/>
          <w:rFonts w:ascii="Arial" w:eastAsia="Calibri" w:hAnsi="Arial" w:cs="Arial"/>
        </w:rPr>
      </w:pPr>
      <w:ins w:id="3084" w:author="Laura Viignola" w:date="2017-07-10T16:58:00Z">
        <w:r>
          <w:rPr>
            <w:rFonts w:ascii="Arial" w:eastAsia="Calibri" w:hAnsi="Arial" w:cs="Arial"/>
          </w:rPr>
          <w:t>abs(-5)</w:t>
        </w:r>
      </w:ins>
    </w:p>
    <w:p w14:paraId="6D0ED100" w14:textId="77777777" w:rsidR="00BF17B0" w:rsidRPr="00930AA3" w:rsidRDefault="00BF17B0" w:rsidP="00BF17B0">
      <w:pPr>
        <w:rPr>
          <w:ins w:id="3085" w:author="Laura Viignola" w:date="2017-07-10T16:58:00Z"/>
          <w:rFonts w:ascii="Cambria" w:eastAsia="Calibri" w:hAnsi="Cambria" w:cs="Calibri"/>
          <w:color w:val="5B9BD5"/>
        </w:rPr>
      </w:pPr>
    </w:p>
    <w:p w14:paraId="6C74EFF9" w14:textId="77777777" w:rsidR="00BF17B0" w:rsidRDefault="00BF17B0" w:rsidP="00BF17B0">
      <w:pPr>
        <w:rPr>
          <w:ins w:id="3086" w:author="Laura Viignola" w:date="2017-07-10T16:58:00Z"/>
          <w:rFonts w:ascii="Cambria" w:eastAsia="Calibri" w:hAnsi="Cambria" w:cs="Calibri"/>
          <w:i/>
          <w:color w:val="5B9BD5"/>
        </w:rPr>
      </w:pPr>
      <w:ins w:id="3087" w:author="Laura Viignola" w:date="2017-07-10T16:58:00Z">
        <w:r>
          <w:rPr>
            <w:rFonts w:ascii="Cambria" w:eastAsia="Calibri" w:hAnsi="Cambria" w:cs="Calibri"/>
            <w:i/>
            <w:color w:val="5B9BD5"/>
          </w:rPr>
          <w:t>Semantic for scalar operations</w:t>
        </w:r>
      </w:ins>
    </w:p>
    <w:p w14:paraId="5D2710C7" w14:textId="77777777" w:rsidR="00BF17B0" w:rsidRDefault="00BF17B0" w:rsidP="00BF17B0">
      <w:pPr>
        <w:jc w:val="both"/>
        <w:rPr>
          <w:ins w:id="3088" w:author="Laura Viignola" w:date="2017-07-10T16:58:00Z"/>
        </w:rPr>
      </w:pPr>
      <w:ins w:id="3089" w:author="Laura Viignola" w:date="2017-07-10T16:58:00Z">
        <w:r>
          <w:t>The operator abs c</w:t>
        </w:r>
        <w:r w:rsidRPr="00BC5873">
          <w:t>alculates the absolute value of a number</w:t>
        </w:r>
        <w:r>
          <w:t>.</w:t>
        </w:r>
      </w:ins>
    </w:p>
    <w:p w14:paraId="3EBB7CBB" w14:textId="77777777" w:rsidR="00BF17B0" w:rsidRPr="00CF4A4F" w:rsidRDefault="00BF17B0" w:rsidP="00BF17B0">
      <w:pPr>
        <w:jc w:val="both"/>
        <w:rPr>
          <w:ins w:id="3090" w:author="Laura Viignola" w:date="2017-07-10T16:58:00Z"/>
          <w:rFonts w:ascii="Cambria" w:eastAsia="Calibri" w:hAnsi="Cambria" w:cs="Calibri"/>
        </w:rPr>
      </w:pPr>
    </w:p>
    <w:p w14:paraId="39ACF4FD" w14:textId="77777777" w:rsidR="00BF17B0" w:rsidRDefault="00BF17B0" w:rsidP="00BF17B0">
      <w:pPr>
        <w:jc w:val="both"/>
        <w:rPr>
          <w:ins w:id="3091" w:author="Laura Viignola" w:date="2017-07-10T16:58:00Z"/>
          <w:rFonts w:ascii="Cambria" w:eastAsia="Calibri" w:hAnsi="Cambria" w:cs="Calibri"/>
        </w:rPr>
      </w:pPr>
      <w:ins w:id="3092" w:author="Laura Viignola" w:date="2017-07-10T16:58:00Z">
        <w:r>
          <w:rPr>
            <w:rFonts w:ascii="Cambria" w:eastAsia="Calibri" w:hAnsi="Cambria" w:cs="Calibri"/>
          </w:rPr>
          <w:t xml:space="preserve">Examples: </w:t>
        </w:r>
      </w:ins>
    </w:p>
    <w:p w14:paraId="3B3F6CB2" w14:textId="77777777" w:rsidR="00BF17B0" w:rsidRDefault="00BF17B0" w:rsidP="00BF17B0">
      <w:pPr>
        <w:ind w:left="360"/>
        <w:jc w:val="both"/>
        <w:rPr>
          <w:ins w:id="3093" w:author="Laura Viignola" w:date="2017-07-10T16:58:00Z"/>
          <w:rFonts w:ascii="Cambria" w:hAnsi="Cambria"/>
        </w:rPr>
      </w:pPr>
      <w:ins w:id="3094" w:author="Laura Viignola" w:date="2017-07-10T16:58:00Z">
        <w:r w:rsidRPr="004F30F9">
          <w:rPr>
            <w:rFonts w:ascii="Arial" w:hAnsi="Arial" w:cs="Arial"/>
            <w:b/>
          </w:rPr>
          <w:t>abs</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0B39B9E4" w14:textId="77777777" w:rsidR="00BF17B0" w:rsidRDefault="00BF17B0" w:rsidP="00BF17B0">
      <w:pPr>
        <w:ind w:left="360"/>
        <w:jc w:val="both"/>
        <w:rPr>
          <w:ins w:id="3095" w:author="Laura Viignola" w:date="2017-07-10T16:58:00Z"/>
          <w:rFonts w:ascii="Cambria" w:hAnsi="Cambria"/>
        </w:rPr>
      </w:pPr>
    </w:p>
    <w:p w14:paraId="409D0F68" w14:textId="77777777" w:rsidR="00BF17B0" w:rsidRDefault="00BF17B0" w:rsidP="00BF17B0">
      <w:pPr>
        <w:rPr>
          <w:ins w:id="3096" w:author="Laura Viignola" w:date="2017-07-10T16:58:00Z"/>
          <w:rFonts w:ascii="Cambria" w:eastAsia="Calibri" w:hAnsi="Cambria" w:cs="Calibri"/>
          <w:i/>
          <w:color w:val="5B9BD5"/>
        </w:rPr>
      </w:pPr>
    </w:p>
    <w:p w14:paraId="6464EFBB" w14:textId="77777777" w:rsidR="00BF17B0" w:rsidRDefault="00BF17B0" w:rsidP="00BF17B0">
      <w:pPr>
        <w:rPr>
          <w:ins w:id="3097" w:author="Laura Viignola" w:date="2017-07-10T16:58:00Z"/>
          <w:rFonts w:ascii="Cambria" w:eastAsia="Calibri" w:hAnsi="Cambria" w:cs="Calibri"/>
          <w:i/>
          <w:color w:val="5B9BD5"/>
        </w:rPr>
      </w:pPr>
      <w:ins w:id="3098"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F4DC8CE" w14:textId="77777777" w:rsidR="00BF17B0" w:rsidRDefault="00BF17B0" w:rsidP="00BF17B0">
      <w:pPr>
        <w:rPr>
          <w:ins w:id="3099" w:author="Laura Viignola" w:date="2017-07-10T16:58:00Z"/>
          <w:rFonts w:ascii="Cambria" w:eastAsia="Calibri" w:hAnsi="Cambria" w:cs="Calibri"/>
          <w:i/>
          <w:noProof/>
          <w:color w:val="5B9BD5"/>
          <w:lang w:val="en-US"/>
        </w:rPr>
      </w:pPr>
      <w:ins w:id="3100" w:author="Laura Viignola" w:date="2017-07-10T16:58:00Z">
        <w:r w:rsidRPr="00DA2507">
          <w:rPr>
            <w:rFonts w:ascii="Cambria" w:eastAsia="Calibri" w:hAnsi="Cambria" w:cs="Calibri"/>
            <w:i/>
            <w:noProof/>
            <w:color w:val="5B9BD5"/>
            <w:lang w:val="en-US"/>
          </w:rPr>
          <w:t xml:space="preserve"> </w:t>
        </w:r>
      </w:ins>
    </w:p>
    <w:p w14:paraId="361D4195" w14:textId="77777777" w:rsidR="00BF17B0" w:rsidRDefault="00BF17B0" w:rsidP="00BF17B0">
      <w:pPr>
        <w:rPr>
          <w:ins w:id="3101" w:author="Laura Viignola" w:date="2017-07-10T16:58:00Z"/>
          <w:rFonts w:ascii="Cambria" w:eastAsia="Calibri" w:hAnsi="Cambria" w:cs="Calibri"/>
        </w:rPr>
      </w:pPr>
      <w:ins w:id="3102"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1B69B431" w14:textId="77777777" w:rsidR="00BF17B0" w:rsidRPr="006F2FA3" w:rsidRDefault="00BF17B0" w:rsidP="00BF17B0">
      <w:pPr>
        <w:ind w:left="708" w:firstLine="708"/>
        <w:rPr>
          <w:ins w:id="3103" w:author="Laura Viignola" w:date="2017-07-10T16:58:00Z"/>
          <w:rFonts w:ascii="Cambria" w:eastAsia="Calibri" w:hAnsi="Cambria" w:cs="Calibri"/>
        </w:rPr>
      </w:pPr>
      <w:ins w:id="310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328515" w14:textId="77777777" w:rsidR="00BF17B0" w:rsidRPr="006F2FA3" w:rsidRDefault="00BF17B0" w:rsidP="00BF17B0">
      <w:pPr>
        <w:ind w:left="708" w:firstLine="708"/>
        <w:rPr>
          <w:ins w:id="3105" w:author="Laura Viignola" w:date="2017-07-10T16:58:00Z"/>
          <w:rFonts w:ascii="Cambria" w:eastAsia="Calibri" w:hAnsi="Cambria" w:cs="Calibri"/>
        </w:rPr>
      </w:pPr>
      <w:ins w:id="3106" w:author="Laura Viignola" w:date="2017-07-10T16:58:00Z">
        <w:r w:rsidRPr="006F2FA3">
          <w:rPr>
            <w:rFonts w:ascii="Cambria" w:eastAsia="Calibri" w:hAnsi="Cambria" w:cs="Calibri"/>
          </w:rPr>
          <w:t xml:space="preserve">|   </w:t>
        </w:r>
        <w:r>
          <w:rPr>
            <w:rFonts w:ascii="Cambria" w:eastAsia="Calibri" w:hAnsi="Cambria" w:cs="Calibri"/>
          </w:rPr>
          <w:t>number</w:t>
        </w:r>
      </w:ins>
    </w:p>
    <w:p w14:paraId="4A2842D5" w14:textId="77777777" w:rsidR="00BF17B0" w:rsidRPr="006F2FA3" w:rsidRDefault="00BF17B0" w:rsidP="00BF17B0">
      <w:pPr>
        <w:rPr>
          <w:ins w:id="3107" w:author="Laura Viignola" w:date="2017-07-10T16:58:00Z"/>
          <w:rFonts w:ascii="Cambria" w:eastAsia="Calibri" w:hAnsi="Cambria" w:cs="Calibri"/>
          <w:i/>
          <w:color w:val="5B9BD5"/>
        </w:rPr>
      </w:pPr>
    </w:p>
    <w:p w14:paraId="0598B4CF" w14:textId="77777777" w:rsidR="00BF17B0" w:rsidRPr="00E64258" w:rsidRDefault="00BF17B0" w:rsidP="00BF17B0">
      <w:pPr>
        <w:rPr>
          <w:ins w:id="3108" w:author="Laura Viignola" w:date="2017-07-10T16:58:00Z"/>
          <w:rFonts w:ascii="Cambria" w:hAnsi="Cambria"/>
        </w:rPr>
      </w:pPr>
    </w:p>
    <w:p w14:paraId="4E5D0AFE" w14:textId="77777777" w:rsidR="00BF17B0" w:rsidRPr="00E64258" w:rsidRDefault="00BF17B0" w:rsidP="00BF17B0">
      <w:pPr>
        <w:rPr>
          <w:ins w:id="3109" w:author="Laura Viignola" w:date="2017-07-10T16:58:00Z"/>
          <w:rFonts w:ascii="Cambria" w:eastAsia="Calibri" w:hAnsi="Cambria" w:cs="Calibri"/>
          <w:i/>
          <w:color w:val="5B9BD5"/>
        </w:rPr>
      </w:pPr>
      <w:ins w:id="3110" w:author="Laura Viignola" w:date="2017-07-10T16:58:00Z">
        <w:r w:rsidRPr="00E64258">
          <w:rPr>
            <w:rFonts w:ascii="Cambria" w:eastAsia="Calibri" w:hAnsi="Cambria" w:cs="Calibri"/>
            <w:i/>
            <w:color w:val="5B9BD5"/>
          </w:rPr>
          <w:t>Result type</w:t>
        </w:r>
      </w:ins>
    </w:p>
    <w:p w14:paraId="627B890A" w14:textId="77777777" w:rsidR="00BF17B0" w:rsidRPr="00E64258" w:rsidRDefault="00BF17B0" w:rsidP="00BF17B0">
      <w:pPr>
        <w:rPr>
          <w:ins w:id="3111" w:author="Laura Viignola" w:date="2017-07-10T16:58:00Z"/>
          <w:rFonts w:ascii="Cambria" w:eastAsia="Calibri" w:hAnsi="Cambria" w:cs="Calibri"/>
          <w:i/>
          <w:color w:val="auto"/>
        </w:rPr>
      </w:pPr>
    </w:p>
    <w:p w14:paraId="38452B83" w14:textId="77777777" w:rsidR="00BF17B0" w:rsidRDefault="00BF17B0" w:rsidP="00BF17B0">
      <w:pPr>
        <w:rPr>
          <w:ins w:id="3112" w:author="Laura Viignola" w:date="2017-07-10T16:58:00Z"/>
          <w:rFonts w:ascii="Cambria" w:eastAsia="Calibri" w:hAnsi="Cambria" w:cs="Calibri"/>
        </w:rPr>
      </w:pPr>
      <w:ins w:id="311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0A30320" w14:textId="77777777" w:rsidR="00BF17B0" w:rsidRPr="006F2FA3" w:rsidRDefault="00BF17B0" w:rsidP="00BF17B0">
      <w:pPr>
        <w:ind w:left="708" w:firstLine="708"/>
        <w:rPr>
          <w:ins w:id="3114" w:author="Laura Viignola" w:date="2017-07-10T16:58:00Z"/>
          <w:rFonts w:ascii="Cambria" w:eastAsia="Calibri" w:hAnsi="Cambria" w:cs="Calibri"/>
        </w:rPr>
      </w:pPr>
      <w:ins w:id="311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8BBC7DB" w14:textId="77777777" w:rsidR="00BF17B0" w:rsidRPr="006F2FA3" w:rsidRDefault="00BF17B0" w:rsidP="00BF17B0">
      <w:pPr>
        <w:ind w:left="708" w:firstLine="708"/>
        <w:rPr>
          <w:ins w:id="3116" w:author="Laura Viignola" w:date="2017-07-10T16:58:00Z"/>
          <w:rFonts w:ascii="Cambria" w:eastAsia="Calibri" w:hAnsi="Cambria" w:cs="Calibri"/>
        </w:rPr>
      </w:pPr>
      <w:ins w:id="3117" w:author="Laura Viignola" w:date="2017-07-10T16:58:00Z">
        <w:r w:rsidRPr="006F2FA3">
          <w:rPr>
            <w:rFonts w:ascii="Cambria" w:eastAsia="Calibri" w:hAnsi="Cambria" w:cs="Calibri"/>
          </w:rPr>
          <w:t xml:space="preserve">|   </w:t>
        </w:r>
        <w:r>
          <w:rPr>
            <w:rFonts w:ascii="Cambria" w:eastAsia="Calibri" w:hAnsi="Cambria" w:cs="Calibri"/>
          </w:rPr>
          <w:t>number</w:t>
        </w:r>
      </w:ins>
    </w:p>
    <w:p w14:paraId="76EEDF3E" w14:textId="77777777" w:rsidR="00BF17B0" w:rsidRDefault="00BF17B0" w:rsidP="00BF17B0">
      <w:pPr>
        <w:rPr>
          <w:ins w:id="3118" w:author="Laura Viignola" w:date="2017-07-10T16:58:00Z"/>
          <w:rFonts w:ascii="Cambria" w:eastAsia="Calibri" w:hAnsi="Cambria" w:cs="Calibri"/>
          <w:i/>
          <w:color w:val="5B9BD5"/>
        </w:rPr>
      </w:pPr>
    </w:p>
    <w:p w14:paraId="44F740B0" w14:textId="77777777" w:rsidR="00BF17B0" w:rsidRPr="00E5275E" w:rsidRDefault="00BF17B0" w:rsidP="00BF17B0">
      <w:pPr>
        <w:jc w:val="both"/>
        <w:rPr>
          <w:ins w:id="3119" w:author="Laura Viignola" w:date="2017-07-10T16:58:00Z"/>
          <w:rFonts w:ascii="Cambria" w:hAnsi="Cambria"/>
        </w:rPr>
      </w:pPr>
    </w:p>
    <w:p w14:paraId="5C7980D2" w14:textId="77777777" w:rsidR="00BF17B0" w:rsidRDefault="00BF17B0" w:rsidP="00BF17B0">
      <w:pPr>
        <w:rPr>
          <w:ins w:id="3120" w:author="Laura Viignola" w:date="2017-07-10T16:58:00Z"/>
          <w:rFonts w:ascii="Cambria" w:eastAsia="Calibri" w:hAnsi="Cambria" w:cs="Calibri"/>
          <w:i/>
          <w:color w:val="5B9BD5"/>
        </w:rPr>
      </w:pPr>
      <w:ins w:id="3121" w:author="Laura Viignola" w:date="2017-07-10T16:58:00Z">
        <w:r>
          <w:rPr>
            <w:rFonts w:ascii="Cambria" w:eastAsia="Calibri" w:hAnsi="Cambria" w:cs="Calibri"/>
            <w:i/>
            <w:color w:val="5B9BD5"/>
          </w:rPr>
          <w:t xml:space="preserve">Behaviour </w:t>
        </w:r>
      </w:ins>
    </w:p>
    <w:p w14:paraId="3C4FCCCF" w14:textId="77777777" w:rsidR="00BF17B0" w:rsidRDefault="00BF17B0" w:rsidP="00BF17B0">
      <w:pPr>
        <w:jc w:val="both"/>
        <w:rPr>
          <w:ins w:id="3122" w:author="Laura Viignola" w:date="2017-07-10T16:58:00Z"/>
          <w:rFonts w:ascii="Cambria" w:eastAsia="Calibri" w:hAnsi="Cambria" w:cs="Calibri"/>
          <w:color w:val="auto"/>
        </w:rPr>
      </w:pPr>
      <w:ins w:id="3123"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C70F6D7" w14:textId="77777777" w:rsidR="00BF17B0" w:rsidRDefault="00BF17B0" w:rsidP="00BF17B0">
      <w:pPr>
        <w:rPr>
          <w:ins w:id="3124" w:author="Laura Viignola" w:date="2017-07-10T16:58:00Z"/>
          <w:rFonts w:ascii="Cambria" w:eastAsia="Calibri" w:hAnsi="Cambria" w:cs="Calibri"/>
          <w:i/>
          <w:color w:val="5B9BD5"/>
        </w:rPr>
      </w:pPr>
    </w:p>
    <w:p w14:paraId="74BA878B" w14:textId="77777777" w:rsidR="00BF17B0" w:rsidRDefault="00BF17B0" w:rsidP="00BF17B0">
      <w:pPr>
        <w:rPr>
          <w:ins w:id="3125" w:author="Laura Viignola" w:date="2017-07-10T16:58:00Z"/>
          <w:rFonts w:ascii="Cambria" w:eastAsia="Calibri" w:hAnsi="Cambria" w:cs="Calibri"/>
          <w:i/>
          <w:color w:val="5B9BD5"/>
        </w:rPr>
      </w:pPr>
      <w:ins w:id="3126" w:author="Laura Viignola" w:date="2017-07-10T16:58:00Z">
        <w:r>
          <w:rPr>
            <w:rFonts w:ascii="Cambria" w:eastAsia="Calibri" w:hAnsi="Cambria" w:cs="Calibri"/>
            <w:i/>
            <w:color w:val="5B9BD5"/>
          </w:rPr>
          <w:t xml:space="preserve">Examples </w:t>
        </w:r>
      </w:ins>
    </w:p>
    <w:p w14:paraId="32EEDFD9" w14:textId="77777777" w:rsidR="00BF17B0" w:rsidRDefault="00BF17B0" w:rsidP="00BF17B0">
      <w:pPr>
        <w:rPr>
          <w:ins w:id="3127" w:author="Laura Viignola" w:date="2017-07-10T16:58:00Z"/>
          <w:rFonts w:ascii="Cambria" w:hAnsi="Cambria"/>
        </w:rPr>
      </w:pPr>
      <w:ins w:id="3128" w:author="Laura Viignola" w:date="2017-07-10T16:58:00Z">
        <w:r>
          <w:rPr>
            <w:rFonts w:ascii="Cambria" w:hAnsi="Cambria"/>
          </w:rPr>
          <w:t>Given the operand Data Set:</w:t>
        </w:r>
      </w:ins>
    </w:p>
    <w:p w14:paraId="110E6785" w14:textId="77777777" w:rsidR="00BF17B0" w:rsidRDefault="00BF17B0" w:rsidP="00BF17B0">
      <w:pPr>
        <w:rPr>
          <w:ins w:id="3129"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D037C65" w14:textId="77777777" w:rsidTr="00BF17B0">
        <w:trPr>
          <w:ins w:id="313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A60B11" w14:textId="77777777" w:rsidR="00BF17B0" w:rsidRPr="004F30F9" w:rsidRDefault="00BF17B0" w:rsidP="00BF17B0">
            <w:pPr>
              <w:rPr>
                <w:ins w:id="3131" w:author="Laura Viignola" w:date="2017-07-10T16:58:00Z"/>
                <w:rFonts w:ascii="Arial" w:eastAsia="Calibri" w:hAnsi="Arial" w:cs="Arial"/>
                <w:lang w:val="it-IT"/>
              </w:rPr>
            </w:pPr>
            <w:ins w:id="3132" w:author="Laura Viignola" w:date="2017-07-10T16:58:00Z">
              <w:r w:rsidRPr="004F30F9">
                <w:rPr>
                  <w:rFonts w:ascii="Arial" w:eastAsia="Calibri" w:hAnsi="Arial" w:cs="Arial"/>
                  <w:lang w:val="it-IT"/>
                </w:rPr>
                <w:t>DS_1</w:t>
              </w:r>
            </w:ins>
          </w:p>
        </w:tc>
      </w:tr>
      <w:tr w:rsidR="00BF17B0" w14:paraId="4E983923" w14:textId="77777777" w:rsidTr="00BF17B0">
        <w:trPr>
          <w:ins w:id="31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C7F3D9" w14:textId="77777777" w:rsidR="00BF17B0" w:rsidRPr="004F30F9" w:rsidRDefault="00BF17B0" w:rsidP="00BF17B0">
            <w:pPr>
              <w:rPr>
                <w:ins w:id="3134" w:author="Laura Viignola" w:date="2017-07-10T16:58:00Z"/>
                <w:rFonts w:ascii="Arial" w:hAnsi="Arial" w:cs="Arial"/>
                <w:lang w:val="it-IT"/>
              </w:rPr>
            </w:pPr>
            <w:ins w:id="3135" w:author="Laura Viignola" w:date="2017-07-10T16:58:00Z">
              <w:r w:rsidRPr="004F30F9">
                <w:rPr>
                  <w:rFonts w:ascii="Arial" w:eastAsia="Calibri" w:hAnsi="Arial" w:cs="Arial"/>
                  <w:lang w:val="it-IT"/>
                </w:rPr>
                <w:lastRenderedPageBreak/>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E2BEC7" w14:textId="77777777" w:rsidR="00BF17B0" w:rsidRPr="004F30F9" w:rsidRDefault="00BF17B0" w:rsidP="00BF17B0">
            <w:pPr>
              <w:rPr>
                <w:ins w:id="3136" w:author="Laura Viignola" w:date="2017-07-10T16:58:00Z"/>
                <w:rFonts w:ascii="Arial" w:hAnsi="Arial" w:cs="Arial"/>
                <w:lang w:val="it-IT"/>
              </w:rPr>
            </w:pPr>
            <w:ins w:id="313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D7DFB" w14:textId="77777777" w:rsidR="00BF17B0" w:rsidRPr="004F30F9" w:rsidRDefault="00BF17B0" w:rsidP="00BF17B0">
            <w:pPr>
              <w:rPr>
                <w:ins w:id="3138" w:author="Laura Viignola" w:date="2017-07-10T16:58:00Z"/>
                <w:rFonts w:ascii="Arial" w:hAnsi="Arial" w:cs="Arial"/>
                <w:lang w:val="it-IT"/>
              </w:rPr>
            </w:pPr>
            <w:ins w:id="313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796EE08" w14:textId="77777777" w:rsidR="00BF17B0" w:rsidRPr="004F30F9" w:rsidRDefault="00BF17B0" w:rsidP="00BF17B0">
            <w:pPr>
              <w:rPr>
                <w:ins w:id="3140" w:author="Laura Viignola" w:date="2017-07-10T16:58:00Z"/>
                <w:rFonts w:ascii="Arial" w:hAnsi="Arial" w:cs="Arial"/>
                <w:lang w:val="it-IT"/>
              </w:rPr>
            </w:pPr>
            <w:ins w:id="314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4369FAB" w14:textId="77777777" w:rsidR="00BF17B0" w:rsidRPr="004F30F9" w:rsidRDefault="00BF17B0" w:rsidP="00BF17B0">
            <w:pPr>
              <w:rPr>
                <w:ins w:id="3142" w:author="Laura Viignola" w:date="2017-07-10T16:58:00Z"/>
                <w:rFonts w:ascii="Arial" w:eastAsia="Calibri" w:hAnsi="Arial" w:cs="Arial"/>
                <w:lang w:val="it-IT"/>
              </w:rPr>
            </w:pPr>
            <w:ins w:id="3143" w:author="Laura Viignola" w:date="2017-07-10T16:58:00Z">
              <w:r>
                <w:rPr>
                  <w:rFonts w:ascii="Arial" w:eastAsia="Calibri" w:hAnsi="Arial" w:cs="Arial"/>
                  <w:lang w:val="it-IT"/>
                </w:rPr>
                <w:t>Me_2</w:t>
              </w:r>
            </w:ins>
          </w:p>
        </w:tc>
      </w:tr>
      <w:tr w:rsidR="00BF17B0" w14:paraId="38E49464" w14:textId="77777777" w:rsidTr="00BF17B0">
        <w:trPr>
          <w:ins w:id="31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D4E1A3" w14:textId="77777777" w:rsidR="00BF17B0" w:rsidRDefault="00BF17B0" w:rsidP="00BF17B0">
            <w:pPr>
              <w:rPr>
                <w:ins w:id="3145" w:author="Laura Viignola" w:date="2017-07-10T16:58:00Z"/>
                <w:lang w:val="it-IT"/>
              </w:rPr>
            </w:pPr>
            <w:ins w:id="314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E0EF99" w14:textId="77777777" w:rsidR="00BF17B0" w:rsidRDefault="00BF17B0" w:rsidP="00BF17B0">
            <w:pPr>
              <w:rPr>
                <w:ins w:id="3147" w:author="Laura Viignola" w:date="2017-07-10T16:58:00Z"/>
                <w:lang w:val="it-IT"/>
              </w:rPr>
            </w:pPr>
            <w:ins w:id="314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4A210" w14:textId="77777777" w:rsidR="00BF17B0" w:rsidRDefault="00BF17B0" w:rsidP="00BF17B0">
            <w:pPr>
              <w:rPr>
                <w:ins w:id="3149" w:author="Laura Viignola" w:date="2017-07-10T16:58:00Z"/>
                <w:lang w:val="it-IT"/>
              </w:rPr>
            </w:pPr>
            <w:ins w:id="315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DA25B7" w14:textId="77777777" w:rsidR="00BF17B0" w:rsidRDefault="00BF17B0" w:rsidP="00BF17B0">
            <w:pPr>
              <w:jc w:val="right"/>
              <w:rPr>
                <w:ins w:id="3151" w:author="Laura Viignola" w:date="2017-07-10T16:58:00Z"/>
                <w:lang w:val="it-IT"/>
              </w:rPr>
            </w:pPr>
            <w:ins w:id="3152"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65E5B884" w14:textId="77777777" w:rsidR="00BF17B0" w:rsidRDefault="00BF17B0" w:rsidP="00BF17B0">
            <w:pPr>
              <w:jc w:val="right"/>
              <w:rPr>
                <w:ins w:id="3153" w:author="Laura Viignola" w:date="2017-07-10T16:58:00Z"/>
                <w:rFonts w:ascii="Calibri" w:eastAsia="Calibri" w:hAnsi="Calibri" w:cs="Calibri"/>
                <w:lang w:val="it-IT"/>
              </w:rPr>
            </w:pPr>
            <w:ins w:id="3154" w:author="Laura Viignola" w:date="2017-07-10T16:58:00Z">
              <w:r>
                <w:rPr>
                  <w:rFonts w:ascii="Calibri" w:eastAsia="Calibri" w:hAnsi="Calibri" w:cs="Calibri"/>
                  <w:lang w:val="it-IT"/>
                </w:rPr>
                <w:t>0.7545</w:t>
              </w:r>
            </w:ins>
          </w:p>
        </w:tc>
      </w:tr>
      <w:tr w:rsidR="00BF17B0" w14:paraId="039E9DAB" w14:textId="77777777" w:rsidTr="00BF17B0">
        <w:trPr>
          <w:ins w:id="31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1DA482" w14:textId="77777777" w:rsidR="00BF17B0" w:rsidRDefault="00BF17B0" w:rsidP="00BF17B0">
            <w:pPr>
              <w:rPr>
                <w:ins w:id="3156" w:author="Laura Viignola" w:date="2017-07-10T16:58:00Z"/>
                <w:lang w:val="it-IT"/>
              </w:rPr>
            </w:pPr>
            <w:ins w:id="315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3CE371" w14:textId="77777777" w:rsidR="00BF17B0" w:rsidRDefault="00BF17B0" w:rsidP="00BF17B0">
            <w:pPr>
              <w:rPr>
                <w:ins w:id="3158" w:author="Laura Viignola" w:date="2017-07-10T16:58:00Z"/>
                <w:lang w:val="it-IT"/>
              </w:rPr>
            </w:pPr>
            <w:ins w:id="315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EE6C8B" w14:textId="77777777" w:rsidR="00BF17B0" w:rsidRDefault="00BF17B0" w:rsidP="00BF17B0">
            <w:pPr>
              <w:rPr>
                <w:ins w:id="3160" w:author="Laura Viignola" w:date="2017-07-10T16:58:00Z"/>
                <w:lang w:val="it-IT"/>
              </w:rPr>
            </w:pPr>
            <w:ins w:id="316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C7127F" w14:textId="77777777" w:rsidR="00BF17B0" w:rsidRDefault="00BF17B0" w:rsidP="00BF17B0">
            <w:pPr>
              <w:jc w:val="right"/>
              <w:rPr>
                <w:ins w:id="3162" w:author="Laura Viignola" w:date="2017-07-10T16:58:00Z"/>
                <w:lang w:val="it-IT"/>
              </w:rPr>
            </w:pPr>
            <w:ins w:id="3163"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B1D71AD" w14:textId="77777777" w:rsidR="00BF17B0" w:rsidRDefault="00BF17B0" w:rsidP="00BF17B0">
            <w:pPr>
              <w:jc w:val="right"/>
              <w:rPr>
                <w:ins w:id="3164" w:author="Laura Viignola" w:date="2017-07-10T16:58:00Z"/>
                <w:rFonts w:ascii="Calibri" w:eastAsia="Calibri" w:hAnsi="Calibri" w:cs="Calibri"/>
                <w:lang w:val="it-IT"/>
              </w:rPr>
            </w:pPr>
            <w:ins w:id="3165" w:author="Laura Viignola" w:date="2017-07-10T16:58:00Z">
              <w:r>
                <w:rPr>
                  <w:rFonts w:ascii="Calibri" w:eastAsia="Calibri" w:hAnsi="Calibri" w:cs="Calibri"/>
                  <w:lang w:val="it-IT"/>
                </w:rPr>
                <w:t>-13.45</w:t>
              </w:r>
            </w:ins>
          </w:p>
        </w:tc>
      </w:tr>
      <w:tr w:rsidR="00BF17B0" w14:paraId="275944D0" w14:textId="77777777" w:rsidTr="00BF17B0">
        <w:trPr>
          <w:ins w:id="31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1355DA" w14:textId="77777777" w:rsidR="00BF17B0" w:rsidRDefault="00BF17B0" w:rsidP="00BF17B0">
            <w:pPr>
              <w:rPr>
                <w:ins w:id="3167" w:author="Laura Viignola" w:date="2017-07-10T16:58:00Z"/>
                <w:lang w:val="it-IT"/>
              </w:rPr>
            </w:pPr>
            <w:ins w:id="316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176E5" w14:textId="77777777" w:rsidR="00BF17B0" w:rsidRDefault="00BF17B0" w:rsidP="00BF17B0">
            <w:pPr>
              <w:rPr>
                <w:ins w:id="3169" w:author="Laura Viignola" w:date="2017-07-10T16:58:00Z"/>
                <w:lang w:val="it-IT"/>
              </w:rPr>
            </w:pPr>
            <w:ins w:id="317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CAFBD7" w14:textId="77777777" w:rsidR="00BF17B0" w:rsidRDefault="00BF17B0" w:rsidP="00BF17B0">
            <w:pPr>
              <w:rPr>
                <w:ins w:id="3171" w:author="Laura Viignola" w:date="2017-07-10T16:58:00Z"/>
                <w:lang w:val="it-IT"/>
              </w:rPr>
            </w:pPr>
            <w:ins w:id="317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2C6057" w14:textId="77777777" w:rsidR="00BF17B0" w:rsidRDefault="00BF17B0" w:rsidP="00BF17B0">
            <w:pPr>
              <w:jc w:val="right"/>
              <w:rPr>
                <w:ins w:id="3173" w:author="Laura Viignola" w:date="2017-07-10T16:58:00Z"/>
                <w:lang w:val="it-IT"/>
              </w:rPr>
            </w:pPr>
            <w:ins w:id="3174"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478BF8D" w14:textId="77777777" w:rsidR="00BF17B0" w:rsidRDefault="00BF17B0" w:rsidP="00BF17B0">
            <w:pPr>
              <w:jc w:val="right"/>
              <w:rPr>
                <w:ins w:id="3175" w:author="Laura Viignola" w:date="2017-07-10T16:58:00Z"/>
                <w:rFonts w:ascii="Calibri" w:eastAsia="Calibri" w:hAnsi="Calibri" w:cs="Calibri"/>
                <w:lang w:val="it-IT"/>
              </w:rPr>
            </w:pPr>
            <w:ins w:id="3176" w:author="Laura Viignola" w:date="2017-07-10T16:58:00Z">
              <w:r>
                <w:rPr>
                  <w:rFonts w:ascii="Calibri" w:eastAsia="Calibri" w:hAnsi="Calibri" w:cs="Calibri"/>
                  <w:lang w:val="it-IT"/>
                </w:rPr>
                <w:t>187</w:t>
              </w:r>
            </w:ins>
          </w:p>
        </w:tc>
      </w:tr>
    </w:tbl>
    <w:p w14:paraId="26B1A912" w14:textId="77777777" w:rsidR="00BF17B0" w:rsidRDefault="00BF17B0" w:rsidP="00BF17B0">
      <w:pPr>
        <w:rPr>
          <w:ins w:id="3177" w:author="Laura Viignola" w:date="2017-07-10T16:58:00Z"/>
          <w:rFonts w:ascii="Cambria" w:hAnsi="Cambria"/>
        </w:rPr>
      </w:pPr>
    </w:p>
    <w:p w14:paraId="08AFD249" w14:textId="77777777" w:rsidR="00BF17B0" w:rsidRPr="001A403F" w:rsidRDefault="00BF17B0" w:rsidP="00BF17B0">
      <w:pPr>
        <w:rPr>
          <w:ins w:id="3178" w:author="Laura Viignola" w:date="2017-07-10T16:58:00Z"/>
          <w:rFonts w:ascii="Cambria" w:hAnsi="Cambria"/>
        </w:rPr>
      </w:pPr>
    </w:p>
    <w:p w14:paraId="5C22FD94" w14:textId="77777777" w:rsidR="00BF17B0" w:rsidRDefault="00BF17B0" w:rsidP="00BF17B0">
      <w:pPr>
        <w:rPr>
          <w:ins w:id="3179" w:author="Laura Viignola" w:date="2017-07-10T16:58:00Z"/>
          <w:rFonts w:ascii="Cambria" w:eastAsia="Calibri" w:hAnsi="Cambria" w:cs="Calibri"/>
          <w:color w:val="auto"/>
        </w:rPr>
      </w:pPr>
      <w:ins w:id="318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670669" w14:textId="77777777" w:rsidR="00BF17B0" w:rsidRDefault="00BF17B0" w:rsidP="00BF17B0">
      <w:pPr>
        <w:rPr>
          <w:ins w:id="3181"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7F943C2" w14:textId="77777777" w:rsidTr="00BF17B0">
        <w:trPr>
          <w:ins w:id="318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6DB659" w14:textId="77777777" w:rsidR="00BF17B0" w:rsidRPr="004F30F9" w:rsidRDefault="00BF17B0" w:rsidP="00BF17B0">
            <w:pPr>
              <w:rPr>
                <w:ins w:id="3183" w:author="Laura Viignola" w:date="2017-07-10T16:58:00Z"/>
                <w:rFonts w:ascii="Arial" w:eastAsia="Calibri" w:hAnsi="Arial" w:cs="Arial"/>
                <w:lang w:val="it-IT"/>
              </w:rPr>
            </w:pPr>
            <w:ins w:id="3184" w:author="Laura Viignola" w:date="2017-07-10T16:58:00Z">
              <w:r w:rsidRPr="004F30F9">
                <w:rPr>
                  <w:rFonts w:ascii="Arial" w:eastAsia="Calibri" w:hAnsi="Arial" w:cs="Arial"/>
                  <w:lang w:val="it-IT"/>
                </w:rPr>
                <w:t>DS_r</w:t>
              </w:r>
            </w:ins>
          </w:p>
        </w:tc>
      </w:tr>
      <w:tr w:rsidR="00BF17B0" w14:paraId="11DFB57B" w14:textId="77777777" w:rsidTr="00BF17B0">
        <w:trPr>
          <w:ins w:id="318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0A931A1" w14:textId="77777777" w:rsidR="00BF17B0" w:rsidRPr="004F30F9" w:rsidRDefault="00BF17B0" w:rsidP="00BF17B0">
            <w:pPr>
              <w:rPr>
                <w:ins w:id="3186" w:author="Laura Viignola" w:date="2017-07-10T16:58:00Z"/>
                <w:rFonts w:ascii="Arial" w:hAnsi="Arial" w:cs="Arial"/>
                <w:lang w:val="it-IT"/>
              </w:rPr>
            </w:pPr>
            <w:ins w:id="318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5E1EA9F" w14:textId="77777777" w:rsidR="00BF17B0" w:rsidRPr="004F30F9" w:rsidRDefault="00BF17B0" w:rsidP="00BF17B0">
            <w:pPr>
              <w:rPr>
                <w:ins w:id="3188" w:author="Laura Viignola" w:date="2017-07-10T16:58:00Z"/>
                <w:rFonts w:ascii="Arial" w:hAnsi="Arial" w:cs="Arial"/>
                <w:lang w:val="it-IT"/>
              </w:rPr>
            </w:pPr>
            <w:ins w:id="318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F2966C" w14:textId="77777777" w:rsidR="00BF17B0" w:rsidRPr="004F30F9" w:rsidRDefault="00BF17B0" w:rsidP="00BF17B0">
            <w:pPr>
              <w:rPr>
                <w:ins w:id="3190" w:author="Laura Viignola" w:date="2017-07-10T16:58:00Z"/>
                <w:rFonts w:ascii="Arial" w:hAnsi="Arial" w:cs="Arial"/>
                <w:lang w:val="it-IT"/>
              </w:rPr>
            </w:pPr>
            <w:ins w:id="319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81A413" w14:textId="77777777" w:rsidR="00BF17B0" w:rsidRPr="004F30F9" w:rsidRDefault="00BF17B0" w:rsidP="00BF17B0">
            <w:pPr>
              <w:rPr>
                <w:ins w:id="3192" w:author="Laura Viignola" w:date="2017-07-10T16:58:00Z"/>
                <w:rFonts w:ascii="Arial" w:hAnsi="Arial" w:cs="Arial"/>
                <w:lang w:val="it-IT"/>
              </w:rPr>
            </w:pPr>
            <w:ins w:id="319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F802387" w14:textId="77777777" w:rsidR="00BF17B0" w:rsidRPr="004F30F9" w:rsidRDefault="00BF17B0" w:rsidP="00BF17B0">
            <w:pPr>
              <w:rPr>
                <w:ins w:id="3194" w:author="Laura Viignola" w:date="2017-07-10T16:58:00Z"/>
                <w:rFonts w:ascii="Arial" w:eastAsia="Calibri" w:hAnsi="Arial" w:cs="Arial"/>
                <w:lang w:val="it-IT"/>
              </w:rPr>
            </w:pPr>
            <w:ins w:id="3195" w:author="Laura Viignola" w:date="2017-07-10T16:58:00Z">
              <w:r>
                <w:rPr>
                  <w:rFonts w:ascii="Arial" w:eastAsia="Calibri" w:hAnsi="Arial" w:cs="Arial"/>
                  <w:lang w:val="it-IT"/>
                </w:rPr>
                <w:t>Me_2</w:t>
              </w:r>
            </w:ins>
          </w:p>
        </w:tc>
      </w:tr>
      <w:tr w:rsidR="00BF17B0" w14:paraId="03832323" w14:textId="77777777" w:rsidTr="00BF17B0">
        <w:trPr>
          <w:ins w:id="319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41F571" w14:textId="77777777" w:rsidR="00BF17B0" w:rsidRDefault="00BF17B0" w:rsidP="00BF17B0">
            <w:pPr>
              <w:rPr>
                <w:ins w:id="3197" w:author="Laura Viignola" w:date="2017-07-10T16:58:00Z"/>
                <w:lang w:val="it-IT"/>
              </w:rPr>
            </w:pPr>
            <w:ins w:id="319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71CE03" w14:textId="77777777" w:rsidR="00BF17B0" w:rsidRDefault="00BF17B0" w:rsidP="00BF17B0">
            <w:pPr>
              <w:rPr>
                <w:ins w:id="3199" w:author="Laura Viignola" w:date="2017-07-10T16:58:00Z"/>
                <w:lang w:val="it-IT"/>
              </w:rPr>
            </w:pPr>
            <w:ins w:id="320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F91A63" w14:textId="77777777" w:rsidR="00BF17B0" w:rsidRDefault="00BF17B0" w:rsidP="00BF17B0">
            <w:pPr>
              <w:rPr>
                <w:ins w:id="3201" w:author="Laura Viignola" w:date="2017-07-10T16:58:00Z"/>
                <w:lang w:val="it-IT"/>
              </w:rPr>
            </w:pPr>
            <w:ins w:id="320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7624E1" w14:textId="77777777" w:rsidR="00BF17B0" w:rsidRDefault="00BF17B0" w:rsidP="00BF17B0">
            <w:pPr>
              <w:jc w:val="right"/>
              <w:rPr>
                <w:ins w:id="3203" w:author="Laura Viignola" w:date="2017-07-10T16:58:00Z"/>
                <w:lang w:val="it-IT"/>
              </w:rPr>
            </w:pPr>
            <w:ins w:id="3204"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29718835" w14:textId="77777777" w:rsidR="00BF17B0" w:rsidRDefault="00BF17B0" w:rsidP="00BF17B0">
            <w:pPr>
              <w:jc w:val="right"/>
              <w:rPr>
                <w:ins w:id="3205" w:author="Laura Viignola" w:date="2017-07-10T16:58:00Z"/>
                <w:rFonts w:ascii="Calibri" w:eastAsia="Calibri" w:hAnsi="Calibri" w:cs="Calibri"/>
                <w:lang w:val="it-IT"/>
              </w:rPr>
            </w:pPr>
            <w:ins w:id="3206" w:author="Laura Viignola" w:date="2017-07-10T16:58:00Z">
              <w:r>
                <w:rPr>
                  <w:rFonts w:ascii="Calibri" w:eastAsia="Calibri" w:hAnsi="Calibri" w:cs="Calibri"/>
                  <w:lang w:val="it-IT"/>
                </w:rPr>
                <w:t>0.7545</w:t>
              </w:r>
            </w:ins>
          </w:p>
        </w:tc>
      </w:tr>
      <w:tr w:rsidR="00BF17B0" w14:paraId="605AA4C3" w14:textId="77777777" w:rsidTr="00BF17B0">
        <w:trPr>
          <w:ins w:id="320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8E7ACF0" w14:textId="77777777" w:rsidR="00BF17B0" w:rsidRDefault="00BF17B0" w:rsidP="00BF17B0">
            <w:pPr>
              <w:rPr>
                <w:ins w:id="3208" w:author="Laura Viignola" w:date="2017-07-10T16:58:00Z"/>
                <w:lang w:val="it-IT"/>
              </w:rPr>
            </w:pPr>
            <w:ins w:id="320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E24802" w14:textId="77777777" w:rsidR="00BF17B0" w:rsidRDefault="00BF17B0" w:rsidP="00BF17B0">
            <w:pPr>
              <w:rPr>
                <w:ins w:id="3210" w:author="Laura Viignola" w:date="2017-07-10T16:58:00Z"/>
                <w:lang w:val="it-IT"/>
              </w:rPr>
            </w:pPr>
            <w:ins w:id="321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F13FE1" w14:textId="77777777" w:rsidR="00BF17B0" w:rsidRDefault="00BF17B0" w:rsidP="00BF17B0">
            <w:pPr>
              <w:rPr>
                <w:ins w:id="3212" w:author="Laura Viignola" w:date="2017-07-10T16:58:00Z"/>
                <w:lang w:val="it-IT"/>
              </w:rPr>
            </w:pPr>
            <w:ins w:id="321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2C7BB1" w14:textId="77777777" w:rsidR="00BF17B0" w:rsidRDefault="00BF17B0" w:rsidP="00BF17B0">
            <w:pPr>
              <w:jc w:val="right"/>
              <w:rPr>
                <w:ins w:id="3214" w:author="Laura Viignola" w:date="2017-07-10T16:58:00Z"/>
                <w:lang w:val="it-IT"/>
              </w:rPr>
            </w:pPr>
            <w:ins w:id="3215"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C923728" w14:textId="77777777" w:rsidR="00BF17B0" w:rsidRDefault="00BF17B0" w:rsidP="00BF17B0">
            <w:pPr>
              <w:jc w:val="right"/>
              <w:rPr>
                <w:ins w:id="3216" w:author="Laura Viignola" w:date="2017-07-10T16:58:00Z"/>
                <w:rFonts w:ascii="Calibri" w:eastAsia="Calibri" w:hAnsi="Calibri" w:cs="Calibri"/>
                <w:lang w:val="it-IT"/>
              </w:rPr>
            </w:pPr>
            <w:ins w:id="3217" w:author="Laura Viignola" w:date="2017-07-10T16:58:00Z">
              <w:r>
                <w:rPr>
                  <w:rFonts w:ascii="Calibri" w:eastAsia="Calibri" w:hAnsi="Calibri" w:cs="Calibri"/>
                  <w:lang w:val="it-IT"/>
                </w:rPr>
                <w:t>13.45</w:t>
              </w:r>
            </w:ins>
          </w:p>
        </w:tc>
      </w:tr>
      <w:tr w:rsidR="00BF17B0" w14:paraId="585EFC73" w14:textId="77777777" w:rsidTr="00BF17B0">
        <w:trPr>
          <w:ins w:id="321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6FC5A1" w14:textId="77777777" w:rsidR="00BF17B0" w:rsidRDefault="00BF17B0" w:rsidP="00BF17B0">
            <w:pPr>
              <w:rPr>
                <w:ins w:id="3219" w:author="Laura Viignola" w:date="2017-07-10T16:58:00Z"/>
                <w:lang w:val="it-IT"/>
              </w:rPr>
            </w:pPr>
            <w:ins w:id="322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FD5D79" w14:textId="77777777" w:rsidR="00BF17B0" w:rsidRDefault="00BF17B0" w:rsidP="00BF17B0">
            <w:pPr>
              <w:rPr>
                <w:ins w:id="3221" w:author="Laura Viignola" w:date="2017-07-10T16:58:00Z"/>
                <w:lang w:val="it-IT"/>
              </w:rPr>
            </w:pPr>
            <w:ins w:id="322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F7B655" w14:textId="77777777" w:rsidR="00BF17B0" w:rsidRDefault="00BF17B0" w:rsidP="00BF17B0">
            <w:pPr>
              <w:rPr>
                <w:ins w:id="3223" w:author="Laura Viignola" w:date="2017-07-10T16:58:00Z"/>
                <w:lang w:val="it-IT"/>
              </w:rPr>
            </w:pPr>
            <w:ins w:id="322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1AD0BE" w14:textId="77777777" w:rsidR="00BF17B0" w:rsidRDefault="00BF17B0" w:rsidP="00BF17B0">
            <w:pPr>
              <w:jc w:val="right"/>
              <w:rPr>
                <w:ins w:id="3225" w:author="Laura Viignola" w:date="2017-07-10T16:58:00Z"/>
                <w:lang w:val="it-IT"/>
              </w:rPr>
            </w:pPr>
            <w:ins w:id="3226"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25C6D826" w14:textId="77777777" w:rsidR="00BF17B0" w:rsidRDefault="00BF17B0" w:rsidP="00BF17B0">
            <w:pPr>
              <w:jc w:val="right"/>
              <w:rPr>
                <w:ins w:id="3227" w:author="Laura Viignola" w:date="2017-07-10T16:58:00Z"/>
                <w:rFonts w:ascii="Calibri" w:eastAsia="Calibri" w:hAnsi="Calibri" w:cs="Calibri"/>
                <w:lang w:val="it-IT"/>
              </w:rPr>
            </w:pPr>
            <w:ins w:id="3228" w:author="Laura Viignola" w:date="2017-07-10T16:58:00Z">
              <w:r>
                <w:rPr>
                  <w:rFonts w:ascii="Calibri" w:eastAsia="Calibri" w:hAnsi="Calibri" w:cs="Calibri"/>
                  <w:lang w:val="it-IT"/>
                </w:rPr>
                <w:t>187</w:t>
              </w:r>
            </w:ins>
          </w:p>
        </w:tc>
      </w:tr>
    </w:tbl>
    <w:p w14:paraId="4F07AF07" w14:textId="77777777" w:rsidR="00BF17B0" w:rsidRDefault="00BF17B0" w:rsidP="00BF17B0">
      <w:pPr>
        <w:rPr>
          <w:ins w:id="3229" w:author="Laura Viignola" w:date="2017-07-10T16:58:00Z"/>
          <w:rFonts w:ascii="Cambria" w:eastAsia="Calibri" w:hAnsi="Cambria" w:cs="Calibri"/>
          <w:lang w:val="pt-PT"/>
        </w:rPr>
      </w:pPr>
    </w:p>
    <w:p w14:paraId="74D284EB" w14:textId="77777777" w:rsidR="00BF17B0" w:rsidRDefault="00BF17B0" w:rsidP="00BF17B0">
      <w:pPr>
        <w:rPr>
          <w:ins w:id="3230" w:author="Laura Viignola" w:date="2017-07-10T16:58:00Z"/>
          <w:rFonts w:ascii="Cambria" w:eastAsia="Calibri" w:hAnsi="Cambria" w:cs="Calibri"/>
        </w:rPr>
      </w:pPr>
    </w:p>
    <w:p w14:paraId="4B42225B" w14:textId="77777777" w:rsidR="00BF17B0" w:rsidRDefault="00BF17B0" w:rsidP="00BF17B0">
      <w:pPr>
        <w:rPr>
          <w:ins w:id="3231" w:author="Laura Viignola" w:date="2017-07-10T16:58:00Z"/>
          <w:rFonts w:ascii="Cambria" w:eastAsia="Calibri" w:hAnsi="Cambria" w:cs="Calibri"/>
          <w:color w:val="auto"/>
        </w:rPr>
      </w:pPr>
      <w:ins w:id="3232"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32CE7FB" w14:textId="77777777" w:rsidR="00BF17B0" w:rsidRDefault="00BF17B0" w:rsidP="00BF17B0">
      <w:pPr>
        <w:rPr>
          <w:ins w:id="3233"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9016488" w14:textId="77777777" w:rsidTr="00BF17B0">
        <w:trPr>
          <w:ins w:id="323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CCC69BE" w14:textId="77777777" w:rsidR="00BF17B0" w:rsidRPr="004F30F9" w:rsidRDefault="00BF17B0" w:rsidP="00BF17B0">
            <w:pPr>
              <w:rPr>
                <w:ins w:id="3235" w:author="Laura Viignola" w:date="2017-07-10T16:58:00Z"/>
                <w:rFonts w:ascii="Arial" w:eastAsia="Calibri" w:hAnsi="Arial" w:cs="Arial"/>
                <w:lang w:val="it-IT"/>
              </w:rPr>
            </w:pPr>
            <w:ins w:id="3236" w:author="Laura Viignola" w:date="2017-07-10T16:58:00Z">
              <w:r w:rsidRPr="004F30F9">
                <w:rPr>
                  <w:rFonts w:ascii="Arial" w:eastAsia="Calibri" w:hAnsi="Arial" w:cs="Arial"/>
                  <w:lang w:val="it-IT"/>
                </w:rPr>
                <w:t>DS_r</w:t>
              </w:r>
            </w:ins>
          </w:p>
        </w:tc>
      </w:tr>
      <w:tr w:rsidR="00BF17B0" w14:paraId="454584D9" w14:textId="77777777" w:rsidTr="00BF17B0">
        <w:trPr>
          <w:ins w:id="323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57A8C54" w14:textId="77777777" w:rsidR="00BF17B0" w:rsidRPr="004F30F9" w:rsidRDefault="00BF17B0" w:rsidP="00BF17B0">
            <w:pPr>
              <w:rPr>
                <w:ins w:id="3238" w:author="Laura Viignola" w:date="2017-07-10T16:58:00Z"/>
                <w:rFonts w:ascii="Arial" w:hAnsi="Arial" w:cs="Arial"/>
                <w:lang w:val="it-IT"/>
              </w:rPr>
            </w:pPr>
            <w:ins w:id="323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9661A9A" w14:textId="77777777" w:rsidR="00BF17B0" w:rsidRPr="004F30F9" w:rsidRDefault="00BF17B0" w:rsidP="00BF17B0">
            <w:pPr>
              <w:rPr>
                <w:ins w:id="3240" w:author="Laura Viignola" w:date="2017-07-10T16:58:00Z"/>
                <w:rFonts w:ascii="Arial" w:hAnsi="Arial" w:cs="Arial"/>
                <w:lang w:val="it-IT"/>
              </w:rPr>
            </w:pPr>
            <w:ins w:id="324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D17669A" w14:textId="77777777" w:rsidR="00BF17B0" w:rsidRPr="004F30F9" w:rsidRDefault="00BF17B0" w:rsidP="00BF17B0">
            <w:pPr>
              <w:rPr>
                <w:ins w:id="3242" w:author="Laura Viignola" w:date="2017-07-10T16:58:00Z"/>
                <w:rFonts w:ascii="Arial" w:hAnsi="Arial" w:cs="Arial"/>
                <w:lang w:val="it-IT"/>
              </w:rPr>
            </w:pPr>
            <w:ins w:id="324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5C807EC" w14:textId="77777777" w:rsidR="00BF17B0" w:rsidRPr="004F30F9" w:rsidRDefault="00BF17B0" w:rsidP="00BF17B0">
            <w:pPr>
              <w:rPr>
                <w:ins w:id="3244" w:author="Laura Viignola" w:date="2017-07-10T16:58:00Z"/>
                <w:rFonts w:ascii="Arial" w:hAnsi="Arial" w:cs="Arial"/>
                <w:lang w:val="it-IT"/>
              </w:rPr>
            </w:pPr>
            <w:ins w:id="324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5E4CAD1" w14:textId="77777777" w:rsidR="00BF17B0" w:rsidRPr="004F30F9" w:rsidRDefault="00BF17B0" w:rsidP="00BF17B0">
            <w:pPr>
              <w:rPr>
                <w:ins w:id="3246" w:author="Laura Viignola" w:date="2017-07-10T16:58:00Z"/>
                <w:rFonts w:ascii="Arial" w:eastAsia="Calibri" w:hAnsi="Arial" w:cs="Arial"/>
                <w:lang w:val="it-IT"/>
              </w:rPr>
            </w:pPr>
            <w:ins w:id="3247" w:author="Laura Viignola" w:date="2017-07-10T16:58:00Z">
              <w:r>
                <w:rPr>
                  <w:rFonts w:ascii="Arial" w:eastAsia="Calibri" w:hAnsi="Arial" w:cs="Arial"/>
                  <w:lang w:val="it-IT"/>
                </w:rPr>
                <w:t>Me_2</w:t>
              </w:r>
            </w:ins>
          </w:p>
        </w:tc>
      </w:tr>
      <w:tr w:rsidR="00BF17B0" w14:paraId="12FBCE02" w14:textId="77777777" w:rsidTr="00BF17B0">
        <w:trPr>
          <w:ins w:id="324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065944" w14:textId="77777777" w:rsidR="00BF17B0" w:rsidRDefault="00BF17B0" w:rsidP="00BF17B0">
            <w:pPr>
              <w:rPr>
                <w:ins w:id="3249" w:author="Laura Viignola" w:date="2017-07-10T16:58:00Z"/>
                <w:lang w:val="it-IT"/>
              </w:rPr>
            </w:pPr>
            <w:ins w:id="325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9B56C6" w14:textId="77777777" w:rsidR="00BF17B0" w:rsidRDefault="00BF17B0" w:rsidP="00BF17B0">
            <w:pPr>
              <w:rPr>
                <w:ins w:id="3251" w:author="Laura Viignola" w:date="2017-07-10T16:58:00Z"/>
                <w:lang w:val="it-IT"/>
              </w:rPr>
            </w:pPr>
            <w:ins w:id="325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5CD84E" w14:textId="77777777" w:rsidR="00BF17B0" w:rsidRDefault="00BF17B0" w:rsidP="00BF17B0">
            <w:pPr>
              <w:rPr>
                <w:ins w:id="3253" w:author="Laura Viignola" w:date="2017-07-10T16:58:00Z"/>
                <w:lang w:val="it-IT"/>
              </w:rPr>
            </w:pPr>
            <w:ins w:id="325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FE2CACE" w14:textId="77777777" w:rsidR="00BF17B0" w:rsidRDefault="00BF17B0" w:rsidP="00BF17B0">
            <w:pPr>
              <w:jc w:val="right"/>
              <w:rPr>
                <w:ins w:id="3255" w:author="Laura Viignola" w:date="2017-07-10T16:58:00Z"/>
                <w:lang w:val="it-IT"/>
              </w:rPr>
            </w:pPr>
            <w:ins w:id="3256"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0A8B0998" w14:textId="77777777" w:rsidR="00BF17B0" w:rsidRDefault="00BF17B0" w:rsidP="00BF17B0">
            <w:pPr>
              <w:jc w:val="right"/>
              <w:rPr>
                <w:ins w:id="3257" w:author="Laura Viignola" w:date="2017-07-10T16:58:00Z"/>
                <w:rFonts w:ascii="Calibri" w:eastAsia="Calibri" w:hAnsi="Calibri" w:cs="Calibri"/>
                <w:lang w:val="it-IT"/>
              </w:rPr>
            </w:pPr>
            <w:ins w:id="3258" w:author="Laura Viignola" w:date="2017-07-10T16:58:00Z">
              <w:r>
                <w:rPr>
                  <w:rFonts w:ascii="Calibri" w:eastAsia="Calibri" w:hAnsi="Calibri" w:cs="Calibri"/>
                  <w:lang w:val="it-IT"/>
                </w:rPr>
                <w:t>0.7545</w:t>
              </w:r>
            </w:ins>
          </w:p>
        </w:tc>
      </w:tr>
      <w:tr w:rsidR="00BF17B0" w14:paraId="561EBE21" w14:textId="77777777" w:rsidTr="00BF17B0">
        <w:trPr>
          <w:ins w:id="325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1AE8A2" w14:textId="77777777" w:rsidR="00BF17B0" w:rsidRDefault="00BF17B0" w:rsidP="00BF17B0">
            <w:pPr>
              <w:rPr>
                <w:ins w:id="3260" w:author="Laura Viignola" w:date="2017-07-10T16:58:00Z"/>
                <w:lang w:val="it-IT"/>
              </w:rPr>
            </w:pPr>
            <w:ins w:id="326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5B7ABF" w14:textId="77777777" w:rsidR="00BF17B0" w:rsidRDefault="00BF17B0" w:rsidP="00BF17B0">
            <w:pPr>
              <w:rPr>
                <w:ins w:id="3262" w:author="Laura Viignola" w:date="2017-07-10T16:58:00Z"/>
                <w:lang w:val="it-IT"/>
              </w:rPr>
            </w:pPr>
            <w:ins w:id="326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E0CE" w14:textId="77777777" w:rsidR="00BF17B0" w:rsidRDefault="00BF17B0" w:rsidP="00BF17B0">
            <w:pPr>
              <w:rPr>
                <w:ins w:id="3264" w:author="Laura Viignola" w:date="2017-07-10T16:58:00Z"/>
                <w:lang w:val="it-IT"/>
              </w:rPr>
            </w:pPr>
            <w:ins w:id="326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3D1C7F" w14:textId="77777777" w:rsidR="00BF17B0" w:rsidRDefault="00BF17B0" w:rsidP="00BF17B0">
            <w:pPr>
              <w:jc w:val="right"/>
              <w:rPr>
                <w:ins w:id="3266" w:author="Laura Viignola" w:date="2017-07-10T16:58:00Z"/>
                <w:lang w:val="it-IT"/>
              </w:rPr>
            </w:pPr>
            <w:ins w:id="3267"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527B0FEC" w14:textId="77777777" w:rsidR="00BF17B0" w:rsidRDefault="00BF17B0" w:rsidP="00BF17B0">
            <w:pPr>
              <w:jc w:val="right"/>
              <w:rPr>
                <w:ins w:id="3268" w:author="Laura Viignola" w:date="2017-07-10T16:58:00Z"/>
                <w:rFonts w:ascii="Calibri" w:eastAsia="Calibri" w:hAnsi="Calibri" w:cs="Calibri"/>
                <w:lang w:val="it-IT"/>
              </w:rPr>
            </w:pPr>
            <w:ins w:id="3269" w:author="Laura Viignola" w:date="2017-07-10T16:58:00Z">
              <w:r>
                <w:rPr>
                  <w:rFonts w:ascii="Calibri" w:eastAsia="Calibri" w:hAnsi="Calibri" w:cs="Calibri"/>
                  <w:lang w:val="it-IT"/>
                </w:rPr>
                <w:t>-13.45</w:t>
              </w:r>
            </w:ins>
          </w:p>
        </w:tc>
      </w:tr>
      <w:tr w:rsidR="00BF17B0" w14:paraId="4488A965" w14:textId="77777777" w:rsidTr="00BF17B0">
        <w:trPr>
          <w:ins w:id="327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70D951" w14:textId="77777777" w:rsidR="00BF17B0" w:rsidRDefault="00BF17B0" w:rsidP="00BF17B0">
            <w:pPr>
              <w:rPr>
                <w:ins w:id="3271" w:author="Laura Viignola" w:date="2017-07-10T16:58:00Z"/>
                <w:lang w:val="it-IT"/>
              </w:rPr>
            </w:pPr>
            <w:ins w:id="327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4DF6C2" w14:textId="77777777" w:rsidR="00BF17B0" w:rsidRDefault="00BF17B0" w:rsidP="00BF17B0">
            <w:pPr>
              <w:rPr>
                <w:ins w:id="3273" w:author="Laura Viignola" w:date="2017-07-10T16:58:00Z"/>
                <w:lang w:val="it-IT"/>
              </w:rPr>
            </w:pPr>
            <w:ins w:id="327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02D8B" w14:textId="77777777" w:rsidR="00BF17B0" w:rsidRDefault="00BF17B0" w:rsidP="00BF17B0">
            <w:pPr>
              <w:rPr>
                <w:ins w:id="3275" w:author="Laura Viignola" w:date="2017-07-10T16:58:00Z"/>
                <w:lang w:val="it-IT"/>
              </w:rPr>
            </w:pPr>
            <w:ins w:id="327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E008C2" w14:textId="77777777" w:rsidR="00BF17B0" w:rsidRDefault="00BF17B0" w:rsidP="00BF17B0">
            <w:pPr>
              <w:jc w:val="right"/>
              <w:rPr>
                <w:ins w:id="3277" w:author="Laura Viignola" w:date="2017-07-10T16:58:00Z"/>
                <w:lang w:val="it-IT"/>
              </w:rPr>
            </w:pPr>
            <w:ins w:id="3278"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CBCDD76" w14:textId="77777777" w:rsidR="00BF17B0" w:rsidRDefault="00BF17B0" w:rsidP="00BF17B0">
            <w:pPr>
              <w:jc w:val="right"/>
              <w:rPr>
                <w:ins w:id="3279" w:author="Laura Viignola" w:date="2017-07-10T16:58:00Z"/>
                <w:rFonts w:ascii="Calibri" w:eastAsia="Calibri" w:hAnsi="Calibri" w:cs="Calibri"/>
                <w:lang w:val="it-IT"/>
              </w:rPr>
            </w:pPr>
            <w:ins w:id="3280" w:author="Laura Viignola" w:date="2017-07-10T16:58:00Z">
              <w:r>
                <w:rPr>
                  <w:rFonts w:ascii="Calibri" w:eastAsia="Calibri" w:hAnsi="Calibri" w:cs="Calibri"/>
                  <w:lang w:val="it-IT"/>
                </w:rPr>
                <w:t>187</w:t>
              </w:r>
            </w:ins>
          </w:p>
        </w:tc>
      </w:tr>
    </w:tbl>
    <w:p w14:paraId="49D76401" w14:textId="77777777" w:rsidR="00BF17B0" w:rsidRPr="00473A8C" w:rsidRDefault="00BF17B0" w:rsidP="00BF17B0">
      <w:pPr>
        <w:rPr>
          <w:ins w:id="3281" w:author="Laura Viignola" w:date="2017-07-10T16:58:00Z"/>
          <w:rFonts w:eastAsia="Trebuchet MS"/>
          <w:lang w:val="pt-PT"/>
        </w:rPr>
      </w:pPr>
    </w:p>
    <w:p w14:paraId="67244BCF" w14:textId="77777777" w:rsidR="00BF17B0" w:rsidRPr="000E3547" w:rsidRDefault="00BF17B0" w:rsidP="00BF17B0">
      <w:pPr>
        <w:pStyle w:val="Stile3"/>
        <w:rPr>
          <w:ins w:id="3282" w:author="Laura Viignola" w:date="2017-07-10T16:58:00Z"/>
          <w:lang w:val="it-IT"/>
        </w:rPr>
      </w:pPr>
      <w:ins w:id="3283" w:author="Laura Viignola" w:date="2017-07-10T16:58:00Z">
        <w:r>
          <w:t>exp</w:t>
        </w:r>
      </w:ins>
    </w:p>
    <w:p w14:paraId="767D2F0B" w14:textId="77777777" w:rsidR="00BF17B0" w:rsidRPr="0075768B" w:rsidRDefault="00BF17B0" w:rsidP="00BF17B0">
      <w:pPr>
        <w:rPr>
          <w:ins w:id="3284" w:author="Laura Viignola" w:date="2017-07-10T16:58:00Z"/>
          <w:rFonts w:ascii="Arial" w:eastAsia="Calibri" w:hAnsi="Arial" w:cs="Arial"/>
          <w:b/>
        </w:rPr>
      </w:pPr>
      <w:ins w:id="328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4F30F9">
          <w:rPr>
            <w:rFonts w:ascii="Arial" w:eastAsia="Calibri" w:hAnsi="Arial" w:cs="Arial"/>
            <w:b/>
            <w:color w:val="auto"/>
          </w:rPr>
          <w:t>exp</w:t>
        </w:r>
        <w:r>
          <w:rPr>
            <w:rFonts w:ascii="Arial" w:eastAsia="Calibri" w:hAnsi="Arial" w:cs="Arial"/>
            <w:color w:val="auto"/>
          </w:rPr>
          <w:t>(op)</w:t>
        </w:r>
      </w:ins>
    </w:p>
    <w:p w14:paraId="3B82B9F3" w14:textId="77777777" w:rsidR="00BF17B0" w:rsidRDefault="00BF17B0" w:rsidP="00BF17B0">
      <w:pPr>
        <w:ind w:left="360"/>
        <w:rPr>
          <w:ins w:id="3286" w:author="Laura Viignola" w:date="2017-07-10T16:58:00Z"/>
          <w:rFonts w:ascii="Cambria" w:eastAsia="Calibri" w:hAnsi="Cambria" w:cs="Calibri"/>
          <w:color w:val="5B9BD5"/>
        </w:rPr>
      </w:pPr>
    </w:p>
    <w:p w14:paraId="212469FC" w14:textId="77777777" w:rsidR="00BF17B0" w:rsidRPr="005961DD" w:rsidRDefault="00BF17B0" w:rsidP="00BF17B0">
      <w:pPr>
        <w:rPr>
          <w:ins w:id="3287" w:author="Laura Viignola" w:date="2017-07-10T16:58:00Z"/>
          <w:rFonts w:ascii="Cambria" w:eastAsia="Calibri" w:hAnsi="Cambria" w:cs="Calibri"/>
          <w:i/>
          <w:color w:val="5B9BD5"/>
        </w:rPr>
      </w:pPr>
      <w:ins w:id="328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D029FB3" w14:textId="77777777" w:rsidR="00BF17B0" w:rsidRDefault="00BF17B0" w:rsidP="00BF17B0">
      <w:pPr>
        <w:rPr>
          <w:ins w:id="3289" w:author="Laura Viignola" w:date="2017-07-10T16:58:00Z"/>
          <w:rFonts w:ascii="Cambria" w:eastAsia="Calibri" w:hAnsi="Cambria" w:cs="Calibri"/>
          <w:color w:val="5B9BD5"/>
        </w:rPr>
      </w:pPr>
      <w:ins w:id="329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8B53D84" w14:textId="77777777" w:rsidR="00BF17B0" w:rsidRDefault="00BF17B0" w:rsidP="00BF17B0">
      <w:pPr>
        <w:rPr>
          <w:ins w:id="3291" w:author="Laura Viignola" w:date="2017-07-10T16:58:00Z"/>
          <w:rFonts w:ascii="Cambria" w:eastAsia="Calibri" w:hAnsi="Cambria" w:cs="Calibri"/>
          <w:color w:val="5B9BD5"/>
        </w:rPr>
      </w:pPr>
    </w:p>
    <w:p w14:paraId="1C05C03B" w14:textId="77777777" w:rsidR="00BF17B0" w:rsidRDefault="00BF17B0" w:rsidP="00BF17B0">
      <w:pPr>
        <w:rPr>
          <w:ins w:id="3292" w:author="Laura Viignola" w:date="2017-07-10T16:58:00Z"/>
          <w:rFonts w:ascii="Cambria" w:eastAsia="Calibri" w:hAnsi="Cambria" w:cs="Calibri"/>
          <w:i/>
          <w:color w:val="5B9BD5"/>
        </w:rPr>
      </w:pPr>
      <w:ins w:id="329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3AC51A8" w14:textId="77777777" w:rsidR="00BF17B0" w:rsidRDefault="00BF17B0" w:rsidP="00BF17B0">
      <w:pPr>
        <w:rPr>
          <w:ins w:id="3294" w:author="Laura Viignola" w:date="2017-07-10T16:58:00Z"/>
          <w:rFonts w:ascii="Arial" w:eastAsia="Calibri" w:hAnsi="Arial" w:cs="Arial"/>
        </w:rPr>
      </w:pPr>
      <w:ins w:id="3295" w:author="Laura Viignola" w:date="2017-07-10T16:58:00Z">
        <w:r>
          <w:rPr>
            <w:rFonts w:ascii="Arial" w:eastAsia="Calibri" w:hAnsi="Arial" w:cs="Arial"/>
          </w:rPr>
          <w:t>exp(DS_1)</w:t>
        </w:r>
      </w:ins>
    </w:p>
    <w:p w14:paraId="24C552AE" w14:textId="77777777" w:rsidR="00BF17B0" w:rsidRPr="0075768B" w:rsidRDefault="00BF17B0" w:rsidP="00BF17B0">
      <w:pPr>
        <w:rPr>
          <w:ins w:id="3296" w:author="Laura Viignola" w:date="2017-07-10T16:58:00Z"/>
          <w:rFonts w:ascii="Arial" w:eastAsia="Calibri" w:hAnsi="Arial" w:cs="Arial"/>
        </w:rPr>
      </w:pPr>
      <w:ins w:id="3297" w:author="Laura Viignola" w:date="2017-07-10T16:58:00Z">
        <w:r>
          <w:rPr>
            <w:rFonts w:ascii="Arial" w:eastAsia="Calibri" w:hAnsi="Arial" w:cs="Arial"/>
          </w:rPr>
          <w:t>exp(5)</w:t>
        </w:r>
      </w:ins>
    </w:p>
    <w:p w14:paraId="41019CFA" w14:textId="77777777" w:rsidR="00BF17B0" w:rsidRPr="00930AA3" w:rsidRDefault="00BF17B0" w:rsidP="00BF17B0">
      <w:pPr>
        <w:rPr>
          <w:ins w:id="3298" w:author="Laura Viignola" w:date="2017-07-10T16:58:00Z"/>
          <w:rFonts w:ascii="Cambria" w:eastAsia="Calibri" w:hAnsi="Cambria" w:cs="Calibri"/>
          <w:color w:val="5B9BD5"/>
        </w:rPr>
      </w:pPr>
    </w:p>
    <w:p w14:paraId="75EFEC66" w14:textId="77777777" w:rsidR="00BF17B0" w:rsidRDefault="00BF17B0" w:rsidP="00BF17B0">
      <w:pPr>
        <w:rPr>
          <w:ins w:id="3299" w:author="Laura Viignola" w:date="2017-07-10T16:58:00Z"/>
          <w:rFonts w:ascii="Cambria" w:eastAsia="Calibri" w:hAnsi="Cambria" w:cs="Calibri"/>
          <w:i/>
          <w:color w:val="5B9BD5"/>
        </w:rPr>
      </w:pPr>
      <w:ins w:id="3300" w:author="Laura Viignola" w:date="2017-07-10T16:58:00Z">
        <w:r>
          <w:rPr>
            <w:rFonts w:ascii="Cambria" w:eastAsia="Calibri" w:hAnsi="Cambria" w:cs="Calibri"/>
            <w:i/>
            <w:color w:val="5B9BD5"/>
          </w:rPr>
          <w:t>Semantic for scalar operations</w:t>
        </w:r>
      </w:ins>
    </w:p>
    <w:p w14:paraId="104CED22" w14:textId="77777777" w:rsidR="00BF17B0" w:rsidRDefault="00BF17B0" w:rsidP="00BF17B0">
      <w:pPr>
        <w:jc w:val="both"/>
        <w:rPr>
          <w:ins w:id="3301" w:author="Laura Viignola" w:date="2017-07-10T16:58:00Z"/>
        </w:rPr>
      </w:pPr>
      <w:ins w:id="3302" w:author="Laura Viignola" w:date="2017-07-10T16:58:00Z">
        <w:r>
          <w:t>The operator exp r</w:t>
        </w:r>
        <w:r w:rsidRPr="009355C6">
          <w:t>aises e (base of the natural logarithm) to a number</w:t>
        </w:r>
        <w:r>
          <w:t>.</w:t>
        </w:r>
      </w:ins>
    </w:p>
    <w:p w14:paraId="7231F05D" w14:textId="77777777" w:rsidR="00BF17B0" w:rsidRPr="00CF4A4F" w:rsidRDefault="00BF17B0" w:rsidP="00BF17B0">
      <w:pPr>
        <w:jc w:val="both"/>
        <w:rPr>
          <w:ins w:id="3303" w:author="Laura Viignola" w:date="2017-07-10T16:58:00Z"/>
          <w:rFonts w:ascii="Cambria" w:eastAsia="Calibri" w:hAnsi="Cambria" w:cs="Calibri"/>
        </w:rPr>
      </w:pPr>
    </w:p>
    <w:p w14:paraId="00DF16C7" w14:textId="77777777" w:rsidR="00BF17B0" w:rsidRDefault="00BF17B0" w:rsidP="00BF17B0">
      <w:pPr>
        <w:jc w:val="both"/>
        <w:rPr>
          <w:ins w:id="3304" w:author="Laura Viignola" w:date="2017-07-10T16:58:00Z"/>
          <w:rFonts w:ascii="Cambria" w:eastAsia="Calibri" w:hAnsi="Cambria" w:cs="Calibri"/>
        </w:rPr>
      </w:pPr>
      <w:ins w:id="3305" w:author="Laura Viignola" w:date="2017-07-10T16:58:00Z">
        <w:r>
          <w:rPr>
            <w:rFonts w:ascii="Cambria" w:eastAsia="Calibri" w:hAnsi="Cambria" w:cs="Calibri"/>
          </w:rPr>
          <w:t xml:space="preserve">Examples: </w:t>
        </w:r>
      </w:ins>
    </w:p>
    <w:p w14:paraId="09796E7E" w14:textId="77777777" w:rsidR="00BF17B0" w:rsidRDefault="00BF17B0" w:rsidP="00BF17B0">
      <w:pPr>
        <w:ind w:left="360"/>
        <w:jc w:val="both"/>
        <w:rPr>
          <w:ins w:id="3306" w:author="Laura Viignola" w:date="2017-07-10T16:58:00Z"/>
          <w:rFonts w:ascii="Cambria" w:hAnsi="Cambria"/>
        </w:rPr>
      </w:pPr>
      <w:ins w:id="3307" w:author="Laura Viignola" w:date="2017-07-10T16:58:00Z">
        <w:r w:rsidRPr="004F30F9">
          <w:rPr>
            <w:rFonts w:ascii="Arial" w:hAnsi="Arial" w:cs="Arial"/>
            <w:b/>
          </w:rPr>
          <w:t>exp</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148.413</w:t>
        </w:r>
      </w:ins>
    </w:p>
    <w:p w14:paraId="129092F9" w14:textId="77777777" w:rsidR="00BF17B0" w:rsidRDefault="00BF17B0" w:rsidP="00BF17B0">
      <w:pPr>
        <w:ind w:left="360"/>
        <w:jc w:val="both"/>
        <w:rPr>
          <w:ins w:id="3308" w:author="Laura Viignola" w:date="2017-07-10T16:58:00Z"/>
          <w:rFonts w:ascii="Cambria" w:hAnsi="Cambria"/>
        </w:rPr>
      </w:pPr>
    </w:p>
    <w:p w14:paraId="4F63061A" w14:textId="77777777" w:rsidR="00BF17B0" w:rsidRDefault="00BF17B0" w:rsidP="00BF17B0">
      <w:pPr>
        <w:rPr>
          <w:ins w:id="3309" w:author="Laura Viignola" w:date="2017-07-10T16:58:00Z"/>
          <w:rFonts w:ascii="Cambria" w:eastAsia="Calibri" w:hAnsi="Cambria" w:cs="Calibri"/>
          <w:i/>
          <w:color w:val="5B9BD5"/>
        </w:rPr>
      </w:pPr>
    </w:p>
    <w:p w14:paraId="24EDF903" w14:textId="77777777" w:rsidR="00BF17B0" w:rsidRDefault="00BF17B0" w:rsidP="00BF17B0">
      <w:pPr>
        <w:rPr>
          <w:ins w:id="3310" w:author="Laura Viignola" w:date="2017-07-10T16:58:00Z"/>
          <w:rFonts w:ascii="Cambria" w:eastAsia="Calibri" w:hAnsi="Cambria" w:cs="Calibri"/>
          <w:i/>
          <w:color w:val="5B9BD5"/>
        </w:rPr>
      </w:pPr>
      <w:ins w:id="331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5876B6EA" w14:textId="77777777" w:rsidR="00BF17B0" w:rsidRDefault="00BF17B0" w:rsidP="00BF17B0">
      <w:pPr>
        <w:rPr>
          <w:ins w:id="3312" w:author="Laura Viignola" w:date="2017-07-10T16:58:00Z"/>
          <w:rFonts w:ascii="Cambria" w:eastAsia="Calibri" w:hAnsi="Cambria" w:cs="Calibri"/>
          <w:i/>
          <w:noProof/>
          <w:color w:val="5B9BD5"/>
          <w:lang w:val="en-US"/>
        </w:rPr>
      </w:pPr>
      <w:ins w:id="3313" w:author="Laura Viignola" w:date="2017-07-10T16:58:00Z">
        <w:r w:rsidRPr="00DA2507">
          <w:rPr>
            <w:rFonts w:ascii="Cambria" w:eastAsia="Calibri" w:hAnsi="Cambria" w:cs="Calibri"/>
            <w:i/>
            <w:noProof/>
            <w:color w:val="5B9BD5"/>
            <w:lang w:val="en-US"/>
          </w:rPr>
          <w:t xml:space="preserve"> </w:t>
        </w:r>
      </w:ins>
    </w:p>
    <w:p w14:paraId="5D540C24" w14:textId="77777777" w:rsidR="00BF17B0" w:rsidRDefault="00BF17B0" w:rsidP="00BF17B0">
      <w:pPr>
        <w:rPr>
          <w:ins w:id="3314" w:author="Laura Viignola" w:date="2017-07-10T16:58:00Z"/>
          <w:rFonts w:ascii="Cambria" w:eastAsia="Calibri" w:hAnsi="Cambria" w:cs="Calibri"/>
        </w:rPr>
      </w:pPr>
      <w:ins w:id="3315"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C62B8CF" w14:textId="77777777" w:rsidR="00BF17B0" w:rsidRPr="006F2FA3" w:rsidRDefault="00BF17B0" w:rsidP="00BF17B0">
      <w:pPr>
        <w:ind w:left="708" w:firstLine="708"/>
        <w:rPr>
          <w:ins w:id="3316" w:author="Laura Viignola" w:date="2017-07-10T16:58:00Z"/>
          <w:rFonts w:ascii="Cambria" w:eastAsia="Calibri" w:hAnsi="Cambria" w:cs="Calibri"/>
        </w:rPr>
      </w:pPr>
      <w:ins w:id="331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258E770" w14:textId="77777777" w:rsidR="00BF17B0" w:rsidRPr="006F2FA3" w:rsidRDefault="00BF17B0" w:rsidP="00BF17B0">
      <w:pPr>
        <w:ind w:left="708" w:firstLine="708"/>
        <w:rPr>
          <w:ins w:id="3318" w:author="Laura Viignola" w:date="2017-07-10T16:58:00Z"/>
          <w:rFonts w:ascii="Cambria" w:eastAsia="Calibri" w:hAnsi="Cambria" w:cs="Calibri"/>
        </w:rPr>
      </w:pPr>
      <w:ins w:id="3319" w:author="Laura Viignola" w:date="2017-07-10T16:58:00Z">
        <w:r w:rsidRPr="006F2FA3">
          <w:rPr>
            <w:rFonts w:ascii="Cambria" w:eastAsia="Calibri" w:hAnsi="Cambria" w:cs="Calibri"/>
          </w:rPr>
          <w:t xml:space="preserve">|   </w:t>
        </w:r>
        <w:r>
          <w:rPr>
            <w:rFonts w:ascii="Cambria" w:eastAsia="Calibri" w:hAnsi="Cambria" w:cs="Calibri"/>
          </w:rPr>
          <w:t>number</w:t>
        </w:r>
      </w:ins>
    </w:p>
    <w:p w14:paraId="57B3B8D5" w14:textId="77777777" w:rsidR="00BF17B0" w:rsidRPr="006F2FA3" w:rsidRDefault="00BF17B0" w:rsidP="00BF17B0">
      <w:pPr>
        <w:rPr>
          <w:ins w:id="3320" w:author="Laura Viignola" w:date="2017-07-10T16:58:00Z"/>
          <w:rFonts w:ascii="Cambria" w:eastAsia="Calibri" w:hAnsi="Cambria" w:cs="Calibri"/>
          <w:i/>
          <w:color w:val="5B9BD5"/>
        </w:rPr>
      </w:pPr>
    </w:p>
    <w:p w14:paraId="24C6BB0B" w14:textId="77777777" w:rsidR="00BF17B0" w:rsidRPr="00E64258" w:rsidRDefault="00BF17B0" w:rsidP="00BF17B0">
      <w:pPr>
        <w:rPr>
          <w:ins w:id="3321" w:author="Laura Viignola" w:date="2017-07-10T16:58:00Z"/>
          <w:rFonts w:ascii="Cambria" w:hAnsi="Cambria"/>
        </w:rPr>
      </w:pPr>
    </w:p>
    <w:p w14:paraId="77024B8A" w14:textId="77777777" w:rsidR="00BF17B0" w:rsidRPr="00E64258" w:rsidRDefault="00BF17B0" w:rsidP="00BF17B0">
      <w:pPr>
        <w:rPr>
          <w:ins w:id="3322" w:author="Laura Viignola" w:date="2017-07-10T16:58:00Z"/>
          <w:rFonts w:ascii="Cambria" w:eastAsia="Calibri" w:hAnsi="Cambria" w:cs="Calibri"/>
          <w:i/>
          <w:color w:val="5B9BD5"/>
        </w:rPr>
      </w:pPr>
      <w:ins w:id="3323" w:author="Laura Viignola" w:date="2017-07-10T16:58:00Z">
        <w:r w:rsidRPr="00E64258">
          <w:rPr>
            <w:rFonts w:ascii="Cambria" w:eastAsia="Calibri" w:hAnsi="Cambria" w:cs="Calibri"/>
            <w:i/>
            <w:color w:val="5B9BD5"/>
          </w:rPr>
          <w:t>Result type</w:t>
        </w:r>
      </w:ins>
    </w:p>
    <w:p w14:paraId="2E18F654" w14:textId="77777777" w:rsidR="00BF17B0" w:rsidRPr="00E64258" w:rsidRDefault="00BF17B0" w:rsidP="00BF17B0">
      <w:pPr>
        <w:rPr>
          <w:ins w:id="3324" w:author="Laura Viignola" w:date="2017-07-10T16:58:00Z"/>
          <w:rFonts w:ascii="Cambria" w:eastAsia="Calibri" w:hAnsi="Cambria" w:cs="Calibri"/>
          <w:i/>
          <w:color w:val="auto"/>
        </w:rPr>
      </w:pPr>
    </w:p>
    <w:p w14:paraId="0EAEBE79" w14:textId="77777777" w:rsidR="00BF17B0" w:rsidRDefault="00BF17B0" w:rsidP="00BF17B0">
      <w:pPr>
        <w:rPr>
          <w:ins w:id="3325" w:author="Laura Viignola" w:date="2017-07-10T16:58:00Z"/>
          <w:rFonts w:ascii="Cambria" w:eastAsia="Calibri" w:hAnsi="Cambria" w:cs="Calibri"/>
        </w:rPr>
      </w:pPr>
      <w:ins w:id="3326"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0CDE625" w14:textId="77777777" w:rsidR="00BF17B0" w:rsidRPr="006F2FA3" w:rsidRDefault="00BF17B0" w:rsidP="00BF17B0">
      <w:pPr>
        <w:ind w:left="708" w:firstLine="708"/>
        <w:rPr>
          <w:ins w:id="3327" w:author="Laura Viignola" w:date="2017-07-10T16:58:00Z"/>
          <w:rFonts w:ascii="Cambria" w:eastAsia="Calibri" w:hAnsi="Cambria" w:cs="Calibri"/>
        </w:rPr>
      </w:pPr>
      <w:ins w:id="332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6031080" w14:textId="77777777" w:rsidR="00BF17B0" w:rsidRPr="006F2FA3" w:rsidRDefault="00BF17B0" w:rsidP="00BF17B0">
      <w:pPr>
        <w:ind w:left="708" w:firstLine="708"/>
        <w:rPr>
          <w:ins w:id="3329" w:author="Laura Viignola" w:date="2017-07-10T16:58:00Z"/>
          <w:rFonts w:ascii="Cambria" w:eastAsia="Calibri" w:hAnsi="Cambria" w:cs="Calibri"/>
        </w:rPr>
      </w:pPr>
      <w:ins w:id="3330" w:author="Laura Viignola" w:date="2017-07-10T16:58:00Z">
        <w:r w:rsidRPr="006F2FA3">
          <w:rPr>
            <w:rFonts w:ascii="Cambria" w:eastAsia="Calibri" w:hAnsi="Cambria" w:cs="Calibri"/>
          </w:rPr>
          <w:lastRenderedPageBreak/>
          <w:t xml:space="preserve">|   </w:t>
        </w:r>
        <w:r>
          <w:rPr>
            <w:rFonts w:ascii="Cambria" w:eastAsia="Calibri" w:hAnsi="Cambria" w:cs="Calibri"/>
          </w:rPr>
          <w:t>number</w:t>
        </w:r>
      </w:ins>
    </w:p>
    <w:p w14:paraId="4E9CF064" w14:textId="77777777" w:rsidR="00BF17B0" w:rsidRDefault="00BF17B0" w:rsidP="00BF17B0">
      <w:pPr>
        <w:rPr>
          <w:ins w:id="3331" w:author="Laura Viignola" w:date="2017-07-10T16:58:00Z"/>
          <w:rFonts w:ascii="Cambria" w:eastAsia="Calibri" w:hAnsi="Cambria" w:cs="Calibri"/>
          <w:i/>
          <w:color w:val="5B9BD5"/>
        </w:rPr>
      </w:pPr>
    </w:p>
    <w:p w14:paraId="75BF09C3" w14:textId="77777777" w:rsidR="00BF17B0" w:rsidRPr="00E5275E" w:rsidRDefault="00BF17B0" w:rsidP="00BF17B0">
      <w:pPr>
        <w:jc w:val="both"/>
        <w:rPr>
          <w:ins w:id="3332" w:author="Laura Viignola" w:date="2017-07-10T16:58:00Z"/>
          <w:rFonts w:ascii="Cambria" w:hAnsi="Cambria"/>
        </w:rPr>
      </w:pPr>
    </w:p>
    <w:p w14:paraId="3CE66B16" w14:textId="77777777" w:rsidR="00BF17B0" w:rsidRDefault="00BF17B0" w:rsidP="00BF17B0">
      <w:pPr>
        <w:rPr>
          <w:ins w:id="3333" w:author="Laura Viignola" w:date="2017-07-10T16:58:00Z"/>
          <w:rFonts w:ascii="Cambria" w:eastAsia="Calibri" w:hAnsi="Cambria" w:cs="Calibri"/>
          <w:i/>
          <w:color w:val="5B9BD5"/>
        </w:rPr>
      </w:pPr>
      <w:ins w:id="3334" w:author="Laura Viignola" w:date="2017-07-10T16:58:00Z">
        <w:r>
          <w:rPr>
            <w:rFonts w:ascii="Cambria" w:eastAsia="Calibri" w:hAnsi="Cambria" w:cs="Calibri"/>
            <w:i/>
            <w:color w:val="5B9BD5"/>
          </w:rPr>
          <w:t xml:space="preserve">Behaviour </w:t>
        </w:r>
      </w:ins>
    </w:p>
    <w:p w14:paraId="6EA6FE89" w14:textId="77777777" w:rsidR="00BF17B0" w:rsidRDefault="00BF17B0" w:rsidP="00BF17B0">
      <w:pPr>
        <w:jc w:val="both"/>
        <w:rPr>
          <w:ins w:id="3335" w:author="Laura Viignola" w:date="2017-07-10T16:58:00Z"/>
          <w:rFonts w:ascii="Cambria" w:eastAsia="Calibri" w:hAnsi="Cambria" w:cs="Calibri"/>
          <w:color w:val="auto"/>
        </w:rPr>
      </w:pPr>
      <w:ins w:id="3336"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77FBBEB" w14:textId="77777777" w:rsidR="00BF17B0" w:rsidRDefault="00BF17B0" w:rsidP="00BF17B0">
      <w:pPr>
        <w:rPr>
          <w:ins w:id="3337" w:author="Laura Viignola" w:date="2017-07-10T16:58:00Z"/>
          <w:rFonts w:ascii="Cambria" w:eastAsia="Calibri" w:hAnsi="Cambria" w:cs="Calibri"/>
          <w:i/>
          <w:color w:val="5B9BD5"/>
        </w:rPr>
      </w:pPr>
    </w:p>
    <w:p w14:paraId="1A58DA73" w14:textId="77777777" w:rsidR="00BF17B0" w:rsidRDefault="00BF17B0" w:rsidP="00BF17B0">
      <w:pPr>
        <w:rPr>
          <w:ins w:id="3338" w:author="Laura Viignola" w:date="2017-07-10T16:58:00Z"/>
          <w:rFonts w:ascii="Cambria" w:eastAsia="Calibri" w:hAnsi="Cambria" w:cs="Calibri"/>
          <w:i/>
          <w:color w:val="5B9BD5"/>
        </w:rPr>
      </w:pPr>
      <w:ins w:id="3339" w:author="Laura Viignola" w:date="2017-07-10T16:58:00Z">
        <w:r>
          <w:rPr>
            <w:rFonts w:ascii="Cambria" w:eastAsia="Calibri" w:hAnsi="Cambria" w:cs="Calibri"/>
            <w:i/>
            <w:color w:val="5B9BD5"/>
          </w:rPr>
          <w:t xml:space="preserve">Examples </w:t>
        </w:r>
      </w:ins>
    </w:p>
    <w:p w14:paraId="5DC12A78" w14:textId="77777777" w:rsidR="00BF17B0" w:rsidRDefault="00BF17B0" w:rsidP="00BF17B0">
      <w:pPr>
        <w:rPr>
          <w:ins w:id="3340" w:author="Laura Viignola" w:date="2017-07-10T16:58:00Z"/>
          <w:rFonts w:ascii="Cambria" w:hAnsi="Cambria"/>
        </w:rPr>
      </w:pPr>
      <w:ins w:id="3341" w:author="Laura Viignola" w:date="2017-07-10T16:58:00Z">
        <w:r>
          <w:rPr>
            <w:rFonts w:ascii="Cambria" w:hAnsi="Cambria"/>
          </w:rPr>
          <w:t>Given the operand Data Set:</w:t>
        </w:r>
      </w:ins>
    </w:p>
    <w:p w14:paraId="56871C61" w14:textId="77777777" w:rsidR="00BF17B0" w:rsidRDefault="00BF17B0" w:rsidP="00BF17B0">
      <w:pPr>
        <w:rPr>
          <w:ins w:id="3342"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2B32D0" w14:textId="77777777" w:rsidTr="00BF17B0">
        <w:trPr>
          <w:ins w:id="3343"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588677" w14:textId="77777777" w:rsidR="00BF17B0" w:rsidRPr="006F66D1" w:rsidRDefault="00BF17B0" w:rsidP="00BF17B0">
            <w:pPr>
              <w:rPr>
                <w:ins w:id="3344" w:author="Laura Viignola" w:date="2017-07-10T16:58:00Z"/>
                <w:rFonts w:ascii="Arial" w:eastAsia="Calibri" w:hAnsi="Arial" w:cs="Arial"/>
                <w:lang w:val="it-IT"/>
              </w:rPr>
            </w:pPr>
            <w:ins w:id="3345" w:author="Laura Viignola" w:date="2017-07-10T16:58:00Z">
              <w:r w:rsidRPr="006F66D1">
                <w:rPr>
                  <w:rFonts w:ascii="Arial" w:eastAsia="Calibri" w:hAnsi="Arial" w:cs="Arial"/>
                  <w:lang w:val="it-IT"/>
                </w:rPr>
                <w:t>DS_1</w:t>
              </w:r>
            </w:ins>
          </w:p>
        </w:tc>
      </w:tr>
      <w:tr w:rsidR="00BF17B0" w14:paraId="369CB818" w14:textId="77777777" w:rsidTr="00BF17B0">
        <w:trPr>
          <w:ins w:id="334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491626" w14:textId="77777777" w:rsidR="00BF17B0" w:rsidRPr="004F30F9" w:rsidRDefault="00BF17B0" w:rsidP="00BF17B0">
            <w:pPr>
              <w:rPr>
                <w:ins w:id="3347" w:author="Laura Viignola" w:date="2017-07-10T16:58:00Z"/>
                <w:rFonts w:ascii="Arial" w:hAnsi="Arial" w:cs="Arial"/>
                <w:lang w:val="it-IT"/>
              </w:rPr>
            </w:pPr>
            <w:ins w:id="3348"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1E39FAC" w14:textId="77777777" w:rsidR="00BF17B0" w:rsidRPr="004F30F9" w:rsidRDefault="00BF17B0" w:rsidP="00BF17B0">
            <w:pPr>
              <w:rPr>
                <w:ins w:id="3349" w:author="Laura Viignola" w:date="2017-07-10T16:58:00Z"/>
                <w:rFonts w:ascii="Arial" w:hAnsi="Arial" w:cs="Arial"/>
                <w:lang w:val="it-IT"/>
              </w:rPr>
            </w:pPr>
            <w:ins w:id="3350"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716AAA" w14:textId="77777777" w:rsidR="00BF17B0" w:rsidRPr="004F30F9" w:rsidRDefault="00BF17B0" w:rsidP="00BF17B0">
            <w:pPr>
              <w:rPr>
                <w:ins w:id="3351" w:author="Laura Viignola" w:date="2017-07-10T16:58:00Z"/>
                <w:rFonts w:ascii="Arial" w:hAnsi="Arial" w:cs="Arial"/>
                <w:lang w:val="it-IT"/>
              </w:rPr>
            </w:pPr>
            <w:ins w:id="3352"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15EC27" w14:textId="77777777" w:rsidR="00BF17B0" w:rsidRPr="004F30F9" w:rsidRDefault="00BF17B0" w:rsidP="00BF17B0">
            <w:pPr>
              <w:rPr>
                <w:ins w:id="3353" w:author="Laura Viignola" w:date="2017-07-10T16:58:00Z"/>
                <w:rFonts w:ascii="Arial" w:hAnsi="Arial" w:cs="Arial"/>
                <w:lang w:val="it-IT"/>
              </w:rPr>
            </w:pPr>
            <w:ins w:id="3354"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A115953" w14:textId="77777777" w:rsidR="00BF17B0" w:rsidRPr="004F30F9" w:rsidRDefault="00BF17B0" w:rsidP="00BF17B0">
            <w:pPr>
              <w:rPr>
                <w:ins w:id="3355" w:author="Laura Viignola" w:date="2017-07-10T16:58:00Z"/>
                <w:rFonts w:ascii="Arial" w:eastAsia="Calibri" w:hAnsi="Arial" w:cs="Arial"/>
                <w:lang w:val="it-IT"/>
              </w:rPr>
            </w:pPr>
            <w:ins w:id="3356" w:author="Laura Viignola" w:date="2017-07-10T16:58:00Z">
              <w:r>
                <w:rPr>
                  <w:rFonts w:ascii="Arial" w:eastAsia="Calibri" w:hAnsi="Arial" w:cs="Arial"/>
                  <w:lang w:val="it-IT"/>
                </w:rPr>
                <w:t>Me_2</w:t>
              </w:r>
            </w:ins>
          </w:p>
        </w:tc>
      </w:tr>
      <w:tr w:rsidR="00BF17B0" w14:paraId="546A62CB" w14:textId="77777777" w:rsidTr="00BF17B0">
        <w:trPr>
          <w:ins w:id="335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4F3C9F" w14:textId="77777777" w:rsidR="00BF17B0" w:rsidRDefault="00BF17B0" w:rsidP="00BF17B0">
            <w:pPr>
              <w:rPr>
                <w:ins w:id="3358" w:author="Laura Viignola" w:date="2017-07-10T16:58:00Z"/>
                <w:lang w:val="it-IT"/>
              </w:rPr>
            </w:pPr>
            <w:ins w:id="335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579AD" w14:textId="77777777" w:rsidR="00BF17B0" w:rsidRDefault="00BF17B0" w:rsidP="00BF17B0">
            <w:pPr>
              <w:rPr>
                <w:ins w:id="3360" w:author="Laura Viignola" w:date="2017-07-10T16:58:00Z"/>
                <w:lang w:val="it-IT"/>
              </w:rPr>
            </w:pPr>
            <w:ins w:id="3361"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A9BA7E" w14:textId="77777777" w:rsidR="00BF17B0" w:rsidRDefault="00BF17B0" w:rsidP="00BF17B0">
            <w:pPr>
              <w:rPr>
                <w:ins w:id="3362" w:author="Laura Viignola" w:date="2017-07-10T16:58:00Z"/>
                <w:lang w:val="it-IT"/>
              </w:rPr>
            </w:pPr>
            <w:ins w:id="336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422AE" w14:textId="77777777" w:rsidR="00BF17B0" w:rsidRPr="009355C6" w:rsidRDefault="00BF17B0" w:rsidP="00BF17B0">
            <w:pPr>
              <w:jc w:val="right"/>
              <w:rPr>
                <w:ins w:id="3364" w:author="Laura Viignola" w:date="2017-07-10T16:58:00Z"/>
                <w:rFonts w:asciiTheme="minorHAnsi" w:hAnsiTheme="minorHAnsi"/>
                <w:lang w:val="it-IT"/>
              </w:rPr>
            </w:pPr>
            <w:ins w:id="3365" w:author="Laura Viignola" w:date="2017-07-10T16:58:00Z">
              <w:r w:rsidRPr="009355C6">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3D933BD0" w14:textId="77777777" w:rsidR="00BF17B0" w:rsidRDefault="00BF17B0" w:rsidP="00BF17B0">
            <w:pPr>
              <w:jc w:val="right"/>
              <w:rPr>
                <w:ins w:id="3366" w:author="Laura Viignola" w:date="2017-07-10T16:58:00Z"/>
                <w:rFonts w:ascii="Calibri" w:eastAsia="Calibri" w:hAnsi="Calibri" w:cs="Calibri"/>
                <w:lang w:val="it-IT"/>
              </w:rPr>
            </w:pPr>
            <w:ins w:id="3367" w:author="Laura Viignola" w:date="2017-07-10T16:58:00Z">
              <w:r>
                <w:rPr>
                  <w:rFonts w:ascii="Calibri" w:eastAsia="Calibri" w:hAnsi="Calibri" w:cs="Calibri"/>
                  <w:lang w:val="it-IT"/>
                </w:rPr>
                <w:t>0.7545</w:t>
              </w:r>
            </w:ins>
          </w:p>
        </w:tc>
      </w:tr>
      <w:tr w:rsidR="00BF17B0" w14:paraId="7A42B201" w14:textId="77777777" w:rsidTr="00BF17B0">
        <w:trPr>
          <w:ins w:id="336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5CE37C" w14:textId="77777777" w:rsidR="00BF17B0" w:rsidRDefault="00BF17B0" w:rsidP="00BF17B0">
            <w:pPr>
              <w:rPr>
                <w:ins w:id="3369" w:author="Laura Viignola" w:date="2017-07-10T16:58:00Z"/>
                <w:lang w:val="it-IT"/>
              </w:rPr>
            </w:pPr>
            <w:ins w:id="337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FC870" w14:textId="77777777" w:rsidR="00BF17B0" w:rsidRDefault="00BF17B0" w:rsidP="00BF17B0">
            <w:pPr>
              <w:rPr>
                <w:ins w:id="3371" w:author="Laura Viignola" w:date="2017-07-10T16:58:00Z"/>
                <w:lang w:val="it-IT"/>
              </w:rPr>
            </w:pPr>
            <w:ins w:id="3372"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0959F6" w14:textId="77777777" w:rsidR="00BF17B0" w:rsidRDefault="00BF17B0" w:rsidP="00BF17B0">
            <w:pPr>
              <w:rPr>
                <w:ins w:id="3373" w:author="Laura Viignola" w:date="2017-07-10T16:58:00Z"/>
                <w:lang w:val="it-IT"/>
              </w:rPr>
            </w:pPr>
            <w:ins w:id="337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CD1413" w14:textId="77777777" w:rsidR="00BF17B0" w:rsidRPr="009355C6" w:rsidRDefault="00BF17B0" w:rsidP="00BF17B0">
            <w:pPr>
              <w:jc w:val="right"/>
              <w:rPr>
                <w:ins w:id="3375" w:author="Laura Viignola" w:date="2017-07-10T16:58:00Z"/>
                <w:rFonts w:asciiTheme="minorHAnsi" w:hAnsiTheme="minorHAnsi"/>
                <w:lang w:val="it-IT"/>
              </w:rPr>
            </w:pPr>
            <w:ins w:id="3376" w:author="Laura Viignola" w:date="2017-07-10T16:58:00Z">
              <w:r w:rsidRPr="009355C6">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0087F15A" w14:textId="77777777" w:rsidR="00BF17B0" w:rsidRDefault="00BF17B0" w:rsidP="00BF17B0">
            <w:pPr>
              <w:jc w:val="right"/>
              <w:rPr>
                <w:ins w:id="3377" w:author="Laura Viignola" w:date="2017-07-10T16:58:00Z"/>
                <w:rFonts w:ascii="Calibri" w:eastAsia="Calibri" w:hAnsi="Calibri" w:cs="Calibri"/>
                <w:lang w:val="it-IT"/>
              </w:rPr>
            </w:pPr>
            <w:ins w:id="3378" w:author="Laura Viignola" w:date="2017-07-10T16:58:00Z">
              <w:r>
                <w:rPr>
                  <w:rFonts w:ascii="Calibri" w:eastAsia="Calibri" w:hAnsi="Calibri" w:cs="Calibri"/>
                  <w:lang w:val="it-IT"/>
                </w:rPr>
                <w:t>13.45</w:t>
              </w:r>
            </w:ins>
          </w:p>
        </w:tc>
      </w:tr>
      <w:tr w:rsidR="00BF17B0" w14:paraId="1187E0AC" w14:textId="77777777" w:rsidTr="00BF17B0">
        <w:trPr>
          <w:ins w:id="337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3C5ED" w14:textId="77777777" w:rsidR="00BF17B0" w:rsidRDefault="00BF17B0" w:rsidP="00BF17B0">
            <w:pPr>
              <w:rPr>
                <w:ins w:id="3380" w:author="Laura Viignola" w:date="2017-07-10T16:58:00Z"/>
                <w:lang w:val="it-IT"/>
              </w:rPr>
            </w:pPr>
            <w:ins w:id="338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BCFA53" w14:textId="77777777" w:rsidR="00BF17B0" w:rsidRDefault="00BF17B0" w:rsidP="00BF17B0">
            <w:pPr>
              <w:rPr>
                <w:ins w:id="3382" w:author="Laura Viignola" w:date="2017-07-10T16:58:00Z"/>
                <w:lang w:val="it-IT"/>
              </w:rPr>
            </w:pPr>
            <w:ins w:id="3383"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DC2B46" w14:textId="77777777" w:rsidR="00BF17B0" w:rsidRDefault="00BF17B0" w:rsidP="00BF17B0">
            <w:pPr>
              <w:rPr>
                <w:ins w:id="3384" w:author="Laura Viignola" w:date="2017-07-10T16:58:00Z"/>
                <w:lang w:val="it-IT"/>
              </w:rPr>
            </w:pPr>
            <w:ins w:id="338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51691" w14:textId="77777777" w:rsidR="00BF17B0" w:rsidRPr="009355C6" w:rsidRDefault="00BF17B0" w:rsidP="00BF17B0">
            <w:pPr>
              <w:jc w:val="right"/>
              <w:rPr>
                <w:ins w:id="3386" w:author="Laura Viignola" w:date="2017-07-10T16:58:00Z"/>
                <w:rFonts w:asciiTheme="minorHAnsi" w:hAnsiTheme="minorHAnsi"/>
                <w:lang w:val="it-IT"/>
              </w:rPr>
            </w:pPr>
            <w:ins w:id="3387" w:author="Laura Viignola" w:date="2017-07-10T16:58:00Z">
              <w:r w:rsidRPr="009355C6">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19EF6F27" w14:textId="77777777" w:rsidR="00BF17B0" w:rsidRDefault="00BF17B0" w:rsidP="00BF17B0">
            <w:pPr>
              <w:jc w:val="right"/>
              <w:rPr>
                <w:ins w:id="3388" w:author="Laura Viignola" w:date="2017-07-10T16:58:00Z"/>
                <w:rFonts w:ascii="Calibri" w:eastAsia="Calibri" w:hAnsi="Calibri" w:cs="Calibri"/>
                <w:lang w:val="it-IT"/>
              </w:rPr>
            </w:pPr>
            <w:ins w:id="3389" w:author="Laura Viignola" w:date="2017-07-10T16:58:00Z">
              <w:r>
                <w:rPr>
                  <w:rFonts w:ascii="Calibri" w:eastAsia="Calibri" w:hAnsi="Calibri" w:cs="Calibri"/>
                  <w:lang w:val="it-IT"/>
                </w:rPr>
                <w:t>1.87</w:t>
              </w:r>
            </w:ins>
          </w:p>
        </w:tc>
      </w:tr>
    </w:tbl>
    <w:p w14:paraId="24C2CE20" w14:textId="77777777" w:rsidR="00BF17B0" w:rsidRDefault="00BF17B0" w:rsidP="00BF17B0">
      <w:pPr>
        <w:rPr>
          <w:ins w:id="3390" w:author="Laura Viignola" w:date="2017-07-10T16:58:00Z"/>
          <w:rFonts w:ascii="Cambria" w:hAnsi="Cambria"/>
        </w:rPr>
      </w:pPr>
    </w:p>
    <w:p w14:paraId="606A5879" w14:textId="77777777" w:rsidR="00BF17B0" w:rsidRPr="001A403F" w:rsidRDefault="00BF17B0" w:rsidP="00BF17B0">
      <w:pPr>
        <w:rPr>
          <w:ins w:id="3391" w:author="Laura Viignola" w:date="2017-07-10T16:58:00Z"/>
          <w:rFonts w:ascii="Cambria" w:hAnsi="Cambria"/>
        </w:rPr>
      </w:pPr>
    </w:p>
    <w:p w14:paraId="6AD0F24C" w14:textId="77777777" w:rsidR="00BF17B0" w:rsidRDefault="00BF17B0" w:rsidP="00BF17B0">
      <w:pPr>
        <w:rPr>
          <w:ins w:id="3392" w:author="Laura Viignola" w:date="2017-07-10T16:58:00Z"/>
          <w:rFonts w:ascii="Cambria" w:eastAsia="Calibri" w:hAnsi="Cambria" w:cs="Calibri"/>
          <w:lang w:val="pt-PT"/>
        </w:rPr>
      </w:pPr>
      <w:ins w:id="3393"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6CEC2D5E" w14:textId="77777777" w:rsidR="00BF17B0" w:rsidRDefault="00BF17B0" w:rsidP="00BF17B0">
      <w:pPr>
        <w:rPr>
          <w:ins w:id="3394"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9ECDA58" w14:textId="77777777" w:rsidTr="00BF17B0">
        <w:trPr>
          <w:ins w:id="3395"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B954E62" w14:textId="77777777" w:rsidR="00BF17B0" w:rsidRPr="006F66D1" w:rsidRDefault="00BF17B0" w:rsidP="00BF17B0">
            <w:pPr>
              <w:rPr>
                <w:ins w:id="3396" w:author="Laura Viignola" w:date="2017-07-10T16:58:00Z"/>
                <w:rFonts w:ascii="Arial" w:eastAsia="Calibri" w:hAnsi="Arial" w:cs="Arial"/>
                <w:lang w:val="it-IT"/>
              </w:rPr>
            </w:pPr>
            <w:ins w:id="3397" w:author="Laura Viignola" w:date="2017-07-10T16:58:00Z">
              <w:r w:rsidRPr="006F66D1">
                <w:rPr>
                  <w:rFonts w:ascii="Arial" w:eastAsia="Calibri" w:hAnsi="Arial" w:cs="Arial"/>
                  <w:lang w:val="it-IT"/>
                </w:rPr>
                <w:t>DS_r</w:t>
              </w:r>
            </w:ins>
          </w:p>
        </w:tc>
      </w:tr>
      <w:tr w:rsidR="00BF17B0" w14:paraId="6B6BDBE3" w14:textId="77777777" w:rsidTr="00BF17B0">
        <w:trPr>
          <w:ins w:id="339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814C84" w14:textId="77777777" w:rsidR="00BF17B0" w:rsidRPr="004F30F9" w:rsidRDefault="00BF17B0" w:rsidP="00BF17B0">
            <w:pPr>
              <w:rPr>
                <w:ins w:id="3399" w:author="Laura Viignola" w:date="2017-07-10T16:58:00Z"/>
                <w:rFonts w:ascii="Arial" w:hAnsi="Arial" w:cs="Arial"/>
                <w:lang w:val="it-IT"/>
              </w:rPr>
            </w:pPr>
            <w:ins w:id="3400"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1614909" w14:textId="77777777" w:rsidR="00BF17B0" w:rsidRPr="004F30F9" w:rsidRDefault="00BF17B0" w:rsidP="00BF17B0">
            <w:pPr>
              <w:rPr>
                <w:ins w:id="3401" w:author="Laura Viignola" w:date="2017-07-10T16:58:00Z"/>
                <w:rFonts w:ascii="Arial" w:hAnsi="Arial" w:cs="Arial"/>
                <w:lang w:val="it-IT"/>
              </w:rPr>
            </w:pPr>
            <w:ins w:id="3402"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C3B9306" w14:textId="77777777" w:rsidR="00BF17B0" w:rsidRPr="004F30F9" w:rsidRDefault="00BF17B0" w:rsidP="00BF17B0">
            <w:pPr>
              <w:rPr>
                <w:ins w:id="3403" w:author="Laura Viignola" w:date="2017-07-10T16:58:00Z"/>
                <w:rFonts w:ascii="Arial" w:hAnsi="Arial" w:cs="Arial"/>
                <w:lang w:val="it-IT"/>
              </w:rPr>
            </w:pPr>
            <w:ins w:id="3404"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483FBDC" w14:textId="77777777" w:rsidR="00BF17B0" w:rsidRPr="004F30F9" w:rsidRDefault="00BF17B0" w:rsidP="00BF17B0">
            <w:pPr>
              <w:rPr>
                <w:ins w:id="3405" w:author="Laura Viignola" w:date="2017-07-10T16:58:00Z"/>
                <w:rFonts w:ascii="Arial" w:hAnsi="Arial" w:cs="Arial"/>
                <w:lang w:val="it-IT"/>
              </w:rPr>
            </w:pPr>
            <w:ins w:id="3406"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662127B" w14:textId="77777777" w:rsidR="00BF17B0" w:rsidRPr="004F30F9" w:rsidRDefault="00BF17B0" w:rsidP="00BF17B0">
            <w:pPr>
              <w:rPr>
                <w:ins w:id="3407" w:author="Laura Viignola" w:date="2017-07-10T16:58:00Z"/>
                <w:rFonts w:ascii="Arial" w:eastAsia="Calibri" w:hAnsi="Arial" w:cs="Arial"/>
                <w:lang w:val="it-IT"/>
              </w:rPr>
            </w:pPr>
            <w:ins w:id="3408" w:author="Laura Viignola" w:date="2017-07-10T16:58:00Z">
              <w:r>
                <w:rPr>
                  <w:rFonts w:ascii="Arial" w:eastAsia="Calibri" w:hAnsi="Arial" w:cs="Arial"/>
                  <w:lang w:val="it-IT"/>
                </w:rPr>
                <w:t>Me_2</w:t>
              </w:r>
            </w:ins>
          </w:p>
        </w:tc>
      </w:tr>
      <w:tr w:rsidR="00BF17B0" w14:paraId="0BC82203" w14:textId="77777777" w:rsidTr="00BF17B0">
        <w:trPr>
          <w:ins w:id="340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DF8030" w14:textId="77777777" w:rsidR="00BF17B0" w:rsidRDefault="00BF17B0" w:rsidP="00BF17B0">
            <w:pPr>
              <w:rPr>
                <w:ins w:id="3410" w:author="Laura Viignola" w:date="2017-07-10T16:58:00Z"/>
                <w:lang w:val="it-IT"/>
              </w:rPr>
            </w:pPr>
            <w:ins w:id="341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457A7E" w14:textId="77777777" w:rsidR="00BF17B0" w:rsidRDefault="00BF17B0" w:rsidP="00BF17B0">
            <w:pPr>
              <w:rPr>
                <w:ins w:id="3412" w:author="Laura Viignola" w:date="2017-07-10T16:58:00Z"/>
                <w:lang w:val="it-IT"/>
              </w:rPr>
            </w:pPr>
            <w:ins w:id="3413"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791170" w14:textId="77777777" w:rsidR="00BF17B0" w:rsidRDefault="00BF17B0" w:rsidP="00BF17B0">
            <w:pPr>
              <w:rPr>
                <w:ins w:id="3414" w:author="Laura Viignola" w:date="2017-07-10T16:58:00Z"/>
                <w:lang w:val="it-IT"/>
              </w:rPr>
            </w:pPr>
            <w:ins w:id="341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39EAB1E" w14:textId="77777777" w:rsidR="00BF17B0" w:rsidRDefault="00BF17B0" w:rsidP="00BF17B0">
            <w:pPr>
              <w:jc w:val="right"/>
              <w:rPr>
                <w:ins w:id="3416" w:author="Laura Viignola" w:date="2017-07-10T16:58:00Z"/>
                <w:lang w:val="it-IT"/>
              </w:rPr>
            </w:pPr>
            <w:ins w:id="3417"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79173E90" w14:textId="77777777" w:rsidR="00BF17B0" w:rsidRDefault="00BF17B0" w:rsidP="00BF17B0">
            <w:pPr>
              <w:jc w:val="right"/>
              <w:rPr>
                <w:ins w:id="3418" w:author="Laura Viignola" w:date="2017-07-10T16:58:00Z"/>
                <w:rFonts w:ascii="Calibri" w:eastAsia="Calibri" w:hAnsi="Calibri" w:cs="Calibri"/>
                <w:lang w:val="it-IT"/>
              </w:rPr>
            </w:pPr>
            <w:ins w:id="3419" w:author="Laura Viignola" w:date="2017-07-10T16:58:00Z">
              <w:r>
                <w:rPr>
                  <w:rFonts w:ascii="Calibri" w:eastAsia="Calibri" w:hAnsi="Calibri" w:cs="Calibri"/>
                  <w:lang w:val="it-IT"/>
                </w:rPr>
                <w:t>2.126548</w:t>
              </w:r>
            </w:ins>
          </w:p>
        </w:tc>
      </w:tr>
      <w:tr w:rsidR="00BF17B0" w14:paraId="3AFE317D" w14:textId="77777777" w:rsidTr="00BF17B0">
        <w:trPr>
          <w:ins w:id="342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CD7EC5" w14:textId="77777777" w:rsidR="00BF17B0" w:rsidRDefault="00BF17B0" w:rsidP="00BF17B0">
            <w:pPr>
              <w:rPr>
                <w:ins w:id="3421" w:author="Laura Viignola" w:date="2017-07-10T16:58:00Z"/>
                <w:lang w:val="it-IT"/>
              </w:rPr>
            </w:pPr>
            <w:ins w:id="342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850F74" w14:textId="77777777" w:rsidR="00BF17B0" w:rsidRDefault="00BF17B0" w:rsidP="00BF17B0">
            <w:pPr>
              <w:rPr>
                <w:ins w:id="3423" w:author="Laura Viignola" w:date="2017-07-10T16:58:00Z"/>
                <w:lang w:val="it-IT"/>
              </w:rPr>
            </w:pPr>
            <w:ins w:id="3424"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AE9E59" w14:textId="77777777" w:rsidR="00BF17B0" w:rsidRDefault="00BF17B0" w:rsidP="00BF17B0">
            <w:pPr>
              <w:rPr>
                <w:ins w:id="3425" w:author="Laura Viignola" w:date="2017-07-10T16:58:00Z"/>
                <w:lang w:val="it-IT"/>
              </w:rPr>
            </w:pPr>
            <w:ins w:id="342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D8191" w14:textId="77777777" w:rsidR="00BF17B0" w:rsidRDefault="00BF17B0" w:rsidP="00BF17B0">
            <w:pPr>
              <w:jc w:val="right"/>
              <w:rPr>
                <w:ins w:id="3427" w:author="Laura Viignola" w:date="2017-07-10T16:58:00Z"/>
                <w:lang w:val="it-IT"/>
              </w:rPr>
            </w:pPr>
            <w:ins w:id="3428"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1606B39" w14:textId="77777777" w:rsidR="00BF17B0" w:rsidRDefault="00BF17B0" w:rsidP="00BF17B0">
            <w:pPr>
              <w:jc w:val="right"/>
              <w:rPr>
                <w:ins w:id="3429" w:author="Laura Viignola" w:date="2017-07-10T16:58:00Z"/>
                <w:rFonts w:ascii="Calibri" w:eastAsia="Calibri" w:hAnsi="Calibri" w:cs="Calibri"/>
                <w:lang w:val="it-IT"/>
              </w:rPr>
            </w:pPr>
            <w:ins w:id="3430" w:author="Laura Viignola" w:date="2017-07-10T16:58:00Z">
              <w:r>
                <w:rPr>
                  <w:rFonts w:ascii="Calibri" w:eastAsia="Calibri" w:hAnsi="Calibri" w:cs="Calibri"/>
                  <w:lang w:val="it-IT"/>
                </w:rPr>
                <w:t>693842.3</w:t>
              </w:r>
            </w:ins>
          </w:p>
        </w:tc>
      </w:tr>
      <w:tr w:rsidR="00BF17B0" w14:paraId="4EBC7BB1" w14:textId="77777777" w:rsidTr="00BF17B0">
        <w:trPr>
          <w:ins w:id="343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BD62B3" w14:textId="77777777" w:rsidR="00BF17B0" w:rsidRDefault="00BF17B0" w:rsidP="00BF17B0">
            <w:pPr>
              <w:rPr>
                <w:ins w:id="3432" w:author="Laura Viignola" w:date="2017-07-10T16:58:00Z"/>
                <w:lang w:val="it-IT"/>
              </w:rPr>
            </w:pPr>
            <w:ins w:id="343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4226" w14:textId="77777777" w:rsidR="00BF17B0" w:rsidRDefault="00BF17B0" w:rsidP="00BF17B0">
            <w:pPr>
              <w:rPr>
                <w:ins w:id="3434" w:author="Laura Viignola" w:date="2017-07-10T16:58:00Z"/>
                <w:lang w:val="it-IT"/>
              </w:rPr>
            </w:pPr>
            <w:ins w:id="3435"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766C78" w14:textId="77777777" w:rsidR="00BF17B0" w:rsidRDefault="00BF17B0" w:rsidP="00BF17B0">
            <w:pPr>
              <w:rPr>
                <w:ins w:id="3436" w:author="Laura Viignola" w:date="2017-07-10T16:58:00Z"/>
                <w:lang w:val="it-IT"/>
              </w:rPr>
            </w:pPr>
            <w:ins w:id="343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2C0811" w14:textId="77777777" w:rsidR="00BF17B0" w:rsidRDefault="00BF17B0" w:rsidP="00BF17B0">
            <w:pPr>
              <w:jc w:val="right"/>
              <w:rPr>
                <w:ins w:id="3438" w:author="Laura Viignola" w:date="2017-07-10T16:58:00Z"/>
                <w:lang w:val="it-IT"/>
              </w:rPr>
            </w:pPr>
            <w:ins w:id="3439"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013E512A" w14:textId="77777777" w:rsidR="00BF17B0" w:rsidRDefault="00BF17B0" w:rsidP="00BF17B0">
            <w:pPr>
              <w:jc w:val="right"/>
              <w:rPr>
                <w:ins w:id="3440" w:author="Laura Viignola" w:date="2017-07-10T16:58:00Z"/>
                <w:rFonts w:ascii="Calibri" w:eastAsia="Calibri" w:hAnsi="Calibri" w:cs="Calibri"/>
                <w:lang w:val="it-IT"/>
              </w:rPr>
            </w:pPr>
            <w:ins w:id="3441" w:author="Laura Viignola" w:date="2017-07-10T16:58:00Z">
              <w:r>
                <w:rPr>
                  <w:rFonts w:ascii="Calibri" w:eastAsia="Calibri" w:hAnsi="Calibri" w:cs="Calibri"/>
                  <w:lang w:val="it-IT"/>
                </w:rPr>
                <w:t>6.488296</w:t>
              </w:r>
            </w:ins>
          </w:p>
        </w:tc>
      </w:tr>
    </w:tbl>
    <w:p w14:paraId="2FE2216D" w14:textId="77777777" w:rsidR="00BF17B0" w:rsidRDefault="00BF17B0" w:rsidP="00BF17B0">
      <w:pPr>
        <w:rPr>
          <w:ins w:id="3442" w:author="Laura Viignola" w:date="2017-07-10T16:58:00Z"/>
          <w:rFonts w:ascii="Trebuchet MS" w:eastAsia="Trebuchet MS" w:hAnsi="Trebuchet MS" w:cs="Trebuchet MS"/>
          <w:color w:val="454645"/>
          <w:sz w:val="32"/>
        </w:rPr>
      </w:pPr>
    </w:p>
    <w:p w14:paraId="112915A9" w14:textId="77777777" w:rsidR="00BF17B0" w:rsidRDefault="00BF17B0" w:rsidP="00BF17B0">
      <w:pPr>
        <w:rPr>
          <w:ins w:id="3443" w:author="Laura Viignola" w:date="2017-07-10T16:58:00Z"/>
          <w:rFonts w:ascii="Cambria" w:eastAsia="Calibri" w:hAnsi="Cambria" w:cs="Calibri"/>
          <w:lang w:val="pt-PT"/>
        </w:rPr>
      </w:pPr>
      <w:ins w:id="3444"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030BDAC" w14:textId="77777777" w:rsidR="00BF17B0" w:rsidRDefault="00BF17B0" w:rsidP="00BF17B0">
      <w:pPr>
        <w:rPr>
          <w:ins w:id="3445"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C635C39" w14:textId="77777777" w:rsidTr="00BF17B0">
        <w:trPr>
          <w:ins w:id="344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E9620D" w14:textId="77777777" w:rsidR="00BF17B0" w:rsidRPr="006F66D1" w:rsidRDefault="00BF17B0" w:rsidP="00BF17B0">
            <w:pPr>
              <w:rPr>
                <w:ins w:id="3447" w:author="Laura Viignola" w:date="2017-07-10T16:58:00Z"/>
                <w:rFonts w:ascii="Arial" w:eastAsia="Calibri" w:hAnsi="Arial" w:cs="Arial"/>
                <w:lang w:val="it-IT"/>
              </w:rPr>
            </w:pPr>
            <w:ins w:id="3448" w:author="Laura Viignola" w:date="2017-07-10T16:58:00Z">
              <w:r w:rsidRPr="006F66D1">
                <w:rPr>
                  <w:rFonts w:ascii="Arial" w:eastAsia="Calibri" w:hAnsi="Arial" w:cs="Arial"/>
                  <w:lang w:val="it-IT"/>
                </w:rPr>
                <w:t>DS_r</w:t>
              </w:r>
            </w:ins>
          </w:p>
        </w:tc>
      </w:tr>
      <w:tr w:rsidR="00BF17B0" w14:paraId="148056DE" w14:textId="77777777" w:rsidTr="00BF17B0">
        <w:trPr>
          <w:ins w:id="344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D5C5D5" w14:textId="77777777" w:rsidR="00BF17B0" w:rsidRPr="004F30F9" w:rsidRDefault="00BF17B0" w:rsidP="00BF17B0">
            <w:pPr>
              <w:rPr>
                <w:ins w:id="3450" w:author="Laura Viignola" w:date="2017-07-10T16:58:00Z"/>
                <w:rFonts w:ascii="Arial" w:hAnsi="Arial" w:cs="Arial"/>
                <w:lang w:val="it-IT"/>
              </w:rPr>
            </w:pPr>
            <w:ins w:id="345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134F07" w14:textId="77777777" w:rsidR="00BF17B0" w:rsidRPr="004F30F9" w:rsidRDefault="00BF17B0" w:rsidP="00BF17B0">
            <w:pPr>
              <w:rPr>
                <w:ins w:id="3452" w:author="Laura Viignola" w:date="2017-07-10T16:58:00Z"/>
                <w:rFonts w:ascii="Arial" w:hAnsi="Arial" w:cs="Arial"/>
                <w:lang w:val="it-IT"/>
              </w:rPr>
            </w:pPr>
            <w:ins w:id="345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CB806D" w14:textId="77777777" w:rsidR="00BF17B0" w:rsidRPr="004F30F9" w:rsidRDefault="00BF17B0" w:rsidP="00BF17B0">
            <w:pPr>
              <w:rPr>
                <w:ins w:id="3454" w:author="Laura Viignola" w:date="2017-07-10T16:58:00Z"/>
                <w:rFonts w:ascii="Arial" w:hAnsi="Arial" w:cs="Arial"/>
                <w:lang w:val="it-IT"/>
              </w:rPr>
            </w:pPr>
            <w:ins w:id="345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0AE158" w14:textId="77777777" w:rsidR="00BF17B0" w:rsidRPr="004F30F9" w:rsidRDefault="00BF17B0" w:rsidP="00BF17B0">
            <w:pPr>
              <w:rPr>
                <w:ins w:id="3456" w:author="Laura Viignola" w:date="2017-07-10T16:58:00Z"/>
                <w:rFonts w:ascii="Arial" w:hAnsi="Arial" w:cs="Arial"/>
                <w:lang w:val="it-IT"/>
              </w:rPr>
            </w:pPr>
            <w:ins w:id="345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373974D" w14:textId="77777777" w:rsidR="00BF17B0" w:rsidRPr="004F30F9" w:rsidRDefault="00BF17B0" w:rsidP="00BF17B0">
            <w:pPr>
              <w:rPr>
                <w:ins w:id="3458" w:author="Laura Viignola" w:date="2017-07-10T16:58:00Z"/>
                <w:rFonts w:ascii="Arial" w:eastAsia="Calibri" w:hAnsi="Arial" w:cs="Arial"/>
                <w:lang w:val="it-IT"/>
              </w:rPr>
            </w:pPr>
            <w:ins w:id="3459" w:author="Laura Viignola" w:date="2017-07-10T16:58:00Z">
              <w:r>
                <w:rPr>
                  <w:rFonts w:ascii="Arial" w:eastAsia="Calibri" w:hAnsi="Arial" w:cs="Arial"/>
                  <w:lang w:val="it-IT"/>
                </w:rPr>
                <w:t>Me_2</w:t>
              </w:r>
            </w:ins>
          </w:p>
        </w:tc>
      </w:tr>
      <w:tr w:rsidR="00BF17B0" w14:paraId="69195890" w14:textId="77777777" w:rsidTr="00BF17B0">
        <w:trPr>
          <w:ins w:id="346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150BA" w14:textId="77777777" w:rsidR="00BF17B0" w:rsidRDefault="00BF17B0" w:rsidP="00BF17B0">
            <w:pPr>
              <w:rPr>
                <w:ins w:id="3461" w:author="Laura Viignola" w:date="2017-07-10T16:58:00Z"/>
                <w:lang w:val="it-IT"/>
              </w:rPr>
            </w:pPr>
            <w:ins w:id="346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D2AD63" w14:textId="77777777" w:rsidR="00BF17B0" w:rsidRDefault="00BF17B0" w:rsidP="00BF17B0">
            <w:pPr>
              <w:rPr>
                <w:ins w:id="3463" w:author="Laura Viignola" w:date="2017-07-10T16:58:00Z"/>
                <w:lang w:val="it-IT"/>
              </w:rPr>
            </w:pPr>
            <w:ins w:id="346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52832F" w14:textId="77777777" w:rsidR="00BF17B0" w:rsidRDefault="00BF17B0" w:rsidP="00BF17B0">
            <w:pPr>
              <w:rPr>
                <w:ins w:id="3465" w:author="Laura Viignola" w:date="2017-07-10T16:58:00Z"/>
                <w:lang w:val="it-IT"/>
              </w:rPr>
            </w:pPr>
            <w:ins w:id="346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7F8234" w14:textId="77777777" w:rsidR="00BF17B0" w:rsidRDefault="00BF17B0" w:rsidP="00BF17B0">
            <w:pPr>
              <w:jc w:val="right"/>
              <w:rPr>
                <w:ins w:id="3467" w:author="Laura Viignola" w:date="2017-07-10T16:58:00Z"/>
                <w:lang w:val="it-IT"/>
              </w:rPr>
            </w:pPr>
            <w:ins w:id="3468"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42B306D1" w14:textId="77777777" w:rsidR="00BF17B0" w:rsidRDefault="00BF17B0" w:rsidP="00BF17B0">
            <w:pPr>
              <w:jc w:val="right"/>
              <w:rPr>
                <w:ins w:id="3469" w:author="Laura Viignola" w:date="2017-07-10T16:58:00Z"/>
                <w:rFonts w:ascii="Calibri" w:eastAsia="Calibri" w:hAnsi="Calibri" w:cs="Calibri"/>
                <w:lang w:val="it-IT"/>
              </w:rPr>
            </w:pPr>
            <w:ins w:id="3470" w:author="Laura Viignola" w:date="2017-07-10T16:58:00Z">
              <w:r>
                <w:rPr>
                  <w:rFonts w:ascii="Calibri" w:eastAsia="Calibri" w:hAnsi="Calibri" w:cs="Calibri"/>
                  <w:lang w:val="it-IT"/>
                </w:rPr>
                <w:t>0.7545</w:t>
              </w:r>
            </w:ins>
          </w:p>
        </w:tc>
      </w:tr>
      <w:tr w:rsidR="00BF17B0" w14:paraId="29C409EB" w14:textId="77777777" w:rsidTr="00BF17B0">
        <w:trPr>
          <w:ins w:id="347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787F3" w14:textId="77777777" w:rsidR="00BF17B0" w:rsidRDefault="00BF17B0" w:rsidP="00BF17B0">
            <w:pPr>
              <w:rPr>
                <w:ins w:id="3472" w:author="Laura Viignola" w:date="2017-07-10T16:58:00Z"/>
                <w:lang w:val="it-IT"/>
              </w:rPr>
            </w:pPr>
            <w:ins w:id="347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D71D83" w14:textId="77777777" w:rsidR="00BF17B0" w:rsidRDefault="00BF17B0" w:rsidP="00BF17B0">
            <w:pPr>
              <w:rPr>
                <w:ins w:id="3474" w:author="Laura Viignola" w:date="2017-07-10T16:58:00Z"/>
                <w:lang w:val="it-IT"/>
              </w:rPr>
            </w:pPr>
            <w:ins w:id="347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941930" w14:textId="77777777" w:rsidR="00BF17B0" w:rsidRDefault="00BF17B0" w:rsidP="00BF17B0">
            <w:pPr>
              <w:rPr>
                <w:ins w:id="3476" w:author="Laura Viignola" w:date="2017-07-10T16:58:00Z"/>
                <w:lang w:val="it-IT"/>
              </w:rPr>
            </w:pPr>
            <w:ins w:id="347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6FDD0" w14:textId="77777777" w:rsidR="00BF17B0" w:rsidRDefault="00BF17B0" w:rsidP="00BF17B0">
            <w:pPr>
              <w:jc w:val="right"/>
              <w:rPr>
                <w:ins w:id="3478" w:author="Laura Viignola" w:date="2017-07-10T16:58:00Z"/>
                <w:lang w:val="it-IT"/>
              </w:rPr>
            </w:pPr>
            <w:ins w:id="3479"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0893D0F5" w14:textId="77777777" w:rsidR="00BF17B0" w:rsidRDefault="00BF17B0" w:rsidP="00BF17B0">
            <w:pPr>
              <w:jc w:val="right"/>
              <w:rPr>
                <w:ins w:id="3480" w:author="Laura Viignola" w:date="2017-07-10T16:58:00Z"/>
                <w:rFonts w:ascii="Calibri" w:eastAsia="Calibri" w:hAnsi="Calibri" w:cs="Calibri"/>
                <w:lang w:val="it-IT"/>
              </w:rPr>
            </w:pPr>
            <w:ins w:id="3481" w:author="Laura Viignola" w:date="2017-07-10T16:58:00Z">
              <w:r>
                <w:rPr>
                  <w:rFonts w:ascii="Calibri" w:eastAsia="Calibri" w:hAnsi="Calibri" w:cs="Calibri"/>
                  <w:lang w:val="it-IT"/>
                </w:rPr>
                <w:t>13.45</w:t>
              </w:r>
            </w:ins>
          </w:p>
        </w:tc>
      </w:tr>
      <w:tr w:rsidR="00BF17B0" w14:paraId="2C140E14" w14:textId="77777777" w:rsidTr="00BF17B0">
        <w:trPr>
          <w:ins w:id="348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BD37B6" w14:textId="77777777" w:rsidR="00BF17B0" w:rsidRDefault="00BF17B0" w:rsidP="00BF17B0">
            <w:pPr>
              <w:rPr>
                <w:ins w:id="3483" w:author="Laura Viignola" w:date="2017-07-10T16:58:00Z"/>
                <w:lang w:val="it-IT"/>
              </w:rPr>
            </w:pPr>
            <w:ins w:id="348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0F3BEC" w14:textId="77777777" w:rsidR="00BF17B0" w:rsidRDefault="00BF17B0" w:rsidP="00BF17B0">
            <w:pPr>
              <w:rPr>
                <w:ins w:id="3485" w:author="Laura Viignola" w:date="2017-07-10T16:58:00Z"/>
                <w:lang w:val="it-IT"/>
              </w:rPr>
            </w:pPr>
            <w:ins w:id="348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AC1C6" w14:textId="77777777" w:rsidR="00BF17B0" w:rsidRDefault="00BF17B0" w:rsidP="00BF17B0">
            <w:pPr>
              <w:rPr>
                <w:ins w:id="3487" w:author="Laura Viignola" w:date="2017-07-10T16:58:00Z"/>
                <w:lang w:val="it-IT"/>
              </w:rPr>
            </w:pPr>
            <w:ins w:id="348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689820" w14:textId="77777777" w:rsidR="00BF17B0" w:rsidRDefault="00BF17B0" w:rsidP="00BF17B0">
            <w:pPr>
              <w:jc w:val="right"/>
              <w:rPr>
                <w:ins w:id="3489" w:author="Laura Viignola" w:date="2017-07-10T16:58:00Z"/>
                <w:lang w:val="it-IT"/>
              </w:rPr>
            </w:pPr>
            <w:ins w:id="3490"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0A1039B" w14:textId="77777777" w:rsidR="00BF17B0" w:rsidRDefault="00BF17B0" w:rsidP="00BF17B0">
            <w:pPr>
              <w:jc w:val="right"/>
              <w:rPr>
                <w:ins w:id="3491" w:author="Laura Viignola" w:date="2017-07-10T16:58:00Z"/>
                <w:rFonts w:ascii="Calibri" w:eastAsia="Calibri" w:hAnsi="Calibri" w:cs="Calibri"/>
                <w:lang w:val="it-IT"/>
              </w:rPr>
            </w:pPr>
            <w:ins w:id="3492" w:author="Laura Viignola" w:date="2017-07-10T16:58:00Z">
              <w:r>
                <w:rPr>
                  <w:rFonts w:ascii="Calibri" w:eastAsia="Calibri" w:hAnsi="Calibri" w:cs="Calibri"/>
                  <w:lang w:val="it-IT"/>
                </w:rPr>
                <w:t>1.87</w:t>
              </w:r>
            </w:ins>
          </w:p>
        </w:tc>
      </w:tr>
    </w:tbl>
    <w:p w14:paraId="186CD4A8" w14:textId="77777777" w:rsidR="00BF17B0" w:rsidRPr="00473A8C" w:rsidRDefault="00BF17B0" w:rsidP="00BF17B0">
      <w:pPr>
        <w:rPr>
          <w:ins w:id="3493" w:author="Laura Viignola" w:date="2017-07-10T16:58:00Z"/>
          <w:rFonts w:eastAsia="Trebuchet MS"/>
          <w:lang w:val="pt-PT"/>
        </w:rPr>
      </w:pPr>
    </w:p>
    <w:p w14:paraId="2226FE22" w14:textId="77777777" w:rsidR="00BF17B0" w:rsidRPr="000E3547" w:rsidRDefault="00BF17B0" w:rsidP="00BF17B0">
      <w:pPr>
        <w:pStyle w:val="Stile3"/>
        <w:rPr>
          <w:ins w:id="3494" w:author="Laura Viignola" w:date="2017-07-10T16:58:00Z"/>
          <w:lang w:val="it-IT"/>
        </w:rPr>
      </w:pPr>
      <w:ins w:id="3495" w:author="Laura Viignola" w:date="2017-07-10T16:58:00Z">
        <w:r>
          <w:t>ln</w:t>
        </w:r>
      </w:ins>
    </w:p>
    <w:p w14:paraId="4CF034AB" w14:textId="77777777" w:rsidR="00BF17B0" w:rsidRPr="0075768B" w:rsidRDefault="00BF17B0" w:rsidP="00BF17B0">
      <w:pPr>
        <w:rPr>
          <w:ins w:id="3496" w:author="Laura Viignola" w:date="2017-07-10T16:58:00Z"/>
          <w:rFonts w:ascii="Arial" w:eastAsia="Calibri" w:hAnsi="Arial" w:cs="Arial"/>
          <w:b/>
        </w:rPr>
      </w:pPr>
      <w:ins w:id="349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ln</w:t>
        </w:r>
        <w:r>
          <w:rPr>
            <w:rFonts w:ascii="Arial" w:eastAsia="Calibri" w:hAnsi="Arial" w:cs="Arial"/>
            <w:color w:val="auto"/>
          </w:rPr>
          <w:t>(op)</w:t>
        </w:r>
      </w:ins>
    </w:p>
    <w:p w14:paraId="3621678D" w14:textId="77777777" w:rsidR="00BF17B0" w:rsidRDefault="00BF17B0" w:rsidP="00BF17B0">
      <w:pPr>
        <w:ind w:left="360"/>
        <w:rPr>
          <w:ins w:id="3498" w:author="Laura Viignola" w:date="2017-07-10T16:58:00Z"/>
          <w:rFonts w:ascii="Cambria" w:eastAsia="Calibri" w:hAnsi="Cambria" w:cs="Calibri"/>
          <w:color w:val="5B9BD5"/>
        </w:rPr>
      </w:pPr>
    </w:p>
    <w:p w14:paraId="3A8E677C" w14:textId="77777777" w:rsidR="00BF17B0" w:rsidRPr="005961DD" w:rsidRDefault="00BF17B0" w:rsidP="00BF17B0">
      <w:pPr>
        <w:rPr>
          <w:ins w:id="3499" w:author="Laura Viignola" w:date="2017-07-10T16:58:00Z"/>
          <w:rFonts w:ascii="Cambria" w:eastAsia="Calibri" w:hAnsi="Cambria" w:cs="Calibri"/>
          <w:i/>
          <w:color w:val="5B9BD5"/>
        </w:rPr>
      </w:pPr>
      <w:ins w:id="350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424E308" w14:textId="77777777" w:rsidR="00BF17B0" w:rsidRDefault="00BF17B0" w:rsidP="00BF17B0">
      <w:pPr>
        <w:rPr>
          <w:ins w:id="3501" w:author="Laura Viignola" w:date="2017-07-10T16:58:00Z"/>
          <w:rFonts w:ascii="Cambria" w:eastAsia="Calibri" w:hAnsi="Cambria" w:cs="Calibri"/>
          <w:color w:val="5B9BD5"/>
        </w:rPr>
      </w:pPr>
      <w:ins w:id="350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6265B5D" w14:textId="77777777" w:rsidR="00BF17B0" w:rsidRDefault="00BF17B0" w:rsidP="00BF17B0">
      <w:pPr>
        <w:rPr>
          <w:ins w:id="3503" w:author="Laura Viignola" w:date="2017-07-10T16:58:00Z"/>
          <w:rFonts w:ascii="Cambria" w:eastAsia="Calibri" w:hAnsi="Cambria" w:cs="Calibri"/>
          <w:color w:val="5B9BD5"/>
        </w:rPr>
      </w:pPr>
    </w:p>
    <w:p w14:paraId="588BADC4" w14:textId="77777777" w:rsidR="00BF17B0" w:rsidRDefault="00BF17B0" w:rsidP="00BF17B0">
      <w:pPr>
        <w:rPr>
          <w:ins w:id="3504" w:author="Laura Viignola" w:date="2017-07-10T16:58:00Z"/>
          <w:rFonts w:ascii="Cambria" w:eastAsia="Calibri" w:hAnsi="Cambria" w:cs="Calibri"/>
          <w:i/>
          <w:color w:val="5B9BD5"/>
        </w:rPr>
      </w:pPr>
      <w:ins w:id="350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1960DC6" w14:textId="77777777" w:rsidR="00BF17B0" w:rsidRDefault="00BF17B0" w:rsidP="00BF17B0">
      <w:pPr>
        <w:rPr>
          <w:ins w:id="3506" w:author="Laura Viignola" w:date="2017-07-10T16:58:00Z"/>
          <w:rFonts w:ascii="Arial" w:eastAsia="Calibri" w:hAnsi="Arial" w:cs="Arial"/>
        </w:rPr>
      </w:pPr>
      <w:ins w:id="3507" w:author="Laura Viignola" w:date="2017-07-10T16:58:00Z">
        <w:r>
          <w:rPr>
            <w:rFonts w:ascii="Arial" w:eastAsia="Calibri" w:hAnsi="Arial" w:cs="Arial"/>
          </w:rPr>
          <w:t>ln(DS_1)</w:t>
        </w:r>
      </w:ins>
    </w:p>
    <w:p w14:paraId="749B2909" w14:textId="77777777" w:rsidR="00BF17B0" w:rsidRPr="0075768B" w:rsidRDefault="00BF17B0" w:rsidP="00BF17B0">
      <w:pPr>
        <w:rPr>
          <w:ins w:id="3508" w:author="Laura Viignola" w:date="2017-07-10T16:58:00Z"/>
          <w:rFonts w:ascii="Arial" w:eastAsia="Calibri" w:hAnsi="Arial" w:cs="Arial"/>
        </w:rPr>
      </w:pPr>
      <w:ins w:id="3509" w:author="Laura Viignola" w:date="2017-07-10T16:58:00Z">
        <w:r>
          <w:rPr>
            <w:rFonts w:ascii="Arial" w:eastAsia="Calibri" w:hAnsi="Arial" w:cs="Arial"/>
          </w:rPr>
          <w:t>ln(148)</w:t>
        </w:r>
      </w:ins>
    </w:p>
    <w:p w14:paraId="7F8242BE" w14:textId="77777777" w:rsidR="00BF17B0" w:rsidRPr="00930AA3" w:rsidRDefault="00BF17B0" w:rsidP="00BF17B0">
      <w:pPr>
        <w:rPr>
          <w:ins w:id="3510" w:author="Laura Viignola" w:date="2017-07-10T16:58:00Z"/>
          <w:rFonts w:ascii="Cambria" w:eastAsia="Calibri" w:hAnsi="Cambria" w:cs="Calibri"/>
          <w:color w:val="5B9BD5"/>
        </w:rPr>
      </w:pPr>
    </w:p>
    <w:p w14:paraId="43475DCC" w14:textId="77777777" w:rsidR="00BF17B0" w:rsidRDefault="00BF17B0" w:rsidP="00BF17B0">
      <w:pPr>
        <w:rPr>
          <w:ins w:id="3511" w:author="Laura Viignola" w:date="2017-07-10T16:58:00Z"/>
          <w:rFonts w:ascii="Cambria" w:eastAsia="Calibri" w:hAnsi="Cambria" w:cs="Calibri"/>
          <w:i/>
          <w:color w:val="5B9BD5"/>
        </w:rPr>
      </w:pPr>
      <w:ins w:id="3512" w:author="Laura Viignola" w:date="2017-07-10T16:58:00Z">
        <w:r>
          <w:rPr>
            <w:rFonts w:ascii="Cambria" w:eastAsia="Calibri" w:hAnsi="Cambria" w:cs="Calibri"/>
            <w:i/>
            <w:color w:val="5B9BD5"/>
          </w:rPr>
          <w:t>Semantic for scalar operations</w:t>
        </w:r>
      </w:ins>
    </w:p>
    <w:p w14:paraId="23E62ECE" w14:textId="77777777" w:rsidR="00BF17B0" w:rsidRDefault="00BF17B0" w:rsidP="00BF17B0">
      <w:pPr>
        <w:jc w:val="both"/>
        <w:rPr>
          <w:ins w:id="3513" w:author="Laura Viignola" w:date="2017-07-10T16:58:00Z"/>
        </w:rPr>
      </w:pPr>
      <w:ins w:id="3514" w:author="Laura Viignola" w:date="2017-07-10T16:58:00Z">
        <w:r>
          <w:t>The operator ln c</w:t>
        </w:r>
        <w:r w:rsidRPr="009467F9">
          <w:t>alculates the natural logarithm of a number</w:t>
        </w:r>
        <w:r>
          <w:t>.</w:t>
        </w:r>
      </w:ins>
    </w:p>
    <w:p w14:paraId="509E6A8E" w14:textId="77777777" w:rsidR="00BF17B0" w:rsidRPr="00CF4A4F" w:rsidRDefault="00BF17B0" w:rsidP="00BF17B0">
      <w:pPr>
        <w:jc w:val="both"/>
        <w:rPr>
          <w:ins w:id="3515" w:author="Laura Viignola" w:date="2017-07-10T16:58:00Z"/>
          <w:rFonts w:ascii="Cambria" w:eastAsia="Calibri" w:hAnsi="Cambria" w:cs="Calibri"/>
        </w:rPr>
      </w:pPr>
    </w:p>
    <w:p w14:paraId="686A9BA1" w14:textId="77777777" w:rsidR="00BF17B0" w:rsidRDefault="00BF17B0" w:rsidP="00BF17B0">
      <w:pPr>
        <w:jc w:val="both"/>
        <w:rPr>
          <w:ins w:id="3516" w:author="Laura Viignola" w:date="2017-07-10T16:58:00Z"/>
          <w:rFonts w:ascii="Cambria" w:eastAsia="Calibri" w:hAnsi="Cambria" w:cs="Calibri"/>
        </w:rPr>
      </w:pPr>
      <w:ins w:id="3517" w:author="Laura Viignola" w:date="2017-07-10T16:58:00Z">
        <w:r>
          <w:rPr>
            <w:rFonts w:ascii="Cambria" w:eastAsia="Calibri" w:hAnsi="Cambria" w:cs="Calibri"/>
          </w:rPr>
          <w:t xml:space="preserve">Examples: </w:t>
        </w:r>
      </w:ins>
    </w:p>
    <w:p w14:paraId="5CE16BB8" w14:textId="77777777" w:rsidR="00BF17B0" w:rsidRDefault="00BF17B0" w:rsidP="00BF17B0">
      <w:pPr>
        <w:ind w:left="360"/>
        <w:jc w:val="both"/>
        <w:rPr>
          <w:ins w:id="3518" w:author="Laura Viignola" w:date="2017-07-10T16:58:00Z"/>
          <w:rFonts w:ascii="Cambria" w:hAnsi="Cambria"/>
        </w:rPr>
      </w:pPr>
      <w:ins w:id="3519" w:author="Laura Viignola" w:date="2017-07-10T16:58:00Z">
        <w:r w:rsidRPr="00EF7F65">
          <w:rPr>
            <w:rFonts w:ascii="Arial" w:hAnsi="Arial" w:cs="Arial"/>
            <w:b/>
          </w:rPr>
          <w:t>ln</w:t>
        </w:r>
        <w:r>
          <w:rPr>
            <w:rFonts w:ascii="Arial" w:hAnsi="Arial" w:cs="Arial"/>
          </w:rPr>
          <w:t>(148</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4.997</w:t>
        </w:r>
      </w:ins>
    </w:p>
    <w:p w14:paraId="4EEE51D4" w14:textId="77777777" w:rsidR="00BF17B0" w:rsidRDefault="00BF17B0" w:rsidP="00BF17B0">
      <w:pPr>
        <w:ind w:left="360"/>
        <w:jc w:val="both"/>
        <w:rPr>
          <w:ins w:id="3520" w:author="Laura Viignola" w:date="2017-07-10T16:58:00Z"/>
          <w:rFonts w:ascii="Cambria" w:hAnsi="Cambria"/>
        </w:rPr>
      </w:pPr>
    </w:p>
    <w:p w14:paraId="27C5FFA5" w14:textId="77777777" w:rsidR="00BF17B0" w:rsidRDefault="00BF17B0" w:rsidP="00BF17B0">
      <w:pPr>
        <w:rPr>
          <w:ins w:id="3521" w:author="Laura Viignola" w:date="2017-07-10T16:58:00Z"/>
          <w:rFonts w:ascii="Cambria" w:eastAsia="Calibri" w:hAnsi="Cambria" w:cs="Calibri"/>
          <w:i/>
          <w:color w:val="5B9BD5"/>
        </w:rPr>
      </w:pPr>
    </w:p>
    <w:p w14:paraId="71ED174F" w14:textId="77777777" w:rsidR="00BF17B0" w:rsidRDefault="00BF17B0" w:rsidP="00BF17B0">
      <w:pPr>
        <w:rPr>
          <w:ins w:id="3522" w:author="Laura Viignola" w:date="2017-07-10T16:58:00Z"/>
          <w:rFonts w:ascii="Cambria" w:eastAsia="Calibri" w:hAnsi="Cambria" w:cs="Calibri"/>
          <w:i/>
          <w:color w:val="5B9BD5"/>
        </w:rPr>
      </w:pPr>
      <w:ins w:id="3523" w:author="Laura Viignola" w:date="2017-07-10T16:58:00Z">
        <w:r>
          <w:rPr>
            <w:rFonts w:ascii="Cambria" w:eastAsia="Calibri" w:hAnsi="Cambria" w:cs="Calibri"/>
            <w:i/>
            <w:color w:val="5B9BD5"/>
          </w:rPr>
          <w:lastRenderedPageBreak/>
          <w:t>Input Parameters type</w:t>
        </w:r>
        <w:r>
          <w:rPr>
            <w:rFonts w:ascii="Cambria" w:eastAsia="Calibri" w:hAnsi="Cambria" w:cs="Calibri"/>
            <w:i/>
            <w:color w:val="5B9BD5"/>
          </w:rPr>
          <w:tab/>
        </w:r>
      </w:ins>
    </w:p>
    <w:p w14:paraId="2FA41EA5" w14:textId="77777777" w:rsidR="00BF17B0" w:rsidRDefault="00BF17B0" w:rsidP="00BF17B0">
      <w:pPr>
        <w:rPr>
          <w:ins w:id="3524" w:author="Laura Viignola" w:date="2017-07-10T16:58:00Z"/>
          <w:rFonts w:ascii="Cambria" w:eastAsia="Calibri" w:hAnsi="Cambria" w:cs="Calibri"/>
          <w:i/>
          <w:noProof/>
          <w:color w:val="5B9BD5"/>
          <w:lang w:val="en-US"/>
        </w:rPr>
      </w:pPr>
      <w:ins w:id="3525" w:author="Laura Viignola" w:date="2017-07-10T16:58:00Z">
        <w:r w:rsidRPr="00DA2507">
          <w:rPr>
            <w:rFonts w:ascii="Cambria" w:eastAsia="Calibri" w:hAnsi="Cambria" w:cs="Calibri"/>
            <w:i/>
            <w:noProof/>
            <w:color w:val="5B9BD5"/>
            <w:lang w:val="en-US"/>
          </w:rPr>
          <w:t xml:space="preserve"> </w:t>
        </w:r>
      </w:ins>
    </w:p>
    <w:p w14:paraId="46387DFA" w14:textId="77777777" w:rsidR="00BF17B0" w:rsidRDefault="00BF17B0" w:rsidP="00BF17B0">
      <w:pPr>
        <w:rPr>
          <w:ins w:id="3526" w:author="Laura Viignola" w:date="2017-07-10T16:58:00Z"/>
          <w:rFonts w:ascii="Cambria" w:eastAsia="Calibri" w:hAnsi="Cambria" w:cs="Calibri"/>
        </w:rPr>
      </w:pPr>
      <w:ins w:id="352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0045B817" w14:textId="77777777" w:rsidR="00BF17B0" w:rsidRPr="006F2FA3" w:rsidRDefault="00BF17B0" w:rsidP="00BF17B0">
      <w:pPr>
        <w:ind w:left="708" w:firstLine="708"/>
        <w:rPr>
          <w:ins w:id="3528" w:author="Laura Viignola" w:date="2017-07-10T16:58:00Z"/>
          <w:rFonts w:ascii="Cambria" w:eastAsia="Calibri" w:hAnsi="Cambria" w:cs="Calibri"/>
        </w:rPr>
      </w:pPr>
      <w:ins w:id="352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0DB3FCC9" w14:textId="77777777" w:rsidR="00BF17B0" w:rsidRDefault="00BF17B0" w:rsidP="00BF17B0">
      <w:pPr>
        <w:ind w:left="708" w:firstLine="708"/>
        <w:rPr>
          <w:ins w:id="3530" w:author="Laura Viignola" w:date="2017-07-10T16:58:00Z"/>
          <w:rFonts w:ascii="Cambria" w:eastAsia="Calibri" w:hAnsi="Cambria" w:cs="Calibri"/>
        </w:rPr>
      </w:pPr>
      <w:ins w:id="3531" w:author="Laura Viignola" w:date="2017-07-10T16:58:00Z">
        <w:r w:rsidRPr="006F2FA3">
          <w:rPr>
            <w:rFonts w:ascii="Cambria" w:eastAsia="Calibri" w:hAnsi="Cambria" w:cs="Calibri"/>
          </w:rPr>
          <w:t xml:space="preserve">|   </w:t>
        </w:r>
        <w:r>
          <w:rPr>
            <w:rFonts w:ascii="Cambria" w:eastAsia="Calibri" w:hAnsi="Cambria" w:cs="Calibri"/>
          </w:rPr>
          <w:t>number (0: ]</w:t>
        </w:r>
      </w:ins>
    </w:p>
    <w:p w14:paraId="4CF567DD" w14:textId="77777777" w:rsidR="00BF17B0" w:rsidRPr="006F2FA3" w:rsidRDefault="00BF17B0" w:rsidP="00BF17B0">
      <w:pPr>
        <w:ind w:left="708" w:firstLine="708"/>
        <w:rPr>
          <w:ins w:id="3532" w:author="Laura Viignola" w:date="2017-07-10T16:58:00Z"/>
          <w:rFonts w:ascii="Cambria" w:eastAsia="Calibri" w:hAnsi="Cambria" w:cs="Calibri"/>
        </w:rPr>
      </w:pPr>
    </w:p>
    <w:p w14:paraId="7D9E5E02" w14:textId="77777777" w:rsidR="00BF17B0" w:rsidRPr="006F2FA3" w:rsidRDefault="00BF17B0" w:rsidP="00BF17B0">
      <w:pPr>
        <w:rPr>
          <w:ins w:id="3533" w:author="Laura Viignola" w:date="2017-07-10T16:58:00Z"/>
          <w:rFonts w:ascii="Cambria" w:eastAsia="Calibri" w:hAnsi="Cambria" w:cs="Calibri"/>
          <w:i/>
          <w:color w:val="5B9BD5"/>
        </w:rPr>
      </w:pPr>
    </w:p>
    <w:p w14:paraId="3F896524" w14:textId="77777777" w:rsidR="00BF17B0" w:rsidRPr="00E64258" w:rsidRDefault="00BF17B0" w:rsidP="00BF17B0">
      <w:pPr>
        <w:rPr>
          <w:ins w:id="3534" w:author="Laura Viignola" w:date="2017-07-10T16:58:00Z"/>
          <w:rFonts w:ascii="Cambria" w:hAnsi="Cambria"/>
        </w:rPr>
      </w:pPr>
    </w:p>
    <w:p w14:paraId="14F9FE02" w14:textId="77777777" w:rsidR="00BF17B0" w:rsidRPr="00E64258" w:rsidRDefault="00BF17B0" w:rsidP="00BF17B0">
      <w:pPr>
        <w:rPr>
          <w:ins w:id="3535" w:author="Laura Viignola" w:date="2017-07-10T16:58:00Z"/>
          <w:rFonts w:ascii="Cambria" w:eastAsia="Calibri" w:hAnsi="Cambria" w:cs="Calibri"/>
          <w:i/>
          <w:color w:val="5B9BD5"/>
        </w:rPr>
      </w:pPr>
      <w:ins w:id="3536" w:author="Laura Viignola" w:date="2017-07-10T16:58:00Z">
        <w:r w:rsidRPr="00E64258">
          <w:rPr>
            <w:rFonts w:ascii="Cambria" w:eastAsia="Calibri" w:hAnsi="Cambria" w:cs="Calibri"/>
            <w:i/>
            <w:color w:val="5B9BD5"/>
          </w:rPr>
          <w:t>Result type</w:t>
        </w:r>
      </w:ins>
    </w:p>
    <w:p w14:paraId="559243BB" w14:textId="77777777" w:rsidR="00BF17B0" w:rsidRPr="00E64258" w:rsidRDefault="00BF17B0" w:rsidP="00BF17B0">
      <w:pPr>
        <w:rPr>
          <w:ins w:id="3537" w:author="Laura Viignola" w:date="2017-07-10T16:58:00Z"/>
          <w:rFonts w:ascii="Cambria" w:eastAsia="Calibri" w:hAnsi="Cambria" w:cs="Calibri"/>
          <w:i/>
          <w:color w:val="auto"/>
        </w:rPr>
      </w:pPr>
    </w:p>
    <w:p w14:paraId="673D2ED4" w14:textId="77777777" w:rsidR="00BF17B0" w:rsidRDefault="00BF17B0" w:rsidP="00BF17B0">
      <w:pPr>
        <w:rPr>
          <w:ins w:id="3538" w:author="Laura Viignola" w:date="2017-07-10T16:58:00Z"/>
          <w:rFonts w:ascii="Cambria" w:eastAsia="Calibri" w:hAnsi="Cambria" w:cs="Calibri"/>
        </w:rPr>
      </w:pPr>
      <w:ins w:id="3539"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13A6950" w14:textId="77777777" w:rsidR="00BF17B0" w:rsidRPr="006F2FA3" w:rsidRDefault="00BF17B0" w:rsidP="00BF17B0">
      <w:pPr>
        <w:ind w:left="708" w:firstLine="708"/>
        <w:rPr>
          <w:ins w:id="3540" w:author="Laura Viignola" w:date="2017-07-10T16:58:00Z"/>
          <w:rFonts w:ascii="Cambria" w:eastAsia="Calibri" w:hAnsi="Cambria" w:cs="Calibri"/>
        </w:rPr>
      </w:pPr>
      <w:ins w:id="354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8E6E3ED" w14:textId="77777777" w:rsidR="00BF17B0" w:rsidRPr="006F2FA3" w:rsidRDefault="00BF17B0" w:rsidP="00BF17B0">
      <w:pPr>
        <w:ind w:left="708" w:firstLine="708"/>
        <w:rPr>
          <w:ins w:id="3542" w:author="Laura Viignola" w:date="2017-07-10T16:58:00Z"/>
          <w:rFonts w:ascii="Cambria" w:eastAsia="Calibri" w:hAnsi="Cambria" w:cs="Calibri"/>
        </w:rPr>
      </w:pPr>
      <w:ins w:id="3543" w:author="Laura Viignola" w:date="2017-07-10T16:58:00Z">
        <w:r w:rsidRPr="006F2FA3">
          <w:rPr>
            <w:rFonts w:ascii="Cambria" w:eastAsia="Calibri" w:hAnsi="Cambria" w:cs="Calibri"/>
          </w:rPr>
          <w:t xml:space="preserve">|   </w:t>
        </w:r>
        <w:r>
          <w:rPr>
            <w:rFonts w:ascii="Cambria" w:eastAsia="Calibri" w:hAnsi="Cambria" w:cs="Calibri"/>
          </w:rPr>
          <w:t>number</w:t>
        </w:r>
      </w:ins>
    </w:p>
    <w:p w14:paraId="3CC2C7F9" w14:textId="77777777" w:rsidR="00BF17B0" w:rsidRDefault="00BF17B0" w:rsidP="00BF17B0">
      <w:pPr>
        <w:rPr>
          <w:ins w:id="3544" w:author="Laura Viignola" w:date="2017-07-10T16:58:00Z"/>
          <w:rFonts w:ascii="Cambria" w:eastAsia="Calibri" w:hAnsi="Cambria" w:cs="Calibri"/>
          <w:i/>
          <w:color w:val="5B9BD5"/>
        </w:rPr>
      </w:pPr>
    </w:p>
    <w:p w14:paraId="177E833C" w14:textId="77777777" w:rsidR="00BF17B0" w:rsidRPr="00E5275E" w:rsidRDefault="00BF17B0" w:rsidP="00BF17B0">
      <w:pPr>
        <w:jc w:val="both"/>
        <w:rPr>
          <w:ins w:id="3545" w:author="Laura Viignola" w:date="2017-07-10T16:58:00Z"/>
          <w:rFonts w:ascii="Cambria" w:hAnsi="Cambria"/>
        </w:rPr>
      </w:pPr>
    </w:p>
    <w:p w14:paraId="6B7D5E39" w14:textId="77777777" w:rsidR="00BF17B0" w:rsidRDefault="00BF17B0" w:rsidP="00BF17B0">
      <w:pPr>
        <w:rPr>
          <w:ins w:id="3546" w:author="Laura Viignola" w:date="2017-07-10T16:58:00Z"/>
          <w:rFonts w:ascii="Cambria" w:eastAsia="Calibri" w:hAnsi="Cambria" w:cs="Calibri"/>
          <w:i/>
          <w:color w:val="5B9BD5"/>
        </w:rPr>
      </w:pPr>
      <w:ins w:id="3547" w:author="Laura Viignola" w:date="2017-07-10T16:58:00Z">
        <w:r>
          <w:rPr>
            <w:rFonts w:ascii="Cambria" w:eastAsia="Calibri" w:hAnsi="Cambria" w:cs="Calibri"/>
            <w:i/>
            <w:color w:val="5B9BD5"/>
          </w:rPr>
          <w:t xml:space="preserve">Behaviour </w:t>
        </w:r>
      </w:ins>
    </w:p>
    <w:p w14:paraId="4394B136" w14:textId="77777777" w:rsidR="00BF17B0" w:rsidRDefault="00BF17B0" w:rsidP="00BF17B0">
      <w:pPr>
        <w:jc w:val="both"/>
        <w:rPr>
          <w:ins w:id="3548" w:author="Laura Viignola" w:date="2017-07-10T16:58:00Z"/>
          <w:rFonts w:ascii="Cambria" w:eastAsia="Calibri" w:hAnsi="Cambria" w:cs="Calibri"/>
          <w:color w:val="auto"/>
        </w:rPr>
      </w:pPr>
      <w:ins w:id="354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5F2BE0" w14:textId="77777777" w:rsidR="00BF17B0" w:rsidRDefault="00BF17B0" w:rsidP="00BF17B0">
      <w:pPr>
        <w:rPr>
          <w:ins w:id="3550" w:author="Laura Viignola" w:date="2017-07-10T16:58:00Z"/>
          <w:rFonts w:ascii="Cambria" w:eastAsia="Calibri" w:hAnsi="Cambria" w:cs="Calibri"/>
          <w:i/>
          <w:color w:val="5B9BD5"/>
        </w:rPr>
      </w:pPr>
    </w:p>
    <w:p w14:paraId="7023003F" w14:textId="77777777" w:rsidR="00BF17B0" w:rsidRDefault="00BF17B0" w:rsidP="00BF17B0">
      <w:pPr>
        <w:rPr>
          <w:ins w:id="3551" w:author="Laura Viignola" w:date="2017-07-10T16:58:00Z"/>
          <w:rFonts w:ascii="Cambria" w:eastAsia="Calibri" w:hAnsi="Cambria" w:cs="Calibri"/>
          <w:i/>
          <w:color w:val="5B9BD5"/>
        </w:rPr>
      </w:pPr>
      <w:ins w:id="3552" w:author="Laura Viignola" w:date="2017-07-10T16:58:00Z">
        <w:r>
          <w:rPr>
            <w:rFonts w:ascii="Cambria" w:eastAsia="Calibri" w:hAnsi="Cambria" w:cs="Calibri"/>
            <w:i/>
            <w:color w:val="5B9BD5"/>
          </w:rPr>
          <w:t xml:space="preserve">Examples </w:t>
        </w:r>
      </w:ins>
    </w:p>
    <w:p w14:paraId="09CD62DB" w14:textId="77777777" w:rsidR="00BF17B0" w:rsidRDefault="00BF17B0" w:rsidP="00BF17B0">
      <w:pPr>
        <w:rPr>
          <w:ins w:id="3553" w:author="Laura Viignola" w:date="2017-07-10T16:58:00Z"/>
          <w:rFonts w:ascii="Cambria" w:hAnsi="Cambria"/>
        </w:rPr>
      </w:pPr>
      <w:ins w:id="3554" w:author="Laura Viignola" w:date="2017-07-10T16:58:00Z">
        <w:r>
          <w:rPr>
            <w:rFonts w:ascii="Cambria" w:hAnsi="Cambria"/>
          </w:rPr>
          <w:t>Given the operand Data Set:</w:t>
        </w:r>
      </w:ins>
    </w:p>
    <w:p w14:paraId="275629AD" w14:textId="77777777" w:rsidR="00BF17B0" w:rsidRDefault="00BF17B0" w:rsidP="00BF17B0">
      <w:pPr>
        <w:rPr>
          <w:ins w:id="3555"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224C6A" w14:textId="77777777" w:rsidTr="00BF17B0">
        <w:trPr>
          <w:ins w:id="355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F899B94" w14:textId="77777777" w:rsidR="00BF17B0" w:rsidRPr="00EF7F65" w:rsidRDefault="00BF17B0" w:rsidP="00BF17B0">
            <w:pPr>
              <w:rPr>
                <w:ins w:id="3557" w:author="Laura Viignola" w:date="2017-07-10T16:58:00Z"/>
                <w:rFonts w:ascii="Arial" w:eastAsia="Calibri" w:hAnsi="Arial" w:cs="Arial"/>
                <w:lang w:val="it-IT"/>
              </w:rPr>
            </w:pPr>
            <w:ins w:id="3558" w:author="Laura Viignola" w:date="2017-07-10T16:58:00Z">
              <w:r w:rsidRPr="00EF7F65">
                <w:rPr>
                  <w:rFonts w:ascii="Arial" w:eastAsia="Calibri" w:hAnsi="Arial" w:cs="Arial"/>
                  <w:lang w:val="it-IT"/>
                </w:rPr>
                <w:t>DS_1</w:t>
              </w:r>
            </w:ins>
          </w:p>
        </w:tc>
      </w:tr>
      <w:tr w:rsidR="00BF17B0" w14:paraId="3A0C5860" w14:textId="77777777" w:rsidTr="00BF17B0">
        <w:trPr>
          <w:ins w:id="355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DA5B92" w14:textId="77777777" w:rsidR="00BF17B0" w:rsidRPr="004F30F9" w:rsidRDefault="00BF17B0" w:rsidP="00BF17B0">
            <w:pPr>
              <w:rPr>
                <w:ins w:id="3560" w:author="Laura Viignola" w:date="2017-07-10T16:58:00Z"/>
                <w:rFonts w:ascii="Arial" w:hAnsi="Arial" w:cs="Arial"/>
                <w:lang w:val="it-IT"/>
              </w:rPr>
            </w:pPr>
            <w:ins w:id="356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F7BA71" w14:textId="77777777" w:rsidR="00BF17B0" w:rsidRPr="004F30F9" w:rsidRDefault="00BF17B0" w:rsidP="00BF17B0">
            <w:pPr>
              <w:rPr>
                <w:ins w:id="3562" w:author="Laura Viignola" w:date="2017-07-10T16:58:00Z"/>
                <w:rFonts w:ascii="Arial" w:hAnsi="Arial" w:cs="Arial"/>
                <w:lang w:val="it-IT"/>
              </w:rPr>
            </w:pPr>
            <w:ins w:id="356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0B8690E" w14:textId="77777777" w:rsidR="00BF17B0" w:rsidRPr="004F30F9" w:rsidRDefault="00BF17B0" w:rsidP="00BF17B0">
            <w:pPr>
              <w:rPr>
                <w:ins w:id="3564" w:author="Laura Viignola" w:date="2017-07-10T16:58:00Z"/>
                <w:rFonts w:ascii="Arial" w:hAnsi="Arial" w:cs="Arial"/>
                <w:lang w:val="it-IT"/>
              </w:rPr>
            </w:pPr>
            <w:ins w:id="356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DA2F610" w14:textId="77777777" w:rsidR="00BF17B0" w:rsidRPr="004F30F9" w:rsidRDefault="00BF17B0" w:rsidP="00BF17B0">
            <w:pPr>
              <w:rPr>
                <w:ins w:id="3566" w:author="Laura Viignola" w:date="2017-07-10T16:58:00Z"/>
                <w:rFonts w:ascii="Arial" w:hAnsi="Arial" w:cs="Arial"/>
                <w:lang w:val="it-IT"/>
              </w:rPr>
            </w:pPr>
            <w:ins w:id="356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FC66B3A" w14:textId="77777777" w:rsidR="00BF17B0" w:rsidRPr="004F30F9" w:rsidRDefault="00BF17B0" w:rsidP="00BF17B0">
            <w:pPr>
              <w:rPr>
                <w:ins w:id="3568" w:author="Laura Viignola" w:date="2017-07-10T16:58:00Z"/>
                <w:rFonts w:ascii="Arial" w:eastAsia="Calibri" w:hAnsi="Arial" w:cs="Arial"/>
                <w:lang w:val="it-IT"/>
              </w:rPr>
            </w:pPr>
            <w:ins w:id="3569" w:author="Laura Viignola" w:date="2017-07-10T16:58:00Z">
              <w:r>
                <w:rPr>
                  <w:rFonts w:ascii="Arial" w:eastAsia="Calibri" w:hAnsi="Arial" w:cs="Arial"/>
                  <w:lang w:val="it-IT"/>
                </w:rPr>
                <w:t>Me_2</w:t>
              </w:r>
            </w:ins>
          </w:p>
        </w:tc>
      </w:tr>
      <w:tr w:rsidR="00BF17B0" w14:paraId="1E2C0BDC" w14:textId="77777777" w:rsidTr="00BF17B0">
        <w:trPr>
          <w:ins w:id="357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A73F95" w14:textId="77777777" w:rsidR="00BF17B0" w:rsidRDefault="00BF17B0" w:rsidP="00BF17B0">
            <w:pPr>
              <w:rPr>
                <w:ins w:id="3571" w:author="Laura Viignola" w:date="2017-07-10T16:58:00Z"/>
                <w:lang w:val="it-IT"/>
              </w:rPr>
            </w:pPr>
            <w:ins w:id="357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3EEF66" w14:textId="77777777" w:rsidR="00BF17B0" w:rsidRDefault="00BF17B0" w:rsidP="00BF17B0">
            <w:pPr>
              <w:rPr>
                <w:ins w:id="3573" w:author="Laura Viignola" w:date="2017-07-10T16:58:00Z"/>
                <w:lang w:val="it-IT"/>
              </w:rPr>
            </w:pPr>
            <w:ins w:id="357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7305B4" w14:textId="77777777" w:rsidR="00BF17B0" w:rsidRDefault="00BF17B0" w:rsidP="00BF17B0">
            <w:pPr>
              <w:rPr>
                <w:ins w:id="3575" w:author="Laura Viignola" w:date="2017-07-10T16:58:00Z"/>
                <w:lang w:val="it-IT"/>
              </w:rPr>
            </w:pPr>
            <w:ins w:id="357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EA892" w14:textId="77777777" w:rsidR="00BF17B0" w:rsidRDefault="00BF17B0" w:rsidP="00BF17B0">
            <w:pPr>
              <w:jc w:val="right"/>
              <w:rPr>
                <w:ins w:id="3577" w:author="Laura Viignola" w:date="2017-07-10T16:58:00Z"/>
                <w:lang w:val="it-IT"/>
              </w:rPr>
            </w:pPr>
            <w:ins w:id="3578"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3085F59B" w14:textId="77777777" w:rsidR="00BF17B0" w:rsidRDefault="00BF17B0" w:rsidP="00BF17B0">
            <w:pPr>
              <w:jc w:val="right"/>
              <w:rPr>
                <w:ins w:id="3579" w:author="Laura Viignola" w:date="2017-07-10T16:58:00Z"/>
                <w:rFonts w:ascii="Calibri" w:eastAsia="Calibri" w:hAnsi="Calibri" w:cs="Calibri"/>
                <w:lang w:val="it-IT"/>
              </w:rPr>
            </w:pPr>
            <w:ins w:id="3580" w:author="Laura Viignola" w:date="2017-07-10T16:58:00Z">
              <w:r>
                <w:rPr>
                  <w:rFonts w:ascii="Calibri" w:eastAsia="Calibri" w:hAnsi="Calibri" w:cs="Calibri"/>
                  <w:lang w:val="it-IT"/>
                </w:rPr>
                <w:t>0.7545</w:t>
              </w:r>
            </w:ins>
          </w:p>
        </w:tc>
      </w:tr>
      <w:tr w:rsidR="00BF17B0" w14:paraId="1603C5AD" w14:textId="77777777" w:rsidTr="00BF17B0">
        <w:trPr>
          <w:ins w:id="358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CFB484" w14:textId="77777777" w:rsidR="00BF17B0" w:rsidRDefault="00BF17B0" w:rsidP="00BF17B0">
            <w:pPr>
              <w:rPr>
                <w:ins w:id="3582" w:author="Laura Viignola" w:date="2017-07-10T16:58:00Z"/>
                <w:lang w:val="it-IT"/>
              </w:rPr>
            </w:pPr>
            <w:ins w:id="358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D4CEB45" w14:textId="77777777" w:rsidR="00BF17B0" w:rsidRDefault="00BF17B0" w:rsidP="00BF17B0">
            <w:pPr>
              <w:rPr>
                <w:ins w:id="3584" w:author="Laura Viignola" w:date="2017-07-10T16:58:00Z"/>
                <w:lang w:val="it-IT"/>
              </w:rPr>
            </w:pPr>
            <w:ins w:id="358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EA7C32" w14:textId="77777777" w:rsidR="00BF17B0" w:rsidRDefault="00BF17B0" w:rsidP="00BF17B0">
            <w:pPr>
              <w:rPr>
                <w:ins w:id="3586" w:author="Laura Viignola" w:date="2017-07-10T16:58:00Z"/>
                <w:lang w:val="it-IT"/>
              </w:rPr>
            </w:pPr>
            <w:ins w:id="358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B8AF8" w14:textId="77777777" w:rsidR="00BF17B0" w:rsidRDefault="00BF17B0" w:rsidP="00BF17B0">
            <w:pPr>
              <w:jc w:val="right"/>
              <w:rPr>
                <w:ins w:id="3588" w:author="Laura Viignola" w:date="2017-07-10T16:58:00Z"/>
                <w:lang w:val="it-IT"/>
              </w:rPr>
            </w:pPr>
            <w:ins w:id="3589"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FFF08DD" w14:textId="77777777" w:rsidR="00BF17B0" w:rsidRDefault="00BF17B0" w:rsidP="00BF17B0">
            <w:pPr>
              <w:jc w:val="right"/>
              <w:rPr>
                <w:ins w:id="3590" w:author="Laura Viignola" w:date="2017-07-10T16:58:00Z"/>
                <w:rFonts w:ascii="Calibri" w:eastAsia="Calibri" w:hAnsi="Calibri" w:cs="Calibri"/>
                <w:lang w:val="it-IT"/>
              </w:rPr>
            </w:pPr>
            <w:ins w:id="3591" w:author="Laura Viignola" w:date="2017-07-10T16:58:00Z">
              <w:r>
                <w:rPr>
                  <w:rFonts w:ascii="Calibri" w:eastAsia="Calibri" w:hAnsi="Calibri" w:cs="Calibri"/>
                  <w:lang w:val="it-IT"/>
                </w:rPr>
                <w:t>13.45</w:t>
              </w:r>
            </w:ins>
          </w:p>
        </w:tc>
      </w:tr>
      <w:tr w:rsidR="00BF17B0" w14:paraId="3156B497" w14:textId="77777777" w:rsidTr="00BF17B0">
        <w:trPr>
          <w:ins w:id="359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C34AF3" w14:textId="77777777" w:rsidR="00BF17B0" w:rsidRDefault="00BF17B0" w:rsidP="00BF17B0">
            <w:pPr>
              <w:rPr>
                <w:ins w:id="3593" w:author="Laura Viignola" w:date="2017-07-10T16:58:00Z"/>
                <w:lang w:val="it-IT"/>
              </w:rPr>
            </w:pPr>
            <w:ins w:id="359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1F2298" w14:textId="77777777" w:rsidR="00BF17B0" w:rsidRDefault="00BF17B0" w:rsidP="00BF17B0">
            <w:pPr>
              <w:rPr>
                <w:ins w:id="3595" w:author="Laura Viignola" w:date="2017-07-10T16:58:00Z"/>
                <w:lang w:val="it-IT"/>
              </w:rPr>
            </w:pPr>
            <w:ins w:id="359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7F04A5" w14:textId="77777777" w:rsidR="00BF17B0" w:rsidRDefault="00BF17B0" w:rsidP="00BF17B0">
            <w:pPr>
              <w:rPr>
                <w:ins w:id="3597" w:author="Laura Viignola" w:date="2017-07-10T16:58:00Z"/>
                <w:lang w:val="it-IT"/>
              </w:rPr>
            </w:pPr>
            <w:ins w:id="359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22F92" w14:textId="77777777" w:rsidR="00BF17B0" w:rsidRDefault="00BF17B0" w:rsidP="00BF17B0">
            <w:pPr>
              <w:jc w:val="right"/>
              <w:rPr>
                <w:ins w:id="3599" w:author="Laura Viignola" w:date="2017-07-10T16:58:00Z"/>
                <w:lang w:val="it-IT"/>
              </w:rPr>
            </w:pPr>
            <w:ins w:id="3600"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847B0CF" w14:textId="77777777" w:rsidR="00BF17B0" w:rsidRDefault="00BF17B0" w:rsidP="00BF17B0">
            <w:pPr>
              <w:jc w:val="right"/>
              <w:rPr>
                <w:ins w:id="3601" w:author="Laura Viignola" w:date="2017-07-10T16:58:00Z"/>
                <w:rFonts w:ascii="Calibri" w:eastAsia="Calibri" w:hAnsi="Calibri" w:cs="Calibri"/>
                <w:lang w:val="it-IT"/>
              </w:rPr>
            </w:pPr>
            <w:ins w:id="3602" w:author="Laura Viignola" w:date="2017-07-10T16:58:00Z">
              <w:r>
                <w:rPr>
                  <w:rFonts w:ascii="Calibri" w:eastAsia="Calibri" w:hAnsi="Calibri" w:cs="Calibri"/>
                  <w:lang w:val="it-IT"/>
                </w:rPr>
                <w:t>1.87</w:t>
              </w:r>
            </w:ins>
          </w:p>
        </w:tc>
      </w:tr>
    </w:tbl>
    <w:p w14:paraId="665AD1F4" w14:textId="77777777" w:rsidR="00BF17B0" w:rsidRDefault="00BF17B0" w:rsidP="00BF17B0">
      <w:pPr>
        <w:rPr>
          <w:ins w:id="3603" w:author="Laura Viignola" w:date="2017-07-10T16:58:00Z"/>
          <w:rFonts w:ascii="Cambria" w:hAnsi="Cambria"/>
        </w:rPr>
      </w:pPr>
    </w:p>
    <w:p w14:paraId="45357A52" w14:textId="77777777" w:rsidR="00BF17B0" w:rsidRPr="001A403F" w:rsidRDefault="00BF17B0" w:rsidP="00BF17B0">
      <w:pPr>
        <w:rPr>
          <w:ins w:id="3604" w:author="Laura Viignola" w:date="2017-07-10T16:58:00Z"/>
          <w:rFonts w:ascii="Cambria" w:hAnsi="Cambria"/>
        </w:rPr>
      </w:pPr>
    </w:p>
    <w:p w14:paraId="2FA27F38" w14:textId="77777777" w:rsidR="00BF17B0" w:rsidRDefault="00BF17B0" w:rsidP="00BF17B0">
      <w:pPr>
        <w:rPr>
          <w:ins w:id="3605" w:author="Laura Viignola" w:date="2017-07-10T16:58:00Z"/>
          <w:rFonts w:ascii="Cambria" w:eastAsia="Calibri" w:hAnsi="Cambria" w:cs="Calibri"/>
          <w:lang w:val="pt-PT"/>
        </w:rPr>
      </w:pPr>
      <w:ins w:id="360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07F7629C" w14:textId="77777777" w:rsidR="00BF17B0" w:rsidRDefault="00BF17B0" w:rsidP="00BF17B0">
      <w:pPr>
        <w:rPr>
          <w:ins w:id="3607"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61A69B3" w14:textId="77777777" w:rsidTr="00BF17B0">
        <w:trPr>
          <w:ins w:id="360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8EB74A" w14:textId="77777777" w:rsidR="00BF17B0" w:rsidRPr="00EF7F65" w:rsidRDefault="00BF17B0" w:rsidP="00BF17B0">
            <w:pPr>
              <w:rPr>
                <w:ins w:id="3609" w:author="Laura Viignola" w:date="2017-07-10T16:58:00Z"/>
                <w:rFonts w:ascii="Arial" w:eastAsia="Calibri" w:hAnsi="Arial" w:cs="Arial"/>
                <w:lang w:val="it-IT"/>
              </w:rPr>
            </w:pPr>
            <w:ins w:id="3610" w:author="Laura Viignola" w:date="2017-07-10T16:58:00Z">
              <w:r w:rsidRPr="00EF7F65">
                <w:rPr>
                  <w:rFonts w:ascii="Arial" w:eastAsia="Calibri" w:hAnsi="Arial" w:cs="Arial"/>
                  <w:lang w:val="it-IT"/>
                </w:rPr>
                <w:t>DS_r</w:t>
              </w:r>
            </w:ins>
          </w:p>
        </w:tc>
      </w:tr>
      <w:tr w:rsidR="00BF17B0" w14:paraId="73DA9924" w14:textId="77777777" w:rsidTr="00BF17B0">
        <w:trPr>
          <w:ins w:id="361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55CD5F" w14:textId="77777777" w:rsidR="00BF17B0" w:rsidRPr="004F30F9" w:rsidRDefault="00BF17B0" w:rsidP="00BF17B0">
            <w:pPr>
              <w:rPr>
                <w:ins w:id="3612" w:author="Laura Viignola" w:date="2017-07-10T16:58:00Z"/>
                <w:rFonts w:ascii="Arial" w:hAnsi="Arial" w:cs="Arial"/>
                <w:lang w:val="it-IT"/>
              </w:rPr>
            </w:pPr>
            <w:ins w:id="361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B48B14" w14:textId="77777777" w:rsidR="00BF17B0" w:rsidRPr="004F30F9" w:rsidRDefault="00BF17B0" w:rsidP="00BF17B0">
            <w:pPr>
              <w:rPr>
                <w:ins w:id="3614" w:author="Laura Viignola" w:date="2017-07-10T16:58:00Z"/>
                <w:rFonts w:ascii="Arial" w:hAnsi="Arial" w:cs="Arial"/>
                <w:lang w:val="it-IT"/>
              </w:rPr>
            </w:pPr>
            <w:ins w:id="361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54868BD" w14:textId="77777777" w:rsidR="00BF17B0" w:rsidRPr="004F30F9" w:rsidRDefault="00BF17B0" w:rsidP="00BF17B0">
            <w:pPr>
              <w:rPr>
                <w:ins w:id="3616" w:author="Laura Viignola" w:date="2017-07-10T16:58:00Z"/>
                <w:rFonts w:ascii="Arial" w:hAnsi="Arial" w:cs="Arial"/>
                <w:lang w:val="it-IT"/>
              </w:rPr>
            </w:pPr>
            <w:ins w:id="361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5E6F8C6" w14:textId="77777777" w:rsidR="00BF17B0" w:rsidRPr="004F30F9" w:rsidRDefault="00BF17B0" w:rsidP="00BF17B0">
            <w:pPr>
              <w:rPr>
                <w:ins w:id="3618" w:author="Laura Viignola" w:date="2017-07-10T16:58:00Z"/>
                <w:rFonts w:ascii="Arial" w:hAnsi="Arial" w:cs="Arial"/>
                <w:lang w:val="it-IT"/>
              </w:rPr>
            </w:pPr>
            <w:ins w:id="361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08E27CCE" w14:textId="77777777" w:rsidR="00BF17B0" w:rsidRPr="004F30F9" w:rsidRDefault="00BF17B0" w:rsidP="00BF17B0">
            <w:pPr>
              <w:rPr>
                <w:ins w:id="3620" w:author="Laura Viignola" w:date="2017-07-10T16:58:00Z"/>
                <w:rFonts w:ascii="Arial" w:eastAsia="Calibri" w:hAnsi="Arial" w:cs="Arial"/>
                <w:lang w:val="it-IT"/>
              </w:rPr>
            </w:pPr>
            <w:ins w:id="3621" w:author="Laura Viignola" w:date="2017-07-10T16:58:00Z">
              <w:r>
                <w:rPr>
                  <w:rFonts w:ascii="Arial" w:eastAsia="Calibri" w:hAnsi="Arial" w:cs="Arial"/>
                  <w:lang w:val="it-IT"/>
                </w:rPr>
                <w:t>Me_2</w:t>
              </w:r>
            </w:ins>
          </w:p>
        </w:tc>
      </w:tr>
      <w:tr w:rsidR="00BF17B0" w14:paraId="76668AC4" w14:textId="77777777" w:rsidTr="00BF17B0">
        <w:trPr>
          <w:ins w:id="362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31DDA9" w14:textId="77777777" w:rsidR="00BF17B0" w:rsidRDefault="00BF17B0" w:rsidP="00BF17B0">
            <w:pPr>
              <w:rPr>
                <w:ins w:id="3623" w:author="Laura Viignola" w:date="2017-07-10T16:58:00Z"/>
                <w:lang w:val="it-IT"/>
              </w:rPr>
            </w:pPr>
            <w:ins w:id="362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115F4F" w14:textId="77777777" w:rsidR="00BF17B0" w:rsidRDefault="00BF17B0" w:rsidP="00BF17B0">
            <w:pPr>
              <w:rPr>
                <w:ins w:id="3625" w:author="Laura Viignola" w:date="2017-07-10T16:58:00Z"/>
                <w:lang w:val="it-IT"/>
              </w:rPr>
            </w:pPr>
            <w:ins w:id="362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82150B" w14:textId="77777777" w:rsidR="00BF17B0" w:rsidRDefault="00BF17B0" w:rsidP="00BF17B0">
            <w:pPr>
              <w:rPr>
                <w:ins w:id="3627" w:author="Laura Viignola" w:date="2017-07-10T16:58:00Z"/>
                <w:lang w:val="it-IT"/>
              </w:rPr>
            </w:pPr>
            <w:ins w:id="362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E1B71" w14:textId="77777777" w:rsidR="00BF17B0" w:rsidRPr="006D0755" w:rsidRDefault="00BF17B0" w:rsidP="00BF17B0">
            <w:pPr>
              <w:jc w:val="right"/>
              <w:rPr>
                <w:ins w:id="3629" w:author="Laura Viignola" w:date="2017-07-10T16:58:00Z"/>
                <w:rFonts w:asciiTheme="minorHAnsi" w:hAnsiTheme="minorHAnsi"/>
                <w:lang w:val="it-IT"/>
              </w:rPr>
            </w:pPr>
            <w:ins w:id="3630"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151F8CBA" w14:textId="77777777" w:rsidR="00BF17B0" w:rsidRPr="006D0755" w:rsidRDefault="00BF17B0" w:rsidP="00BF17B0">
            <w:pPr>
              <w:jc w:val="right"/>
              <w:rPr>
                <w:ins w:id="3631" w:author="Laura Viignola" w:date="2017-07-10T16:58:00Z"/>
                <w:rFonts w:asciiTheme="minorHAnsi" w:hAnsiTheme="minorHAnsi"/>
                <w:lang w:val="it-IT"/>
              </w:rPr>
            </w:pPr>
            <w:ins w:id="3632" w:author="Laura Viignola" w:date="2017-07-10T16:58:00Z">
              <w:r>
                <w:rPr>
                  <w:rFonts w:asciiTheme="minorHAnsi" w:hAnsiTheme="minorHAnsi"/>
                  <w:lang w:val="it-IT"/>
                </w:rPr>
                <w:t>-0.2817</w:t>
              </w:r>
            </w:ins>
          </w:p>
        </w:tc>
      </w:tr>
      <w:tr w:rsidR="00BF17B0" w14:paraId="1B475992" w14:textId="77777777" w:rsidTr="00BF17B0">
        <w:trPr>
          <w:ins w:id="36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E6812E" w14:textId="77777777" w:rsidR="00BF17B0" w:rsidRDefault="00BF17B0" w:rsidP="00BF17B0">
            <w:pPr>
              <w:rPr>
                <w:ins w:id="3634" w:author="Laura Viignola" w:date="2017-07-10T16:58:00Z"/>
                <w:lang w:val="it-IT"/>
              </w:rPr>
            </w:pPr>
            <w:ins w:id="363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F6A4D7" w14:textId="77777777" w:rsidR="00BF17B0" w:rsidRDefault="00BF17B0" w:rsidP="00BF17B0">
            <w:pPr>
              <w:rPr>
                <w:ins w:id="3636" w:author="Laura Viignola" w:date="2017-07-10T16:58:00Z"/>
                <w:lang w:val="it-IT"/>
              </w:rPr>
            </w:pPr>
            <w:ins w:id="363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1EB1DD" w14:textId="77777777" w:rsidR="00BF17B0" w:rsidRDefault="00BF17B0" w:rsidP="00BF17B0">
            <w:pPr>
              <w:rPr>
                <w:ins w:id="3638" w:author="Laura Viignola" w:date="2017-07-10T16:58:00Z"/>
                <w:lang w:val="it-IT"/>
              </w:rPr>
            </w:pPr>
            <w:ins w:id="363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A1207" w14:textId="77777777" w:rsidR="00BF17B0" w:rsidRPr="006D0755" w:rsidRDefault="00BF17B0" w:rsidP="00BF17B0">
            <w:pPr>
              <w:jc w:val="right"/>
              <w:rPr>
                <w:ins w:id="3640" w:author="Laura Viignola" w:date="2017-07-10T16:58:00Z"/>
                <w:rFonts w:asciiTheme="minorHAnsi" w:hAnsiTheme="minorHAnsi"/>
                <w:lang w:val="it-IT"/>
              </w:rPr>
            </w:pPr>
            <w:ins w:id="3641"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DB2467F" w14:textId="77777777" w:rsidR="00BF17B0" w:rsidRPr="006D0755" w:rsidRDefault="00BF17B0" w:rsidP="00BF17B0">
            <w:pPr>
              <w:jc w:val="right"/>
              <w:rPr>
                <w:ins w:id="3642" w:author="Laura Viignola" w:date="2017-07-10T16:58:00Z"/>
                <w:rFonts w:asciiTheme="minorHAnsi" w:hAnsiTheme="minorHAnsi"/>
                <w:lang w:val="it-IT"/>
              </w:rPr>
            </w:pPr>
            <w:ins w:id="3643" w:author="Laura Viignola" w:date="2017-07-10T16:58:00Z">
              <w:r>
                <w:rPr>
                  <w:rFonts w:asciiTheme="minorHAnsi" w:hAnsiTheme="minorHAnsi"/>
                  <w:lang w:val="it-IT"/>
                </w:rPr>
                <w:t>2.598979</w:t>
              </w:r>
            </w:ins>
          </w:p>
        </w:tc>
      </w:tr>
      <w:tr w:rsidR="00BF17B0" w14:paraId="16070B6F" w14:textId="77777777" w:rsidTr="00BF17B0">
        <w:trPr>
          <w:ins w:id="36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43EAF1" w14:textId="77777777" w:rsidR="00BF17B0" w:rsidRDefault="00BF17B0" w:rsidP="00BF17B0">
            <w:pPr>
              <w:rPr>
                <w:ins w:id="3645" w:author="Laura Viignola" w:date="2017-07-10T16:58:00Z"/>
                <w:lang w:val="it-IT"/>
              </w:rPr>
            </w:pPr>
            <w:ins w:id="364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98DC2C" w14:textId="77777777" w:rsidR="00BF17B0" w:rsidRDefault="00BF17B0" w:rsidP="00BF17B0">
            <w:pPr>
              <w:rPr>
                <w:ins w:id="3647" w:author="Laura Viignola" w:date="2017-07-10T16:58:00Z"/>
                <w:lang w:val="it-IT"/>
              </w:rPr>
            </w:pPr>
            <w:ins w:id="364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3356F" w14:textId="77777777" w:rsidR="00BF17B0" w:rsidRDefault="00BF17B0" w:rsidP="00BF17B0">
            <w:pPr>
              <w:rPr>
                <w:ins w:id="3649" w:author="Laura Viignola" w:date="2017-07-10T16:58:00Z"/>
                <w:lang w:val="it-IT"/>
              </w:rPr>
            </w:pPr>
            <w:ins w:id="365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DF08" w14:textId="77777777" w:rsidR="00BF17B0" w:rsidRPr="006D0755" w:rsidRDefault="00BF17B0" w:rsidP="00BF17B0">
            <w:pPr>
              <w:jc w:val="right"/>
              <w:rPr>
                <w:ins w:id="3651" w:author="Laura Viignola" w:date="2017-07-10T16:58:00Z"/>
                <w:rFonts w:asciiTheme="minorHAnsi" w:hAnsiTheme="minorHAnsi"/>
                <w:lang w:val="it-IT"/>
              </w:rPr>
            </w:pPr>
            <w:ins w:id="3652"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062A0B7A" w14:textId="77777777" w:rsidR="00BF17B0" w:rsidRPr="006D0755" w:rsidRDefault="00BF17B0" w:rsidP="00BF17B0">
            <w:pPr>
              <w:jc w:val="right"/>
              <w:rPr>
                <w:ins w:id="3653" w:author="Laura Viignola" w:date="2017-07-10T16:58:00Z"/>
                <w:rFonts w:asciiTheme="minorHAnsi" w:hAnsiTheme="minorHAnsi"/>
                <w:lang w:val="it-IT"/>
              </w:rPr>
            </w:pPr>
            <w:ins w:id="3654" w:author="Laura Viignola" w:date="2017-07-10T16:58:00Z">
              <w:r>
                <w:rPr>
                  <w:rFonts w:asciiTheme="minorHAnsi" w:hAnsiTheme="minorHAnsi"/>
                  <w:lang w:val="it-IT"/>
                </w:rPr>
                <w:t>0.625938</w:t>
              </w:r>
            </w:ins>
          </w:p>
        </w:tc>
      </w:tr>
    </w:tbl>
    <w:p w14:paraId="274E5913" w14:textId="77777777" w:rsidR="00BF17B0" w:rsidRDefault="00BF17B0" w:rsidP="00BF17B0">
      <w:pPr>
        <w:rPr>
          <w:ins w:id="3655" w:author="Laura Viignola" w:date="2017-07-10T16:58:00Z"/>
          <w:rFonts w:ascii="Trebuchet MS" w:eastAsia="Trebuchet MS" w:hAnsi="Trebuchet MS" w:cs="Trebuchet MS"/>
          <w:color w:val="454645"/>
          <w:sz w:val="32"/>
        </w:rPr>
      </w:pPr>
    </w:p>
    <w:p w14:paraId="03BBE6C7" w14:textId="77777777" w:rsidR="00BF17B0" w:rsidRDefault="00BF17B0" w:rsidP="00BF17B0">
      <w:pPr>
        <w:rPr>
          <w:ins w:id="3656" w:author="Laura Viignola" w:date="2017-07-10T16:58:00Z"/>
          <w:rFonts w:ascii="Cambria" w:eastAsia="Calibri" w:hAnsi="Cambria" w:cs="Calibri"/>
          <w:lang w:val="pt-PT"/>
        </w:rPr>
      </w:pPr>
      <w:ins w:id="3657"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910E99" w14:textId="77777777" w:rsidR="00BF17B0" w:rsidRDefault="00BF17B0" w:rsidP="00BF17B0">
      <w:pPr>
        <w:rPr>
          <w:ins w:id="365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D55F917" w14:textId="77777777" w:rsidTr="00BF17B0">
        <w:trPr>
          <w:ins w:id="365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E9E72A" w14:textId="77777777" w:rsidR="00BF17B0" w:rsidRPr="00EF7F65" w:rsidRDefault="00BF17B0" w:rsidP="00BF17B0">
            <w:pPr>
              <w:rPr>
                <w:ins w:id="3660" w:author="Laura Viignola" w:date="2017-07-10T16:58:00Z"/>
                <w:rFonts w:ascii="Arial" w:eastAsia="Calibri" w:hAnsi="Arial" w:cs="Arial"/>
                <w:lang w:val="it-IT"/>
              </w:rPr>
            </w:pPr>
            <w:ins w:id="3661" w:author="Laura Viignola" w:date="2017-07-10T16:58:00Z">
              <w:r w:rsidRPr="00EF7F65">
                <w:rPr>
                  <w:rFonts w:ascii="Arial" w:eastAsia="Calibri" w:hAnsi="Arial" w:cs="Arial"/>
                  <w:lang w:val="it-IT"/>
                </w:rPr>
                <w:t>DS_r</w:t>
              </w:r>
            </w:ins>
          </w:p>
        </w:tc>
      </w:tr>
      <w:tr w:rsidR="00BF17B0" w14:paraId="5897266B" w14:textId="77777777" w:rsidTr="00BF17B0">
        <w:trPr>
          <w:ins w:id="366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41E876" w14:textId="77777777" w:rsidR="00BF17B0" w:rsidRPr="004F30F9" w:rsidRDefault="00BF17B0" w:rsidP="00BF17B0">
            <w:pPr>
              <w:rPr>
                <w:ins w:id="3663" w:author="Laura Viignola" w:date="2017-07-10T16:58:00Z"/>
                <w:rFonts w:ascii="Arial" w:hAnsi="Arial" w:cs="Arial"/>
                <w:lang w:val="it-IT"/>
              </w:rPr>
            </w:pPr>
            <w:ins w:id="366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7FA924" w14:textId="77777777" w:rsidR="00BF17B0" w:rsidRPr="004F30F9" w:rsidRDefault="00BF17B0" w:rsidP="00BF17B0">
            <w:pPr>
              <w:rPr>
                <w:ins w:id="3665" w:author="Laura Viignola" w:date="2017-07-10T16:58:00Z"/>
                <w:rFonts w:ascii="Arial" w:hAnsi="Arial" w:cs="Arial"/>
                <w:lang w:val="it-IT"/>
              </w:rPr>
            </w:pPr>
            <w:ins w:id="366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188C5B6" w14:textId="77777777" w:rsidR="00BF17B0" w:rsidRPr="004F30F9" w:rsidRDefault="00BF17B0" w:rsidP="00BF17B0">
            <w:pPr>
              <w:rPr>
                <w:ins w:id="3667" w:author="Laura Viignola" w:date="2017-07-10T16:58:00Z"/>
                <w:rFonts w:ascii="Arial" w:hAnsi="Arial" w:cs="Arial"/>
                <w:lang w:val="it-IT"/>
              </w:rPr>
            </w:pPr>
            <w:ins w:id="366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15A5DD" w14:textId="77777777" w:rsidR="00BF17B0" w:rsidRPr="004F30F9" w:rsidRDefault="00BF17B0" w:rsidP="00BF17B0">
            <w:pPr>
              <w:rPr>
                <w:ins w:id="3669" w:author="Laura Viignola" w:date="2017-07-10T16:58:00Z"/>
                <w:rFonts w:ascii="Arial" w:hAnsi="Arial" w:cs="Arial"/>
                <w:lang w:val="it-IT"/>
              </w:rPr>
            </w:pPr>
            <w:ins w:id="367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4890BD1" w14:textId="77777777" w:rsidR="00BF17B0" w:rsidRPr="004F30F9" w:rsidRDefault="00BF17B0" w:rsidP="00BF17B0">
            <w:pPr>
              <w:rPr>
                <w:ins w:id="3671" w:author="Laura Viignola" w:date="2017-07-10T16:58:00Z"/>
                <w:rFonts w:ascii="Arial" w:eastAsia="Calibri" w:hAnsi="Arial" w:cs="Arial"/>
                <w:lang w:val="it-IT"/>
              </w:rPr>
            </w:pPr>
            <w:ins w:id="3672" w:author="Laura Viignola" w:date="2017-07-10T16:58:00Z">
              <w:r>
                <w:rPr>
                  <w:rFonts w:ascii="Arial" w:eastAsia="Calibri" w:hAnsi="Arial" w:cs="Arial"/>
                  <w:lang w:val="it-IT"/>
                </w:rPr>
                <w:t>Me_2</w:t>
              </w:r>
            </w:ins>
          </w:p>
        </w:tc>
      </w:tr>
      <w:tr w:rsidR="00BF17B0" w14:paraId="2A75EC6E" w14:textId="77777777" w:rsidTr="00BF17B0">
        <w:trPr>
          <w:ins w:id="367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A9BA60" w14:textId="77777777" w:rsidR="00BF17B0" w:rsidRDefault="00BF17B0" w:rsidP="00BF17B0">
            <w:pPr>
              <w:rPr>
                <w:ins w:id="3674" w:author="Laura Viignola" w:date="2017-07-10T16:58:00Z"/>
                <w:lang w:val="it-IT"/>
              </w:rPr>
            </w:pPr>
            <w:ins w:id="367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5FD71B" w14:textId="77777777" w:rsidR="00BF17B0" w:rsidRDefault="00BF17B0" w:rsidP="00BF17B0">
            <w:pPr>
              <w:rPr>
                <w:ins w:id="3676" w:author="Laura Viignola" w:date="2017-07-10T16:58:00Z"/>
                <w:lang w:val="it-IT"/>
              </w:rPr>
            </w:pPr>
            <w:ins w:id="367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C05AB" w14:textId="77777777" w:rsidR="00BF17B0" w:rsidRDefault="00BF17B0" w:rsidP="00BF17B0">
            <w:pPr>
              <w:rPr>
                <w:ins w:id="3678" w:author="Laura Viignola" w:date="2017-07-10T16:58:00Z"/>
                <w:lang w:val="it-IT"/>
              </w:rPr>
            </w:pPr>
            <w:ins w:id="367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2494F" w14:textId="77777777" w:rsidR="00BF17B0" w:rsidRPr="006D0755" w:rsidRDefault="00BF17B0" w:rsidP="00BF17B0">
            <w:pPr>
              <w:jc w:val="right"/>
              <w:rPr>
                <w:ins w:id="3680" w:author="Laura Viignola" w:date="2017-07-10T16:58:00Z"/>
                <w:rFonts w:asciiTheme="minorHAnsi" w:hAnsiTheme="minorHAnsi"/>
                <w:lang w:val="it-IT"/>
              </w:rPr>
            </w:pPr>
            <w:ins w:id="3681"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52C353E2" w14:textId="77777777" w:rsidR="00BF17B0" w:rsidRDefault="00BF17B0" w:rsidP="00BF17B0">
            <w:pPr>
              <w:jc w:val="right"/>
              <w:rPr>
                <w:ins w:id="3682" w:author="Laura Viignola" w:date="2017-07-10T16:58:00Z"/>
                <w:rFonts w:ascii="Calibri" w:eastAsia="Calibri" w:hAnsi="Calibri" w:cs="Calibri"/>
                <w:lang w:val="it-IT"/>
              </w:rPr>
            </w:pPr>
            <w:ins w:id="3683" w:author="Laura Viignola" w:date="2017-07-10T16:58:00Z">
              <w:r>
                <w:rPr>
                  <w:rFonts w:ascii="Calibri" w:eastAsia="Calibri" w:hAnsi="Calibri" w:cs="Calibri"/>
                  <w:lang w:val="it-IT"/>
                </w:rPr>
                <w:t>0.7545</w:t>
              </w:r>
            </w:ins>
          </w:p>
        </w:tc>
      </w:tr>
      <w:tr w:rsidR="00BF17B0" w14:paraId="0045B996" w14:textId="77777777" w:rsidTr="00BF17B0">
        <w:trPr>
          <w:ins w:id="368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FBFDF3" w14:textId="77777777" w:rsidR="00BF17B0" w:rsidRDefault="00BF17B0" w:rsidP="00BF17B0">
            <w:pPr>
              <w:rPr>
                <w:ins w:id="3685" w:author="Laura Viignola" w:date="2017-07-10T16:58:00Z"/>
                <w:lang w:val="it-IT"/>
              </w:rPr>
            </w:pPr>
            <w:ins w:id="368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49F96A" w14:textId="77777777" w:rsidR="00BF17B0" w:rsidRDefault="00BF17B0" w:rsidP="00BF17B0">
            <w:pPr>
              <w:rPr>
                <w:ins w:id="3687" w:author="Laura Viignola" w:date="2017-07-10T16:58:00Z"/>
                <w:lang w:val="it-IT"/>
              </w:rPr>
            </w:pPr>
            <w:ins w:id="368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F242CF" w14:textId="77777777" w:rsidR="00BF17B0" w:rsidRDefault="00BF17B0" w:rsidP="00BF17B0">
            <w:pPr>
              <w:rPr>
                <w:ins w:id="3689" w:author="Laura Viignola" w:date="2017-07-10T16:58:00Z"/>
                <w:lang w:val="it-IT"/>
              </w:rPr>
            </w:pPr>
            <w:ins w:id="369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9B6DF" w14:textId="77777777" w:rsidR="00BF17B0" w:rsidRPr="006D0755" w:rsidRDefault="00BF17B0" w:rsidP="00BF17B0">
            <w:pPr>
              <w:jc w:val="right"/>
              <w:rPr>
                <w:ins w:id="3691" w:author="Laura Viignola" w:date="2017-07-10T16:58:00Z"/>
                <w:rFonts w:asciiTheme="minorHAnsi" w:hAnsiTheme="minorHAnsi"/>
                <w:lang w:val="it-IT"/>
              </w:rPr>
            </w:pPr>
            <w:ins w:id="3692"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CE96147" w14:textId="77777777" w:rsidR="00BF17B0" w:rsidRDefault="00BF17B0" w:rsidP="00BF17B0">
            <w:pPr>
              <w:jc w:val="right"/>
              <w:rPr>
                <w:ins w:id="3693" w:author="Laura Viignola" w:date="2017-07-10T16:58:00Z"/>
                <w:rFonts w:ascii="Calibri" w:eastAsia="Calibri" w:hAnsi="Calibri" w:cs="Calibri"/>
                <w:lang w:val="it-IT"/>
              </w:rPr>
            </w:pPr>
            <w:ins w:id="3694" w:author="Laura Viignola" w:date="2017-07-10T16:58:00Z">
              <w:r>
                <w:rPr>
                  <w:rFonts w:ascii="Calibri" w:eastAsia="Calibri" w:hAnsi="Calibri" w:cs="Calibri"/>
                  <w:lang w:val="it-IT"/>
                </w:rPr>
                <w:t>13.45</w:t>
              </w:r>
            </w:ins>
          </w:p>
        </w:tc>
      </w:tr>
      <w:tr w:rsidR="00BF17B0" w14:paraId="21480D42" w14:textId="77777777" w:rsidTr="00BF17B0">
        <w:trPr>
          <w:ins w:id="369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ED6C56" w14:textId="77777777" w:rsidR="00BF17B0" w:rsidRDefault="00BF17B0" w:rsidP="00BF17B0">
            <w:pPr>
              <w:rPr>
                <w:ins w:id="3696" w:author="Laura Viignola" w:date="2017-07-10T16:58:00Z"/>
                <w:lang w:val="it-IT"/>
              </w:rPr>
            </w:pPr>
            <w:ins w:id="369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61E599" w14:textId="77777777" w:rsidR="00BF17B0" w:rsidRDefault="00BF17B0" w:rsidP="00BF17B0">
            <w:pPr>
              <w:rPr>
                <w:ins w:id="3698" w:author="Laura Viignola" w:date="2017-07-10T16:58:00Z"/>
                <w:lang w:val="it-IT"/>
              </w:rPr>
            </w:pPr>
            <w:ins w:id="369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B21C4C" w14:textId="77777777" w:rsidR="00BF17B0" w:rsidRDefault="00BF17B0" w:rsidP="00BF17B0">
            <w:pPr>
              <w:rPr>
                <w:ins w:id="3700" w:author="Laura Viignola" w:date="2017-07-10T16:58:00Z"/>
                <w:lang w:val="it-IT"/>
              </w:rPr>
            </w:pPr>
            <w:ins w:id="370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F44302" w14:textId="77777777" w:rsidR="00BF17B0" w:rsidRPr="006D0755" w:rsidRDefault="00BF17B0" w:rsidP="00BF17B0">
            <w:pPr>
              <w:jc w:val="right"/>
              <w:rPr>
                <w:ins w:id="3702" w:author="Laura Viignola" w:date="2017-07-10T16:58:00Z"/>
                <w:rFonts w:asciiTheme="minorHAnsi" w:hAnsiTheme="minorHAnsi"/>
                <w:lang w:val="it-IT"/>
              </w:rPr>
            </w:pPr>
            <w:ins w:id="3703"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72BB94CA" w14:textId="77777777" w:rsidR="00BF17B0" w:rsidRDefault="00BF17B0" w:rsidP="00BF17B0">
            <w:pPr>
              <w:jc w:val="right"/>
              <w:rPr>
                <w:ins w:id="3704" w:author="Laura Viignola" w:date="2017-07-10T16:58:00Z"/>
                <w:rFonts w:ascii="Calibri" w:eastAsia="Calibri" w:hAnsi="Calibri" w:cs="Calibri"/>
                <w:lang w:val="it-IT"/>
              </w:rPr>
            </w:pPr>
            <w:ins w:id="3705" w:author="Laura Viignola" w:date="2017-07-10T16:58:00Z">
              <w:r>
                <w:rPr>
                  <w:rFonts w:ascii="Calibri" w:eastAsia="Calibri" w:hAnsi="Calibri" w:cs="Calibri"/>
                  <w:lang w:val="it-IT"/>
                </w:rPr>
                <w:t>1.87</w:t>
              </w:r>
            </w:ins>
          </w:p>
        </w:tc>
      </w:tr>
    </w:tbl>
    <w:p w14:paraId="64316AD3" w14:textId="77777777" w:rsidR="00BF17B0" w:rsidRDefault="00BF17B0" w:rsidP="00BF17B0">
      <w:pPr>
        <w:rPr>
          <w:ins w:id="3706" w:author="Laura Viignola" w:date="2017-07-10T16:58:00Z"/>
          <w:rFonts w:eastAsia="Trebuchet MS"/>
        </w:rPr>
      </w:pPr>
    </w:p>
    <w:p w14:paraId="56DC164A" w14:textId="77777777" w:rsidR="00BF17B0" w:rsidRPr="000E3547" w:rsidRDefault="00BF17B0" w:rsidP="00BF17B0">
      <w:pPr>
        <w:pStyle w:val="Stile3"/>
        <w:rPr>
          <w:ins w:id="3707" w:author="Laura Viignola" w:date="2017-07-10T16:58:00Z"/>
          <w:lang w:val="it-IT"/>
        </w:rPr>
      </w:pPr>
      <w:ins w:id="3708" w:author="Laura Viignola" w:date="2017-07-10T16:58:00Z">
        <w:r>
          <w:t>log</w:t>
        </w:r>
      </w:ins>
    </w:p>
    <w:p w14:paraId="544FF577" w14:textId="77777777" w:rsidR="00BF17B0" w:rsidRPr="0075768B" w:rsidRDefault="00BF17B0" w:rsidP="00BF17B0">
      <w:pPr>
        <w:rPr>
          <w:ins w:id="3709" w:author="Laura Viignola" w:date="2017-07-10T16:58:00Z"/>
          <w:rFonts w:ascii="Arial" w:eastAsia="Calibri" w:hAnsi="Arial" w:cs="Arial"/>
          <w:b/>
        </w:rPr>
      </w:pPr>
      <w:ins w:id="3710"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log</w:t>
        </w:r>
        <w:r>
          <w:rPr>
            <w:rFonts w:ascii="Arial" w:eastAsia="Calibri" w:hAnsi="Arial" w:cs="Arial"/>
            <w:color w:val="auto"/>
          </w:rPr>
          <w:t>(op, base)</w:t>
        </w:r>
      </w:ins>
    </w:p>
    <w:p w14:paraId="1A88B53E" w14:textId="77777777" w:rsidR="00BF17B0" w:rsidRDefault="00BF17B0" w:rsidP="00BF17B0">
      <w:pPr>
        <w:ind w:left="360"/>
        <w:rPr>
          <w:ins w:id="3711" w:author="Laura Viignola" w:date="2017-07-10T16:58:00Z"/>
          <w:rFonts w:ascii="Cambria" w:eastAsia="Calibri" w:hAnsi="Cambria" w:cs="Calibri"/>
          <w:color w:val="5B9BD5"/>
        </w:rPr>
      </w:pPr>
    </w:p>
    <w:p w14:paraId="099DCB4B" w14:textId="77777777" w:rsidR="00BF17B0" w:rsidRPr="005961DD" w:rsidRDefault="00BF17B0" w:rsidP="00BF17B0">
      <w:pPr>
        <w:rPr>
          <w:ins w:id="3712" w:author="Laura Viignola" w:date="2017-07-10T16:58:00Z"/>
          <w:rFonts w:ascii="Cambria" w:eastAsia="Calibri" w:hAnsi="Cambria" w:cs="Calibri"/>
          <w:i/>
          <w:color w:val="5B9BD5"/>
        </w:rPr>
      </w:pPr>
      <w:ins w:id="3713"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58C9F77" w14:textId="77777777" w:rsidR="00BF17B0" w:rsidRDefault="00BF17B0" w:rsidP="00BF17B0">
      <w:pPr>
        <w:rPr>
          <w:ins w:id="3714" w:author="Laura Viignola" w:date="2017-07-10T16:58:00Z"/>
          <w:rFonts w:ascii="Cambria" w:eastAsia="Calibri" w:hAnsi="Cambria" w:cs="Calibri"/>
          <w:color w:val="5B9BD5"/>
        </w:rPr>
      </w:pPr>
      <w:ins w:id="3715" w:author="Laura Viignola" w:date="2017-07-10T16:58:00Z">
        <w:r>
          <w:rPr>
            <w:rFonts w:ascii="Arial" w:eastAsia="Calibri" w:hAnsi="Arial" w:cs="Arial"/>
            <w:color w:val="auto"/>
          </w:rPr>
          <w:lastRenderedPageBreak/>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7ECE59F0" w14:textId="77777777" w:rsidR="00BF17B0" w:rsidRDefault="00BF17B0" w:rsidP="00BF17B0">
      <w:pPr>
        <w:rPr>
          <w:ins w:id="3716" w:author="Laura Viignola" w:date="2017-07-10T16:58:00Z"/>
          <w:rFonts w:ascii="Cambria" w:eastAsia="Calibri" w:hAnsi="Cambria" w:cs="Calibri"/>
          <w:color w:val="5B9BD5"/>
        </w:rPr>
      </w:pPr>
      <w:ins w:id="3717" w:author="Laura Viignola" w:date="2017-07-10T16:58:00Z">
        <w:r>
          <w:rPr>
            <w:rFonts w:ascii="Arial" w:eastAsia="Calibri" w:hAnsi="Arial" w:cs="Arial"/>
            <w:color w:val="auto"/>
          </w:rPr>
          <w:t>base</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base of the logarithm</w:t>
        </w:r>
      </w:ins>
    </w:p>
    <w:p w14:paraId="4D5D57DA" w14:textId="77777777" w:rsidR="00BF17B0" w:rsidRDefault="00BF17B0" w:rsidP="00BF17B0">
      <w:pPr>
        <w:rPr>
          <w:ins w:id="3718" w:author="Laura Viignola" w:date="2017-07-10T16:58:00Z"/>
          <w:rFonts w:ascii="Cambria" w:eastAsia="Calibri" w:hAnsi="Cambria" w:cs="Calibri"/>
          <w:color w:val="5B9BD5"/>
        </w:rPr>
      </w:pPr>
    </w:p>
    <w:p w14:paraId="11003637" w14:textId="77777777" w:rsidR="00BF17B0" w:rsidRDefault="00BF17B0" w:rsidP="00BF17B0">
      <w:pPr>
        <w:rPr>
          <w:ins w:id="3719" w:author="Laura Viignola" w:date="2017-07-10T16:58:00Z"/>
          <w:rFonts w:ascii="Cambria" w:eastAsia="Calibri" w:hAnsi="Cambria" w:cs="Calibri"/>
          <w:i/>
          <w:color w:val="5B9BD5"/>
        </w:rPr>
      </w:pPr>
      <w:ins w:id="372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502CA4A9" w14:textId="77777777" w:rsidR="00BF17B0" w:rsidRDefault="00BF17B0" w:rsidP="00BF17B0">
      <w:pPr>
        <w:rPr>
          <w:ins w:id="3721" w:author="Laura Viignola" w:date="2017-07-10T16:58:00Z"/>
          <w:rFonts w:ascii="Arial" w:eastAsia="Calibri" w:hAnsi="Arial" w:cs="Arial"/>
        </w:rPr>
      </w:pPr>
      <w:ins w:id="3722" w:author="Laura Viignola" w:date="2017-07-10T16:58:00Z">
        <w:r>
          <w:rPr>
            <w:rFonts w:ascii="Arial" w:eastAsia="Calibri" w:hAnsi="Arial" w:cs="Arial"/>
          </w:rPr>
          <w:t>log(DS_1, 2)</w:t>
        </w:r>
      </w:ins>
    </w:p>
    <w:p w14:paraId="5BB5C893" w14:textId="77777777" w:rsidR="00BF17B0" w:rsidRPr="0075768B" w:rsidRDefault="00BF17B0" w:rsidP="00BF17B0">
      <w:pPr>
        <w:rPr>
          <w:ins w:id="3723" w:author="Laura Viignola" w:date="2017-07-10T16:58:00Z"/>
          <w:rFonts w:ascii="Arial" w:eastAsia="Calibri" w:hAnsi="Arial" w:cs="Arial"/>
        </w:rPr>
      </w:pPr>
      <w:ins w:id="3724" w:author="Laura Viignola" w:date="2017-07-10T16:58:00Z">
        <w:r>
          <w:rPr>
            <w:rFonts w:ascii="Arial" w:eastAsia="Calibri" w:hAnsi="Arial" w:cs="Arial"/>
          </w:rPr>
          <w:t>log(1024, 2)</w:t>
        </w:r>
      </w:ins>
    </w:p>
    <w:p w14:paraId="67DC9FCB" w14:textId="77777777" w:rsidR="00BF17B0" w:rsidRPr="00930AA3" w:rsidRDefault="00BF17B0" w:rsidP="00BF17B0">
      <w:pPr>
        <w:rPr>
          <w:ins w:id="3725" w:author="Laura Viignola" w:date="2017-07-10T16:58:00Z"/>
          <w:rFonts w:ascii="Cambria" w:eastAsia="Calibri" w:hAnsi="Cambria" w:cs="Calibri"/>
          <w:color w:val="5B9BD5"/>
        </w:rPr>
      </w:pPr>
    </w:p>
    <w:p w14:paraId="15EB1A45" w14:textId="77777777" w:rsidR="00BF17B0" w:rsidRDefault="00BF17B0" w:rsidP="00BF17B0">
      <w:pPr>
        <w:rPr>
          <w:ins w:id="3726" w:author="Laura Viignola" w:date="2017-07-10T16:58:00Z"/>
          <w:rFonts w:ascii="Cambria" w:eastAsia="Calibri" w:hAnsi="Cambria" w:cs="Calibri"/>
          <w:i/>
          <w:color w:val="5B9BD5"/>
        </w:rPr>
      </w:pPr>
      <w:ins w:id="3727" w:author="Laura Viignola" w:date="2017-07-10T16:58:00Z">
        <w:r>
          <w:rPr>
            <w:rFonts w:ascii="Cambria" w:eastAsia="Calibri" w:hAnsi="Cambria" w:cs="Calibri"/>
            <w:i/>
            <w:color w:val="5B9BD5"/>
          </w:rPr>
          <w:t>Semantic for scalar operations</w:t>
        </w:r>
      </w:ins>
    </w:p>
    <w:p w14:paraId="775B95A4" w14:textId="77777777" w:rsidR="00BF17B0" w:rsidRDefault="00BF17B0" w:rsidP="00BF17B0">
      <w:pPr>
        <w:jc w:val="both"/>
        <w:rPr>
          <w:ins w:id="3728" w:author="Laura Viignola" w:date="2017-07-10T16:58:00Z"/>
        </w:rPr>
      </w:pPr>
      <w:ins w:id="3729" w:author="Laura Viignola" w:date="2017-07-10T16:58:00Z">
        <w:r>
          <w:t>The operator log c</w:t>
        </w:r>
        <w:r w:rsidRPr="009467F9">
          <w:t>alculates the logarithm of a number</w:t>
        </w:r>
        <w:r>
          <w:t xml:space="preserve"> to a certain base.</w:t>
        </w:r>
      </w:ins>
    </w:p>
    <w:p w14:paraId="0F88A6D9" w14:textId="77777777" w:rsidR="00BF17B0" w:rsidRPr="00CF4A4F" w:rsidRDefault="00BF17B0" w:rsidP="00BF17B0">
      <w:pPr>
        <w:jc w:val="both"/>
        <w:rPr>
          <w:ins w:id="3730" w:author="Laura Viignola" w:date="2017-07-10T16:58:00Z"/>
          <w:rFonts w:ascii="Cambria" w:eastAsia="Calibri" w:hAnsi="Cambria" w:cs="Calibri"/>
        </w:rPr>
      </w:pPr>
    </w:p>
    <w:p w14:paraId="08758676" w14:textId="77777777" w:rsidR="00BF17B0" w:rsidRDefault="00BF17B0" w:rsidP="00BF17B0">
      <w:pPr>
        <w:jc w:val="both"/>
        <w:rPr>
          <w:ins w:id="3731" w:author="Laura Viignola" w:date="2017-07-10T16:58:00Z"/>
          <w:rFonts w:ascii="Cambria" w:eastAsia="Calibri" w:hAnsi="Cambria" w:cs="Calibri"/>
        </w:rPr>
      </w:pPr>
      <w:ins w:id="3732" w:author="Laura Viignola" w:date="2017-07-10T16:58:00Z">
        <w:r>
          <w:rPr>
            <w:rFonts w:ascii="Cambria" w:eastAsia="Calibri" w:hAnsi="Cambria" w:cs="Calibri"/>
          </w:rPr>
          <w:t xml:space="preserve">Examples: </w:t>
        </w:r>
      </w:ins>
    </w:p>
    <w:p w14:paraId="1FB4161D" w14:textId="77777777" w:rsidR="00BF17B0" w:rsidRDefault="00BF17B0" w:rsidP="00BF17B0">
      <w:pPr>
        <w:ind w:left="360"/>
        <w:jc w:val="both"/>
        <w:rPr>
          <w:ins w:id="3733" w:author="Laura Viignola" w:date="2017-07-10T16:58:00Z"/>
          <w:rFonts w:ascii="Cambria" w:hAnsi="Cambria"/>
        </w:rPr>
      </w:pPr>
      <w:ins w:id="3734" w:author="Laura Viignola" w:date="2017-07-10T16:58:00Z">
        <w:r w:rsidRPr="00EF7F65">
          <w:rPr>
            <w:rFonts w:ascii="Arial" w:hAnsi="Arial" w:cs="Arial"/>
            <w:b/>
          </w:rPr>
          <w:t>log</w:t>
        </w:r>
        <w:r>
          <w:rPr>
            <w:rFonts w:ascii="Arial" w:hAnsi="Arial" w:cs="Arial"/>
          </w:rPr>
          <w:t>(1024, 2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10</w:t>
        </w:r>
      </w:ins>
    </w:p>
    <w:p w14:paraId="5AC127AE" w14:textId="77777777" w:rsidR="00BF17B0" w:rsidRDefault="00BF17B0" w:rsidP="00BF17B0">
      <w:pPr>
        <w:ind w:left="360"/>
        <w:jc w:val="both"/>
        <w:rPr>
          <w:ins w:id="3735" w:author="Laura Viignola" w:date="2017-07-10T16:58:00Z"/>
          <w:rFonts w:ascii="Cambria" w:hAnsi="Cambria"/>
        </w:rPr>
      </w:pPr>
      <w:ins w:id="3736" w:author="Laura Viignola" w:date="2017-07-10T16:58:00Z">
        <w:r w:rsidRPr="00EF7F65">
          <w:rPr>
            <w:rFonts w:ascii="Arial" w:hAnsi="Arial" w:cs="Arial"/>
            <w:b/>
          </w:rPr>
          <w:t>log</w:t>
        </w:r>
        <w:r>
          <w:rPr>
            <w:rFonts w:ascii="Arial" w:hAnsi="Arial" w:cs="Arial"/>
          </w:rPr>
          <w:t>(1024, 10</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3.01</w:t>
        </w:r>
      </w:ins>
    </w:p>
    <w:p w14:paraId="3F1C338D" w14:textId="77777777" w:rsidR="00BF17B0" w:rsidRDefault="00BF17B0" w:rsidP="00BF17B0">
      <w:pPr>
        <w:ind w:left="360"/>
        <w:jc w:val="both"/>
        <w:rPr>
          <w:ins w:id="3737" w:author="Laura Viignola" w:date="2017-07-10T16:58:00Z"/>
          <w:rFonts w:ascii="Cambria" w:hAnsi="Cambria"/>
        </w:rPr>
      </w:pPr>
    </w:p>
    <w:p w14:paraId="37F26CEF" w14:textId="77777777" w:rsidR="00BF17B0" w:rsidRDefault="00BF17B0" w:rsidP="00BF17B0">
      <w:pPr>
        <w:ind w:left="360"/>
        <w:jc w:val="both"/>
        <w:rPr>
          <w:ins w:id="3738" w:author="Laura Viignola" w:date="2017-07-10T16:58:00Z"/>
          <w:rFonts w:ascii="Cambria" w:hAnsi="Cambria"/>
        </w:rPr>
      </w:pPr>
    </w:p>
    <w:p w14:paraId="6A49D5F4" w14:textId="77777777" w:rsidR="00BF17B0" w:rsidRDefault="00BF17B0" w:rsidP="00BF17B0">
      <w:pPr>
        <w:rPr>
          <w:ins w:id="3739" w:author="Laura Viignola" w:date="2017-07-10T16:58:00Z"/>
          <w:rFonts w:ascii="Cambria" w:eastAsia="Calibri" w:hAnsi="Cambria" w:cs="Calibri"/>
          <w:i/>
          <w:color w:val="5B9BD5"/>
        </w:rPr>
      </w:pPr>
    </w:p>
    <w:p w14:paraId="2DA1D645" w14:textId="77777777" w:rsidR="00BF17B0" w:rsidRDefault="00BF17B0" w:rsidP="00BF17B0">
      <w:pPr>
        <w:rPr>
          <w:ins w:id="3740" w:author="Laura Viignola" w:date="2017-07-10T16:58:00Z"/>
          <w:rFonts w:ascii="Cambria" w:eastAsia="Calibri" w:hAnsi="Cambria" w:cs="Calibri"/>
          <w:i/>
          <w:color w:val="5B9BD5"/>
        </w:rPr>
      </w:pPr>
      <w:ins w:id="374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4A5ECBC" w14:textId="77777777" w:rsidR="00BF17B0" w:rsidRDefault="00BF17B0" w:rsidP="00BF17B0">
      <w:pPr>
        <w:rPr>
          <w:ins w:id="3742" w:author="Laura Viignola" w:date="2017-07-10T16:58:00Z"/>
          <w:rFonts w:ascii="Cambria" w:eastAsia="Calibri" w:hAnsi="Cambria" w:cs="Calibri"/>
          <w:i/>
          <w:noProof/>
          <w:color w:val="5B9BD5"/>
          <w:lang w:val="en-US"/>
        </w:rPr>
      </w:pPr>
      <w:ins w:id="3743" w:author="Laura Viignola" w:date="2017-07-10T16:58:00Z">
        <w:r w:rsidRPr="00DA2507">
          <w:rPr>
            <w:rFonts w:ascii="Cambria" w:eastAsia="Calibri" w:hAnsi="Cambria" w:cs="Calibri"/>
            <w:i/>
            <w:noProof/>
            <w:color w:val="5B9BD5"/>
            <w:lang w:val="en-US"/>
          </w:rPr>
          <w:t xml:space="preserve"> </w:t>
        </w:r>
      </w:ins>
    </w:p>
    <w:p w14:paraId="5C77AFB4" w14:textId="77777777" w:rsidR="00BF17B0" w:rsidRDefault="00BF17B0" w:rsidP="00BF17B0">
      <w:pPr>
        <w:rPr>
          <w:ins w:id="3744" w:author="Laura Viignola" w:date="2017-07-10T16:58:00Z"/>
          <w:rFonts w:ascii="Cambria" w:eastAsia="Calibri" w:hAnsi="Cambria" w:cs="Calibri"/>
        </w:rPr>
      </w:pPr>
      <w:ins w:id="3745"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769C6A33" w14:textId="77777777" w:rsidR="00BF17B0" w:rsidRPr="006F2FA3" w:rsidRDefault="00BF17B0" w:rsidP="00BF17B0">
      <w:pPr>
        <w:ind w:left="708" w:firstLine="708"/>
        <w:rPr>
          <w:ins w:id="3746" w:author="Laura Viignola" w:date="2017-07-10T16:58:00Z"/>
          <w:rFonts w:ascii="Cambria" w:eastAsia="Calibri" w:hAnsi="Cambria" w:cs="Calibri"/>
        </w:rPr>
      </w:pPr>
      <w:ins w:id="374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69A31040" w14:textId="77777777" w:rsidR="00BF17B0" w:rsidRDefault="00BF17B0" w:rsidP="00BF17B0">
      <w:pPr>
        <w:ind w:left="708" w:firstLine="708"/>
        <w:rPr>
          <w:ins w:id="3748" w:author="Laura Viignola" w:date="2017-07-10T16:58:00Z"/>
          <w:rFonts w:ascii="Cambria" w:eastAsia="Calibri" w:hAnsi="Cambria" w:cs="Calibri"/>
        </w:rPr>
      </w:pPr>
      <w:ins w:id="3749" w:author="Laura Viignola" w:date="2017-07-10T16:58:00Z">
        <w:r w:rsidRPr="006F2FA3">
          <w:rPr>
            <w:rFonts w:ascii="Cambria" w:eastAsia="Calibri" w:hAnsi="Cambria" w:cs="Calibri"/>
          </w:rPr>
          <w:t xml:space="preserve">|   </w:t>
        </w:r>
        <w:r>
          <w:rPr>
            <w:rFonts w:ascii="Cambria" w:eastAsia="Calibri" w:hAnsi="Cambria" w:cs="Calibri"/>
          </w:rPr>
          <w:t>number (0: ]</w:t>
        </w:r>
      </w:ins>
    </w:p>
    <w:p w14:paraId="2FB34C7B" w14:textId="77777777" w:rsidR="00BF17B0" w:rsidRDefault="00BF17B0" w:rsidP="00BF17B0">
      <w:pPr>
        <w:rPr>
          <w:ins w:id="3750" w:author="Laura Viignola" w:date="2017-07-10T16:58:00Z"/>
          <w:rFonts w:ascii="Cambria" w:eastAsia="Calibri" w:hAnsi="Cambria" w:cs="Calibri"/>
        </w:rPr>
      </w:pPr>
    </w:p>
    <w:p w14:paraId="0C89CD60" w14:textId="77777777" w:rsidR="00BF17B0" w:rsidRDefault="00BF17B0" w:rsidP="00BF17B0">
      <w:pPr>
        <w:rPr>
          <w:ins w:id="3751" w:author="Laura Viignola" w:date="2017-07-10T16:58:00Z"/>
          <w:rFonts w:ascii="Cambria" w:eastAsia="Calibri" w:hAnsi="Cambria" w:cs="Calibri"/>
        </w:rPr>
      </w:pPr>
      <w:ins w:id="3752" w:author="Laura Viignola" w:date="2017-07-10T16:58:00Z">
        <w:r>
          <w:rPr>
            <w:rFonts w:ascii="Cambria" w:eastAsia="Calibri" w:hAnsi="Cambria" w:cs="Calibri"/>
          </w:rPr>
          <w:t>base</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integer (0: ]</w:t>
        </w:r>
      </w:ins>
    </w:p>
    <w:p w14:paraId="1D988251" w14:textId="77777777" w:rsidR="00BF17B0" w:rsidRPr="006F2FA3" w:rsidRDefault="00BF17B0" w:rsidP="00BF17B0">
      <w:pPr>
        <w:rPr>
          <w:ins w:id="3753" w:author="Laura Viignola" w:date="2017-07-10T16:58:00Z"/>
          <w:rFonts w:ascii="Cambria" w:eastAsia="Calibri" w:hAnsi="Cambria" w:cs="Calibri"/>
        </w:rPr>
      </w:pPr>
    </w:p>
    <w:p w14:paraId="7ECC17DE" w14:textId="77777777" w:rsidR="00BF17B0" w:rsidRPr="006F2FA3" w:rsidRDefault="00BF17B0" w:rsidP="00BF17B0">
      <w:pPr>
        <w:rPr>
          <w:ins w:id="3754" w:author="Laura Viignola" w:date="2017-07-10T16:58:00Z"/>
          <w:rFonts w:ascii="Cambria" w:eastAsia="Calibri" w:hAnsi="Cambria" w:cs="Calibri"/>
          <w:i/>
          <w:color w:val="5B9BD5"/>
        </w:rPr>
      </w:pPr>
    </w:p>
    <w:p w14:paraId="76BC938F" w14:textId="77777777" w:rsidR="00BF17B0" w:rsidRPr="00E64258" w:rsidRDefault="00BF17B0" w:rsidP="00BF17B0">
      <w:pPr>
        <w:rPr>
          <w:ins w:id="3755" w:author="Laura Viignola" w:date="2017-07-10T16:58:00Z"/>
          <w:rFonts w:ascii="Cambria" w:hAnsi="Cambria"/>
        </w:rPr>
      </w:pPr>
    </w:p>
    <w:p w14:paraId="3B75D527" w14:textId="77777777" w:rsidR="00BF17B0" w:rsidRPr="00E64258" w:rsidRDefault="00BF17B0" w:rsidP="00BF17B0">
      <w:pPr>
        <w:rPr>
          <w:ins w:id="3756" w:author="Laura Viignola" w:date="2017-07-10T16:58:00Z"/>
          <w:rFonts w:ascii="Cambria" w:eastAsia="Calibri" w:hAnsi="Cambria" w:cs="Calibri"/>
          <w:i/>
          <w:color w:val="5B9BD5"/>
        </w:rPr>
      </w:pPr>
      <w:ins w:id="3757" w:author="Laura Viignola" w:date="2017-07-10T16:58:00Z">
        <w:r w:rsidRPr="00E64258">
          <w:rPr>
            <w:rFonts w:ascii="Cambria" w:eastAsia="Calibri" w:hAnsi="Cambria" w:cs="Calibri"/>
            <w:i/>
            <w:color w:val="5B9BD5"/>
          </w:rPr>
          <w:t>Result type</w:t>
        </w:r>
      </w:ins>
    </w:p>
    <w:p w14:paraId="327F0AEA" w14:textId="77777777" w:rsidR="00BF17B0" w:rsidRPr="00E64258" w:rsidRDefault="00BF17B0" w:rsidP="00BF17B0">
      <w:pPr>
        <w:rPr>
          <w:ins w:id="3758" w:author="Laura Viignola" w:date="2017-07-10T16:58:00Z"/>
          <w:rFonts w:ascii="Cambria" w:eastAsia="Calibri" w:hAnsi="Cambria" w:cs="Calibri"/>
          <w:i/>
          <w:color w:val="auto"/>
        </w:rPr>
      </w:pPr>
    </w:p>
    <w:p w14:paraId="4ED2935D" w14:textId="77777777" w:rsidR="00BF17B0" w:rsidRDefault="00BF17B0" w:rsidP="00BF17B0">
      <w:pPr>
        <w:rPr>
          <w:ins w:id="3759" w:author="Laura Viignola" w:date="2017-07-10T16:58:00Z"/>
          <w:rFonts w:ascii="Cambria" w:eastAsia="Calibri" w:hAnsi="Cambria" w:cs="Calibri"/>
        </w:rPr>
      </w:pPr>
      <w:ins w:id="3760"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F6C4740" w14:textId="77777777" w:rsidR="00BF17B0" w:rsidRPr="006F2FA3" w:rsidRDefault="00BF17B0" w:rsidP="00BF17B0">
      <w:pPr>
        <w:ind w:left="708" w:firstLine="708"/>
        <w:rPr>
          <w:ins w:id="3761" w:author="Laura Viignola" w:date="2017-07-10T16:58:00Z"/>
          <w:rFonts w:ascii="Cambria" w:eastAsia="Calibri" w:hAnsi="Cambria" w:cs="Calibri"/>
        </w:rPr>
      </w:pPr>
      <w:ins w:id="3762"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7F654BD" w14:textId="77777777" w:rsidR="00BF17B0" w:rsidRPr="006F2FA3" w:rsidRDefault="00BF17B0" w:rsidP="00BF17B0">
      <w:pPr>
        <w:ind w:left="708" w:firstLine="708"/>
        <w:rPr>
          <w:ins w:id="3763" w:author="Laura Viignola" w:date="2017-07-10T16:58:00Z"/>
          <w:rFonts w:ascii="Cambria" w:eastAsia="Calibri" w:hAnsi="Cambria" w:cs="Calibri"/>
        </w:rPr>
      </w:pPr>
      <w:ins w:id="3764" w:author="Laura Viignola" w:date="2017-07-10T16:58:00Z">
        <w:r w:rsidRPr="006F2FA3">
          <w:rPr>
            <w:rFonts w:ascii="Cambria" w:eastAsia="Calibri" w:hAnsi="Cambria" w:cs="Calibri"/>
          </w:rPr>
          <w:t xml:space="preserve">|   </w:t>
        </w:r>
        <w:r>
          <w:rPr>
            <w:rFonts w:ascii="Cambria" w:eastAsia="Calibri" w:hAnsi="Cambria" w:cs="Calibri"/>
          </w:rPr>
          <w:t>number</w:t>
        </w:r>
      </w:ins>
    </w:p>
    <w:p w14:paraId="401DC57B" w14:textId="77777777" w:rsidR="00BF17B0" w:rsidRDefault="00BF17B0" w:rsidP="00BF17B0">
      <w:pPr>
        <w:rPr>
          <w:ins w:id="3765" w:author="Laura Viignola" w:date="2017-07-10T16:58:00Z"/>
          <w:rFonts w:ascii="Cambria" w:eastAsia="Calibri" w:hAnsi="Cambria" w:cs="Calibri"/>
          <w:i/>
          <w:color w:val="5B9BD5"/>
        </w:rPr>
      </w:pPr>
    </w:p>
    <w:p w14:paraId="512DCC09" w14:textId="77777777" w:rsidR="00BF17B0" w:rsidRPr="00E5275E" w:rsidRDefault="00BF17B0" w:rsidP="00BF17B0">
      <w:pPr>
        <w:jc w:val="both"/>
        <w:rPr>
          <w:ins w:id="3766" w:author="Laura Viignola" w:date="2017-07-10T16:58:00Z"/>
          <w:rFonts w:ascii="Cambria" w:hAnsi="Cambria"/>
        </w:rPr>
      </w:pPr>
    </w:p>
    <w:p w14:paraId="64F952A1" w14:textId="77777777" w:rsidR="00BF17B0" w:rsidRDefault="00BF17B0" w:rsidP="00BF17B0">
      <w:pPr>
        <w:rPr>
          <w:ins w:id="3767" w:author="Laura Viignola" w:date="2017-07-10T16:58:00Z"/>
          <w:rFonts w:ascii="Cambria" w:eastAsia="Calibri" w:hAnsi="Cambria" w:cs="Calibri"/>
          <w:i/>
          <w:color w:val="5B9BD5"/>
        </w:rPr>
      </w:pPr>
      <w:ins w:id="3768" w:author="Laura Viignola" w:date="2017-07-10T16:58:00Z">
        <w:r>
          <w:rPr>
            <w:rFonts w:ascii="Cambria" w:eastAsia="Calibri" w:hAnsi="Cambria" w:cs="Calibri"/>
            <w:i/>
            <w:color w:val="5B9BD5"/>
          </w:rPr>
          <w:t xml:space="preserve">Behaviour </w:t>
        </w:r>
      </w:ins>
    </w:p>
    <w:p w14:paraId="4BE3D0C4" w14:textId="77777777" w:rsidR="00BF17B0" w:rsidRDefault="00BF17B0" w:rsidP="00BF17B0">
      <w:pPr>
        <w:jc w:val="both"/>
        <w:rPr>
          <w:ins w:id="3769" w:author="Laura Viignola" w:date="2017-07-10T16:58:00Z"/>
          <w:rFonts w:ascii="Cambria" w:eastAsia="Calibri" w:hAnsi="Cambria" w:cs="Calibri"/>
          <w:color w:val="auto"/>
        </w:rPr>
      </w:pPr>
      <w:ins w:id="3770"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CCC6B7" w14:textId="77777777" w:rsidR="00BF17B0" w:rsidRDefault="00BF17B0" w:rsidP="00BF17B0">
      <w:pPr>
        <w:rPr>
          <w:ins w:id="3771" w:author="Laura Viignola" w:date="2017-07-10T16:58:00Z"/>
          <w:rFonts w:ascii="Cambria" w:eastAsia="Calibri" w:hAnsi="Cambria" w:cs="Calibri"/>
          <w:i/>
          <w:color w:val="5B9BD5"/>
        </w:rPr>
      </w:pPr>
    </w:p>
    <w:p w14:paraId="33F060AE" w14:textId="77777777" w:rsidR="00BF17B0" w:rsidRDefault="00BF17B0" w:rsidP="00BF17B0">
      <w:pPr>
        <w:rPr>
          <w:ins w:id="3772" w:author="Laura Viignola" w:date="2017-07-10T16:58:00Z"/>
          <w:rFonts w:ascii="Cambria" w:eastAsia="Calibri" w:hAnsi="Cambria" w:cs="Calibri"/>
          <w:i/>
          <w:color w:val="5B9BD5"/>
        </w:rPr>
      </w:pPr>
      <w:ins w:id="3773" w:author="Laura Viignola" w:date="2017-07-10T16:58:00Z">
        <w:r>
          <w:rPr>
            <w:rFonts w:ascii="Cambria" w:eastAsia="Calibri" w:hAnsi="Cambria" w:cs="Calibri"/>
            <w:i/>
            <w:color w:val="5B9BD5"/>
          </w:rPr>
          <w:t xml:space="preserve">Examples </w:t>
        </w:r>
      </w:ins>
    </w:p>
    <w:p w14:paraId="27B9B2FA" w14:textId="77777777" w:rsidR="00BF17B0" w:rsidRDefault="00BF17B0" w:rsidP="00BF17B0">
      <w:pPr>
        <w:rPr>
          <w:ins w:id="3774" w:author="Laura Viignola" w:date="2017-07-10T16:58:00Z"/>
          <w:rFonts w:ascii="Cambria" w:hAnsi="Cambria"/>
        </w:rPr>
      </w:pPr>
      <w:ins w:id="3775" w:author="Laura Viignola" w:date="2017-07-10T16:58:00Z">
        <w:r>
          <w:rPr>
            <w:rFonts w:ascii="Cambria" w:hAnsi="Cambria"/>
          </w:rPr>
          <w:t>Given the operand Data Set:</w:t>
        </w:r>
      </w:ins>
    </w:p>
    <w:p w14:paraId="1A13EA67" w14:textId="77777777" w:rsidR="00BF17B0" w:rsidRDefault="00BF17B0" w:rsidP="00BF17B0">
      <w:pPr>
        <w:rPr>
          <w:ins w:id="3776"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6FA5E4A" w14:textId="77777777" w:rsidTr="00BF17B0">
        <w:trPr>
          <w:ins w:id="3777"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143322" w14:textId="77777777" w:rsidR="00BF17B0" w:rsidRPr="00EF7F65" w:rsidRDefault="00BF17B0" w:rsidP="00BF17B0">
            <w:pPr>
              <w:rPr>
                <w:ins w:id="3778" w:author="Laura Viignola" w:date="2017-07-10T16:58:00Z"/>
                <w:rFonts w:ascii="Arial" w:eastAsia="Calibri" w:hAnsi="Arial" w:cs="Arial"/>
                <w:lang w:val="it-IT"/>
              </w:rPr>
            </w:pPr>
            <w:ins w:id="3779" w:author="Laura Viignola" w:date="2017-07-10T16:58:00Z">
              <w:r w:rsidRPr="00EF7F65">
                <w:rPr>
                  <w:rFonts w:ascii="Arial" w:eastAsia="Calibri" w:hAnsi="Arial" w:cs="Arial"/>
                  <w:lang w:val="it-IT"/>
                </w:rPr>
                <w:t>DS_1</w:t>
              </w:r>
            </w:ins>
          </w:p>
        </w:tc>
      </w:tr>
      <w:tr w:rsidR="00BF17B0" w14:paraId="251C3695" w14:textId="77777777" w:rsidTr="00BF17B0">
        <w:trPr>
          <w:ins w:id="378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E002CE7" w14:textId="77777777" w:rsidR="00BF17B0" w:rsidRPr="004F30F9" w:rsidRDefault="00BF17B0" w:rsidP="00BF17B0">
            <w:pPr>
              <w:rPr>
                <w:ins w:id="3781" w:author="Laura Viignola" w:date="2017-07-10T16:58:00Z"/>
                <w:rFonts w:ascii="Arial" w:hAnsi="Arial" w:cs="Arial"/>
                <w:lang w:val="it-IT"/>
              </w:rPr>
            </w:pPr>
            <w:ins w:id="3782"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C76299" w14:textId="77777777" w:rsidR="00BF17B0" w:rsidRPr="004F30F9" w:rsidRDefault="00BF17B0" w:rsidP="00BF17B0">
            <w:pPr>
              <w:rPr>
                <w:ins w:id="3783" w:author="Laura Viignola" w:date="2017-07-10T16:58:00Z"/>
                <w:rFonts w:ascii="Arial" w:hAnsi="Arial" w:cs="Arial"/>
                <w:lang w:val="it-IT"/>
              </w:rPr>
            </w:pPr>
            <w:ins w:id="3784"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71E68C4" w14:textId="77777777" w:rsidR="00BF17B0" w:rsidRPr="004F30F9" w:rsidRDefault="00BF17B0" w:rsidP="00BF17B0">
            <w:pPr>
              <w:rPr>
                <w:ins w:id="3785" w:author="Laura Viignola" w:date="2017-07-10T16:58:00Z"/>
                <w:rFonts w:ascii="Arial" w:hAnsi="Arial" w:cs="Arial"/>
                <w:lang w:val="it-IT"/>
              </w:rPr>
            </w:pPr>
            <w:ins w:id="3786"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A5F13C" w14:textId="77777777" w:rsidR="00BF17B0" w:rsidRPr="004F30F9" w:rsidRDefault="00BF17B0" w:rsidP="00BF17B0">
            <w:pPr>
              <w:rPr>
                <w:ins w:id="3787" w:author="Laura Viignola" w:date="2017-07-10T16:58:00Z"/>
                <w:rFonts w:ascii="Arial" w:hAnsi="Arial" w:cs="Arial"/>
                <w:lang w:val="it-IT"/>
              </w:rPr>
            </w:pPr>
            <w:ins w:id="3788"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D244FF4" w14:textId="77777777" w:rsidR="00BF17B0" w:rsidRPr="004F30F9" w:rsidRDefault="00BF17B0" w:rsidP="00BF17B0">
            <w:pPr>
              <w:rPr>
                <w:ins w:id="3789" w:author="Laura Viignola" w:date="2017-07-10T16:58:00Z"/>
                <w:rFonts w:ascii="Arial" w:eastAsia="Calibri" w:hAnsi="Arial" w:cs="Arial"/>
                <w:lang w:val="it-IT"/>
              </w:rPr>
            </w:pPr>
            <w:ins w:id="3790" w:author="Laura Viignola" w:date="2017-07-10T16:58:00Z">
              <w:r>
                <w:rPr>
                  <w:rFonts w:ascii="Arial" w:eastAsia="Calibri" w:hAnsi="Arial" w:cs="Arial"/>
                  <w:lang w:val="it-IT"/>
                </w:rPr>
                <w:t>Me_2</w:t>
              </w:r>
            </w:ins>
          </w:p>
        </w:tc>
      </w:tr>
      <w:tr w:rsidR="00BF17B0" w14:paraId="07A73CB5" w14:textId="77777777" w:rsidTr="00BF17B0">
        <w:trPr>
          <w:ins w:id="379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6BE2E" w14:textId="77777777" w:rsidR="00BF17B0" w:rsidRDefault="00BF17B0" w:rsidP="00BF17B0">
            <w:pPr>
              <w:rPr>
                <w:ins w:id="3792" w:author="Laura Viignola" w:date="2017-07-10T16:58:00Z"/>
                <w:lang w:val="it-IT"/>
              </w:rPr>
            </w:pPr>
            <w:ins w:id="379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9AD28F" w14:textId="77777777" w:rsidR="00BF17B0" w:rsidRDefault="00BF17B0" w:rsidP="00BF17B0">
            <w:pPr>
              <w:rPr>
                <w:ins w:id="3794" w:author="Laura Viignola" w:date="2017-07-10T16:58:00Z"/>
                <w:lang w:val="it-IT"/>
              </w:rPr>
            </w:pPr>
            <w:ins w:id="3795"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8CAEB6" w14:textId="77777777" w:rsidR="00BF17B0" w:rsidRDefault="00BF17B0" w:rsidP="00BF17B0">
            <w:pPr>
              <w:rPr>
                <w:ins w:id="3796" w:author="Laura Viignola" w:date="2017-07-10T16:58:00Z"/>
                <w:lang w:val="it-IT"/>
              </w:rPr>
            </w:pPr>
            <w:ins w:id="379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75235" w14:textId="77777777" w:rsidR="00BF17B0" w:rsidRDefault="00BF17B0" w:rsidP="00BF17B0">
            <w:pPr>
              <w:jc w:val="right"/>
              <w:rPr>
                <w:ins w:id="3798" w:author="Laura Viignola" w:date="2017-07-10T16:58:00Z"/>
                <w:lang w:val="it-IT"/>
              </w:rPr>
            </w:pPr>
            <w:ins w:id="3799" w:author="Laura Viignola" w:date="2017-07-10T16:58:00Z">
              <w:r>
                <w:rPr>
                  <w:rFonts w:ascii="Calibri" w:eastAsia="Calibri" w:hAnsi="Calibri" w:cs="Calibri"/>
                  <w:lang w:val="it-IT"/>
                </w:rPr>
                <w:t>1024</w:t>
              </w:r>
            </w:ins>
          </w:p>
        </w:tc>
        <w:tc>
          <w:tcPr>
            <w:tcW w:w="1282" w:type="dxa"/>
            <w:tcBorders>
              <w:top w:val="single" w:sz="6" w:space="0" w:color="000000"/>
              <w:left w:val="single" w:sz="6" w:space="0" w:color="000000"/>
              <w:bottom w:val="single" w:sz="6" w:space="0" w:color="000000"/>
              <w:right w:val="single" w:sz="6" w:space="0" w:color="000000"/>
            </w:tcBorders>
          </w:tcPr>
          <w:p w14:paraId="6DB9B024" w14:textId="77777777" w:rsidR="00BF17B0" w:rsidRDefault="00BF17B0" w:rsidP="00BF17B0">
            <w:pPr>
              <w:jc w:val="right"/>
              <w:rPr>
                <w:ins w:id="3800" w:author="Laura Viignola" w:date="2017-07-10T16:58:00Z"/>
                <w:rFonts w:ascii="Calibri" w:eastAsia="Calibri" w:hAnsi="Calibri" w:cs="Calibri"/>
                <w:lang w:val="it-IT"/>
              </w:rPr>
            </w:pPr>
            <w:ins w:id="3801" w:author="Laura Viignola" w:date="2017-07-10T16:58:00Z">
              <w:r>
                <w:rPr>
                  <w:rFonts w:ascii="Calibri" w:eastAsia="Calibri" w:hAnsi="Calibri" w:cs="Calibri"/>
                  <w:lang w:val="it-IT"/>
                </w:rPr>
                <w:t>0.7545</w:t>
              </w:r>
            </w:ins>
          </w:p>
        </w:tc>
      </w:tr>
      <w:tr w:rsidR="00BF17B0" w14:paraId="24ACEC86" w14:textId="77777777" w:rsidTr="00BF17B0">
        <w:trPr>
          <w:ins w:id="380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D0A753" w14:textId="77777777" w:rsidR="00BF17B0" w:rsidRDefault="00BF17B0" w:rsidP="00BF17B0">
            <w:pPr>
              <w:rPr>
                <w:ins w:id="3803" w:author="Laura Viignola" w:date="2017-07-10T16:58:00Z"/>
                <w:lang w:val="it-IT"/>
              </w:rPr>
            </w:pPr>
            <w:ins w:id="380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AFDE24" w14:textId="77777777" w:rsidR="00BF17B0" w:rsidRDefault="00BF17B0" w:rsidP="00BF17B0">
            <w:pPr>
              <w:rPr>
                <w:ins w:id="3805" w:author="Laura Viignola" w:date="2017-07-10T16:58:00Z"/>
                <w:lang w:val="it-IT"/>
              </w:rPr>
            </w:pPr>
            <w:ins w:id="3806"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E9CD64" w14:textId="77777777" w:rsidR="00BF17B0" w:rsidRDefault="00BF17B0" w:rsidP="00BF17B0">
            <w:pPr>
              <w:rPr>
                <w:ins w:id="3807" w:author="Laura Viignola" w:date="2017-07-10T16:58:00Z"/>
                <w:lang w:val="it-IT"/>
              </w:rPr>
            </w:pPr>
            <w:ins w:id="380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945A7" w14:textId="77777777" w:rsidR="00BF17B0" w:rsidRDefault="00BF17B0" w:rsidP="00BF17B0">
            <w:pPr>
              <w:jc w:val="right"/>
              <w:rPr>
                <w:ins w:id="3809" w:author="Laura Viignola" w:date="2017-07-10T16:58:00Z"/>
                <w:lang w:val="it-IT"/>
              </w:rPr>
            </w:pPr>
            <w:ins w:id="3810" w:author="Laura Viignola" w:date="2017-07-10T16:58:00Z">
              <w:r>
                <w:rPr>
                  <w:rFonts w:ascii="Calibri" w:eastAsia="Calibri" w:hAnsi="Calibri" w:cs="Calibr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5871E6B7" w14:textId="77777777" w:rsidR="00BF17B0" w:rsidRDefault="00BF17B0" w:rsidP="00BF17B0">
            <w:pPr>
              <w:jc w:val="right"/>
              <w:rPr>
                <w:ins w:id="3811" w:author="Laura Viignola" w:date="2017-07-10T16:58:00Z"/>
                <w:rFonts w:ascii="Calibri" w:eastAsia="Calibri" w:hAnsi="Calibri" w:cs="Calibri"/>
                <w:lang w:val="it-IT"/>
              </w:rPr>
            </w:pPr>
            <w:ins w:id="3812" w:author="Laura Viignola" w:date="2017-07-10T16:58:00Z">
              <w:r>
                <w:rPr>
                  <w:rFonts w:ascii="Calibri" w:eastAsia="Calibri" w:hAnsi="Calibri" w:cs="Calibri"/>
                  <w:lang w:val="it-IT"/>
                </w:rPr>
                <w:t>13.45</w:t>
              </w:r>
            </w:ins>
          </w:p>
        </w:tc>
      </w:tr>
      <w:tr w:rsidR="00BF17B0" w14:paraId="1EFED625" w14:textId="77777777" w:rsidTr="00BF17B0">
        <w:trPr>
          <w:ins w:id="381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FA95B1" w14:textId="77777777" w:rsidR="00BF17B0" w:rsidRDefault="00BF17B0" w:rsidP="00BF17B0">
            <w:pPr>
              <w:rPr>
                <w:ins w:id="3814" w:author="Laura Viignola" w:date="2017-07-10T16:58:00Z"/>
                <w:lang w:val="it-IT"/>
              </w:rPr>
            </w:pPr>
            <w:ins w:id="381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4D65F0" w14:textId="77777777" w:rsidR="00BF17B0" w:rsidRDefault="00BF17B0" w:rsidP="00BF17B0">
            <w:pPr>
              <w:rPr>
                <w:ins w:id="3816" w:author="Laura Viignola" w:date="2017-07-10T16:58:00Z"/>
                <w:lang w:val="it-IT"/>
              </w:rPr>
            </w:pPr>
            <w:ins w:id="3817"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4CA2B3" w14:textId="77777777" w:rsidR="00BF17B0" w:rsidRDefault="00BF17B0" w:rsidP="00BF17B0">
            <w:pPr>
              <w:rPr>
                <w:ins w:id="3818" w:author="Laura Viignola" w:date="2017-07-10T16:58:00Z"/>
                <w:lang w:val="it-IT"/>
              </w:rPr>
            </w:pPr>
            <w:ins w:id="381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5FD4" w14:textId="77777777" w:rsidR="00BF17B0" w:rsidRDefault="00BF17B0" w:rsidP="00BF17B0">
            <w:pPr>
              <w:jc w:val="right"/>
              <w:rPr>
                <w:ins w:id="3820" w:author="Laura Viignola" w:date="2017-07-10T16:58:00Z"/>
                <w:lang w:val="it-IT"/>
              </w:rPr>
            </w:pPr>
            <w:ins w:id="3821" w:author="Laura Viignola" w:date="2017-07-10T16:58:00Z">
              <w:r>
                <w:rPr>
                  <w:rFonts w:ascii="Calibri" w:eastAsia="Calibri" w:hAnsi="Calibri" w:cs="Calibri"/>
                  <w:lang w:val="it-IT"/>
                </w:rPr>
                <w:t>32</w:t>
              </w:r>
            </w:ins>
          </w:p>
        </w:tc>
        <w:tc>
          <w:tcPr>
            <w:tcW w:w="1282" w:type="dxa"/>
            <w:tcBorders>
              <w:top w:val="single" w:sz="6" w:space="0" w:color="000000"/>
              <w:left w:val="single" w:sz="6" w:space="0" w:color="000000"/>
              <w:bottom w:val="single" w:sz="6" w:space="0" w:color="000000"/>
              <w:right w:val="single" w:sz="6" w:space="0" w:color="000000"/>
            </w:tcBorders>
          </w:tcPr>
          <w:p w14:paraId="380B27B3" w14:textId="77777777" w:rsidR="00BF17B0" w:rsidRDefault="00BF17B0" w:rsidP="00BF17B0">
            <w:pPr>
              <w:jc w:val="right"/>
              <w:rPr>
                <w:ins w:id="3822" w:author="Laura Viignola" w:date="2017-07-10T16:58:00Z"/>
                <w:rFonts w:ascii="Calibri" w:eastAsia="Calibri" w:hAnsi="Calibri" w:cs="Calibri"/>
                <w:lang w:val="it-IT"/>
              </w:rPr>
            </w:pPr>
            <w:ins w:id="3823" w:author="Laura Viignola" w:date="2017-07-10T16:58:00Z">
              <w:r>
                <w:rPr>
                  <w:rFonts w:ascii="Calibri" w:eastAsia="Calibri" w:hAnsi="Calibri" w:cs="Calibri"/>
                  <w:lang w:val="it-IT"/>
                </w:rPr>
                <w:t>1.87</w:t>
              </w:r>
            </w:ins>
          </w:p>
        </w:tc>
      </w:tr>
    </w:tbl>
    <w:p w14:paraId="316A144C" w14:textId="77777777" w:rsidR="00BF17B0" w:rsidRDefault="00BF17B0" w:rsidP="00BF17B0">
      <w:pPr>
        <w:rPr>
          <w:ins w:id="3824" w:author="Laura Viignola" w:date="2017-07-10T16:58:00Z"/>
          <w:rFonts w:ascii="Cambria" w:hAnsi="Cambria"/>
        </w:rPr>
      </w:pPr>
    </w:p>
    <w:p w14:paraId="4D996CB1" w14:textId="77777777" w:rsidR="00BF17B0" w:rsidRPr="001A403F" w:rsidRDefault="00BF17B0" w:rsidP="00BF17B0">
      <w:pPr>
        <w:rPr>
          <w:ins w:id="3825" w:author="Laura Viignola" w:date="2017-07-10T16:58:00Z"/>
          <w:rFonts w:ascii="Cambria" w:hAnsi="Cambria"/>
        </w:rPr>
      </w:pPr>
    </w:p>
    <w:p w14:paraId="11EBAE47" w14:textId="77777777" w:rsidR="00BF17B0" w:rsidRDefault="00BF17B0" w:rsidP="00BF17B0">
      <w:pPr>
        <w:rPr>
          <w:ins w:id="3826" w:author="Laura Viignola" w:date="2017-07-10T16:58:00Z"/>
          <w:rFonts w:ascii="Cambria" w:eastAsia="Calibri" w:hAnsi="Cambria" w:cs="Calibri"/>
          <w:lang w:val="pt-PT"/>
        </w:rPr>
      </w:pPr>
      <w:ins w:id="3827"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9898375" w14:textId="77777777" w:rsidR="00BF17B0" w:rsidRDefault="00BF17B0" w:rsidP="00BF17B0">
      <w:pPr>
        <w:rPr>
          <w:ins w:id="382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193395F" w14:textId="77777777" w:rsidTr="00BF17B0">
        <w:trPr>
          <w:ins w:id="382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B84D2AE" w14:textId="77777777" w:rsidR="00BF17B0" w:rsidRPr="00EF7F65" w:rsidRDefault="00BF17B0" w:rsidP="00BF17B0">
            <w:pPr>
              <w:rPr>
                <w:ins w:id="3830" w:author="Laura Viignola" w:date="2017-07-10T16:58:00Z"/>
                <w:rFonts w:ascii="Arial" w:eastAsia="Calibri" w:hAnsi="Arial" w:cs="Arial"/>
                <w:lang w:val="it-IT"/>
              </w:rPr>
            </w:pPr>
            <w:ins w:id="3831" w:author="Laura Viignola" w:date="2017-07-10T16:58:00Z">
              <w:r w:rsidRPr="00EF7F65">
                <w:rPr>
                  <w:rFonts w:ascii="Arial" w:eastAsia="Calibri" w:hAnsi="Arial" w:cs="Arial"/>
                  <w:lang w:val="it-IT"/>
                </w:rPr>
                <w:t>DS_r</w:t>
              </w:r>
            </w:ins>
          </w:p>
        </w:tc>
      </w:tr>
      <w:tr w:rsidR="00BF17B0" w14:paraId="0D32544F" w14:textId="77777777" w:rsidTr="00BF17B0">
        <w:trPr>
          <w:ins w:id="383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0CDB63" w14:textId="77777777" w:rsidR="00BF17B0" w:rsidRPr="004F30F9" w:rsidRDefault="00BF17B0" w:rsidP="00BF17B0">
            <w:pPr>
              <w:rPr>
                <w:ins w:id="3833" w:author="Laura Viignola" w:date="2017-07-10T16:58:00Z"/>
                <w:rFonts w:ascii="Arial" w:hAnsi="Arial" w:cs="Arial"/>
                <w:lang w:val="it-IT"/>
              </w:rPr>
            </w:pPr>
            <w:ins w:id="383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04931B1" w14:textId="77777777" w:rsidR="00BF17B0" w:rsidRPr="004F30F9" w:rsidRDefault="00BF17B0" w:rsidP="00BF17B0">
            <w:pPr>
              <w:rPr>
                <w:ins w:id="3835" w:author="Laura Viignola" w:date="2017-07-10T16:58:00Z"/>
                <w:rFonts w:ascii="Arial" w:hAnsi="Arial" w:cs="Arial"/>
                <w:lang w:val="it-IT"/>
              </w:rPr>
            </w:pPr>
            <w:ins w:id="383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3042D25" w14:textId="77777777" w:rsidR="00BF17B0" w:rsidRPr="004F30F9" w:rsidRDefault="00BF17B0" w:rsidP="00BF17B0">
            <w:pPr>
              <w:rPr>
                <w:ins w:id="3837" w:author="Laura Viignola" w:date="2017-07-10T16:58:00Z"/>
                <w:rFonts w:ascii="Arial" w:hAnsi="Arial" w:cs="Arial"/>
                <w:lang w:val="it-IT"/>
              </w:rPr>
            </w:pPr>
            <w:ins w:id="383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2448FC0" w14:textId="77777777" w:rsidR="00BF17B0" w:rsidRPr="004F30F9" w:rsidRDefault="00BF17B0" w:rsidP="00BF17B0">
            <w:pPr>
              <w:rPr>
                <w:ins w:id="3839" w:author="Laura Viignola" w:date="2017-07-10T16:58:00Z"/>
                <w:rFonts w:ascii="Arial" w:hAnsi="Arial" w:cs="Arial"/>
                <w:lang w:val="it-IT"/>
              </w:rPr>
            </w:pPr>
            <w:ins w:id="384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B4B9225" w14:textId="77777777" w:rsidR="00BF17B0" w:rsidRPr="004F30F9" w:rsidRDefault="00BF17B0" w:rsidP="00BF17B0">
            <w:pPr>
              <w:rPr>
                <w:ins w:id="3841" w:author="Laura Viignola" w:date="2017-07-10T16:58:00Z"/>
                <w:rFonts w:ascii="Arial" w:eastAsia="Calibri" w:hAnsi="Arial" w:cs="Arial"/>
                <w:lang w:val="it-IT"/>
              </w:rPr>
            </w:pPr>
            <w:ins w:id="3842" w:author="Laura Viignola" w:date="2017-07-10T16:58:00Z">
              <w:r>
                <w:rPr>
                  <w:rFonts w:ascii="Arial" w:eastAsia="Calibri" w:hAnsi="Arial" w:cs="Arial"/>
                  <w:lang w:val="it-IT"/>
                </w:rPr>
                <w:t>Me_2</w:t>
              </w:r>
            </w:ins>
          </w:p>
        </w:tc>
      </w:tr>
      <w:tr w:rsidR="00BF17B0" w14:paraId="0B670E8C" w14:textId="77777777" w:rsidTr="00BF17B0">
        <w:trPr>
          <w:ins w:id="384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D91D62" w14:textId="77777777" w:rsidR="00BF17B0" w:rsidRDefault="00BF17B0" w:rsidP="00BF17B0">
            <w:pPr>
              <w:rPr>
                <w:ins w:id="3844" w:author="Laura Viignola" w:date="2017-07-10T16:58:00Z"/>
                <w:lang w:val="it-IT"/>
              </w:rPr>
            </w:pPr>
            <w:ins w:id="384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492BC4" w14:textId="77777777" w:rsidR="00BF17B0" w:rsidRDefault="00BF17B0" w:rsidP="00BF17B0">
            <w:pPr>
              <w:rPr>
                <w:ins w:id="3846" w:author="Laura Viignola" w:date="2017-07-10T16:58:00Z"/>
                <w:lang w:val="it-IT"/>
              </w:rPr>
            </w:pPr>
            <w:ins w:id="384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20DF02" w14:textId="77777777" w:rsidR="00BF17B0" w:rsidRDefault="00BF17B0" w:rsidP="00BF17B0">
            <w:pPr>
              <w:rPr>
                <w:ins w:id="3848" w:author="Laura Viignola" w:date="2017-07-10T16:58:00Z"/>
                <w:lang w:val="it-IT"/>
              </w:rPr>
            </w:pPr>
            <w:ins w:id="384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1843A4" w14:textId="77777777" w:rsidR="00BF17B0" w:rsidRPr="006D0755" w:rsidRDefault="00BF17B0" w:rsidP="00BF17B0">
            <w:pPr>
              <w:jc w:val="right"/>
              <w:rPr>
                <w:ins w:id="3850" w:author="Laura Viignola" w:date="2017-07-10T16:58:00Z"/>
                <w:rFonts w:asciiTheme="minorHAnsi" w:hAnsiTheme="minorHAnsi"/>
                <w:lang w:val="it-IT"/>
              </w:rPr>
            </w:pPr>
            <w:ins w:id="3851"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39E7C46B" w14:textId="77777777" w:rsidR="00BF17B0" w:rsidRDefault="00BF17B0" w:rsidP="00BF17B0">
            <w:pPr>
              <w:jc w:val="right"/>
              <w:rPr>
                <w:ins w:id="3852" w:author="Laura Viignola" w:date="2017-07-10T16:58:00Z"/>
                <w:rFonts w:asciiTheme="minorHAnsi" w:hAnsiTheme="minorHAnsi"/>
                <w:lang w:val="it-IT"/>
              </w:rPr>
            </w:pPr>
            <w:ins w:id="3853" w:author="Laura Viignola" w:date="2017-07-10T16:58:00Z">
              <w:r>
                <w:rPr>
                  <w:rFonts w:asciiTheme="minorHAnsi" w:hAnsiTheme="minorHAnsi"/>
                  <w:lang w:val="it-IT"/>
                </w:rPr>
                <w:t>-0.40641</w:t>
              </w:r>
            </w:ins>
          </w:p>
        </w:tc>
      </w:tr>
      <w:tr w:rsidR="00BF17B0" w14:paraId="665998F1" w14:textId="77777777" w:rsidTr="00BF17B0">
        <w:trPr>
          <w:ins w:id="385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A5C3E4" w14:textId="77777777" w:rsidR="00BF17B0" w:rsidRDefault="00BF17B0" w:rsidP="00BF17B0">
            <w:pPr>
              <w:rPr>
                <w:ins w:id="3855" w:author="Laura Viignola" w:date="2017-07-10T16:58:00Z"/>
                <w:lang w:val="it-IT"/>
              </w:rPr>
            </w:pPr>
            <w:ins w:id="385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58A9B0" w14:textId="77777777" w:rsidR="00BF17B0" w:rsidRDefault="00BF17B0" w:rsidP="00BF17B0">
            <w:pPr>
              <w:rPr>
                <w:ins w:id="3857" w:author="Laura Viignola" w:date="2017-07-10T16:58:00Z"/>
                <w:lang w:val="it-IT"/>
              </w:rPr>
            </w:pPr>
            <w:ins w:id="385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72B70D" w14:textId="77777777" w:rsidR="00BF17B0" w:rsidRDefault="00BF17B0" w:rsidP="00BF17B0">
            <w:pPr>
              <w:rPr>
                <w:ins w:id="3859" w:author="Laura Viignola" w:date="2017-07-10T16:58:00Z"/>
                <w:lang w:val="it-IT"/>
              </w:rPr>
            </w:pPr>
            <w:ins w:id="386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E56023" w14:textId="77777777" w:rsidR="00BF17B0" w:rsidRPr="006D0755" w:rsidRDefault="00BF17B0" w:rsidP="00BF17B0">
            <w:pPr>
              <w:jc w:val="right"/>
              <w:rPr>
                <w:ins w:id="3861" w:author="Laura Viignola" w:date="2017-07-10T16:58:00Z"/>
                <w:rFonts w:asciiTheme="minorHAnsi" w:hAnsiTheme="minorHAnsi"/>
                <w:lang w:val="it-IT"/>
              </w:rPr>
            </w:pPr>
            <w:ins w:id="3862"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72A606A3" w14:textId="77777777" w:rsidR="00BF17B0" w:rsidRDefault="00BF17B0" w:rsidP="00BF17B0">
            <w:pPr>
              <w:jc w:val="right"/>
              <w:rPr>
                <w:ins w:id="3863" w:author="Laura Viignola" w:date="2017-07-10T16:58:00Z"/>
                <w:rFonts w:asciiTheme="minorHAnsi" w:hAnsiTheme="minorHAnsi"/>
                <w:lang w:val="it-IT"/>
              </w:rPr>
            </w:pPr>
            <w:ins w:id="3864" w:author="Laura Viignola" w:date="2017-07-10T16:58:00Z">
              <w:r>
                <w:rPr>
                  <w:rFonts w:asciiTheme="minorHAnsi" w:hAnsiTheme="minorHAnsi"/>
                  <w:lang w:val="it-IT"/>
                </w:rPr>
                <w:t>3.749534</w:t>
              </w:r>
            </w:ins>
          </w:p>
        </w:tc>
      </w:tr>
      <w:tr w:rsidR="00BF17B0" w14:paraId="2E90E669" w14:textId="77777777" w:rsidTr="00BF17B0">
        <w:trPr>
          <w:ins w:id="386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4D4DF7" w14:textId="77777777" w:rsidR="00BF17B0" w:rsidRDefault="00BF17B0" w:rsidP="00BF17B0">
            <w:pPr>
              <w:rPr>
                <w:ins w:id="3866" w:author="Laura Viignola" w:date="2017-07-10T16:58:00Z"/>
                <w:lang w:val="it-IT"/>
              </w:rPr>
            </w:pPr>
            <w:ins w:id="386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4AC3D" w14:textId="77777777" w:rsidR="00BF17B0" w:rsidRDefault="00BF17B0" w:rsidP="00BF17B0">
            <w:pPr>
              <w:rPr>
                <w:ins w:id="3868" w:author="Laura Viignola" w:date="2017-07-10T16:58:00Z"/>
                <w:lang w:val="it-IT"/>
              </w:rPr>
            </w:pPr>
            <w:ins w:id="386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4059C7" w14:textId="77777777" w:rsidR="00BF17B0" w:rsidRDefault="00BF17B0" w:rsidP="00BF17B0">
            <w:pPr>
              <w:rPr>
                <w:ins w:id="3870" w:author="Laura Viignola" w:date="2017-07-10T16:58:00Z"/>
                <w:lang w:val="it-IT"/>
              </w:rPr>
            </w:pPr>
            <w:ins w:id="387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1B49" w14:textId="77777777" w:rsidR="00BF17B0" w:rsidRPr="006D0755" w:rsidRDefault="00BF17B0" w:rsidP="00BF17B0">
            <w:pPr>
              <w:jc w:val="right"/>
              <w:rPr>
                <w:ins w:id="3872" w:author="Laura Viignola" w:date="2017-07-10T16:58:00Z"/>
                <w:rFonts w:asciiTheme="minorHAnsi" w:hAnsiTheme="minorHAnsi"/>
                <w:lang w:val="it-IT"/>
              </w:rPr>
            </w:pPr>
            <w:ins w:id="3873"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24079E3" w14:textId="77777777" w:rsidR="00BF17B0" w:rsidRDefault="00BF17B0" w:rsidP="00BF17B0">
            <w:pPr>
              <w:jc w:val="right"/>
              <w:rPr>
                <w:ins w:id="3874" w:author="Laura Viignola" w:date="2017-07-10T16:58:00Z"/>
                <w:rFonts w:asciiTheme="minorHAnsi" w:hAnsiTheme="minorHAnsi"/>
                <w:lang w:val="it-IT"/>
              </w:rPr>
            </w:pPr>
            <w:ins w:id="3875" w:author="Laura Viignola" w:date="2017-07-10T16:58:00Z">
              <w:r>
                <w:rPr>
                  <w:rFonts w:asciiTheme="minorHAnsi" w:hAnsiTheme="minorHAnsi"/>
                  <w:lang w:val="it-IT"/>
                </w:rPr>
                <w:t>0.903038</w:t>
              </w:r>
            </w:ins>
          </w:p>
        </w:tc>
      </w:tr>
    </w:tbl>
    <w:p w14:paraId="07E4282F" w14:textId="77777777" w:rsidR="00BF17B0" w:rsidRDefault="00BF17B0" w:rsidP="00BF17B0">
      <w:pPr>
        <w:rPr>
          <w:ins w:id="3876" w:author="Laura Viignola" w:date="2017-07-10T16:58:00Z"/>
          <w:rFonts w:ascii="Cambria" w:hAnsi="Cambria"/>
          <w:i/>
        </w:rPr>
      </w:pPr>
    </w:p>
    <w:p w14:paraId="56E644FA" w14:textId="77777777" w:rsidR="00BF17B0" w:rsidRDefault="00BF17B0" w:rsidP="00BF17B0">
      <w:pPr>
        <w:rPr>
          <w:ins w:id="3877" w:author="Laura Viignola" w:date="2017-07-10T16:58:00Z"/>
          <w:rFonts w:ascii="Cambria" w:eastAsia="Calibri" w:hAnsi="Cambria" w:cs="Calibri"/>
          <w:lang w:val="pt-PT"/>
        </w:rPr>
      </w:pPr>
      <w:ins w:id="387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F1039C" w14:textId="77777777" w:rsidR="00BF17B0" w:rsidRDefault="00BF17B0" w:rsidP="00BF17B0">
      <w:pPr>
        <w:rPr>
          <w:ins w:id="387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CBF3018" w14:textId="77777777" w:rsidTr="00BF17B0">
        <w:trPr>
          <w:ins w:id="388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B245AE0" w14:textId="77777777" w:rsidR="00BF17B0" w:rsidRPr="00EF7F65" w:rsidRDefault="00BF17B0" w:rsidP="00BF17B0">
            <w:pPr>
              <w:rPr>
                <w:ins w:id="3881" w:author="Laura Viignola" w:date="2017-07-10T16:58:00Z"/>
                <w:rFonts w:ascii="Arial" w:eastAsia="Calibri" w:hAnsi="Arial" w:cs="Arial"/>
                <w:lang w:val="it-IT"/>
              </w:rPr>
            </w:pPr>
            <w:ins w:id="3882" w:author="Laura Viignola" w:date="2017-07-10T16:58:00Z">
              <w:r w:rsidRPr="00EF7F65">
                <w:rPr>
                  <w:rFonts w:ascii="Arial" w:eastAsia="Calibri" w:hAnsi="Arial" w:cs="Arial"/>
                  <w:lang w:val="it-IT"/>
                </w:rPr>
                <w:t>DS_r</w:t>
              </w:r>
            </w:ins>
          </w:p>
        </w:tc>
      </w:tr>
      <w:tr w:rsidR="00BF17B0" w14:paraId="0E8D2405" w14:textId="77777777" w:rsidTr="00BF17B0">
        <w:trPr>
          <w:ins w:id="388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A4F822" w14:textId="77777777" w:rsidR="00BF17B0" w:rsidRPr="004F30F9" w:rsidRDefault="00BF17B0" w:rsidP="00BF17B0">
            <w:pPr>
              <w:rPr>
                <w:ins w:id="3884" w:author="Laura Viignola" w:date="2017-07-10T16:58:00Z"/>
                <w:rFonts w:ascii="Arial" w:hAnsi="Arial" w:cs="Arial"/>
                <w:lang w:val="it-IT"/>
              </w:rPr>
            </w:pPr>
            <w:ins w:id="388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CD03473" w14:textId="77777777" w:rsidR="00BF17B0" w:rsidRPr="004F30F9" w:rsidRDefault="00BF17B0" w:rsidP="00BF17B0">
            <w:pPr>
              <w:rPr>
                <w:ins w:id="3886" w:author="Laura Viignola" w:date="2017-07-10T16:58:00Z"/>
                <w:rFonts w:ascii="Arial" w:hAnsi="Arial" w:cs="Arial"/>
                <w:lang w:val="it-IT"/>
              </w:rPr>
            </w:pPr>
            <w:ins w:id="388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79029C" w14:textId="77777777" w:rsidR="00BF17B0" w:rsidRPr="004F30F9" w:rsidRDefault="00BF17B0" w:rsidP="00BF17B0">
            <w:pPr>
              <w:rPr>
                <w:ins w:id="3888" w:author="Laura Viignola" w:date="2017-07-10T16:58:00Z"/>
                <w:rFonts w:ascii="Arial" w:hAnsi="Arial" w:cs="Arial"/>
                <w:lang w:val="it-IT"/>
              </w:rPr>
            </w:pPr>
            <w:ins w:id="388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65E48D" w14:textId="77777777" w:rsidR="00BF17B0" w:rsidRPr="004F30F9" w:rsidRDefault="00BF17B0" w:rsidP="00BF17B0">
            <w:pPr>
              <w:rPr>
                <w:ins w:id="3890" w:author="Laura Viignola" w:date="2017-07-10T16:58:00Z"/>
                <w:rFonts w:ascii="Arial" w:hAnsi="Arial" w:cs="Arial"/>
                <w:lang w:val="it-IT"/>
              </w:rPr>
            </w:pPr>
            <w:ins w:id="389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2FDD2CE" w14:textId="77777777" w:rsidR="00BF17B0" w:rsidRPr="004F30F9" w:rsidRDefault="00BF17B0" w:rsidP="00BF17B0">
            <w:pPr>
              <w:rPr>
                <w:ins w:id="3892" w:author="Laura Viignola" w:date="2017-07-10T16:58:00Z"/>
                <w:rFonts w:ascii="Arial" w:eastAsia="Calibri" w:hAnsi="Arial" w:cs="Arial"/>
                <w:lang w:val="it-IT"/>
              </w:rPr>
            </w:pPr>
            <w:ins w:id="3893" w:author="Laura Viignola" w:date="2017-07-10T16:58:00Z">
              <w:r>
                <w:rPr>
                  <w:rFonts w:ascii="Arial" w:eastAsia="Calibri" w:hAnsi="Arial" w:cs="Arial"/>
                  <w:lang w:val="it-IT"/>
                </w:rPr>
                <w:t>Me_2</w:t>
              </w:r>
            </w:ins>
          </w:p>
        </w:tc>
      </w:tr>
      <w:tr w:rsidR="00BF17B0" w14:paraId="4AFE49C4" w14:textId="77777777" w:rsidTr="00BF17B0">
        <w:trPr>
          <w:ins w:id="389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AB9EF8" w14:textId="77777777" w:rsidR="00BF17B0" w:rsidRDefault="00BF17B0" w:rsidP="00BF17B0">
            <w:pPr>
              <w:rPr>
                <w:ins w:id="3895" w:author="Laura Viignola" w:date="2017-07-10T16:58:00Z"/>
                <w:lang w:val="it-IT"/>
              </w:rPr>
            </w:pPr>
            <w:ins w:id="389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FE710C" w14:textId="77777777" w:rsidR="00BF17B0" w:rsidRDefault="00BF17B0" w:rsidP="00BF17B0">
            <w:pPr>
              <w:rPr>
                <w:ins w:id="3897" w:author="Laura Viignola" w:date="2017-07-10T16:58:00Z"/>
                <w:lang w:val="it-IT"/>
              </w:rPr>
            </w:pPr>
            <w:ins w:id="389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43DB36" w14:textId="77777777" w:rsidR="00BF17B0" w:rsidRDefault="00BF17B0" w:rsidP="00BF17B0">
            <w:pPr>
              <w:rPr>
                <w:ins w:id="3899" w:author="Laura Viignola" w:date="2017-07-10T16:58:00Z"/>
                <w:lang w:val="it-IT"/>
              </w:rPr>
            </w:pPr>
            <w:ins w:id="390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D7837" w14:textId="77777777" w:rsidR="00BF17B0" w:rsidRPr="006D0755" w:rsidRDefault="00BF17B0" w:rsidP="00BF17B0">
            <w:pPr>
              <w:jc w:val="right"/>
              <w:rPr>
                <w:ins w:id="3901" w:author="Laura Viignola" w:date="2017-07-10T16:58:00Z"/>
                <w:rFonts w:asciiTheme="minorHAnsi" w:hAnsiTheme="minorHAnsi"/>
                <w:lang w:val="it-IT"/>
              </w:rPr>
            </w:pPr>
            <w:ins w:id="3902"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7C39A866" w14:textId="77777777" w:rsidR="00BF17B0" w:rsidRDefault="00BF17B0" w:rsidP="00BF17B0">
            <w:pPr>
              <w:jc w:val="right"/>
              <w:rPr>
                <w:ins w:id="3903" w:author="Laura Viignola" w:date="2017-07-10T16:58:00Z"/>
                <w:rFonts w:ascii="Calibri" w:eastAsia="Calibri" w:hAnsi="Calibri" w:cs="Calibri"/>
                <w:lang w:val="it-IT"/>
              </w:rPr>
            </w:pPr>
            <w:ins w:id="3904" w:author="Laura Viignola" w:date="2017-07-10T16:58:00Z">
              <w:r>
                <w:rPr>
                  <w:rFonts w:ascii="Calibri" w:eastAsia="Calibri" w:hAnsi="Calibri" w:cs="Calibri"/>
                  <w:lang w:val="it-IT"/>
                </w:rPr>
                <w:t>0.7545</w:t>
              </w:r>
            </w:ins>
          </w:p>
        </w:tc>
      </w:tr>
      <w:tr w:rsidR="00BF17B0" w14:paraId="2443CB27" w14:textId="77777777" w:rsidTr="00BF17B0">
        <w:trPr>
          <w:ins w:id="390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60AFA9" w14:textId="77777777" w:rsidR="00BF17B0" w:rsidRDefault="00BF17B0" w:rsidP="00BF17B0">
            <w:pPr>
              <w:rPr>
                <w:ins w:id="3906" w:author="Laura Viignola" w:date="2017-07-10T16:58:00Z"/>
                <w:lang w:val="it-IT"/>
              </w:rPr>
            </w:pPr>
            <w:ins w:id="390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F967F" w14:textId="77777777" w:rsidR="00BF17B0" w:rsidRDefault="00BF17B0" w:rsidP="00BF17B0">
            <w:pPr>
              <w:rPr>
                <w:ins w:id="3908" w:author="Laura Viignola" w:date="2017-07-10T16:58:00Z"/>
                <w:lang w:val="it-IT"/>
              </w:rPr>
            </w:pPr>
            <w:ins w:id="390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7D7781" w14:textId="77777777" w:rsidR="00BF17B0" w:rsidRDefault="00BF17B0" w:rsidP="00BF17B0">
            <w:pPr>
              <w:rPr>
                <w:ins w:id="3910" w:author="Laura Viignola" w:date="2017-07-10T16:58:00Z"/>
                <w:lang w:val="it-IT"/>
              </w:rPr>
            </w:pPr>
            <w:ins w:id="391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E62E3" w14:textId="77777777" w:rsidR="00BF17B0" w:rsidRPr="006D0755" w:rsidRDefault="00BF17B0" w:rsidP="00BF17B0">
            <w:pPr>
              <w:jc w:val="right"/>
              <w:rPr>
                <w:ins w:id="3912" w:author="Laura Viignola" w:date="2017-07-10T16:58:00Z"/>
                <w:rFonts w:asciiTheme="minorHAnsi" w:hAnsiTheme="minorHAnsi"/>
                <w:lang w:val="it-IT"/>
              </w:rPr>
            </w:pPr>
            <w:ins w:id="3913"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4A045BD5" w14:textId="77777777" w:rsidR="00BF17B0" w:rsidRDefault="00BF17B0" w:rsidP="00BF17B0">
            <w:pPr>
              <w:jc w:val="right"/>
              <w:rPr>
                <w:ins w:id="3914" w:author="Laura Viignola" w:date="2017-07-10T16:58:00Z"/>
                <w:rFonts w:ascii="Calibri" w:eastAsia="Calibri" w:hAnsi="Calibri" w:cs="Calibri"/>
                <w:lang w:val="it-IT"/>
              </w:rPr>
            </w:pPr>
            <w:ins w:id="3915" w:author="Laura Viignola" w:date="2017-07-10T16:58:00Z">
              <w:r>
                <w:rPr>
                  <w:rFonts w:ascii="Calibri" w:eastAsia="Calibri" w:hAnsi="Calibri" w:cs="Calibri"/>
                  <w:lang w:val="it-IT"/>
                </w:rPr>
                <w:t>13.45</w:t>
              </w:r>
            </w:ins>
          </w:p>
        </w:tc>
      </w:tr>
      <w:tr w:rsidR="00BF17B0" w14:paraId="07296F07" w14:textId="77777777" w:rsidTr="00BF17B0">
        <w:trPr>
          <w:ins w:id="391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D569AA" w14:textId="77777777" w:rsidR="00BF17B0" w:rsidRDefault="00BF17B0" w:rsidP="00BF17B0">
            <w:pPr>
              <w:rPr>
                <w:ins w:id="3917" w:author="Laura Viignola" w:date="2017-07-10T16:58:00Z"/>
                <w:lang w:val="it-IT"/>
              </w:rPr>
            </w:pPr>
            <w:ins w:id="391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437813" w14:textId="77777777" w:rsidR="00BF17B0" w:rsidRDefault="00BF17B0" w:rsidP="00BF17B0">
            <w:pPr>
              <w:rPr>
                <w:ins w:id="3919" w:author="Laura Viignola" w:date="2017-07-10T16:58:00Z"/>
                <w:lang w:val="it-IT"/>
              </w:rPr>
            </w:pPr>
            <w:ins w:id="392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462382A" w14:textId="77777777" w:rsidR="00BF17B0" w:rsidRDefault="00BF17B0" w:rsidP="00BF17B0">
            <w:pPr>
              <w:rPr>
                <w:ins w:id="3921" w:author="Laura Viignola" w:date="2017-07-10T16:58:00Z"/>
                <w:lang w:val="it-IT"/>
              </w:rPr>
            </w:pPr>
            <w:ins w:id="392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14CC5" w14:textId="77777777" w:rsidR="00BF17B0" w:rsidRPr="006D0755" w:rsidRDefault="00BF17B0" w:rsidP="00BF17B0">
            <w:pPr>
              <w:jc w:val="right"/>
              <w:rPr>
                <w:ins w:id="3923" w:author="Laura Viignola" w:date="2017-07-10T16:58:00Z"/>
                <w:rFonts w:asciiTheme="minorHAnsi" w:hAnsiTheme="minorHAnsi"/>
                <w:lang w:val="it-IT"/>
              </w:rPr>
            </w:pPr>
            <w:ins w:id="3924"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DBAED2A" w14:textId="77777777" w:rsidR="00BF17B0" w:rsidRDefault="00BF17B0" w:rsidP="00BF17B0">
            <w:pPr>
              <w:jc w:val="right"/>
              <w:rPr>
                <w:ins w:id="3925" w:author="Laura Viignola" w:date="2017-07-10T16:58:00Z"/>
                <w:rFonts w:ascii="Calibri" w:eastAsia="Calibri" w:hAnsi="Calibri" w:cs="Calibri"/>
                <w:lang w:val="it-IT"/>
              </w:rPr>
            </w:pPr>
            <w:ins w:id="3926" w:author="Laura Viignola" w:date="2017-07-10T16:58:00Z">
              <w:r>
                <w:rPr>
                  <w:rFonts w:ascii="Calibri" w:eastAsia="Calibri" w:hAnsi="Calibri" w:cs="Calibri"/>
                  <w:lang w:val="it-IT"/>
                </w:rPr>
                <w:t>1.87</w:t>
              </w:r>
            </w:ins>
          </w:p>
        </w:tc>
      </w:tr>
    </w:tbl>
    <w:p w14:paraId="5B95224D" w14:textId="77777777" w:rsidR="00BF17B0" w:rsidRDefault="00BF17B0" w:rsidP="00BF17B0">
      <w:pPr>
        <w:rPr>
          <w:ins w:id="3927" w:author="Laura Viignola" w:date="2017-07-10T16:58:00Z"/>
          <w:rFonts w:ascii="Trebuchet MS" w:eastAsia="Trebuchet MS" w:hAnsi="Trebuchet MS" w:cs="Trebuchet MS"/>
          <w:color w:val="454645"/>
          <w:sz w:val="32"/>
        </w:rPr>
      </w:pPr>
    </w:p>
    <w:p w14:paraId="0351DE1C" w14:textId="77777777" w:rsidR="00BF17B0" w:rsidRDefault="00BF17B0" w:rsidP="00BF17B0">
      <w:pPr>
        <w:rPr>
          <w:ins w:id="3928" w:author="Laura Viignola" w:date="2017-07-10T16:58:00Z"/>
          <w:rFonts w:eastAsia="Trebuchet MS"/>
        </w:rPr>
      </w:pPr>
    </w:p>
    <w:p w14:paraId="76C28E7E" w14:textId="77777777" w:rsidR="00BF17B0" w:rsidRPr="000E3547" w:rsidRDefault="00BF17B0" w:rsidP="00BF17B0">
      <w:pPr>
        <w:pStyle w:val="Stile3"/>
        <w:rPr>
          <w:ins w:id="3929" w:author="Laura Viignola" w:date="2017-07-10T16:58:00Z"/>
          <w:lang w:val="it-IT"/>
        </w:rPr>
      </w:pPr>
      <w:ins w:id="3930" w:author="Laura Viignola" w:date="2017-07-10T16:58:00Z">
        <w:r>
          <w:t>power</w:t>
        </w:r>
      </w:ins>
    </w:p>
    <w:p w14:paraId="20E16C11" w14:textId="77777777" w:rsidR="00BF17B0" w:rsidRPr="0075768B" w:rsidRDefault="00BF17B0" w:rsidP="00BF17B0">
      <w:pPr>
        <w:rPr>
          <w:ins w:id="3931" w:author="Laura Viignola" w:date="2017-07-10T16:58:00Z"/>
          <w:rFonts w:ascii="Arial" w:eastAsia="Calibri" w:hAnsi="Arial" w:cs="Arial"/>
          <w:b/>
        </w:rPr>
      </w:pPr>
      <w:ins w:id="393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24137D">
          <w:rPr>
            <w:rFonts w:ascii="Arial" w:eastAsia="Calibri" w:hAnsi="Arial" w:cs="Arial"/>
            <w:b/>
            <w:color w:val="auto"/>
          </w:rPr>
          <w:t>power</w:t>
        </w:r>
        <w:r>
          <w:rPr>
            <w:rFonts w:ascii="Arial" w:eastAsia="Calibri" w:hAnsi="Arial" w:cs="Arial"/>
            <w:color w:val="auto"/>
          </w:rPr>
          <w:t>(op, exponent)</w:t>
        </w:r>
      </w:ins>
    </w:p>
    <w:p w14:paraId="02FB8F23" w14:textId="77777777" w:rsidR="00BF17B0" w:rsidRDefault="00BF17B0" w:rsidP="00BF17B0">
      <w:pPr>
        <w:ind w:left="360"/>
        <w:rPr>
          <w:ins w:id="3933" w:author="Laura Viignola" w:date="2017-07-10T16:58:00Z"/>
          <w:rFonts w:ascii="Cambria" w:eastAsia="Calibri" w:hAnsi="Cambria" w:cs="Calibri"/>
          <w:color w:val="5B9BD5"/>
        </w:rPr>
      </w:pPr>
    </w:p>
    <w:p w14:paraId="07AEE5B8" w14:textId="77777777" w:rsidR="00BF17B0" w:rsidRPr="005961DD" w:rsidRDefault="00BF17B0" w:rsidP="00BF17B0">
      <w:pPr>
        <w:rPr>
          <w:ins w:id="3934" w:author="Laura Viignola" w:date="2017-07-10T16:58:00Z"/>
          <w:rFonts w:ascii="Cambria" w:eastAsia="Calibri" w:hAnsi="Cambria" w:cs="Calibri"/>
          <w:i/>
          <w:color w:val="5B9BD5"/>
        </w:rPr>
      </w:pPr>
      <w:ins w:id="393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AF7991" w14:textId="77777777" w:rsidR="00BF17B0" w:rsidRDefault="00BF17B0" w:rsidP="00BF17B0">
      <w:pPr>
        <w:rPr>
          <w:ins w:id="3936" w:author="Laura Viignola" w:date="2017-07-10T16:58:00Z"/>
          <w:rFonts w:ascii="Cambria" w:eastAsia="Calibri" w:hAnsi="Cambria" w:cs="Calibri"/>
          <w:color w:val="5B9BD5"/>
        </w:rPr>
      </w:pPr>
      <w:ins w:id="393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5D7A992" w14:textId="77777777" w:rsidR="00BF17B0" w:rsidRDefault="00BF17B0" w:rsidP="00BF17B0">
      <w:pPr>
        <w:rPr>
          <w:ins w:id="3938" w:author="Laura Viignola" w:date="2017-07-10T16:58:00Z"/>
          <w:rFonts w:ascii="Cambria" w:eastAsia="Calibri" w:hAnsi="Cambria" w:cs="Calibri"/>
          <w:color w:val="5B9BD5"/>
        </w:rPr>
      </w:pPr>
      <w:ins w:id="3939" w:author="Laura Viignola" w:date="2017-07-10T16:58:00Z">
        <w:r>
          <w:rPr>
            <w:rFonts w:ascii="Arial" w:eastAsia="Calibri" w:hAnsi="Arial" w:cs="Arial"/>
            <w:color w:val="auto"/>
          </w:rPr>
          <w:t>exponent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exponent of the power</w:t>
        </w:r>
      </w:ins>
    </w:p>
    <w:p w14:paraId="6D914B42" w14:textId="77777777" w:rsidR="00BF17B0" w:rsidRDefault="00BF17B0" w:rsidP="00BF17B0">
      <w:pPr>
        <w:rPr>
          <w:ins w:id="3940" w:author="Laura Viignola" w:date="2017-07-10T16:58:00Z"/>
          <w:rFonts w:ascii="Cambria" w:eastAsia="Calibri" w:hAnsi="Cambria" w:cs="Calibri"/>
          <w:color w:val="5B9BD5"/>
        </w:rPr>
      </w:pPr>
    </w:p>
    <w:p w14:paraId="7A0121AD" w14:textId="77777777" w:rsidR="00BF17B0" w:rsidRDefault="00BF17B0" w:rsidP="00BF17B0">
      <w:pPr>
        <w:rPr>
          <w:ins w:id="3941" w:author="Laura Viignola" w:date="2017-07-10T16:58:00Z"/>
          <w:rFonts w:ascii="Cambria" w:eastAsia="Calibri" w:hAnsi="Cambria" w:cs="Calibri"/>
          <w:i/>
          <w:color w:val="5B9BD5"/>
        </w:rPr>
      </w:pPr>
      <w:ins w:id="3942"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875F00C" w14:textId="77777777" w:rsidR="00BF17B0" w:rsidRDefault="00BF17B0" w:rsidP="00BF17B0">
      <w:pPr>
        <w:rPr>
          <w:ins w:id="3943" w:author="Laura Viignola" w:date="2017-07-10T16:58:00Z"/>
          <w:rFonts w:ascii="Arial" w:eastAsia="Calibri" w:hAnsi="Arial" w:cs="Arial"/>
        </w:rPr>
      </w:pPr>
      <w:ins w:id="3944" w:author="Laura Viignola" w:date="2017-07-10T16:58:00Z">
        <w:r>
          <w:rPr>
            <w:rFonts w:ascii="Arial" w:eastAsia="Calibri" w:hAnsi="Arial" w:cs="Arial"/>
          </w:rPr>
          <w:t>power(DS_1, 2)</w:t>
        </w:r>
      </w:ins>
    </w:p>
    <w:p w14:paraId="7F86BC1F" w14:textId="77777777" w:rsidR="00BF17B0" w:rsidRPr="0075768B" w:rsidRDefault="00BF17B0" w:rsidP="00BF17B0">
      <w:pPr>
        <w:rPr>
          <w:ins w:id="3945" w:author="Laura Viignola" w:date="2017-07-10T16:58:00Z"/>
          <w:rFonts w:ascii="Arial" w:eastAsia="Calibri" w:hAnsi="Arial" w:cs="Arial"/>
        </w:rPr>
      </w:pPr>
      <w:ins w:id="3946" w:author="Laura Viignola" w:date="2017-07-10T16:58:00Z">
        <w:r>
          <w:rPr>
            <w:rFonts w:ascii="Arial" w:eastAsia="Calibri" w:hAnsi="Arial" w:cs="Arial"/>
          </w:rPr>
          <w:t>power(5, 2)</w:t>
        </w:r>
      </w:ins>
    </w:p>
    <w:p w14:paraId="6EEBE134" w14:textId="77777777" w:rsidR="00BF17B0" w:rsidRPr="00930AA3" w:rsidRDefault="00BF17B0" w:rsidP="00BF17B0">
      <w:pPr>
        <w:rPr>
          <w:ins w:id="3947" w:author="Laura Viignola" w:date="2017-07-10T16:58:00Z"/>
          <w:rFonts w:ascii="Cambria" w:eastAsia="Calibri" w:hAnsi="Cambria" w:cs="Calibri"/>
          <w:color w:val="5B9BD5"/>
        </w:rPr>
      </w:pPr>
    </w:p>
    <w:p w14:paraId="6A2B701D" w14:textId="77777777" w:rsidR="00BF17B0" w:rsidRDefault="00BF17B0" w:rsidP="00BF17B0">
      <w:pPr>
        <w:rPr>
          <w:ins w:id="3948" w:author="Laura Viignola" w:date="2017-07-10T16:58:00Z"/>
          <w:rFonts w:ascii="Cambria" w:eastAsia="Calibri" w:hAnsi="Cambria" w:cs="Calibri"/>
          <w:i/>
          <w:color w:val="5B9BD5"/>
        </w:rPr>
      </w:pPr>
      <w:ins w:id="3949" w:author="Laura Viignola" w:date="2017-07-10T16:58:00Z">
        <w:r>
          <w:rPr>
            <w:rFonts w:ascii="Cambria" w:eastAsia="Calibri" w:hAnsi="Cambria" w:cs="Calibri"/>
            <w:i/>
            <w:color w:val="5B9BD5"/>
          </w:rPr>
          <w:t>Semantic for scalar operations</w:t>
        </w:r>
      </w:ins>
    </w:p>
    <w:p w14:paraId="1F78FBDA" w14:textId="77777777" w:rsidR="00BF17B0" w:rsidRDefault="00BF17B0" w:rsidP="00BF17B0">
      <w:pPr>
        <w:jc w:val="both"/>
        <w:rPr>
          <w:ins w:id="3950" w:author="Laura Viignola" w:date="2017-07-10T16:58:00Z"/>
        </w:rPr>
      </w:pPr>
      <w:ins w:id="3951" w:author="Laura Viignola" w:date="2017-07-10T16:58:00Z">
        <w:r>
          <w:t>The operator power r</w:t>
        </w:r>
        <w:r w:rsidRPr="008D0ABB">
          <w:t>aises a number to a certain exponent</w:t>
        </w:r>
        <w:r>
          <w:t>.</w:t>
        </w:r>
      </w:ins>
    </w:p>
    <w:p w14:paraId="7F62A293" w14:textId="77777777" w:rsidR="00BF17B0" w:rsidRPr="00CF4A4F" w:rsidRDefault="00BF17B0" w:rsidP="00BF17B0">
      <w:pPr>
        <w:jc w:val="both"/>
        <w:rPr>
          <w:ins w:id="3952" w:author="Laura Viignola" w:date="2017-07-10T16:58:00Z"/>
          <w:rFonts w:ascii="Cambria" w:eastAsia="Calibri" w:hAnsi="Cambria" w:cs="Calibri"/>
        </w:rPr>
      </w:pPr>
    </w:p>
    <w:p w14:paraId="0603CD14" w14:textId="77777777" w:rsidR="00BF17B0" w:rsidRDefault="00BF17B0" w:rsidP="00BF17B0">
      <w:pPr>
        <w:jc w:val="both"/>
        <w:rPr>
          <w:ins w:id="3953" w:author="Laura Viignola" w:date="2017-07-10T16:58:00Z"/>
          <w:rFonts w:ascii="Cambria" w:eastAsia="Calibri" w:hAnsi="Cambria" w:cs="Calibri"/>
        </w:rPr>
      </w:pPr>
      <w:ins w:id="3954" w:author="Laura Viignola" w:date="2017-07-10T16:58:00Z">
        <w:r>
          <w:rPr>
            <w:rFonts w:ascii="Cambria" w:eastAsia="Calibri" w:hAnsi="Cambria" w:cs="Calibri"/>
          </w:rPr>
          <w:t xml:space="preserve">Examples: </w:t>
        </w:r>
      </w:ins>
    </w:p>
    <w:p w14:paraId="5ADF2C7D" w14:textId="77777777" w:rsidR="00BF17B0" w:rsidRDefault="00BF17B0" w:rsidP="00BF17B0">
      <w:pPr>
        <w:ind w:left="360"/>
        <w:jc w:val="both"/>
        <w:rPr>
          <w:ins w:id="3955" w:author="Laura Viignola" w:date="2017-07-10T16:58:00Z"/>
          <w:rFonts w:ascii="Cambria" w:hAnsi="Cambria"/>
        </w:rPr>
      </w:pPr>
      <w:ins w:id="3956" w:author="Laura Viignola" w:date="2017-07-10T16:58:00Z">
        <w:r w:rsidRPr="0024137D">
          <w:rPr>
            <w:rFonts w:ascii="Arial" w:hAnsi="Arial" w:cs="Arial"/>
            <w:b/>
          </w:rPr>
          <w:t>power</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25</w:t>
        </w:r>
      </w:ins>
    </w:p>
    <w:p w14:paraId="3EBAA867" w14:textId="77777777" w:rsidR="00BF17B0" w:rsidRDefault="00BF17B0" w:rsidP="00BF17B0">
      <w:pPr>
        <w:ind w:left="360"/>
        <w:jc w:val="both"/>
        <w:rPr>
          <w:ins w:id="3957" w:author="Laura Viignola" w:date="2017-07-10T16:58:00Z"/>
          <w:rFonts w:ascii="Cambria" w:hAnsi="Cambria"/>
        </w:rPr>
      </w:pPr>
    </w:p>
    <w:p w14:paraId="19DB4DF6" w14:textId="77777777" w:rsidR="00BF17B0" w:rsidRDefault="00BF17B0" w:rsidP="00BF17B0">
      <w:pPr>
        <w:rPr>
          <w:ins w:id="3958" w:author="Laura Viignola" w:date="2017-07-10T16:58:00Z"/>
          <w:rFonts w:ascii="Cambria" w:eastAsia="Calibri" w:hAnsi="Cambria" w:cs="Calibri"/>
          <w:i/>
          <w:color w:val="5B9BD5"/>
        </w:rPr>
      </w:pPr>
    </w:p>
    <w:p w14:paraId="0D4AA858" w14:textId="77777777" w:rsidR="00BF17B0" w:rsidRDefault="00BF17B0" w:rsidP="00BF17B0">
      <w:pPr>
        <w:rPr>
          <w:ins w:id="3959" w:author="Laura Viignola" w:date="2017-07-10T16:58:00Z"/>
          <w:rFonts w:ascii="Cambria" w:eastAsia="Calibri" w:hAnsi="Cambria" w:cs="Calibri"/>
          <w:i/>
          <w:color w:val="5B9BD5"/>
        </w:rPr>
      </w:pPr>
      <w:ins w:id="396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428E082" w14:textId="77777777" w:rsidR="00BF17B0" w:rsidRDefault="00BF17B0" w:rsidP="00BF17B0">
      <w:pPr>
        <w:rPr>
          <w:ins w:id="3961" w:author="Laura Viignola" w:date="2017-07-10T16:58:00Z"/>
          <w:rFonts w:ascii="Cambria" w:eastAsia="Calibri" w:hAnsi="Cambria" w:cs="Calibri"/>
          <w:i/>
          <w:noProof/>
          <w:color w:val="5B9BD5"/>
          <w:lang w:val="en-US"/>
        </w:rPr>
      </w:pPr>
      <w:ins w:id="3962" w:author="Laura Viignola" w:date="2017-07-10T16:58:00Z">
        <w:r w:rsidRPr="00DA2507">
          <w:rPr>
            <w:rFonts w:ascii="Cambria" w:eastAsia="Calibri" w:hAnsi="Cambria" w:cs="Calibri"/>
            <w:i/>
            <w:noProof/>
            <w:color w:val="5B9BD5"/>
            <w:lang w:val="en-US"/>
          </w:rPr>
          <w:t xml:space="preserve"> </w:t>
        </w:r>
      </w:ins>
    </w:p>
    <w:p w14:paraId="2F3998F8" w14:textId="77777777" w:rsidR="00BF17B0" w:rsidRDefault="00BF17B0" w:rsidP="00BF17B0">
      <w:pPr>
        <w:rPr>
          <w:ins w:id="3963" w:author="Laura Viignola" w:date="2017-07-10T16:58:00Z"/>
          <w:rFonts w:ascii="Cambria" w:eastAsia="Calibri" w:hAnsi="Cambria" w:cs="Calibri"/>
        </w:rPr>
      </w:pPr>
      <w:ins w:id="396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FAE2F58" w14:textId="77777777" w:rsidR="00BF17B0" w:rsidRPr="006F2FA3" w:rsidRDefault="00BF17B0" w:rsidP="00BF17B0">
      <w:pPr>
        <w:ind w:left="1452" w:firstLine="708"/>
        <w:rPr>
          <w:ins w:id="3965" w:author="Laura Viignola" w:date="2017-07-10T16:58:00Z"/>
          <w:rFonts w:ascii="Cambria" w:eastAsia="Calibri" w:hAnsi="Cambria" w:cs="Calibri"/>
        </w:rPr>
      </w:pPr>
      <w:ins w:id="396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85B2738" w14:textId="77777777" w:rsidR="00BF17B0" w:rsidRDefault="00BF17B0" w:rsidP="00BF17B0">
      <w:pPr>
        <w:ind w:left="1452" w:firstLine="708"/>
        <w:rPr>
          <w:ins w:id="3967" w:author="Laura Viignola" w:date="2017-07-10T16:58:00Z"/>
          <w:rFonts w:ascii="Cambria" w:eastAsia="Calibri" w:hAnsi="Cambria" w:cs="Calibri"/>
        </w:rPr>
      </w:pPr>
      <w:ins w:id="3968" w:author="Laura Viignola" w:date="2017-07-10T16:58:00Z">
        <w:r w:rsidRPr="006F2FA3">
          <w:rPr>
            <w:rFonts w:ascii="Cambria" w:eastAsia="Calibri" w:hAnsi="Cambria" w:cs="Calibri"/>
          </w:rPr>
          <w:t xml:space="preserve">|   </w:t>
        </w:r>
        <w:r>
          <w:rPr>
            <w:rFonts w:ascii="Cambria" w:eastAsia="Calibri" w:hAnsi="Cambria" w:cs="Calibri"/>
          </w:rPr>
          <w:t>number</w:t>
        </w:r>
      </w:ins>
    </w:p>
    <w:p w14:paraId="0BFC90E6" w14:textId="77777777" w:rsidR="00BF17B0" w:rsidRDefault="00BF17B0" w:rsidP="00BF17B0">
      <w:pPr>
        <w:rPr>
          <w:ins w:id="3969" w:author="Laura Viignola" w:date="2017-07-10T16:58:00Z"/>
          <w:rFonts w:ascii="Cambria" w:eastAsia="Calibri" w:hAnsi="Cambria" w:cs="Calibri"/>
        </w:rPr>
      </w:pPr>
    </w:p>
    <w:p w14:paraId="734F7D33" w14:textId="77777777" w:rsidR="00BF17B0" w:rsidRDefault="00BF17B0" w:rsidP="00BF17B0">
      <w:pPr>
        <w:rPr>
          <w:ins w:id="3970" w:author="Laura Viignola" w:date="2017-07-10T16:58:00Z"/>
          <w:rFonts w:ascii="Cambria" w:eastAsia="Calibri" w:hAnsi="Cambria" w:cs="Calibri"/>
        </w:rPr>
      </w:pPr>
      <w:ins w:id="3971" w:author="Laura Viignola" w:date="2017-07-10T16:58:00Z">
        <w:r>
          <w:rPr>
            <w:rFonts w:ascii="Cambria" w:eastAsia="Calibri" w:hAnsi="Cambria" w:cs="Calibri"/>
          </w:rPr>
          <w:t>exponent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number</w:t>
        </w:r>
      </w:ins>
    </w:p>
    <w:p w14:paraId="4B830FD4" w14:textId="77777777" w:rsidR="00BF17B0" w:rsidRPr="006F2FA3" w:rsidRDefault="00BF17B0" w:rsidP="00BF17B0">
      <w:pPr>
        <w:rPr>
          <w:ins w:id="3972" w:author="Laura Viignola" w:date="2017-07-10T16:58:00Z"/>
          <w:rFonts w:ascii="Cambria" w:eastAsia="Calibri" w:hAnsi="Cambria" w:cs="Calibri"/>
        </w:rPr>
      </w:pPr>
    </w:p>
    <w:p w14:paraId="7E030D0E" w14:textId="77777777" w:rsidR="00BF17B0" w:rsidRPr="006F2FA3" w:rsidRDefault="00BF17B0" w:rsidP="00BF17B0">
      <w:pPr>
        <w:rPr>
          <w:ins w:id="3973" w:author="Laura Viignola" w:date="2017-07-10T16:58:00Z"/>
          <w:rFonts w:ascii="Cambria" w:eastAsia="Calibri" w:hAnsi="Cambria" w:cs="Calibri"/>
          <w:i/>
          <w:color w:val="5B9BD5"/>
        </w:rPr>
      </w:pPr>
    </w:p>
    <w:p w14:paraId="5618D882" w14:textId="77777777" w:rsidR="00BF17B0" w:rsidRPr="00E64258" w:rsidRDefault="00BF17B0" w:rsidP="00BF17B0">
      <w:pPr>
        <w:rPr>
          <w:ins w:id="3974" w:author="Laura Viignola" w:date="2017-07-10T16:58:00Z"/>
          <w:rFonts w:ascii="Cambria" w:hAnsi="Cambria"/>
        </w:rPr>
      </w:pPr>
    </w:p>
    <w:p w14:paraId="1236C7F9" w14:textId="77777777" w:rsidR="00BF17B0" w:rsidRPr="00E64258" w:rsidRDefault="00BF17B0" w:rsidP="00BF17B0">
      <w:pPr>
        <w:rPr>
          <w:ins w:id="3975" w:author="Laura Viignola" w:date="2017-07-10T16:58:00Z"/>
          <w:rFonts w:ascii="Cambria" w:eastAsia="Calibri" w:hAnsi="Cambria" w:cs="Calibri"/>
          <w:i/>
          <w:color w:val="5B9BD5"/>
        </w:rPr>
      </w:pPr>
      <w:ins w:id="3976" w:author="Laura Viignola" w:date="2017-07-10T16:58:00Z">
        <w:r w:rsidRPr="00E64258">
          <w:rPr>
            <w:rFonts w:ascii="Cambria" w:eastAsia="Calibri" w:hAnsi="Cambria" w:cs="Calibri"/>
            <w:i/>
            <w:color w:val="5B9BD5"/>
          </w:rPr>
          <w:t>Result type</w:t>
        </w:r>
      </w:ins>
    </w:p>
    <w:p w14:paraId="5AA25FA4" w14:textId="77777777" w:rsidR="00BF17B0" w:rsidRPr="00E64258" w:rsidRDefault="00BF17B0" w:rsidP="00BF17B0">
      <w:pPr>
        <w:rPr>
          <w:ins w:id="3977" w:author="Laura Viignola" w:date="2017-07-10T16:58:00Z"/>
          <w:rFonts w:ascii="Cambria" w:eastAsia="Calibri" w:hAnsi="Cambria" w:cs="Calibri"/>
          <w:i/>
          <w:color w:val="auto"/>
        </w:rPr>
      </w:pPr>
    </w:p>
    <w:p w14:paraId="223BFBA9" w14:textId="77777777" w:rsidR="00BF17B0" w:rsidRDefault="00BF17B0" w:rsidP="00BF17B0">
      <w:pPr>
        <w:rPr>
          <w:ins w:id="3978" w:author="Laura Viignola" w:date="2017-07-10T16:58:00Z"/>
          <w:rFonts w:ascii="Cambria" w:eastAsia="Calibri" w:hAnsi="Cambria" w:cs="Calibri"/>
        </w:rPr>
      </w:pPr>
      <w:ins w:id="3979"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2323724" w14:textId="77777777" w:rsidR="00BF17B0" w:rsidRPr="006F2FA3" w:rsidRDefault="00BF17B0" w:rsidP="00BF17B0">
      <w:pPr>
        <w:ind w:left="1452" w:firstLine="708"/>
        <w:rPr>
          <w:ins w:id="3980" w:author="Laura Viignola" w:date="2017-07-10T16:58:00Z"/>
          <w:rFonts w:ascii="Cambria" w:eastAsia="Calibri" w:hAnsi="Cambria" w:cs="Calibri"/>
        </w:rPr>
      </w:pPr>
      <w:ins w:id="398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B7A5B7D" w14:textId="77777777" w:rsidR="00BF17B0" w:rsidRPr="006F2FA3" w:rsidRDefault="00BF17B0" w:rsidP="00BF17B0">
      <w:pPr>
        <w:ind w:left="1452" w:firstLine="708"/>
        <w:rPr>
          <w:ins w:id="3982" w:author="Laura Viignola" w:date="2017-07-10T16:58:00Z"/>
          <w:rFonts w:ascii="Cambria" w:eastAsia="Calibri" w:hAnsi="Cambria" w:cs="Calibri"/>
        </w:rPr>
      </w:pPr>
      <w:ins w:id="3983" w:author="Laura Viignola" w:date="2017-07-10T16:58:00Z">
        <w:r w:rsidRPr="006F2FA3">
          <w:rPr>
            <w:rFonts w:ascii="Cambria" w:eastAsia="Calibri" w:hAnsi="Cambria" w:cs="Calibri"/>
          </w:rPr>
          <w:t xml:space="preserve">|   </w:t>
        </w:r>
        <w:r>
          <w:rPr>
            <w:rFonts w:ascii="Cambria" w:eastAsia="Calibri" w:hAnsi="Cambria" w:cs="Calibri"/>
          </w:rPr>
          <w:t>number</w:t>
        </w:r>
      </w:ins>
    </w:p>
    <w:p w14:paraId="7014842D" w14:textId="77777777" w:rsidR="00BF17B0" w:rsidRDefault="00BF17B0" w:rsidP="00BF17B0">
      <w:pPr>
        <w:rPr>
          <w:ins w:id="3984" w:author="Laura Viignola" w:date="2017-07-10T16:58:00Z"/>
          <w:rFonts w:ascii="Cambria" w:eastAsia="Calibri" w:hAnsi="Cambria" w:cs="Calibri"/>
          <w:i/>
          <w:color w:val="5B9BD5"/>
        </w:rPr>
      </w:pPr>
    </w:p>
    <w:p w14:paraId="5E1FB446" w14:textId="77777777" w:rsidR="00BF17B0" w:rsidRPr="00E5275E" w:rsidRDefault="00BF17B0" w:rsidP="00BF17B0">
      <w:pPr>
        <w:jc w:val="both"/>
        <w:rPr>
          <w:ins w:id="3985" w:author="Laura Viignola" w:date="2017-07-10T16:58:00Z"/>
          <w:rFonts w:ascii="Cambria" w:hAnsi="Cambria"/>
        </w:rPr>
      </w:pPr>
    </w:p>
    <w:p w14:paraId="0153BA13" w14:textId="77777777" w:rsidR="00BF17B0" w:rsidRDefault="00BF17B0" w:rsidP="00BF17B0">
      <w:pPr>
        <w:rPr>
          <w:ins w:id="3986" w:author="Laura Viignola" w:date="2017-07-10T16:58:00Z"/>
          <w:rFonts w:ascii="Cambria" w:eastAsia="Calibri" w:hAnsi="Cambria" w:cs="Calibri"/>
          <w:i/>
          <w:color w:val="5B9BD5"/>
        </w:rPr>
      </w:pPr>
      <w:ins w:id="3987" w:author="Laura Viignola" w:date="2017-07-10T16:58:00Z">
        <w:r>
          <w:rPr>
            <w:rFonts w:ascii="Cambria" w:eastAsia="Calibri" w:hAnsi="Cambria" w:cs="Calibri"/>
            <w:i/>
            <w:color w:val="5B9BD5"/>
          </w:rPr>
          <w:t xml:space="preserve">Behaviour </w:t>
        </w:r>
      </w:ins>
    </w:p>
    <w:p w14:paraId="041619D0" w14:textId="77777777" w:rsidR="00BF17B0" w:rsidRDefault="00BF17B0" w:rsidP="00BF17B0">
      <w:pPr>
        <w:jc w:val="both"/>
        <w:rPr>
          <w:ins w:id="3988" w:author="Laura Viignola" w:date="2017-07-10T16:58:00Z"/>
          <w:rFonts w:ascii="Cambria" w:eastAsia="Calibri" w:hAnsi="Cambria" w:cs="Calibri"/>
          <w:color w:val="auto"/>
        </w:rPr>
      </w:pPr>
      <w:ins w:id="398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EE8E8CC" w14:textId="77777777" w:rsidR="00BF17B0" w:rsidRDefault="00BF17B0" w:rsidP="00BF17B0">
      <w:pPr>
        <w:rPr>
          <w:ins w:id="3990" w:author="Laura Viignola" w:date="2017-07-10T16:58:00Z"/>
          <w:rFonts w:ascii="Cambria" w:eastAsia="Calibri" w:hAnsi="Cambria" w:cs="Calibri"/>
          <w:i/>
          <w:color w:val="5B9BD5"/>
        </w:rPr>
      </w:pPr>
    </w:p>
    <w:p w14:paraId="2837D434" w14:textId="77777777" w:rsidR="00BF17B0" w:rsidRDefault="00BF17B0" w:rsidP="00BF17B0">
      <w:pPr>
        <w:rPr>
          <w:ins w:id="3991" w:author="Laura Viignola" w:date="2017-07-10T16:58:00Z"/>
          <w:rFonts w:ascii="Cambria" w:eastAsia="Calibri" w:hAnsi="Cambria" w:cs="Calibri"/>
          <w:i/>
          <w:color w:val="5B9BD5"/>
        </w:rPr>
      </w:pPr>
      <w:ins w:id="3992" w:author="Laura Viignola" w:date="2017-07-10T16:58:00Z">
        <w:r>
          <w:rPr>
            <w:rFonts w:ascii="Cambria" w:eastAsia="Calibri" w:hAnsi="Cambria" w:cs="Calibri"/>
            <w:i/>
            <w:color w:val="5B9BD5"/>
          </w:rPr>
          <w:t xml:space="preserve">Examples </w:t>
        </w:r>
      </w:ins>
    </w:p>
    <w:p w14:paraId="00D48D4F" w14:textId="77777777" w:rsidR="00BF17B0" w:rsidRDefault="00BF17B0" w:rsidP="00BF17B0">
      <w:pPr>
        <w:rPr>
          <w:ins w:id="3993" w:author="Laura Viignola" w:date="2017-07-10T16:58:00Z"/>
          <w:rFonts w:ascii="Cambria" w:hAnsi="Cambria"/>
        </w:rPr>
      </w:pPr>
      <w:ins w:id="3994" w:author="Laura Viignola" w:date="2017-07-10T16:58:00Z">
        <w:r>
          <w:rPr>
            <w:rFonts w:ascii="Cambria" w:hAnsi="Cambria"/>
          </w:rPr>
          <w:t>Given the operand Data Set:</w:t>
        </w:r>
      </w:ins>
    </w:p>
    <w:p w14:paraId="753DCEF0" w14:textId="77777777" w:rsidR="00BF17B0" w:rsidRDefault="00BF17B0" w:rsidP="00BF17B0">
      <w:pPr>
        <w:rPr>
          <w:ins w:id="3995"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D2D00A8" w14:textId="77777777" w:rsidTr="00BF17B0">
        <w:trPr>
          <w:ins w:id="399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5F38B2B7" w14:textId="77777777" w:rsidR="00BF17B0" w:rsidRPr="0024137D" w:rsidRDefault="00BF17B0" w:rsidP="00BF17B0">
            <w:pPr>
              <w:rPr>
                <w:ins w:id="3997" w:author="Laura Viignola" w:date="2017-07-10T16:58:00Z"/>
                <w:rFonts w:ascii="Arial" w:eastAsia="Calibri" w:hAnsi="Arial" w:cs="Arial"/>
                <w:lang w:val="it-IT"/>
              </w:rPr>
            </w:pPr>
            <w:ins w:id="3998" w:author="Laura Viignola" w:date="2017-07-10T16:58:00Z">
              <w:r w:rsidRPr="0024137D">
                <w:rPr>
                  <w:rFonts w:ascii="Arial" w:eastAsia="Calibri" w:hAnsi="Arial" w:cs="Arial"/>
                  <w:lang w:val="it-IT"/>
                </w:rPr>
                <w:t>DS_1</w:t>
              </w:r>
            </w:ins>
          </w:p>
        </w:tc>
      </w:tr>
      <w:tr w:rsidR="00BF17B0" w14:paraId="0ABEC1EE" w14:textId="77777777" w:rsidTr="00BF17B0">
        <w:trPr>
          <w:ins w:id="399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7EEF44" w14:textId="77777777" w:rsidR="00BF17B0" w:rsidRPr="004F30F9" w:rsidRDefault="00BF17B0" w:rsidP="00BF17B0">
            <w:pPr>
              <w:rPr>
                <w:ins w:id="4000" w:author="Laura Viignola" w:date="2017-07-10T16:58:00Z"/>
                <w:rFonts w:ascii="Arial" w:hAnsi="Arial" w:cs="Arial"/>
                <w:lang w:val="it-IT"/>
              </w:rPr>
            </w:pPr>
            <w:ins w:id="400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AADF36C" w14:textId="77777777" w:rsidR="00BF17B0" w:rsidRPr="004F30F9" w:rsidRDefault="00BF17B0" w:rsidP="00BF17B0">
            <w:pPr>
              <w:rPr>
                <w:ins w:id="4002" w:author="Laura Viignola" w:date="2017-07-10T16:58:00Z"/>
                <w:rFonts w:ascii="Arial" w:hAnsi="Arial" w:cs="Arial"/>
                <w:lang w:val="it-IT"/>
              </w:rPr>
            </w:pPr>
            <w:ins w:id="400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604968" w14:textId="77777777" w:rsidR="00BF17B0" w:rsidRPr="004F30F9" w:rsidRDefault="00BF17B0" w:rsidP="00BF17B0">
            <w:pPr>
              <w:rPr>
                <w:ins w:id="4004" w:author="Laura Viignola" w:date="2017-07-10T16:58:00Z"/>
                <w:rFonts w:ascii="Arial" w:hAnsi="Arial" w:cs="Arial"/>
                <w:lang w:val="it-IT"/>
              </w:rPr>
            </w:pPr>
            <w:ins w:id="400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EECE616" w14:textId="77777777" w:rsidR="00BF17B0" w:rsidRPr="004F30F9" w:rsidRDefault="00BF17B0" w:rsidP="00BF17B0">
            <w:pPr>
              <w:rPr>
                <w:ins w:id="4006" w:author="Laura Viignola" w:date="2017-07-10T16:58:00Z"/>
                <w:rFonts w:ascii="Arial" w:hAnsi="Arial" w:cs="Arial"/>
                <w:lang w:val="it-IT"/>
              </w:rPr>
            </w:pPr>
            <w:ins w:id="400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143A286" w14:textId="77777777" w:rsidR="00BF17B0" w:rsidRPr="004F30F9" w:rsidRDefault="00BF17B0" w:rsidP="00BF17B0">
            <w:pPr>
              <w:rPr>
                <w:ins w:id="4008" w:author="Laura Viignola" w:date="2017-07-10T16:58:00Z"/>
                <w:rFonts w:ascii="Arial" w:eastAsia="Calibri" w:hAnsi="Arial" w:cs="Arial"/>
                <w:lang w:val="it-IT"/>
              </w:rPr>
            </w:pPr>
            <w:ins w:id="4009" w:author="Laura Viignola" w:date="2017-07-10T16:58:00Z">
              <w:r>
                <w:rPr>
                  <w:rFonts w:ascii="Arial" w:eastAsia="Calibri" w:hAnsi="Arial" w:cs="Arial"/>
                  <w:lang w:val="it-IT"/>
                </w:rPr>
                <w:t>Me_2</w:t>
              </w:r>
            </w:ins>
          </w:p>
        </w:tc>
      </w:tr>
      <w:tr w:rsidR="00BF17B0" w14:paraId="155A7F84" w14:textId="77777777" w:rsidTr="00BF17B0">
        <w:trPr>
          <w:ins w:id="401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22735E" w14:textId="77777777" w:rsidR="00BF17B0" w:rsidRDefault="00BF17B0" w:rsidP="00BF17B0">
            <w:pPr>
              <w:rPr>
                <w:ins w:id="4011" w:author="Laura Viignola" w:date="2017-07-10T16:58:00Z"/>
                <w:lang w:val="it-IT"/>
              </w:rPr>
            </w:pPr>
            <w:ins w:id="401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0C7EB" w14:textId="77777777" w:rsidR="00BF17B0" w:rsidRDefault="00BF17B0" w:rsidP="00BF17B0">
            <w:pPr>
              <w:rPr>
                <w:ins w:id="4013" w:author="Laura Viignola" w:date="2017-07-10T16:58:00Z"/>
                <w:lang w:val="it-IT"/>
              </w:rPr>
            </w:pPr>
            <w:ins w:id="401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F27C5A" w14:textId="77777777" w:rsidR="00BF17B0" w:rsidRDefault="00BF17B0" w:rsidP="00BF17B0">
            <w:pPr>
              <w:rPr>
                <w:ins w:id="4015" w:author="Laura Viignola" w:date="2017-07-10T16:58:00Z"/>
                <w:lang w:val="it-IT"/>
              </w:rPr>
            </w:pPr>
            <w:ins w:id="401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97DCF" w14:textId="77777777" w:rsidR="00BF17B0" w:rsidRDefault="00BF17B0" w:rsidP="00BF17B0">
            <w:pPr>
              <w:jc w:val="right"/>
              <w:rPr>
                <w:ins w:id="4017" w:author="Laura Viignola" w:date="2017-07-10T16:58:00Z"/>
                <w:lang w:val="it-IT"/>
              </w:rPr>
            </w:pPr>
            <w:ins w:id="4018" w:author="Laura Viignola" w:date="2017-07-10T16:58:00Z">
              <w:r>
                <w:rPr>
                  <w:rFonts w:ascii="Calibri" w:eastAsia="Calibri" w:hAnsi="Calibri" w:cs="Calibri"/>
                  <w:lang w:val="it-IT"/>
                </w:rPr>
                <w:t>3</w:t>
              </w:r>
            </w:ins>
          </w:p>
        </w:tc>
        <w:tc>
          <w:tcPr>
            <w:tcW w:w="1282" w:type="dxa"/>
            <w:tcBorders>
              <w:top w:val="single" w:sz="6" w:space="0" w:color="000000"/>
              <w:left w:val="single" w:sz="6" w:space="0" w:color="000000"/>
              <w:bottom w:val="single" w:sz="6" w:space="0" w:color="000000"/>
              <w:right w:val="single" w:sz="6" w:space="0" w:color="000000"/>
            </w:tcBorders>
          </w:tcPr>
          <w:p w14:paraId="177C4472" w14:textId="77777777" w:rsidR="00BF17B0" w:rsidRDefault="00BF17B0" w:rsidP="00BF17B0">
            <w:pPr>
              <w:jc w:val="right"/>
              <w:rPr>
                <w:ins w:id="4019" w:author="Laura Viignola" w:date="2017-07-10T16:58:00Z"/>
                <w:rFonts w:ascii="Calibri" w:eastAsia="Calibri" w:hAnsi="Calibri" w:cs="Calibri"/>
                <w:lang w:val="it-IT"/>
              </w:rPr>
            </w:pPr>
            <w:ins w:id="4020" w:author="Laura Viignola" w:date="2017-07-10T16:58:00Z">
              <w:r>
                <w:rPr>
                  <w:rFonts w:ascii="Calibri" w:eastAsia="Calibri" w:hAnsi="Calibri" w:cs="Calibri"/>
                  <w:lang w:val="it-IT"/>
                </w:rPr>
                <w:t>0.7545</w:t>
              </w:r>
            </w:ins>
          </w:p>
        </w:tc>
      </w:tr>
      <w:tr w:rsidR="00BF17B0" w14:paraId="2D6CBFEB" w14:textId="77777777" w:rsidTr="00BF17B0">
        <w:trPr>
          <w:ins w:id="402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DAA3F9" w14:textId="77777777" w:rsidR="00BF17B0" w:rsidRDefault="00BF17B0" w:rsidP="00BF17B0">
            <w:pPr>
              <w:rPr>
                <w:ins w:id="4022" w:author="Laura Viignola" w:date="2017-07-10T16:58:00Z"/>
                <w:lang w:val="it-IT"/>
              </w:rPr>
            </w:pPr>
            <w:ins w:id="4023" w:author="Laura Viignola" w:date="2017-07-10T16:58:00Z">
              <w:r>
                <w:rPr>
                  <w:rFonts w:ascii="Calibri" w:eastAsia="Calibri" w:hAnsi="Calibri" w:cs="Calibri"/>
                  <w:lang w:val="it-IT"/>
                </w:rPr>
                <w:lastRenderedPageBreak/>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D16A11" w14:textId="77777777" w:rsidR="00BF17B0" w:rsidRDefault="00BF17B0" w:rsidP="00BF17B0">
            <w:pPr>
              <w:rPr>
                <w:ins w:id="4024" w:author="Laura Viignola" w:date="2017-07-10T16:58:00Z"/>
                <w:lang w:val="it-IT"/>
              </w:rPr>
            </w:pPr>
            <w:ins w:id="402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DEC327" w14:textId="77777777" w:rsidR="00BF17B0" w:rsidRDefault="00BF17B0" w:rsidP="00BF17B0">
            <w:pPr>
              <w:rPr>
                <w:ins w:id="4026" w:author="Laura Viignola" w:date="2017-07-10T16:58:00Z"/>
                <w:lang w:val="it-IT"/>
              </w:rPr>
            </w:pPr>
            <w:ins w:id="402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172C1" w14:textId="77777777" w:rsidR="00BF17B0" w:rsidRDefault="00BF17B0" w:rsidP="00BF17B0">
            <w:pPr>
              <w:jc w:val="right"/>
              <w:rPr>
                <w:ins w:id="4028" w:author="Laura Viignola" w:date="2017-07-10T16:58:00Z"/>
                <w:lang w:val="it-IT"/>
              </w:rPr>
            </w:pPr>
            <w:ins w:id="4029" w:author="Laura Viignola" w:date="2017-07-10T16:58:00Z">
              <w:r>
                <w:rPr>
                  <w:rFonts w:ascii="Calibri" w:eastAsia="Calibri" w:hAnsi="Calibri" w:cs="Calibr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2CC29CF" w14:textId="77777777" w:rsidR="00BF17B0" w:rsidRDefault="00BF17B0" w:rsidP="00BF17B0">
            <w:pPr>
              <w:jc w:val="right"/>
              <w:rPr>
                <w:ins w:id="4030" w:author="Laura Viignola" w:date="2017-07-10T16:58:00Z"/>
                <w:rFonts w:ascii="Calibri" w:eastAsia="Calibri" w:hAnsi="Calibri" w:cs="Calibri"/>
                <w:lang w:val="it-IT"/>
              </w:rPr>
            </w:pPr>
            <w:ins w:id="4031" w:author="Laura Viignola" w:date="2017-07-10T16:58:00Z">
              <w:r>
                <w:rPr>
                  <w:rFonts w:ascii="Calibri" w:eastAsia="Calibri" w:hAnsi="Calibri" w:cs="Calibri"/>
                  <w:lang w:val="it-IT"/>
                </w:rPr>
                <w:t>13.45</w:t>
              </w:r>
            </w:ins>
          </w:p>
        </w:tc>
      </w:tr>
      <w:tr w:rsidR="00BF17B0" w14:paraId="5A7704BA" w14:textId="77777777" w:rsidTr="00BF17B0">
        <w:trPr>
          <w:ins w:id="403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0B6C6B" w14:textId="77777777" w:rsidR="00BF17B0" w:rsidRDefault="00BF17B0" w:rsidP="00BF17B0">
            <w:pPr>
              <w:rPr>
                <w:ins w:id="4033" w:author="Laura Viignola" w:date="2017-07-10T16:58:00Z"/>
                <w:lang w:val="it-IT"/>
              </w:rPr>
            </w:pPr>
            <w:ins w:id="403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14B1ABE" w14:textId="77777777" w:rsidR="00BF17B0" w:rsidRDefault="00BF17B0" w:rsidP="00BF17B0">
            <w:pPr>
              <w:rPr>
                <w:ins w:id="4035" w:author="Laura Viignola" w:date="2017-07-10T16:58:00Z"/>
                <w:lang w:val="it-IT"/>
              </w:rPr>
            </w:pPr>
            <w:ins w:id="403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4DA4A6" w14:textId="77777777" w:rsidR="00BF17B0" w:rsidRDefault="00BF17B0" w:rsidP="00BF17B0">
            <w:pPr>
              <w:rPr>
                <w:ins w:id="4037" w:author="Laura Viignola" w:date="2017-07-10T16:58:00Z"/>
                <w:lang w:val="it-IT"/>
              </w:rPr>
            </w:pPr>
            <w:ins w:id="403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21B92" w14:textId="77777777" w:rsidR="00BF17B0" w:rsidRDefault="00BF17B0" w:rsidP="00BF17B0">
            <w:pPr>
              <w:jc w:val="right"/>
              <w:rPr>
                <w:ins w:id="4039" w:author="Laura Viignola" w:date="2017-07-10T16:58:00Z"/>
                <w:lang w:val="it-IT"/>
              </w:rPr>
            </w:pPr>
            <w:ins w:id="4040" w:author="Laura Viignola" w:date="2017-07-10T16:58:00Z">
              <w:r>
                <w:rPr>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05D86A69" w14:textId="77777777" w:rsidR="00BF17B0" w:rsidRDefault="00BF17B0" w:rsidP="00BF17B0">
            <w:pPr>
              <w:jc w:val="right"/>
              <w:rPr>
                <w:ins w:id="4041" w:author="Laura Viignola" w:date="2017-07-10T16:58:00Z"/>
                <w:rFonts w:ascii="Calibri" w:eastAsia="Calibri" w:hAnsi="Calibri" w:cs="Calibri"/>
                <w:lang w:val="it-IT"/>
              </w:rPr>
            </w:pPr>
            <w:ins w:id="4042" w:author="Laura Viignola" w:date="2017-07-10T16:58:00Z">
              <w:r>
                <w:rPr>
                  <w:rFonts w:ascii="Calibri" w:eastAsia="Calibri" w:hAnsi="Calibri" w:cs="Calibri"/>
                  <w:lang w:val="it-IT"/>
                </w:rPr>
                <w:t>1.87</w:t>
              </w:r>
            </w:ins>
          </w:p>
        </w:tc>
      </w:tr>
    </w:tbl>
    <w:p w14:paraId="22FD4874" w14:textId="77777777" w:rsidR="00BF17B0" w:rsidRDefault="00BF17B0" w:rsidP="00BF17B0">
      <w:pPr>
        <w:rPr>
          <w:ins w:id="4043" w:author="Laura Viignola" w:date="2017-07-10T16:58:00Z"/>
          <w:rFonts w:ascii="Cambria" w:hAnsi="Cambria"/>
        </w:rPr>
      </w:pPr>
    </w:p>
    <w:p w14:paraId="69D13C1E" w14:textId="77777777" w:rsidR="00BF17B0" w:rsidRPr="001A403F" w:rsidRDefault="00BF17B0" w:rsidP="00BF17B0">
      <w:pPr>
        <w:rPr>
          <w:ins w:id="4044" w:author="Laura Viignola" w:date="2017-07-10T16:58:00Z"/>
          <w:rFonts w:ascii="Cambria" w:hAnsi="Cambria"/>
        </w:rPr>
      </w:pPr>
    </w:p>
    <w:p w14:paraId="1AFC2AA9" w14:textId="77777777" w:rsidR="00BF17B0" w:rsidRDefault="00BF17B0" w:rsidP="00BF17B0">
      <w:pPr>
        <w:rPr>
          <w:ins w:id="4045" w:author="Laura Viignola" w:date="2017-07-10T16:58:00Z"/>
          <w:rFonts w:ascii="Cambria" w:eastAsia="Calibri" w:hAnsi="Cambria" w:cs="Calibri"/>
          <w:lang w:val="pt-PT"/>
        </w:rPr>
      </w:pPr>
      <w:ins w:id="404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6FD4E1D" w14:textId="77777777" w:rsidR="00BF17B0" w:rsidRDefault="00BF17B0" w:rsidP="00BF17B0">
      <w:pPr>
        <w:rPr>
          <w:ins w:id="4047"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02215B50" w14:textId="77777777" w:rsidTr="00BF17B0">
        <w:trPr>
          <w:ins w:id="404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EAA9BA1" w14:textId="77777777" w:rsidR="00BF17B0" w:rsidRPr="001D6855" w:rsidRDefault="00BF17B0" w:rsidP="00BF17B0">
            <w:pPr>
              <w:rPr>
                <w:ins w:id="4049" w:author="Laura Viignola" w:date="2017-07-10T16:58:00Z"/>
                <w:rFonts w:ascii="Arial" w:eastAsia="Calibri" w:hAnsi="Arial" w:cs="Arial"/>
                <w:lang w:val="it-IT"/>
              </w:rPr>
            </w:pPr>
            <w:ins w:id="4050" w:author="Laura Viignola" w:date="2017-07-10T16:58:00Z">
              <w:r w:rsidRPr="001D6855">
                <w:rPr>
                  <w:rFonts w:ascii="Arial" w:eastAsia="Calibri" w:hAnsi="Arial" w:cs="Arial"/>
                  <w:lang w:val="it-IT"/>
                </w:rPr>
                <w:t>DS_r</w:t>
              </w:r>
            </w:ins>
          </w:p>
        </w:tc>
      </w:tr>
      <w:tr w:rsidR="00BF17B0" w14:paraId="4D43C4C4" w14:textId="77777777" w:rsidTr="00BF17B0">
        <w:trPr>
          <w:ins w:id="405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B8CE26" w14:textId="77777777" w:rsidR="00BF17B0" w:rsidRPr="004F30F9" w:rsidRDefault="00BF17B0" w:rsidP="00BF17B0">
            <w:pPr>
              <w:rPr>
                <w:ins w:id="4052" w:author="Laura Viignola" w:date="2017-07-10T16:58:00Z"/>
                <w:rFonts w:ascii="Arial" w:hAnsi="Arial" w:cs="Arial"/>
                <w:lang w:val="it-IT"/>
              </w:rPr>
            </w:pPr>
            <w:ins w:id="405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C96996" w14:textId="77777777" w:rsidR="00BF17B0" w:rsidRPr="004F30F9" w:rsidRDefault="00BF17B0" w:rsidP="00BF17B0">
            <w:pPr>
              <w:rPr>
                <w:ins w:id="4054" w:author="Laura Viignola" w:date="2017-07-10T16:58:00Z"/>
                <w:rFonts w:ascii="Arial" w:hAnsi="Arial" w:cs="Arial"/>
                <w:lang w:val="it-IT"/>
              </w:rPr>
            </w:pPr>
            <w:ins w:id="405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E491E8" w14:textId="77777777" w:rsidR="00BF17B0" w:rsidRPr="004F30F9" w:rsidRDefault="00BF17B0" w:rsidP="00BF17B0">
            <w:pPr>
              <w:rPr>
                <w:ins w:id="4056" w:author="Laura Viignola" w:date="2017-07-10T16:58:00Z"/>
                <w:rFonts w:ascii="Arial" w:hAnsi="Arial" w:cs="Arial"/>
                <w:lang w:val="it-IT"/>
              </w:rPr>
            </w:pPr>
            <w:ins w:id="405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0BE5922" w14:textId="77777777" w:rsidR="00BF17B0" w:rsidRPr="004F30F9" w:rsidRDefault="00BF17B0" w:rsidP="00BF17B0">
            <w:pPr>
              <w:rPr>
                <w:ins w:id="4058" w:author="Laura Viignola" w:date="2017-07-10T16:58:00Z"/>
                <w:rFonts w:ascii="Arial" w:hAnsi="Arial" w:cs="Arial"/>
                <w:lang w:val="it-IT"/>
              </w:rPr>
            </w:pPr>
            <w:ins w:id="405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16E3DC1" w14:textId="77777777" w:rsidR="00BF17B0" w:rsidRPr="004F30F9" w:rsidRDefault="00BF17B0" w:rsidP="00BF17B0">
            <w:pPr>
              <w:rPr>
                <w:ins w:id="4060" w:author="Laura Viignola" w:date="2017-07-10T16:58:00Z"/>
                <w:rFonts w:ascii="Arial" w:eastAsia="Calibri" w:hAnsi="Arial" w:cs="Arial"/>
                <w:lang w:val="it-IT"/>
              </w:rPr>
            </w:pPr>
            <w:ins w:id="4061" w:author="Laura Viignola" w:date="2017-07-10T16:58:00Z">
              <w:r>
                <w:rPr>
                  <w:rFonts w:ascii="Arial" w:eastAsia="Calibri" w:hAnsi="Arial" w:cs="Arial"/>
                  <w:lang w:val="it-IT"/>
                </w:rPr>
                <w:t>Me_2</w:t>
              </w:r>
            </w:ins>
          </w:p>
        </w:tc>
      </w:tr>
      <w:tr w:rsidR="00BF17B0" w14:paraId="4FBD071D" w14:textId="77777777" w:rsidTr="00BF17B0">
        <w:trPr>
          <w:ins w:id="406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E08120" w14:textId="77777777" w:rsidR="00BF17B0" w:rsidRDefault="00BF17B0" w:rsidP="00BF17B0">
            <w:pPr>
              <w:rPr>
                <w:ins w:id="4063" w:author="Laura Viignola" w:date="2017-07-10T16:58:00Z"/>
                <w:lang w:val="it-IT"/>
              </w:rPr>
            </w:pPr>
            <w:ins w:id="406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C66E03" w14:textId="77777777" w:rsidR="00BF17B0" w:rsidRDefault="00BF17B0" w:rsidP="00BF17B0">
            <w:pPr>
              <w:rPr>
                <w:ins w:id="4065" w:author="Laura Viignola" w:date="2017-07-10T16:58:00Z"/>
                <w:lang w:val="it-IT"/>
              </w:rPr>
            </w:pPr>
            <w:ins w:id="406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772436" w14:textId="77777777" w:rsidR="00BF17B0" w:rsidRDefault="00BF17B0" w:rsidP="00BF17B0">
            <w:pPr>
              <w:rPr>
                <w:ins w:id="4067" w:author="Laura Viignola" w:date="2017-07-10T16:58:00Z"/>
                <w:lang w:val="it-IT"/>
              </w:rPr>
            </w:pPr>
            <w:ins w:id="406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4EB28" w14:textId="77777777" w:rsidR="00BF17B0" w:rsidRPr="006D0755" w:rsidRDefault="00BF17B0" w:rsidP="00BF17B0">
            <w:pPr>
              <w:jc w:val="right"/>
              <w:rPr>
                <w:ins w:id="4069" w:author="Laura Viignola" w:date="2017-07-10T16:58:00Z"/>
                <w:rFonts w:asciiTheme="minorHAnsi" w:hAnsiTheme="minorHAnsi"/>
                <w:lang w:val="it-IT"/>
              </w:rPr>
            </w:pPr>
            <w:ins w:id="4070"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6DAE3891" w14:textId="77777777" w:rsidR="00BF17B0" w:rsidRDefault="00BF17B0" w:rsidP="00BF17B0">
            <w:pPr>
              <w:jc w:val="right"/>
              <w:rPr>
                <w:ins w:id="4071" w:author="Laura Viignola" w:date="2017-07-10T16:58:00Z"/>
                <w:rFonts w:asciiTheme="minorHAnsi" w:hAnsiTheme="minorHAnsi"/>
                <w:lang w:val="it-IT"/>
              </w:rPr>
            </w:pPr>
            <w:ins w:id="4072" w:author="Laura Viignola" w:date="2017-07-10T16:58:00Z">
              <w:r>
                <w:rPr>
                  <w:rFonts w:asciiTheme="minorHAnsi" w:hAnsiTheme="minorHAnsi"/>
                  <w:lang w:val="it-IT"/>
                </w:rPr>
                <w:t>0.56927</w:t>
              </w:r>
            </w:ins>
          </w:p>
        </w:tc>
      </w:tr>
      <w:tr w:rsidR="00BF17B0" w14:paraId="44985DC8" w14:textId="77777777" w:rsidTr="00BF17B0">
        <w:trPr>
          <w:ins w:id="407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C6C7DE" w14:textId="77777777" w:rsidR="00BF17B0" w:rsidRDefault="00BF17B0" w:rsidP="00BF17B0">
            <w:pPr>
              <w:rPr>
                <w:ins w:id="4074" w:author="Laura Viignola" w:date="2017-07-10T16:58:00Z"/>
                <w:lang w:val="it-IT"/>
              </w:rPr>
            </w:pPr>
            <w:ins w:id="407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EE4B71" w14:textId="77777777" w:rsidR="00BF17B0" w:rsidRDefault="00BF17B0" w:rsidP="00BF17B0">
            <w:pPr>
              <w:rPr>
                <w:ins w:id="4076" w:author="Laura Viignola" w:date="2017-07-10T16:58:00Z"/>
                <w:lang w:val="it-IT"/>
              </w:rPr>
            </w:pPr>
            <w:ins w:id="407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D105F2" w14:textId="77777777" w:rsidR="00BF17B0" w:rsidRDefault="00BF17B0" w:rsidP="00BF17B0">
            <w:pPr>
              <w:rPr>
                <w:ins w:id="4078" w:author="Laura Viignola" w:date="2017-07-10T16:58:00Z"/>
                <w:lang w:val="it-IT"/>
              </w:rPr>
            </w:pPr>
            <w:ins w:id="407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DDCADD" w14:textId="77777777" w:rsidR="00BF17B0" w:rsidRPr="006D0755" w:rsidRDefault="00BF17B0" w:rsidP="00BF17B0">
            <w:pPr>
              <w:jc w:val="right"/>
              <w:rPr>
                <w:ins w:id="4080" w:author="Laura Viignola" w:date="2017-07-10T16:58:00Z"/>
                <w:rFonts w:asciiTheme="minorHAnsi" w:hAnsiTheme="minorHAnsi"/>
                <w:lang w:val="it-IT"/>
              </w:rPr>
            </w:pPr>
            <w:ins w:id="4081"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25BC51BC" w14:textId="77777777" w:rsidR="00BF17B0" w:rsidRDefault="00BF17B0" w:rsidP="00BF17B0">
            <w:pPr>
              <w:jc w:val="right"/>
              <w:rPr>
                <w:ins w:id="4082" w:author="Laura Viignola" w:date="2017-07-10T16:58:00Z"/>
                <w:rFonts w:asciiTheme="minorHAnsi" w:hAnsiTheme="minorHAnsi"/>
                <w:lang w:val="it-IT"/>
              </w:rPr>
            </w:pPr>
            <w:ins w:id="4083" w:author="Laura Viignola" w:date="2017-07-10T16:58:00Z">
              <w:r>
                <w:rPr>
                  <w:rFonts w:asciiTheme="minorHAnsi" w:hAnsiTheme="minorHAnsi"/>
                  <w:lang w:val="it-IT"/>
                </w:rPr>
                <w:t>180.9025</w:t>
              </w:r>
            </w:ins>
          </w:p>
        </w:tc>
      </w:tr>
      <w:tr w:rsidR="00BF17B0" w14:paraId="6B57CAA4" w14:textId="77777777" w:rsidTr="00BF17B0">
        <w:trPr>
          <w:ins w:id="408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529C3F" w14:textId="77777777" w:rsidR="00BF17B0" w:rsidRDefault="00BF17B0" w:rsidP="00BF17B0">
            <w:pPr>
              <w:rPr>
                <w:ins w:id="4085" w:author="Laura Viignola" w:date="2017-07-10T16:58:00Z"/>
                <w:lang w:val="it-IT"/>
              </w:rPr>
            </w:pPr>
            <w:ins w:id="408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40E785" w14:textId="77777777" w:rsidR="00BF17B0" w:rsidRDefault="00BF17B0" w:rsidP="00BF17B0">
            <w:pPr>
              <w:rPr>
                <w:ins w:id="4087" w:author="Laura Viignola" w:date="2017-07-10T16:58:00Z"/>
                <w:lang w:val="it-IT"/>
              </w:rPr>
            </w:pPr>
            <w:ins w:id="408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E897F" w14:textId="77777777" w:rsidR="00BF17B0" w:rsidRDefault="00BF17B0" w:rsidP="00BF17B0">
            <w:pPr>
              <w:rPr>
                <w:ins w:id="4089" w:author="Laura Viignola" w:date="2017-07-10T16:58:00Z"/>
                <w:lang w:val="it-IT"/>
              </w:rPr>
            </w:pPr>
            <w:ins w:id="409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D9F1B" w14:textId="77777777" w:rsidR="00BF17B0" w:rsidRPr="006D0755" w:rsidRDefault="00BF17B0" w:rsidP="00BF17B0">
            <w:pPr>
              <w:jc w:val="right"/>
              <w:rPr>
                <w:ins w:id="4091" w:author="Laura Viignola" w:date="2017-07-10T16:58:00Z"/>
                <w:rFonts w:asciiTheme="minorHAnsi" w:hAnsiTheme="minorHAnsi"/>
                <w:lang w:val="it-IT"/>
              </w:rPr>
            </w:pPr>
            <w:ins w:id="4092"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5DFDC412" w14:textId="77777777" w:rsidR="00BF17B0" w:rsidRDefault="00BF17B0" w:rsidP="00BF17B0">
            <w:pPr>
              <w:jc w:val="right"/>
              <w:rPr>
                <w:ins w:id="4093" w:author="Laura Viignola" w:date="2017-07-10T16:58:00Z"/>
                <w:rFonts w:asciiTheme="minorHAnsi" w:hAnsiTheme="minorHAnsi"/>
                <w:lang w:val="it-IT"/>
              </w:rPr>
            </w:pPr>
            <w:ins w:id="4094" w:author="Laura Viignola" w:date="2017-07-10T16:58:00Z">
              <w:r>
                <w:rPr>
                  <w:rFonts w:asciiTheme="minorHAnsi" w:hAnsiTheme="minorHAnsi"/>
                  <w:lang w:val="it-IT"/>
                </w:rPr>
                <w:t>3.4969</w:t>
              </w:r>
            </w:ins>
          </w:p>
        </w:tc>
      </w:tr>
    </w:tbl>
    <w:p w14:paraId="2205E932" w14:textId="77777777" w:rsidR="00BF17B0" w:rsidRDefault="00BF17B0" w:rsidP="00BF17B0">
      <w:pPr>
        <w:rPr>
          <w:ins w:id="4095" w:author="Laura Viignola" w:date="2017-07-10T16:58:00Z"/>
          <w:rFonts w:ascii="Trebuchet MS" w:eastAsia="Trebuchet MS" w:hAnsi="Trebuchet MS" w:cs="Trebuchet MS"/>
          <w:color w:val="454645"/>
          <w:sz w:val="32"/>
        </w:rPr>
      </w:pPr>
    </w:p>
    <w:p w14:paraId="57CFE121" w14:textId="77777777" w:rsidR="00BF17B0" w:rsidRDefault="00BF17B0" w:rsidP="00BF17B0">
      <w:pPr>
        <w:rPr>
          <w:ins w:id="4096" w:author="Laura Viignola" w:date="2017-07-10T16:58:00Z"/>
          <w:rFonts w:ascii="Cambria" w:eastAsia="Calibri" w:hAnsi="Cambria" w:cs="Calibri"/>
          <w:lang w:val="pt-PT"/>
        </w:rPr>
      </w:pPr>
      <w:ins w:id="4097"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FC9125" w14:textId="77777777" w:rsidR="00BF17B0" w:rsidRDefault="00BF17B0" w:rsidP="00BF17B0">
      <w:pPr>
        <w:rPr>
          <w:ins w:id="409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3D46931" w14:textId="77777777" w:rsidTr="00BF17B0">
        <w:trPr>
          <w:ins w:id="409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0591055" w14:textId="77777777" w:rsidR="00BF17B0" w:rsidRPr="001D6855" w:rsidRDefault="00BF17B0" w:rsidP="00BF17B0">
            <w:pPr>
              <w:rPr>
                <w:ins w:id="4100" w:author="Laura Viignola" w:date="2017-07-10T16:58:00Z"/>
                <w:rFonts w:ascii="Arial" w:eastAsia="Calibri" w:hAnsi="Arial" w:cs="Arial"/>
                <w:lang w:val="it-IT"/>
              </w:rPr>
            </w:pPr>
            <w:ins w:id="4101" w:author="Laura Viignola" w:date="2017-07-10T16:58:00Z">
              <w:r w:rsidRPr="001D6855">
                <w:rPr>
                  <w:rFonts w:ascii="Arial" w:eastAsia="Calibri" w:hAnsi="Arial" w:cs="Arial"/>
                  <w:lang w:val="it-IT"/>
                </w:rPr>
                <w:t>DS_r</w:t>
              </w:r>
            </w:ins>
          </w:p>
        </w:tc>
      </w:tr>
      <w:tr w:rsidR="00BF17B0" w14:paraId="4A4B5550" w14:textId="77777777" w:rsidTr="00BF17B0">
        <w:trPr>
          <w:ins w:id="410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D44E40" w14:textId="77777777" w:rsidR="00BF17B0" w:rsidRPr="004F30F9" w:rsidRDefault="00BF17B0" w:rsidP="00BF17B0">
            <w:pPr>
              <w:rPr>
                <w:ins w:id="4103" w:author="Laura Viignola" w:date="2017-07-10T16:58:00Z"/>
                <w:rFonts w:ascii="Arial" w:hAnsi="Arial" w:cs="Arial"/>
                <w:lang w:val="it-IT"/>
              </w:rPr>
            </w:pPr>
            <w:ins w:id="410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CAB1BB" w14:textId="77777777" w:rsidR="00BF17B0" w:rsidRPr="004F30F9" w:rsidRDefault="00BF17B0" w:rsidP="00BF17B0">
            <w:pPr>
              <w:rPr>
                <w:ins w:id="4105" w:author="Laura Viignola" w:date="2017-07-10T16:58:00Z"/>
                <w:rFonts w:ascii="Arial" w:hAnsi="Arial" w:cs="Arial"/>
                <w:lang w:val="it-IT"/>
              </w:rPr>
            </w:pPr>
            <w:ins w:id="410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01153E3" w14:textId="77777777" w:rsidR="00BF17B0" w:rsidRPr="004F30F9" w:rsidRDefault="00BF17B0" w:rsidP="00BF17B0">
            <w:pPr>
              <w:rPr>
                <w:ins w:id="4107" w:author="Laura Viignola" w:date="2017-07-10T16:58:00Z"/>
                <w:rFonts w:ascii="Arial" w:hAnsi="Arial" w:cs="Arial"/>
                <w:lang w:val="it-IT"/>
              </w:rPr>
            </w:pPr>
            <w:ins w:id="410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3CBF618" w14:textId="77777777" w:rsidR="00BF17B0" w:rsidRPr="004F30F9" w:rsidRDefault="00BF17B0" w:rsidP="00BF17B0">
            <w:pPr>
              <w:rPr>
                <w:ins w:id="4109" w:author="Laura Viignola" w:date="2017-07-10T16:58:00Z"/>
                <w:rFonts w:ascii="Arial" w:hAnsi="Arial" w:cs="Arial"/>
                <w:lang w:val="it-IT"/>
              </w:rPr>
            </w:pPr>
            <w:ins w:id="411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2ACCD43" w14:textId="77777777" w:rsidR="00BF17B0" w:rsidRPr="004F30F9" w:rsidRDefault="00BF17B0" w:rsidP="00BF17B0">
            <w:pPr>
              <w:rPr>
                <w:ins w:id="4111" w:author="Laura Viignola" w:date="2017-07-10T16:58:00Z"/>
                <w:rFonts w:ascii="Arial" w:eastAsia="Calibri" w:hAnsi="Arial" w:cs="Arial"/>
                <w:lang w:val="it-IT"/>
              </w:rPr>
            </w:pPr>
            <w:ins w:id="4112" w:author="Laura Viignola" w:date="2017-07-10T16:58:00Z">
              <w:r>
                <w:rPr>
                  <w:rFonts w:ascii="Arial" w:eastAsia="Calibri" w:hAnsi="Arial" w:cs="Arial"/>
                  <w:lang w:val="it-IT"/>
                </w:rPr>
                <w:t>Me_2</w:t>
              </w:r>
            </w:ins>
          </w:p>
        </w:tc>
      </w:tr>
      <w:tr w:rsidR="00BF17B0" w14:paraId="2C8E1B90" w14:textId="77777777" w:rsidTr="00BF17B0">
        <w:trPr>
          <w:ins w:id="411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14ACF6" w14:textId="77777777" w:rsidR="00BF17B0" w:rsidRDefault="00BF17B0" w:rsidP="00BF17B0">
            <w:pPr>
              <w:rPr>
                <w:ins w:id="4114" w:author="Laura Viignola" w:date="2017-07-10T16:58:00Z"/>
                <w:lang w:val="it-IT"/>
              </w:rPr>
            </w:pPr>
            <w:ins w:id="411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3C3D78" w14:textId="77777777" w:rsidR="00BF17B0" w:rsidRDefault="00BF17B0" w:rsidP="00BF17B0">
            <w:pPr>
              <w:rPr>
                <w:ins w:id="4116" w:author="Laura Viignola" w:date="2017-07-10T16:58:00Z"/>
                <w:lang w:val="it-IT"/>
              </w:rPr>
            </w:pPr>
            <w:ins w:id="411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0F1835" w14:textId="77777777" w:rsidR="00BF17B0" w:rsidRDefault="00BF17B0" w:rsidP="00BF17B0">
            <w:pPr>
              <w:rPr>
                <w:ins w:id="4118" w:author="Laura Viignola" w:date="2017-07-10T16:58:00Z"/>
                <w:lang w:val="it-IT"/>
              </w:rPr>
            </w:pPr>
            <w:ins w:id="411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08D95" w14:textId="77777777" w:rsidR="00BF17B0" w:rsidRPr="006D0755" w:rsidRDefault="00BF17B0" w:rsidP="00BF17B0">
            <w:pPr>
              <w:jc w:val="right"/>
              <w:rPr>
                <w:ins w:id="4120" w:author="Laura Viignola" w:date="2017-07-10T16:58:00Z"/>
                <w:rFonts w:asciiTheme="minorHAnsi" w:hAnsiTheme="minorHAnsi"/>
                <w:lang w:val="it-IT"/>
              </w:rPr>
            </w:pPr>
            <w:ins w:id="4121"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4EE46F49" w14:textId="77777777" w:rsidR="00BF17B0" w:rsidRDefault="00BF17B0" w:rsidP="00BF17B0">
            <w:pPr>
              <w:jc w:val="right"/>
              <w:rPr>
                <w:ins w:id="4122" w:author="Laura Viignola" w:date="2017-07-10T16:58:00Z"/>
                <w:rFonts w:ascii="Calibri" w:eastAsia="Calibri" w:hAnsi="Calibri" w:cs="Calibri"/>
                <w:lang w:val="it-IT"/>
              </w:rPr>
            </w:pPr>
            <w:ins w:id="4123" w:author="Laura Viignola" w:date="2017-07-10T16:58:00Z">
              <w:r>
                <w:rPr>
                  <w:rFonts w:ascii="Calibri" w:eastAsia="Calibri" w:hAnsi="Calibri" w:cs="Calibri"/>
                  <w:lang w:val="it-IT"/>
                </w:rPr>
                <w:t>0.7545</w:t>
              </w:r>
            </w:ins>
          </w:p>
        </w:tc>
      </w:tr>
      <w:tr w:rsidR="00BF17B0" w14:paraId="046B8266" w14:textId="77777777" w:rsidTr="00BF17B0">
        <w:trPr>
          <w:ins w:id="412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C42732" w14:textId="77777777" w:rsidR="00BF17B0" w:rsidRDefault="00BF17B0" w:rsidP="00BF17B0">
            <w:pPr>
              <w:rPr>
                <w:ins w:id="4125" w:author="Laura Viignola" w:date="2017-07-10T16:58:00Z"/>
                <w:lang w:val="it-IT"/>
              </w:rPr>
            </w:pPr>
            <w:ins w:id="412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2098BC" w14:textId="77777777" w:rsidR="00BF17B0" w:rsidRDefault="00BF17B0" w:rsidP="00BF17B0">
            <w:pPr>
              <w:rPr>
                <w:ins w:id="4127" w:author="Laura Viignola" w:date="2017-07-10T16:58:00Z"/>
                <w:lang w:val="it-IT"/>
              </w:rPr>
            </w:pPr>
            <w:ins w:id="412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02987" w14:textId="77777777" w:rsidR="00BF17B0" w:rsidRDefault="00BF17B0" w:rsidP="00BF17B0">
            <w:pPr>
              <w:rPr>
                <w:ins w:id="4129" w:author="Laura Viignola" w:date="2017-07-10T16:58:00Z"/>
                <w:lang w:val="it-IT"/>
              </w:rPr>
            </w:pPr>
            <w:ins w:id="413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619F4" w14:textId="77777777" w:rsidR="00BF17B0" w:rsidRPr="006D0755" w:rsidRDefault="00BF17B0" w:rsidP="00BF17B0">
            <w:pPr>
              <w:jc w:val="right"/>
              <w:rPr>
                <w:ins w:id="4131" w:author="Laura Viignola" w:date="2017-07-10T16:58:00Z"/>
                <w:rFonts w:asciiTheme="minorHAnsi" w:hAnsiTheme="minorHAnsi"/>
                <w:lang w:val="it-IT"/>
              </w:rPr>
            </w:pPr>
            <w:ins w:id="4132"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016E6D80" w14:textId="77777777" w:rsidR="00BF17B0" w:rsidRDefault="00BF17B0" w:rsidP="00BF17B0">
            <w:pPr>
              <w:jc w:val="right"/>
              <w:rPr>
                <w:ins w:id="4133" w:author="Laura Viignola" w:date="2017-07-10T16:58:00Z"/>
                <w:rFonts w:ascii="Calibri" w:eastAsia="Calibri" w:hAnsi="Calibri" w:cs="Calibri"/>
                <w:lang w:val="it-IT"/>
              </w:rPr>
            </w:pPr>
            <w:ins w:id="4134" w:author="Laura Viignola" w:date="2017-07-10T16:58:00Z">
              <w:r>
                <w:rPr>
                  <w:rFonts w:ascii="Calibri" w:eastAsia="Calibri" w:hAnsi="Calibri" w:cs="Calibri"/>
                  <w:lang w:val="it-IT"/>
                </w:rPr>
                <w:t>13.45</w:t>
              </w:r>
            </w:ins>
          </w:p>
        </w:tc>
      </w:tr>
      <w:tr w:rsidR="00BF17B0" w14:paraId="58F7DF94" w14:textId="77777777" w:rsidTr="00BF17B0">
        <w:trPr>
          <w:ins w:id="413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762DB1" w14:textId="77777777" w:rsidR="00BF17B0" w:rsidRDefault="00BF17B0" w:rsidP="00BF17B0">
            <w:pPr>
              <w:rPr>
                <w:ins w:id="4136" w:author="Laura Viignola" w:date="2017-07-10T16:58:00Z"/>
                <w:lang w:val="it-IT"/>
              </w:rPr>
            </w:pPr>
            <w:ins w:id="413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C3ABD5" w14:textId="77777777" w:rsidR="00BF17B0" w:rsidRDefault="00BF17B0" w:rsidP="00BF17B0">
            <w:pPr>
              <w:rPr>
                <w:ins w:id="4138" w:author="Laura Viignola" w:date="2017-07-10T16:58:00Z"/>
                <w:lang w:val="it-IT"/>
              </w:rPr>
            </w:pPr>
            <w:ins w:id="413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A404B3" w14:textId="77777777" w:rsidR="00BF17B0" w:rsidRDefault="00BF17B0" w:rsidP="00BF17B0">
            <w:pPr>
              <w:rPr>
                <w:ins w:id="4140" w:author="Laura Viignola" w:date="2017-07-10T16:58:00Z"/>
                <w:lang w:val="it-IT"/>
              </w:rPr>
            </w:pPr>
            <w:ins w:id="414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552210" w14:textId="77777777" w:rsidR="00BF17B0" w:rsidRPr="006D0755" w:rsidRDefault="00BF17B0" w:rsidP="00BF17B0">
            <w:pPr>
              <w:jc w:val="right"/>
              <w:rPr>
                <w:ins w:id="4142" w:author="Laura Viignola" w:date="2017-07-10T16:58:00Z"/>
                <w:rFonts w:asciiTheme="minorHAnsi" w:hAnsiTheme="minorHAnsi"/>
                <w:lang w:val="it-IT"/>
              </w:rPr>
            </w:pPr>
            <w:ins w:id="4143"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3008B441" w14:textId="77777777" w:rsidR="00BF17B0" w:rsidRDefault="00BF17B0" w:rsidP="00BF17B0">
            <w:pPr>
              <w:jc w:val="right"/>
              <w:rPr>
                <w:ins w:id="4144" w:author="Laura Viignola" w:date="2017-07-10T16:58:00Z"/>
                <w:rFonts w:ascii="Calibri" w:eastAsia="Calibri" w:hAnsi="Calibri" w:cs="Calibri"/>
                <w:lang w:val="it-IT"/>
              </w:rPr>
            </w:pPr>
            <w:ins w:id="4145" w:author="Laura Viignola" w:date="2017-07-10T16:58:00Z">
              <w:r>
                <w:rPr>
                  <w:rFonts w:ascii="Calibri" w:eastAsia="Calibri" w:hAnsi="Calibri" w:cs="Calibri"/>
                  <w:lang w:val="it-IT"/>
                </w:rPr>
                <w:t>1.87</w:t>
              </w:r>
            </w:ins>
          </w:p>
        </w:tc>
      </w:tr>
    </w:tbl>
    <w:p w14:paraId="384912EC" w14:textId="77777777" w:rsidR="00BF17B0" w:rsidRDefault="00BF17B0" w:rsidP="00BF17B0">
      <w:pPr>
        <w:rPr>
          <w:ins w:id="4146" w:author="Laura Viignola" w:date="2017-07-10T16:58:00Z"/>
          <w:rFonts w:eastAsia="Trebuchet MS"/>
        </w:rPr>
      </w:pPr>
    </w:p>
    <w:p w14:paraId="6667BFA0" w14:textId="77777777" w:rsidR="00BF17B0" w:rsidRDefault="00BF17B0" w:rsidP="00BF17B0">
      <w:pPr>
        <w:rPr>
          <w:ins w:id="4147" w:author="Laura Viignola" w:date="2017-07-10T16:58:00Z"/>
          <w:rFonts w:eastAsia="Trebuchet MS"/>
        </w:rPr>
      </w:pPr>
    </w:p>
    <w:p w14:paraId="352F3970" w14:textId="77777777" w:rsidR="00BF17B0" w:rsidRPr="000E3547" w:rsidRDefault="00BF17B0" w:rsidP="00BF17B0">
      <w:pPr>
        <w:pStyle w:val="Stile3"/>
        <w:rPr>
          <w:ins w:id="4148" w:author="Laura Viignola" w:date="2017-07-10T16:58:00Z"/>
          <w:lang w:val="it-IT"/>
        </w:rPr>
      </w:pPr>
      <w:ins w:id="4149" w:author="Laura Viignola" w:date="2017-07-10T16:58:00Z">
        <w:r>
          <w:t>sqrt</w:t>
        </w:r>
      </w:ins>
    </w:p>
    <w:p w14:paraId="6FBB4F22" w14:textId="77777777" w:rsidR="00BF17B0" w:rsidRPr="0075768B" w:rsidRDefault="00BF17B0" w:rsidP="00BF17B0">
      <w:pPr>
        <w:rPr>
          <w:ins w:id="4150" w:author="Laura Viignola" w:date="2017-07-10T16:58:00Z"/>
          <w:rFonts w:ascii="Arial" w:eastAsia="Calibri" w:hAnsi="Arial" w:cs="Arial"/>
          <w:b/>
        </w:rPr>
      </w:pPr>
      <w:ins w:id="415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sqrt</w:t>
        </w:r>
        <w:r>
          <w:rPr>
            <w:rFonts w:ascii="Arial" w:eastAsia="Calibri" w:hAnsi="Arial" w:cs="Arial"/>
            <w:color w:val="auto"/>
          </w:rPr>
          <w:t>(op)</w:t>
        </w:r>
      </w:ins>
    </w:p>
    <w:p w14:paraId="7FD7B632" w14:textId="77777777" w:rsidR="00BF17B0" w:rsidRDefault="00BF17B0" w:rsidP="00BF17B0">
      <w:pPr>
        <w:ind w:left="360"/>
        <w:rPr>
          <w:ins w:id="4152" w:author="Laura Viignola" w:date="2017-07-10T16:58:00Z"/>
          <w:rFonts w:ascii="Cambria" w:eastAsia="Calibri" w:hAnsi="Cambria" w:cs="Calibri"/>
          <w:color w:val="5B9BD5"/>
        </w:rPr>
      </w:pPr>
    </w:p>
    <w:p w14:paraId="11759D45" w14:textId="77777777" w:rsidR="00BF17B0" w:rsidRPr="005961DD" w:rsidRDefault="00BF17B0" w:rsidP="00BF17B0">
      <w:pPr>
        <w:rPr>
          <w:ins w:id="4153" w:author="Laura Viignola" w:date="2017-07-10T16:58:00Z"/>
          <w:rFonts w:ascii="Cambria" w:eastAsia="Calibri" w:hAnsi="Cambria" w:cs="Calibri"/>
          <w:i/>
          <w:color w:val="5B9BD5"/>
        </w:rPr>
      </w:pPr>
      <w:ins w:id="4154"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681F1257" w14:textId="77777777" w:rsidR="00BF17B0" w:rsidRDefault="00BF17B0" w:rsidP="00BF17B0">
      <w:pPr>
        <w:rPr>
          <w:ins w:id="4155" w:author="Laura Viignola" w:date="2017-07-10T16:58:00Z"/>
          <w:rFonts w:ascii="Cambria" w:eastAsia="Calibri" w:hAnsi="Cambria" w:cs="Calibri"/>
          <w:color w:val="5B9BD5"/>
        </w:rPr>
      </w:pPr>
      <w:ins w:id="4156"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0B0F8F3E" w14:textId="77777777" w:rsidR="00BF17B0" w:rsidRDefault="00BF17B0" w:rsidP="00BF17B0">
      <w:pPr>
        <w:rPr>
          <w:ins w:id="4157" w:author="Laura Viignola" w:date="2017-07-10T16:58:00Z"/>
          <w:rFonts w:ascii="Cambria" w:eastAsia="Calibri" w:hAnsi="Cambria" w:cs="Calibri"/>
          <w:color w:val="5B9BD5"/>
        </w:rPr>
      </w:pPr>
    </w:p>
    <w:p w14:paraId="6EF6E5C2" w14:textId="77777777" w:rsidR="00BF17B0" w:rsidRDefault="00BF17B0" w:rsidP="00BF17B0">
      <w:pPr>
        <w:rPr>
          <w:ins w:id="4158" w:author="Laura Viignola" w:date="2017-07-10T16:58:00Z"/>
          <w:rFonts w:ascii="Cambria" w:eastAsia="Calibri" w:hAnsi="Cambria" w:cs="Calibri"/>
          <w:i/>
          <w:color w:val="5B9BD5"/>
        </w:rPr>
      </w:pPr>
      <w:ins w:id="415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0D93213" w14:textId="77777777" w:rsidR="00BF17B0" w:rsidRDefault="00BF17B0" w:rsidP="00BF17B0">
      <w:pPr>
        <w:rPr>
          <w:ins w:id="4160" w:author="Laura Viignola" w:date="2017-07-10T16:58:00Z"/>
          <w:rFonts w:ascii="Arial" w:eastAsia="Calibri" w:hAnsi="Arial" w:cs="Arial"/>
        </w:rPr>
      </w:pPr>
      <w:ins w:id="4161" w:author="Laura Viignola" w:date="2017-07-10T16:58:00Z">
        <w:r>
          <w:rPr>
            <w:rFonts w:ascii="Arial" w:eastAsia="Calibri" w:hAnsi="Arial" w:cs="Arial"/>
          </w:rPr>
          <w:t>sqrt (DS_1)</w:t>
        </w:r>
      </w:ins>
    </w:p>
    <w:p w14:paraId="7762BA45" w14:textId="77777777" w:rsidR="00BF17B0" w:rsidRPr="0075768B" w:rsidRDefault="00BF17B0" w:rsidP="00BF17B0">
      <w:pPr>
        <w:rPr>
          <w:ins w:id="4162" w:author="Laura Viignola" w:date="2017-07-10T16:58:00Z"/>
          <w:rFonts w:ascii="Arial" w:eastAsia="Calibri" w:hAnsi="Arial" w:cs="Arial"/>
        </w:rPr>
      </w:pPr>
      <w:ins w:id="4163" w:author="Laura Viignola" w:date="2017-07-10T16:58:00Z">
        <w:r>
          <w:rPr>
            <w:rFonts w:ascii="Arial" w:eastAsia="Calibri" w:hAnsi="Arial" w:cs="Arial"/>
          </w:rPr>
          <w:t>sqrt (5)</w:t>
        </w:r>
      </w:ins>
    </w:p>
    <w:p w14:paraId="2190F230" w14:textId="77777777" w:rsidR="00BF17B0" w:rsidRPr="00930AA3" w:rsidRDefault="00BF17B0" w:rsidP="00BF17B0">
      <w:pPr>
        <w:rPr>
          <w:ins w:id="4164" w:author="Laura Viignola" w:date="2017-07-10T16:58:00Z"/>
          <w:rFonts w:ascii="Cambria" w:eastAsia="Calibri" w:hAnsi="Cambria" w:cs="Calibri"/>
          <w:color w:val="5B9BD5"/>
        </w:rPr>
      </w:pPr>
    </w:p>
    <w:p w14:paraId="50A7DE7F" w14:textId="77777777" w:rsidR="00BF17B0" w:rsidRDefault="00BF17B0" w:rsidP="00BF17B0">
      <w:pPr>
        <w:rPr>
          <w:ins w:id="4165" w:author="Laura Viignola" w:date="2017-07-10T16:58:00Z"/>
          <w:rFonts w:ascii="Cambria" w:eastAsia="Calibri" w:hAnsi="Cambria" w:cs="Calibri"/>
          <w:i/>
          <w:color w:val="5B9BD5"/>
        </w:rPr>
      </w:pPr>
      <w:ins w:id="4166" w:author="Laura Viignola" w:date="2017-07-10T16:58:00Z">
        <w:r>
          <w:rPr>
            <w:rFonts w:ascii="Cambria" w:eastAsia="Calibri" w:hAnsi="Cambria" w:cs="Calibri"/>
            <w:i/>
            <w:color w:val="5B9BD5"/>
          </w:rPr>
          <w:t>Semantic for scalar operations</w:t>
        </w:r>
      </w:ins>
    </w:p>
    <w:p w14:paraId="530F9DC7" w14:textId="77777777" w:rsidR="00BF17B0" w:rsidRDefault="00BF17B0" w:rsidP="00BF17B0">
      <w:pPr>
        <w:jc w:val="both"/>
        <w:rPr>
          <w:ins w:id="4167" w:author="Laura Viignola" w:date="2017-07-10T16:58:00Z"/>
        </w:rPr>
      </w:pPr>
      <w:ins w:id="4168" w:author="Laura Viignola" w:date="2017-07-10T16:58:00Z">
        <w:r>
          <w:t>The operator sqr c</w:t>
        </w:r>
        <w:r w:rsidRPr="008D0ABB">
          <w:t>alculates the square root of a number</w:t>
        </w:r>
        <w:r>
          <w:t>.</w:t>
        </w:r>
      </w:ins>
    </w:p>
    <w:p w14:paraId="1924CDDC" w14:textId="77777777" w:rsidR="00BF17B0" w:rsidRPr="00CF4A4F" w:rsidRDefault="00BF17B0" w:rsidP="00BF17B0">
      <w:pPr>
        <w:jc w:val="both"/>
        <w:rPr>
          <w:ins w:id="4169" w:author="Laura Viignola" w:date="2017-07-10T16:58:00Z"/>
          <w:rFonts w:ascii="Cambria" w:eastAsia="Calibri" w:hAnsi="Cambria" w:cs="Calibri"/>
        </w:rPr>
      </w:pPr>
    </w:p>
    <w:p w14:paraId="33FA4059" w14:textId="77777777" w:rsidR="00BF17B0" w:rsidRDefault="00BF17B0" w:rsidP="00BF17B0">
      <w:pPr>
        <w:jc w:val="both"/>
        <w:rPr>
          <w:ins w:id="4170" w:author="Laura Viignola" w:date="2017-07-10T16:58:00Z"/>
          <w:rFonts w:ascii="Cambria" w:eastAsia="Calibri" w:hAnsi="Cambria" w:cs="Calibri"/>
        </w:rPr>
      </w:pPr>
      <w:ins w:id="4171" w:author="Laura Viignola" w:date="2017-07-10T16:58:00Z">
        <w:r>
          <w:rPr>
            <w:rFonts w:ascii="Cambria" w:eastAsia="Calibri" w:hAnsi="Cambria" w:cs="Calibri"/>
          </w:rPr>
          <w:t xml:space="preserve">Examples: </w:t>
        </w:r>
      </w:ins>
    </w:p>
    <w:p w14:paraId="22835E7D" w14:textId="77777777" w:rsidR="00BF17B0" w:rsidRDefault="00BF17B0" w:rsidP="00BF17B0">
      <w:pPr>
        <w:ind w:left="360"/>
        <w:jc w:val="both"/>
        <w:rPr>
          <w:ins w:id="4172" w:author="Laura Viignola" w:date="2017-07-10T16:58:00Z"/>
          <w:rFonts w:ascii="Cambria" w:hAnsi="Cambria"/>
        </w:rPr>
      </w:pPr>
      <w:ins w:id="4173" w:author="Laura Viignola" w:date="2017-07-10T16:58:00Z">
        <w:r w:rsidRPr="001D6855">
          <w:rPr>
            <w:rFonts w:ascii="Arial" w:hAnsi="Arial" w:cs="Arial"/>
            <w:b/>
          </w:rPr>
          <w:t>sqrt</w:t>
        </w:r>
        <w:r>
          <w:rPr>
            <w:rFonts w:ascii="Arial" w:hAnsi="Arial" w:cs="Arial"/>
          </w:rPr>
          <w:t>(25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24CCB82E" w14:textId="77777777" w:rsidR="00BF17B0" w:rsidRDefault="00BF17B0" w:rsidP="00BF17B0">
      <w:pPr>
        <w:ind w:left="360"/>
        <w:jc w:val="both"/>
        <w:rPr>
          <w:ins w:id="4174" w:author="Laura Viignola" w:date="2017-07-10T16:58:00Z"/>
          <w:rFonts w:ascii="Cambria" w:hAnsi="Cambria"/>
        </w:rPr>
      </w:pPr>
    </w:p>
    <w:p w14:paraId="5CC27D39" w14:textId="77777777" w:rsidR="00BF17B0" w:rsidRDefault="00BF17B0" w:rsidP="00BF17B0">
      <w:pPr>
        <w:rPr>
          <w:ins w:id="4175" w:author="Laura Viignola" w:date="2017-07-10T16:58:00Z"/>
          <w:rFonts w:ascii="Cambria" w:eastAsia="Calibri" w:hAnsi="Cambria" w:cs="Calibri"/>
          <w:i/>
          <w:color w:val="5B9BD5"/>
        </w:rPr>
      </w:pPr>
    </w:p>
    <w:p w14:paraId="2C4ADC9C" w14:textId="77777777" w:rsidR="00BF17B0" w:rsidRDefault="00BF17B0" w:rsidP="00BF17B0">
      <w:pPr>
        <w:rPr>
          <w:ins w:id="4176" w:author="Laura Viignola" w:date="2017-07-10T16:58:00Z"/>
          <w:rFonts w:ascii="Cambria" w:eastAsia="Calibri" w:hAnsi="Cambria" w:cs="Calibri"/>
          <w:i/>
          <w:color w:val="5B9BD5"/>
        </w:rPr>
      </w:pPr>
      <w:ins w:id="4177"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EFE0B89" w14:textId="77777777" w:rsidR="00BF17B0" w:rsidRDefault="00BF17B0" w:rsidP="00BF17B0">
      <w:pPr>
        <w:rPr>
          <w:ins w:id="4178" w:author="Laura Viignola" w:date="2017-07-10T16:58:00Z"/>
          <w:rFonts w:ascii="Cambria" w:eastAsia="Calibri" w:hAnsi="Cambria" w:cs="Calibri"/>
          <w:i/>
          <w:noProof/>
          <w:color w:val="5B9BD5"/>
          <w:lang w:val="en-US"/>
        </w:rPr>
      </w:pPr>
      <w:ins w:id="4179" w:author="Laura Viignola" w:date="2017-07-10T16:58:00Z">
        <w:r w:rsidRPr="00DA2507">
          <w:rPr>
            <w:rFonts w:ascii="Cambria" w:eastAsia="Calibri" w:hAnsi="Cambria" w:cs="Calibri"/>
            <w:i/>
            <w:noProof/>
            <w:color w:val="5B9BD5"/>
            <w:lang w:val="en-US"/>
          </w:rPr>
          <w:t xml:space="preserve"> </w:t>
        </w:r>
      </w:ins>
    </w:p>
    <w:p w14:paraId="030D6FD3" w14:textId="77777777" w:rsidR="00BF17B0" w:rsidRDefault="00BF17B0" w:rsidP="00BF17B0">
      <w:pPr>
        <w:rPr>
          <w:ins w:id="4180" w:author="Laura Viignola" w:date="2017-07-10T16:58:00Z"/>
          <w:rFonts w:ascii="Cambria" w:eastAsia="Calibri" w:hAnsi="Cambria" w:cs="Calibri"/>
        </w:rPr>
      </w:pPr>
      <w:ins w:id="4181"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35879817" w14:textId="77777777" w:rsidR="00BF17B0" w:rsidRPr="006F2FA3" w:rsidRDefault="00BF17B0" w:rsidP="00BF17B0">
      <w:pPr>
        <w:ind w:left="1452" w:firstLine="708"/>
        <w:rPr>
          <w:ins w:id="4182" w:author="Laura Viignola" w:date="2017-07-10T16:58:00Z"/>
          <w:rFonts w:ascii="Cambria" w:eastAsia="Calibri" w:hAnsi="Cambria" w:cs="Calibri"/>
        </w:rPr>
      </w:pPr>
      <w:ins w:id="418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2DE28B2B" w14:textId="77777777" w:rsidR="00BF17B0" w:rsidRDefault="00BF17B0" w:rsidP="00BF17B0">
      <w:pPr>
        <w:ind w:left="1452" w:firstLine="708"/>
        <w:rPr>
          <w:ins w:id="4184" w:author="Laura Viignola" w:date="2017-07-10T16:58:00Z"/>
          <w:rFonts w:ascii="Cambria" w:eastAsia="Calibri" w:hAnsi="Cambria" w:cs="Calibri"/>
        </w:rPr>
      </w:pPr>
      <w:ins w:id="4185" w:author="Laura Viignola" w:date="2017-07-10T16:58:00Z">
        <w:r w:rsidRPr="006F2FA3">
          <w:rPr>
            <w:rFonts w:ascii="Cambria" w:eastAsia="Calibri" w:hAnsi="Cambria" w:cs="Calibri"/>
          </w:rPr>
          <w:t xml:space="preserve">|   </w:t>
        </w:r>
        <w:r>
          <w:rPr>
            <w:rFonts w:ascii="Cambria" w:eastAsia="Calibri" w:hAnsi="Cambria" w:cs="Calibri"/>
          </w:rPr>
          <w:t>number (0: ]</w:t>
        </w:r>
      </w:ins>
    </w:p>
    <w:p w14:paraId="6701AECF" w14:textId="77777777" w:rsidR="00BF17B0" w:rsidRDefault="00BF17B0" w:rsidP="00BF17B0">
      <w:pPr>
        <w:rPr>
          <w:ins w:id="4186" w:author="Laura Viignola" w:date="2017-07-10T16:58:00Z"/>
          <w:rFonts w:ascii="Cambria" w:eastAsia="Calibri" w:hAnsi="Cambria" w:cs="Calibri"/>
        </w:rPr>
      </w:pPr>
    </w:p>
    <w:p w14:paraId="469C3243" w14:textId="77777777" w:rsidR="00BF17B0" w:rsidRPr="006F2FA3" w:rsidRDefault="00BF17B0" w:rsidP="00BF17B0">
      <w:pPr>
        <w:rPr>
          <w:ins w:id="4187" w:author="Laura Viignola" w:date="2017-07-10T16:58:00Z"/>
          <w:rFonts w:ascii="Cambria" w:eastAsia="Calibri" w:hAnsi="Cambria" w:cs="Calibri"/>
          <w:i/>
          <w:color w:val="5B9BD5"/>
        </w:rPr>
      </w:pPr>
    </w:p>
    <w:p w14:paraId="7140FFDD" w14:textId="77777777" w:rsidR="00BF17B0" w:rsidRPr="00E64258" w:rsidRDefault="00BF17B0" w:rsidP="00BF17B0">
      <w:pPr>
        <w:rPr>
          <w:ins w:id="4188" w:author="Laura Viignola" w:date="2017-07-10T16:58:00Z"/>
          <w:rFonts w:ascii="Cambria" w:hAnsi="Cambria"/>
        </w:rPr>
      </w:pPr>
    </w:p>
    <w:p w14:paraId="65A4C515" w14:textId="77777777" w:rsidR="00BF17B0" w:rsidRPr="00E64258" w:rsidRDefault="00BF17B0" w:rsidP="00BF17B0">
      <w:pPr>
        <w:rPr>
          <w:ins w:id="4189" w:author="Laura Viignola" w:date="2017-07-10T16:58:00Z"/>
          <w:rFonts w:ascii="Cambria" w:eastAsia="Calibri" w:hAnsi="Cambria" w:cs="Calibri"/>
          <w:i/>
          <w:color w:val="5B9BD5"/>
        </w:rPr>
      </w:pPr>
      <w:ins w:id="4190" w:author="Laura Viignola" w:date="2017-07-10T16:58:00Z">
        <w:r w:rsidRPr="00E64258">
          <w:rPr>
            <w:rFonts w:ascii="Cambria" w:eastAsia="Calibri" w:hAnsi="Cambria" w:cs="Calibri"/>
            <w:i/>
            <w:color w:val="5B9BD5"/>
          </w:rPr>
          <w:t>Result type</w:t>
        </w:r>
      </w:ins>
    </w:p>
    <w:p w14:paraId="7D29A3F2" w14:textId="77777777" w:rsidR="00BF17B0" w:rsidRPr="00E64258" w:rsidRDefault="00BF17B0" w:rsidP="00BF17B0">
      <w:pPr>
        <w:rPr>
          <w:ins w:id="4191" w:author="Laura Viignola" w:date="2017-07-10T16:58:00Z"/>
          <w:rFonts w:ascii="Cambria" w:eastAsia="Calibri" w:hAnsi="Cambria" w:cs="Calibri"/>
          <w:i/>
          <w:color w:val="auto"/>
        </w:rPr>
      </w:pPr>
    </w:p>
    <w:p w14:paraId="41837BA4" w14:textId="77777777" w:rsidR="00BF17B0" w:rsidRDefault="00BF17B0" w:rsidP="00BF17B0">
      <w:pPr>
        <w:rPr>
          <w:ins w:id="4192" w:author="Laura Viignola" w:date="2017-07-10T16:58:00Z"/>
          <w:rFonts w:ascii="Cambria" w:eastAsia="Calibri" w:hAnsi="Cambria" w:cs="Calibri"/>
        </w:rPr>
      </w:pPr>
      <w:ins w:id="419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C2B1ED0" w14:textId="77777777" w:rsidR="00BF17B0" w:rsidRPr="006F2FA3" w:rsidRDefault="00BF17B0" w:rsidP="00BF17B0">
      <w:pPr>
        <w:ind w:left="1452" w:firstLine="708"/>
        <w:rPr>
          <w:ins w:id="4194" w:author="Laura Viignola" w:date="2017-07-10T16:58:00Z"/>
          <w:rFonts w:ascii="Cambria" w:eastAsia="Calibri" w:hAnsi="Cambria" w:cs="Calibri"/>
        </w:rPr>
      </w:pPr>
      <w:ins w:id="419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4A0267" w14:textId="77777777" w:rsidR="00BF17B0" w:rsidRPr="006F2FA3" w:rsidRDefault="00BF17B0" w:rsidP="00BF17B0">
      <w:pPr>
        <w:ind w:left="1452" w:firstLine="708"/>
        <w:rPr>
          <w:ins w:id="4196" w:author="Laura Viignola" w:date="2017-07-10T16:58:00Z"/>
          <w:rFonts w:ascii="Cambria" w:eastAsia="Calibri" w:hAnsi="Cambria" w:cs="Calibri"/>
        </w:rPr>
      </w:pPr>
      <w:ins w:id="4197" w:author="Laura Viignola" w:date="2017-07-10T16:58:00Z">
        <w:r w:rsidRPr="006F2FA3">
          <w:rPr>
            <w:rFonts w:ascii="Cambria" w:eastAsia="Calibri" w:hAnsi="Cambria" w:cs="Calibri"/>
          </w:rPr>
          <w:t xml:space="preserve">|   </w:t>
        </w:r>
        <w:r>
          <w:rPr>
            <w:rFonts w:ascii="Cambria" w:eastAsia="Calibri" w:hAnsi="Cambria" w:cs="Calibri"/>
          </w:rPr>
          <w:t>number</w:t>
        </w:r>
      </w:ins>
    </w:p>
    <w:p w14:paraId="2B4B188A" w14:textId="77777777" w:rsidR="00BF17B0" w:rsidRDefault="00BF17B0" w:rsidP="00BF17B0">
      <w:pPr>
        <w:rPr>
          <w:ins w:id="4198" w:author="Laura Viignola" w:date="2017-07-10T16:58:00Z"/>
          <w:rFonts w:ascii="Cambria" w:eastAsia="Calibri" w:hAnsi="Cambria" w:cs="Calibri"/>
          <w:i/>
          <w:color w:val="5B9BD5"/>
        </w:rPr>
      </w:pPr>
    </w:p>
    <w:p w14:paraId="7AF927EB" w14:textId="77777777" w:rsidR="00BF17B0" w:rsidRPr="00E5275E" w:rsidRDefault="00BF17B0" w:rsidP="00BF17B0">
      <w:pPr>
        <w:jc w:val="both"/>
        <w:rPr>
          <w:ins w:id="4199" w:author="Laura Viignola" w:date="2017-07-10T16:58:00Z"/>
          <w:rFonts w:ascii="Cambria" w:hAnsi="Cambria"/>
        </w:rPr>
      </w:pPr>
    </w:p>
    <w:p w14:paraId="437D4EA5" w14:textId="77777777" w:rsidR="00BF17B0" w:rsidRDefault="00BF17B0" w:rsidP="00BF17B0">
      <w:pPr>
        <w:rPr>
          <w:ins w:id="4200" w:author="Laura Viignola" w:date="2017-07-10T16:58:00Z"/>
          <w:rFonts w:ascii="Cambria" w:eastAsia="Calibri" w:hAnsi="Cambria" w:cs="Calibri"/>
          <w:i/>
          <w:color w:val="5B9BD5"/>
        </w:rPr>
      </w:pPr>
      <w:ins w:id="4201" w:author="Laura Viignola" w:date="2017-07-10T16:58:00Z">
        <w:r>
          <w:rPr>
            <w:rFonts w:ascii="Cambria" w:eastAsia="Calibri" w:hAnsi="Cambria" w:cs="Calibri"/>
            <w:i/>
            <w:color w:val="5B9BD5"/>
          </w:rPr>
          <w:t xml:space="preserve">Behaviour </w:t>
        </w:r>
      </w:ins>
    </w:p>
    <w:p w14:paraId="393ED58D" w14:textId="77777777" w:rsidR="00BF17B0" w:rsidRDefault="00BF17B0" w:rsidP="00BF17B0">
      <w:pPr>
        <w:jc w:val="both"/>
        <w:rPr>
          <w:ins w:id="4202" w:author="Laura Viignola" w:date="2017-07-10T16:58:00Z"/>
          <w:rFonts w:ascii="Cambria" w:eastAsia="Calibri" w:hAnsi="Cambria" w:cs="Calibri"/>
          <w:color w:val="auto"/>
        </w:rPr>
      </w:pPr>
      <w:ins w:id="4203"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93523F" w14:textId="77777777" w:rsidR="00BF17B0" w:rsidRDefault="00BF17B0" w:rsidP="00BF17B0">
      <w:pPr>
        <w:rPr>
          <w:ins w:id="4204" w:author="Laura Viignola" w:date="2017-07-10T16:58:00Z"/>
          <w:rFonts w:ascii="Cambria" w:eastAsia="Calibri" w:hAnsi="Cambria" w:cs="Calibri"/>
          <w:i/>
          <w:color w:val="5B9BD5"/>
        </w:rPr>
      </w:pPr>
    </w:p>
    <w:p w14:paraId="40C7146D" w14:textId="77777777" w:rsidR="00BF17B0" w:rsidRDefault="00BF17B0" w:rsidP="00BF17B0">
      <w:pPr>
        <w:rPr>
          <w:ins w:id="4205" w:author="Laura Viignola" w:date="2017-07-10T16:58:00Z"/>
          <w:rFonts w:ascii="Cambria" w:eastAsia="Calibri" w:hAnsi="Cambria" w:cs="Calibri"/>
          <w:i/>
          <w:color w:val="5B9BD5"/>
        </w:rPr>
      </w:pPr>
      <w:ins w:id="4206" w:author="Laura Viignola" w:date="2017-07-10T16:58:00Z">
        <w:r>
          <w:rPr>
            <w:rFonts w:ascii="Cambria" w:eastAsia="Calibri" w:hAnsi="Cambria" w:cs="Calibri"/>
            <w:i/>
            <w:color w:val="5B9BD5"/>
          </w:rPr>
          <w:t xml:space="preserve">Examples </w:t>
        </w:r>
      </w:ins>
    </w:p>
    <w:p w14:paraId="306775C3" w14:textId="77777777" w:rsidR="00BF17B0" w:rsidRDefault="00BF17B0" w:rsidP="00BF17B0">
      <w:pPr>
        <w:rPr>
          <w:ins w:id="4207" w:author="Laura Viignola" w:date="2017-07-10T16:58:00Z"/>
          <w:rFonts w:ascii="Cambria" w:hAnsi="Cambria"/>
        </w:rPr>
      </w:pPr>
      <w:ins w:id="4208" w:author="Laura Viignola" w:date="2017-07-10T16:58:00Z">
        <w:r>
          <w:rPr>
            <w:rFonts w:ascii="Cambria" w:hAnsi="Cambria"/>
          </w:rPr>
          <w:t>Given the operand Data Set:</w:t>
        </w:r>
      </w:ins>
    </w:p>
    <w:p w14:paraId="0C1D7D5B" w14:textId="77777777" w:rsidR="00BF17B0" w:rsidRDefault="00BF17B0" w:rsidP="00BF17B0">
      <w:pPr>
        <w:rPr>
          <w:ins w:id="4209"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5EFB312" w14:textId="77777777" w:rsidTr="00BF17B0">
        <w:trPr>
          <w:ins w:id="421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25EB26C" w14:textId="77777777" w:rsidR="00BF17B0" w:rsidRPr="001D6855" w:rsidRDefault="00BF17B0" w:rsidP="00BF17B0">
            <w:pPr>
              <w:rPr>
                <w:ins w:id="4211" w:author="Laura Viignola" w:date="2017-07-10T16:58:00Z"/>
                <w:rFonts w:ascii="Arial" w:eastAsia="Calibri" w:hAnsi="Arial" w:cs="Arial"/>
                <w:lang w:val="it-IT"/>
              </w:rPr>
            </w:pPr>
            <w:ins w:id="4212" w:author="Laura Viignola" w:date="2017-07-10T16:58:00Z">
              <w:r w:rsidRPr="001D6855">
                <w:rPr>
                  <w:rFonts w:ascii="Arial" w:eastAsia="Calibri" w:hAnsi="Arial" w:cs="Arial"/>
                  <w:lang w:val="it-IT"/>
                </w:rPr>
                <w:t>DS_1</w:t>
              </w:r>
            </w:ins>
          </w:p>
        </w:tc>
      </w:tr>
      <w:tr w:rsidR="00BF17B0" w14:paraId="0E99F541" w14:textId="77777777" w:rsidTr="00BF17B0">
        <w:trPr>
          <w:ins w:id="421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B5B193" w14:textId="77777777" w:rsidR="00BF17B0" w:rsidRPr="004F30F9" w:rsidRDefault="00BF17B0" w:rsidP="00BF17B0">
            <w:pPr>
              <w:rPr>
                <w:ins w:id="4214" w:author="Laura Viignola" w:date="2017-07-10T16:58:00Z"/>
                <w:rFonts w:ascii="Arial" w:hAnsi="Arial" w:cs="Arial"/>
                <w:lang w:val="it-IT"/>
              </w:rPr>
            </w:pPr>
            <w:ins w:id="421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6A2DCB" w14:textId="77777777" w:rsidR="00BF17B0" w:rsidRPr="004F30F9" w:rsidRDefault="00BF17B0" w:rsidP="00BF17B0">
            <w:pPr>
              <w:rPr>
                <w:ins w:id="4216" w:author="Laura Viignola" w:date="2017-07-10T16:58:00Z"/>
                <w:rFonts w:ascii="Arial" w:hAnsi="Arial" w:cs="Arial"/>
                <w:lang w:val="it-IT"/>
              </w:rPr>
            </w:pPr>
            <w:ins w:id="421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6B92F9" w14:textId="77777777" w:rsidR="00BF17B0" w:rsidRPr="004F30F9" w:rsidRDefault="00BF17B0" w:rsidP="00BF17B0">
            <w:pPr>
              <w:rPr>
                <w:ins w:id="4218" w:author="Laura Viignola" w:date="2017-07-10T16:58:00Z"/>
                <w:rFonts w:ascii="Arial" w:hAnsi="Arial" w:cs="Arial"/>
                <w:lang w:val="it-IT"/>
              </w:rPr>
            </w:pPr>
            <w:ins w:id="421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F22635" w14:textId="77777777" w:rsidR="00BF17B0" w:rsidRPr="004F30F9" w:rsidRDefault="00BF17B0" w:rsidP="00BF17B0">
            <w:pPr>
              <w:rPr>
                <w:ins w:id="4220" w:author="Laura Viignola" w:date="2017-07-10T16:58:00Z"/>
                <w:rFonts w:ascii="Arial" w:hAnsi="Arial" w:cs="Arial"/>
                <w:lang w:val="it-IT"/>
              </w:rPr>
            </w:pPr>
            <w:ins w:id="422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DB0B198" w14:textId="77777777" w:rsidR="00BF17B0" w:rsidRPr="004F30F9" w:rsidRDefault="00BF17B0" w:rsidP="00BF17B0">
            <w:pPr>
              <w:rPr>
                <w:ins w:id="4222" w:author="Laura Viignola" w:date="2017-07-10T16:58:00Z"/>
                <w:rFonts w:ascii="Arial" w:eastAsia="Calibri" w:hAnsi="Arial" w:cs="Arial"/>
                <w:lang w:val="it-IT"/>
              </w:rPr>
            </w:pPr>
            <w:ins w:id="4223" w:author="Laura Viignola" w:date="2017-07-10T16:58:00Z">
              <w:r>
                <w:rPr>
                  <w:rFonts w:ascii="Arial" w:eastAsia="Calibri" w:hAnsi="Arial" w:cs="Arial"/>
                  <w:lang w:val="it-IT"/>
                </w:rPr>
                <w:t>Me_2</w:t>
              </w:r>
            </w:ins>
          </w:p>
        </w:tc>
      </w:tr>
      <w:tr w:rsidR="00BF17B0" w14:paraId="73DA8689" w14:textId="77777777" w:rsidTr="00BF17B0">
        <w:trPr>
          <w:ins w:id="422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27AB5" w14:textId="77777777" w:rsidR="00BF17B0" w:rsidRDefault="00BF17B0" w:rsidP="00BF17B0">
            <w:pPr>
              <w:rPr>
                <w:ins w:id="4225" w:author="Laura Viignola" w:date="2017-07-10T16:58:00Z"/>
                <w:lang w:val="it-IT"/>
              </w:rPr>
            </w:pPr>
            <w:ins w:id="422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0A3F28" w14:textId="77777777" w:rsidR="00BF17B0" w:rsidRDefault="00BF17B0" w:rsidP="00BF17B0">
            <w:pPr>
              <w:rPr>
                <w:ins w:id="4227" w:author="Laura Viignola" w:date="2017-07-10T16:58:00Z"/>
                <w:lang w:val="it-IT"/>
              </w:rPr>
            </w:pPr>
            <w:ins w:id="422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25AD5D" w14:textId="77777777" w:rsidR="00BF17B0" w:rsidRDefault="00BF17B0" w:rsidP="00BF17B0">
            <w:pPr>
              <w:rPr>
                <w:ins w:id="4229" w:author="Laura Viignola" w:date="2017-07-10T16:58:00Z"/>
                <w:lang w:val="it-IT"/>
              </w:rPr>
            </w:pPr>
            <w:ins w:id="423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8755F" w14:textId="77777777" w:rsidR="00BF17B0" w:rsidRPr="001D222C" w:rsidRDefault="00BF17B0" w:rsidP="00BF17B0">
            <w:pPr>
              <w:jc w:val="right"/>
              <w:rPr>
                <w:ins w:id="4231" w:author="Laura Viignola" w:date="2017-07-10T16:58:00Z"/>
                <w:rFonts w:asciiTheme="minorHAnsi" w:hAnsiTheme="minorHAnsi"/>
                <w:lang w:val="it-IT"/>
              </w:rPr>
            </w:pPr>
            <w:ins w:id="4232" w:author="Laura Viignola" w:date="2017-07-10T16:58:00Z">
              <w:r w:rsidRPr="001D222C">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303B73E9" w14:textId="77777777" w:rsidR="00BF17B0" w:rsidRDefault="00BF17B0" w:rsidP="00BF17B0">
            <w:pPr>
              <w:jc w:val="right"/>
              <w:rPr>
                <w:ins w:id="4233" w:author="Laura Viignola" w:date="2017-07-10T16:58:00Z"/>
                <w:rFonts w:ascii="Calibri" w:eastAsia="Calibri" w:hAnsi="Calibri" w:cs="Calibri"/>
                <w:lang w:val="it-IT"/>
              </w:rPr>
            </w:pPr>
            <w:ins w:id="4234" w:author="Laura Viignola" w:date="2017-07-10T16:58:00Z">
              <w:r>
                <w:rPr>
                  <w:rFonts w:ascii="Calibri" w:eastAsia="Calibri" w:hAnsi="Calibri" w:cs="Calibri"/>
                  <w:lang w:val="it-IT"/>
                </w:rPr>
                <w:t>0.7545</w:t>
              </w:r>
            </w:ins>
          </w:p>
        </w:tc>
      </w:tr>
      <w:tr w:rsidR="00BF17B0" w14:paraId="1991DD2A" w14:textId="77777777" w:rsidTr="00BF17B0">
        <w:trPr>
          <w:ins w:id="423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682E42" w14:textId="77777777" w:rsidR="00BF17B0" w:rsidRDefault="00BF17B0" w:rsidP="00BF17B0">
            <w:pPr>
              <w:rPr>
                <w:ins w:id="4236" w:author="Laura Viignola" w:date="2017-07-10T16:58:00Z"/>
                <w:lang w:val="it-IT"/>
              </w:rPr>
            </w:pPr>
            <w:ins w:id="423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C35073" w14:textId="77777777" w:rsidR="00BF17B0" w:rsidRDefault="00BF17B0" w:rsidP="00BF17B0">
            <w:pPr>
              <w:rPr>
                <w:ins w:id="4238" w:author="Laura Viignola" w:date="2017-07-10T16:58:00Z"/>
                <w:lang w:val="it-IT"/>
              </w:rPr>
            </w:pPr>
            <w:ins w:id="423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F227A4" w14:textId="77777777" w:rsidR="00BF17B0" w:rsidRDefault="00BF17B0" w:rsidP="00BF17B0">
            <w:pPr>
              <w:rPr>
                <w:ins w:id="4240" w:author="Laura Viignola" w:date="2017-07-10T16:58:00Z"/>
                <w:lang w:val="it-IT"/>
              </w:rPr>
            </w:pPr>
            <w:ins w:id="424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E78C94" w14:textId="77777777" w:rsidR="00BF17B0" w:rsidRPr="001D222C" w:rsidRDefault="00BF17B0" w:rsidP="00BF17B0">
            <w:pPr>
              <w:jc w:val="right"/>
              <w:rPr>
                <w:ins w:id="4242" w:author="Laura Viignola" w:date="2017-07-10T16:58:00Z"/>
                <w:rFonts w:asciiTheme="minorHAnsi" w:hAnsiTheme="minorHAnsi"/>
                <w:lang w:val="it-IT"/>
              </w:rPr>
            </w:pPr>
            <w:ins w:id="4243" w:author="Laura Viignola" w:date="2017-07-10T16:58:00Z">
              <w:r w:rsidRPr="001D222C">
                <w:rPr>
                  <w:rFonts w:asciiTheme="minorHAnsi" w:eastAsia="Calibri" w:hAnsiTheme="minorHAnsi" w:cs="Calibri"/>
                  <w:lang w:val="it-IT"/>
                </w:rPr>
                <w:t>81</w:t>
              </w:r>
            </w:ins>
          </w:p>
        </w:tc>
        <w:tc>
          <w:tcPr>
            <w:tcW w:w="1282" w:type="dxa"/>
            <w:tcBorders>
              <w:top w:val="single" w:sz="6" w:space="0" w:color="000000"/>
              <w:left w:val="single" w:sz="6" w:space="0" w:color="000000"/>
              <w:bottom w:val="single" w:sz="6" w:space="0" w:color="000000"/>
              <w:right w:val="single" w:sz="6" w:space="0" w:color="000000"/>
            </w:tcBorders>
          </w:tcPr>
          <w:p w14:paraId="3D08E6FA" w14:textId="77777777" w:rsidR="00BF17B0" w:rsidRDefault="00BF17B0" w:rsidP="00BF17B0">
            <w:pPr>
              <w:jc w:val="right"/>
              <w:rPr>
                <w:ins w:id="4244" w:author="Laura Viignola" w:date="2017-07-10T16:58:00Z"/>
                <w:rFonts w:ascii="Calibri" w:eastAsia="Calibri" w:hAnsi="Calibri" w:cs="Calibri"/>
                <w:lang w:val="it-IT"/>
              </w:rPr>
            </w:pPr>
            <w:ins w:id="4245" w:author="Laura Viignola" w:date="2017-07-10T16:58:00Z">
              <w:r>
                <w:rPr>
                  <w:rFonts w:ascii="Calibri" w:eastAsia="Calibri" w:hAnsi="Calibri" w:cs="Calibri"/>
                  <w:lang w:val="it-IT"/>
                </w:rPr>
                <w:t>13.45</w:t>
              </w:r>
            </w:ins>
          </w:p>
        </w:tc>
      </w:tr>
      <w:tr w:rsidR="00BF17B0" w14:paraId="6C2BF387" w14:textId="77777777" w:rsidTr="00BF17B0">
        <w:trPr>
          <w:ins w:id="424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DE4DA8" w14:textId="77777777" w:rsidR="00BF17B0" w:rsidRDefault="00BF17B0" w:rsidP="00BF17B0">
            <w:pPr>
              <w:rPr>
                <w:ins w:id="4247" w:author="Laura Viignola" w:date="2017-07-10T16:58:00Z"/>
                <w:lang w:val="it-IT"/>
              </w:rPr>
            </w:pPr>
            <w:ins w:id="424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55DEC0" w14:textId="77777777" w:rsidR="00BF17B0" w:rsidRDefault="00BF17B0" w:rsidP="00BF17B0">
            <w:pPr>
              <w:rPr>
                <w:ins w:id="4249" w:author="Laura Viignola" w:date="2017-07-10T16:58:00Z"/>
                <w:lang w:val="it-IT"/>
              </w:rPr>
            </w:pPr>
            <w:ins w:id="425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4F58D8" w14:textId="77777777" w:rsidR="00BF17B0" w:rsidRDefault="00BF17B0" w:rsidP="00BF17B0">
            <w:pPr>
              <w:rPr>
                <w:ins w:id="4251" w:author="Laura Viignola" w:date="2017-07-10T16:58:00Z"/>
                <w:lang w:val="it-IT"/>
              </w:rPr>
            </w:pPr>
            <w:ins w:id="425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0424B" w14:textId="77777777" w:rsidR="00BF17B0" w:rsidRPr="001D222C" w:rsidRDefault="00BF17B0" w:rsidP="00BF17B0">
            <w:pPr>
              <w:jc w:val="right"/>
              <w:rPr>
                <w:ins w:id="4253" w:author="Laura Viignola" w:date="2017-07-10T16:58:00Z"/>
                <w:rFonts w:asciiTheme="minorHAnsi" w:hAnsiTheme="minorHAnsi"/>
                <w:lang w:val="it-IT"/>
              </w:rPr>
            </w:pPr>
            <w:ins w:id="4254" w:author="Laura Viignola" w:date="2017-07-10T16:58:00Z">
              <w:r w:rsidRPr="001D222C">
                <w:rPr>
                  <w:rFonts w:asciiTheme="minorHAnsi" w:hAnsiTheme="minorHAns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40CBF968" w14:textId="77777777" w:rsidR="00BF17B0" w:rsidRDefault="00BF17B0" w:rsidP="00BF17B0">
            <w:pPr>
              <w:jc w:val="right"/>
              <w:rPr>
                <w:ins w:id="4255" w:author="Laura Viignola" w:date="2017-07-10T16:58:00Z"/>
                <w:rFonts w:ascii="Calibri" w:eastAsia="Calibri" w:hAnsi="Calibri" w:cs="Calibri"/>
                <w:lang w:val="it-IT"/>
              </w:rPr>
            </w:pPr>
            <w:ins w:id="4256" w:author="Laura Viignola" w:date="2017-07-10T16:58:00Z">
              <w:r>
                <w:rPr>
                  <w:rFonts w:ascii="Calibri" w:eastAsia="Calibri" w:hAnsi="Calibri" w:cs="Calibri"/>
                  <w:lang w:val="it-IT"/>
                </w:rPr>
                <w:t>1.87</w:t>
              </w:r>
            </w:ins>
          </w:p>
        </w:tc>
      </w:tr>
    </w:tbl>
    <w:p w14:paraId="6D2A7FB2" w14:textId="77777777" w:rsidR="00BF17B0" w:rsidRDefault="00BF17B0" w:rsidP="00BF17B0">
      <w:pPr>
        <w:rPr>
          <w:ins w:id="4257" w:author="Laura Viignola" w:date="2017-07-10T16:58:00Z"/>
          <w:rFonts w:ascii="Cambria" w:hAnsi="Cambria"/>
        </w:rPr>
      </w:pPr>
    </w:p>
    <w:p w14:paraId="1271C109" w14:textId="77777777" w:rsidR="00BF17B0" w:rsidRPr="001A403F" w:rsidRDefault="00BF17B0" w:rsidP="00BF17B0">
      <w:pPr>
        <w:rPr>
          <w:ins w:id="4258" w:author="Laura Viignola" w:date="2017-07-10T16:58:00Z"/>
          <w:rFonts w:ascii="Cambria" w:hAnsi="Cambria"/>
        </w:rPr>
      </w:pPr>
    </w:p>
    <w:p w14:paraId="31072301" w14:textId="77777777" w:rsidR="00BF17B0" w:rsidRDefault="00BF17B0" w:rsidP="00BF17B0">
      <w:pPr>
        <w:rPr>
          <w:ins w:id="4259" w:author="Laura Viignola" w:date="2017-07-10T16:58:00Z"/>
          <w:rFonts w:ascii="Cambria" w:eastAsia="Calibri" w:hAnsi="Cambria" w:cs="Calibri"/>
          <w:lang w:val="pt-PT"/>
        </w:rPr>
      </w:pPr>
      <w:ins w:id="426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9D6A1B2" w14:textId="77777777" w:rsidR="00BF17B0" w:rsidRDefault="00BF17B0" w:rsidP="00BF17B0">
      <w:pPr>
        <w:rPr>
          <w:ins w:id="426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871229" w14:textId="77777777" w:rsidTr="00BF17B0">
        <w:trPr>
          <w:ins w:id="426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A061CAE" w14:textId="77777777" w:rsidR="00BF17B0" w:rsidRPr="001D6855" w:rsidRDefault="00BF17B0" w:rsidP="00BF17B0">
            <w:pPr>
              <w:rPr>
                <w:ins w:id="4263" w:author="Laura Viignola" w:date="2017-07-10T16:58:00Z"/>
                <w:rFonts w:ascii="Arial" w:eastAsia="Calibri" w:hAnsi="Arial" w:cs="Arial"/>
                <w:lang w:val="it-IT"/>
              </w:rPr>
            </w:pPr>
            <w:ins w:id="4264" w:author="Laura Viignola" w:date="2017-07-10T16:58:00Z">
              <w:r w:rsidRPr="001D6855">
                <w:rPr>
                  <w:rFonts w:ascii="Arial" w:eastAsia="Calibri" w:hAnsi="Arial" w:cs="Arial"/>
                  <w:lang w:val="it-IT"/>
                </w:rPr>
                <w:t>DS_r</w:t>
              </w:r>
            </w:ins>
          </w:p>
        </w:tc>
      </w:tr>
      <w:tr w:rsidR="00BF17B0" w14:paraId="60AAFC4E" w14:textId="77777777" w:rsidTr="00BF17B0">
        <w:trPr>
          <w:ins w:id="426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3D0654B" w14:textId="77777777" w:rsidR="00BF17B0" w:rsidRPr="004F30F9" w:rsidRDefault="00BF17B0" w:rsidP="00BF17B0">
            <w:pPr>
              <w:rPr>
                <w:ins w:id="4266" w:author="Laura Viignola" w:date="2017-07-10T16:58:00Z"/>
                <w:rFonts w:ascii="Arial" w:hAnsi="Arial" w:cs="Arial"/>
                <w:lang w:val="it-IT"/>
              </w:rPr>
            </w:pPr>
            <w:ins w:id="426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CAC323" w14:textId="77777777" w:rsidR="00BF17B0" w:rsidRPr="004F30F9" w:rsidRDefault="00BF17B0" w:rsidP="00BF17B0">
            <w:pPr>
              <w:rPr>
                <w:ins w:id="4268" w:author="Laura Viignola" w:date="2017-07-10T16:58:00Z"/>
                <w:rFonts w:ascii="Arial" w:hAnsi="Arial" w:cs="Arial"/>
                <w:lang w:val="it-IT"/>
              </w:rPr>
            </w:pPr>
            <w:ins w:id="426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AD0E33" w14:textId="77777777" w:rsidR="00BF17B0" w:rsidRPr="004F30F9" w:rsidRDefault="00BF17B0" w:rsidP="00BF17B0">
            <w:pPr>
              <w:rPr>
                <w:ins w:id="4270" w:author="Laura Viignola" w:date="2017-07-10T16:58:00Z"/>
                <w:rFonts w:ascii="Arial" w:hAnsi="Arial" w:cs="Arial"/>
                <w:lang w:val="it-IT"/>
              </w:rPr>
            </w:pPr>
            <w:ins w:id="427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06975D" w14:textId="77777777" w:rsidR="00BF17B0" w:rsidRPr="004F30F9" w:rsidRDefault="00BF17B0" w:rsidP="00BF17B0">
            <w:pPr>
              <w:rPr>
                <w:ins w:id="4272" w:author="Laura Viignola" w:date="2017-07-10T16:58:00Z"/>
                <w:rFonts w:ascii="Arial" w:hAnsi="Arial" w:cs="Arial"/>
                <w:lang w:val="it-IT"/>
              </w:rPr>
            </w:pPr>
            <w:ins w:id="427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E9A6A6" w14:textId="77777777" w:rsidR="00BF17B0" w:rsidRPr="004F30F9" w:rsidRDefault="00BF17B0" w:rsidP="00BF17B0">
            <w:pPr>
              <w:rPr>
                <w:ins w:id="4274" w:author="Laura Viignola" w:date="2017-07-10T16:58:00Z"/>
                <w:rFonts w:ascii="Arial" w:eastAsia="Calibri" w:hAnsi="Arial" w:cs="Arial"/>
                <w:lang w:val="it-IT"/>
              </w:rPr>
            </w:pPr>
            <w:ins w:id="4275" w:author="Laura Viignola" w:date="2017-07-10T16:58:00Z">
              <w:r>
                <w:rPr>
                  <w:rFonts w:ascii="Arial" w:eastAsia="Calibri" w:hAnsi="Arial" w:cs="Arial"/>
                  <w:lang w:val="it-IT"/>
                </w:rPr>
                <w:t>Me_2</w:t>
              </w:r>
            </w:ins>
          </w:p>
        </w:tc>
      </w:tr>
      <w:tr w:rsidR="00BF17B0" w14:paraId="538F4B74" w14:textId="77777777" w:rsidTr="00BF17B0">
        <w:trPr>
          <w:ins w:id="427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E198D" w14:textId="77777777" w:rsidR="00BF17B0" w:rsidRDefault="00BF17B0" w:rsidP="00BF17B0">
            <w:pPr>
              <w:rPr>
                <w:ins w:id="4277" w:author="Laura Viignola" w:date="2017-07-10T16:58:00Z"/>
                <w:lang w:val="it-IT"/>
              </w:rPr>
            </w:pPr>
            <w:ins w:id="427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46E833" w14:textId="77777777" w:rsidR="00BF17B0" w:rsidRDefault="00BF17B0" w:rsidP="00BF17B0">
            <w:pPr>
              <w:rPr>
                <w:ins w:id="4279" w:author="Laura Viignola" w:date="2017-07-10T16:58:00Z"/>
                <w:lang w:val="it-IT"/>
              </w:rPr>
            </w:pPr>
            <w:ins w:id="428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46CC49" w14:textId="77777777" w:rsidR="00BF17B0" w:rsidRDefault="00BF17B0" w:rsidP="00BF17B0">
            <w:pPr>
              <w:rPr>
                <w:ins w:id="4281" w:author="Laura Viignola" w:date="2017-07-10T16:58:00Z"/>
                <w:lang w:val="it-IT"/>
              </w:rPr>
            </w:pPr>
            <w:ins w:id="428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7EB9A" w14:textId="77777777" w:rsidR="00BF17B0" w:rsidRPr="006D0755" w:rsidRDefault="00BF17B0" w:rsidP="00BF17B0">
            <w:pPr>
              <w:jc w:val="right"/>
              <w:rPr>
                <w:ins w:id="4283" w:author="Laura Viignola" w:date="2017-07-10T16:58:00Z"/>
                <w:rFonts w:asciiTheme="minorHAnsi" w:hAnsiTheme="minorHAnsi"/>
                <w:lang w:val="it-IT"/>
              </w:rPr>
            </w:pPr>
            <w:ins w:id="4284"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34B6600B" w14:textId="77777777" w:rsidR="00BF17B0" w:rsidRDefault="00BF17B0" w:rsidP="00BF17B0">
            <w:pPr>
              <w:jc w:val="right"/>
              <w:rPr>
                <w:ins w:id="4285" w:author="Laura Viignola" w:date="2017-07-10T16:58:00Z"/>
                <w:rFonts w:asciiTheme="minorHAnsi" w:hAnsiTheme="minorHAnsi"/>
                <w:lang w:val="it-IT"/>
              </w:rPr>
            </w:pPr>
            <w:ins w:id="4286" w:author="Laura Viignola" w:date="2017-07-10T16:58:00Z">
              <w:r>
                <w:rPr>
                  <w:rFonts w:asciiTheme="minorHAnsi" w:hAnsiTheme="minorHAnsi"/>
                  <w:lang w:val="it-IT"/>
                </w:rPr>
                <w:t>0.86862</w:t>
              </w:r>
            </w:ins>
          </w:p>
        </w:tc>
      </w:tr>
      <w:tr w:rsidR="00BF17B0" w14:paraId="5ED5FA13" w14:textId="77777777" w:rsidTr="00BF17B0">
        <w:trPr>
          <w:ins w:id="428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4E8997" w14:textId="77777777" w:rsidR="00BF17B0" w:rsidRDefault="00BF17B0" w:rsidP="00BF17B0">
            <w:pPr>
              <w:rPr>
                <w:ins w:id="4288" w:author="Laura Viignola" w:date="2017-07-10T16:58:00Z"/>
                <w:lang w:val="it-IT"/>
              </w:rPr>
            </w:pPr>
            <w:ins w:id="428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0147A3" w14:textId="77777777" w:rsidR="00BF17B0" w:rsidRDefault="00BF17B0" w:rsidP="00BF17B0">
            <w:pPr>
              <w:rPr>
                <w:ins w:id="4290" w:author="Laura Viignola" w:date="2017-07-10T16:58:00Z"/>
                <w:lang w:val="it-IT"/>
              </w:rPr>
            </w:pPr>
            <w:ins w:id="429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2613A0" w14:textId="77777777" w:rsidR="00BF17B0" w:rsidRDefault="00BF17B0" w:rsidP="00BF17B0">
            <w:pPr>
              <w:rPr>
                <w:ins w:id="4292" w:author="Laura Viignola" w:date="2017-07-10T16:58:00Z"/>
                <w:lang w:val="it-IT"/>
              </w:rPr>
            </w:pPr>
            <w:ins w:id="429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BD20A" w14:textId="77777777" w:rsidR="00BF17B0" w:rsidRPr="006D0755" w:rsidRDefault="00BF17B0" w:rsidP="00BF17B0">
            <w:pPr>
              <w:jc w:val="right"/>
              <w:rPr>
                <w:ins w:id="4294" w:author="Laura Viignola" w:date="2017-07-10T16:58:00Z"/>
                <w:rFonts w:asciiTheme="minorHAnsi" w:hAnsiTheme="minorHAnsi"/>
                <w:lang w:val="it-IT"/>
              </w:rPr>
            </w:pPr>
            <w:ins w:id="4295"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1045BFA6" w14:textId="77777777" w:rsidR="00BF17B0" w:rsidRDefault="00BF17B0" w:rsidP="00BF17B0">
            <w:pPr>
              <w:jc w:val="right"/>
              <w:rPr>
                <w:ins w:id="4296" w:author="Laura Viignola" w:date="2017-07-10T16:58:00Z"/>
                <w:rFonts w:asciiTheme="minorHAnsi" w:hAnsiTheme="minorHAnsi"/>
                <w:lang w:val="it-IT"/>
              </w:rPr>
            </w:pPr>
            <w:ins w:id="4297" w:author="Laura Viignola" w:date="2017-07-10T16:58:00Z">
              <w:r>
                <w:rPr>
                  <w:rFonts w:asciiTheme="minorHAnsi" w:hAnsiTheme="minorHAnsi"/>
                  <w:lang w:val="it-IT"/>
                </w:rPr>
                <w:t>3.667424</w:t>
              </w:r>
            </w:ins>
          </w:p>
        </w:tc>
      </w:tr>
      <w:tr w:rsidR="00BF17B0" w14:paraId="04B3A894" w14:textId="77777777" w:rsidTr="00BF17B0">
        <w:trPr>
          <w:ins w:id="429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E7A2A3" w14:textId="77777777" w:rsidR="00BF17B0" w:rsidRDefault="00BF17B0" w:rsidP="00BF17B0">
            <w:pPr>
              <w:rPr>
                <w:ins w:id="4299" w:author="Laura Viignola" w:date="2017-07-10T16:58:00Z"/>
                <w:lang w:val="it-IT"/>
              </w:rPr>
            </w:pPr>
            <w:ins w:id="430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572B18" w14:textId="77777777" w:rsidR="00BF17B0" w:rsidRDefault="00BF17B0" w:rsidP="00BF17B0">
            <w:pPr>
              <w:rPr>
                <w:ins w:id="4301" w:author="Laura Viignola" w:date="2017-07-10T16:58:00Z"/>
                <w:lang w:val="it-IT"/>
              </w:rPr>
            </w:pPr>
            <w:ins w:id="430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1D166E" w14:textId="77777777" w:rsidR="00BF17B0" w:rsidRDefault="00BF17B0" w:rsidP="00BF17B0">
            <w:pPr>
              <w:rPr>
                <w:ins w:id="4303" w:author="Laura Viignola" w:date="2017-07-10T16:58:00Z"/>
                <w:lang w:val="it-IT"/>
              </w:rPr>
            </w:pPr>
            <w:ins w:id="430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24437" w14:textId="77777777" w:rsidR="00BF17B0" w:rsidRPr="006D0755" w:rsidRDefault="00BF17B0" w:rsidP="00BF17B0">
            <w:pPr>
              <w:jc w:val="right"/>
              <w:rPr>
                <w:ins w:id="4305" w:author="Laura Viignola" w:date="2017-07-10T16:58:00Z"/>
                <w:rFonts w:asciiTheme="minorHAnsi" w:hAnsiTheme="minorHAnsi"/>
                <w:lang w:val="it-IT"/>
              </w:rPr>
            </w:pPr>
            <w:ins w:id="4306"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402FCC0B" w14:textId="77777777" w:rsidR="00BF17B0" w:rsidRDefault="00BF17B0" w:rsidP="00BF17B0">
            <w:pPr>
              <w:jc w:val="right"/>
              <w:rPr>
                <w:ins w:id="4307" w:author="Laura Viignola" w:date="2017-07-10T16:58:00Z"/>
                <w:rFonts w:asciiTheme="minorHAnsi" w:hAnsiTheme="minorHAnsi"/>
                <w:lang w:val="it-IT"/>
              </w:rPr>
            </w:pPr>
            <w:ins w:id="4308" w:author="Laura Viignola" w:date="2017-07-10T16:58:00Z">
              <w:r>
                <w:rPr>
                  <w:rFonts w:asciiTheme="minorHAnsi" w:hAnsiTheme="minorHAnsi"/>
                  <w:lang w:val="it-IT"/>
                </w:rPr>
                <w:t>1.367479</w:t>
              </w:r>
            </w:ins>
          </w:p>
        </w:tc>
      </w:tr>
    </w:tbl>
    <w:p w14:paraId="7B56DC6D" w14:textId="77777777" w:rsidR="00BF17B0" w:rsidRDefault="00BF17B0" w:rsidP="00BF17B0">
      <w:pPr>
        <w:rPr>
          <w:ins w:id="4309" w:author="Laura Viignola" w:date="2017-07-10T16:58:00Z"/>
          <w:rFonts w:ascii="Trebuchet MS" w:eastAsia="Trebuchet MS" w:hAnsi="Trebuchet MS" w:cs="Trebuchet MS"/>
          <w:color w:val="454645"/>
          <w:sz w:val="32"/>
        </w:rPr>
      </w:pPr>
    </w:p>
    <w:p w14:paraId="4E53374F" w14:textId="77777777" w:rsidR="00BF17B0" w:rsidRPr="001A403F" w:rsidRDefault="00BF17B0" w:rsidP="00BF17B0">
      <w:pPr>
        <w:rPr>
          <w:ins w:id="4310" w:author="Laura Viignola" w:date="2017-07-10T16:58:00Z"/>
          <w:rFonts w:ascii="Cambria" w:hAnsi="Cambria"/>
        </w:rPr>
      </w:pPr>
    </w:p>
    <w:p w14:paraId="697DB953" w14:textId="77777777" w:rsidR="00BF17B0" w:rsidRDefault="00BF17B0" w:rsidP="00BF17B0">
      <w:pPr>
        <w:rPr>
          <w:ins w:id="4311" w:author="Laura Viignola" w:date="2017-07-10T16:58:00Z"/>
          <w:rFonts w:ascii="Cambria" w:eastAsia="Calibri" w:hAnsi="Cambria" w:cs="Calibri"/>
          <w:lang w:val="pt-PT"/>
        </w:rPr>
      </w:pPr>
      <w:ins w:id="4312"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73B8703" w14:textId="77777777" w:rsidR="00BF17B0" w:rsidRDefault="00BF17B0" w:rsidP="00BF17B0">
      <w:pPr>
        <w:rPr>
          <w:ins w:id="4313"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3D0A9B" w14:textId="77777777" w:rsidTr="00BF17B0">
        <w:trPr>
          <w:ins w:id="431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1B73A1B" w14:textId="77777777" w:rsidR="00BF17B0" w:rsidRPr="001D6855" w:rsidRDefault="00BF17B0" w:rsidP="00BF17B0">
            <w:pPr>
              <w:rPr>
                <w:ins w:id="4315" w:author="Laura Viignola" w:date="2017-07-10T16:58:00Z"/>
                <w:rFonts w:ascii="Arial" w:eastAsia="Calibri" w:hAnsi="Arial" w:cs="Arial"/>
                <w:lang w:val="it-IT"/>
              </w:rPr>
            </w:pPr>
            <w:ins w:id="4316" w:author="Laura Viignola" w:date="2017-07-10T16:58:00Z">
              <w:r w:rsidRPr="001D6855">
                <w:rPr>
                  <w:rFonts w:ascii="Arial" w:eastAsia="Calibri" w:hAnsi="Arial" w:cs="Arial"/>
                  <w:lang w:val="it-IT"/>
                </w:rPr>
                <w:t>DS_r</w:t>
              </w:r>
            </w:ins>
          </w:p>
        </w:tc>
      </w:tr>
      <w:tr w:rsidR="00BF17B0" w14:paraId="4304686D" w14:textId="77777777" w:rsidTr="00BF17B0">
        <w:trPr>
          <w:ins w:id="431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9CCAC42" w14:textId="77777777" w:rsidR="00BF17B0" w:rsidRPr="004F30F9" w:rsidRDefault="00BF17B0" w:rsidP="00BF17B0">
            <w:pPr>
              <w:rPr>
                <w:ins w:id="4318" w:author="Laura Viignola" w:date="2017-07-10T16:58:00Z"/>
                <w:rFonts w:ascii="Arial" w:hAnsi="Arial" w:cs="Arial"/>
                <w:lang w:val="it-IT"/>
              </w:rPr>
            </w:pPr>
            <w:ins w:id="431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F9328B" w14:textId="77777777" w:rsidR="00BF17B0" w:rsidRPr="004F30F9" w:rsidRDefault="00BF17B0" w:rsidP="00BF17B0">
            <w:pPr>
              <w:rPr>
                <w:ins w:id="4320" w:author="Laura Viignola" w:date="2017-07-10T16:58:00Z"/>
                <w:rFonts w:ascii="Arial" w:hAnsi="Arial" w:cs="Arial"/>
                <w:lang w:val="it-IT"/>
              </w:rPr>
            </w:pPr>
            <w:ins w:id="432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2150525" w14:textId="77777777" w:rsidR="00BF17B0" w:rsidRPr="004F30F9" w:rsidRDefault="00BF17B0" w:rsidP="00BF17B0">
            <w:pPr>
              <w:rPr>
                <w:ins w:id="4322" w:author="Laura Viignola" w:date="2017-07-10T16:58:00Z"/>
                <w:rFonts w:ascii="Arial" w:hAnsi="Arial" w:cs="Arial"/>
                <w:lang w:val="it-IT"/>
              </w:rPr>
            </w:pPr>
            <w:ins w:id="432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731FA8" w14:textId="77777777" w:rsidR="00BF17B0" w:rsidRPr="004F30F9" w:rsidRDefault="00BF17B0" w:rsidP="00BF17B0">
            <w:pPr>
              <w:rPr>
                <w:ins w:id="4324" w:author="Laura Viignola" w:date="2017-07-10T16:58:00Z"/>
                <w:rFonts w:ascii="Arial" w:hAnsi="Arial" w:cs="Arial"/>
                <w:lang w:val="it-IT"/>
              </w:rPr>
            </w:pPr>
            <w:ins w:id="432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9220E3" w14:textId="77777777" w:rsidR="00BF17B0" w:rsidRPr="004F30F9" w:rsidRDefault="00BF17B0" w:rsidP="00BF17B0">
            <w:pPr>
              <w:rPr>
                <w:ins w:id="4326" w:author="Laura Viignola" w:date="2017-07-10T16:58:00Z"/>
                <w:rFonts w:ascii="Arial" w:eastAsia="Calibri" w:hAnsi="Arial" w:cs="Arial"/>
                <w:lang w:val="it-IT"/>
              </w:rPr>
            </w:pPr>
            <w:ins w:id="4327" w:author="Laura Viignola" w:date="2017-07-10T16:58:00Z">
              <w:r>
                <w:rPr>
                  <w:rFonts w:ascii="Arial" w:eastAsia="Calibri" w:hAnsi="Arial" w:cs="Arial"/>
                  <w:lang w:val="it-IT"/>
                </w:rPr>
                <w:t>Me_2</w:t>
              </w:r>
            </w:ins>
          </w:p>
        </w:tc>
      </w:tr>
      <w:tr w:rsidR="00BF17B0" w14:paraId="40BD90C3" w14:textId="77777777" w:rsidTr="00BF17B0">
        <w:trPr>
          <w:ins w:id="432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26EDC6" w14:textId="77777777" w:rsidR="00BF17B0" w:rsidRDefault="00BF17B0" w:rsidP="00BF17B0">
            <w:pPr>
              <w:rPr>
                <w:ins w:id="4329" w:author="Laura Viignola" w:date="2017-07-10T16:58:00Z"/>
                <w:lang w:val="it-IT"/>
              </w:rPr>
            </w:pPr>
            <w:ins w:id="433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7C860B" w14:textId="77777777" w:rsidR="00BF17B0" w:rsidRDefault="00BF17B0" w:rsidP="00BF17B0">
            <w:pPr>
              <w:rPr>
                <w:ins w:id="4331" w:author="Laura Viignola" w:date="2017-07-10T16:58:00Z"/>
                <w:lang w:val="it-IT"/>
              </w:rPr>
            </w:pPr>
            <w:ins w:id="433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72F27EB" w14:textId="77777777" w:rsidR="00BF17B0" w:rsidRDefault="00BF17B0" w:rsidP="00BF17B0">
            <w:pPr>
              <w:rPr>
                <w:ins w:id="4333" w:author="Laura Viignola" w:date="2017-07-10T16:58:00Z"/>
                <w:lang w:val="it-IT"/>
              </w:rPr>
            </w:pPr>
            <w:ins w:id="433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B26A1" w14:textId="77777777" w:rsidR="00BF17B0" w:rsidRPr="006D0755" w:rsidRDefault="00BF17B0" w:rsidP="00BF17B0">
            <w:pPr>
              <w:jc w:val="right"/>
              <w:rPr>
                <w:ins w:id="4335" w:author="Laura Viignola" w:date="2017-07-10T16:58:00Z"/>
                <w:rFonts w:asciiTheme="minorHAnsi" w:hAnsiTheme="minorHAnsi"/>
                <w:lang w:val="it-IT"/>
              </w:rPr>
            </w:pPr>
            <w:ins w:id="4336"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7A5DA89" w14:textId="77777777" w:rsidR="00BF17B0" w:rsidRDefault="00BF17B0" w:rsidP="00BF17B0">
            <w:pPr>
              <w:jc w:val="right"/>
              <w:rPr>
                <w:ins w:id="4337" w:author="Laura Viignola" w:date="2017-07-10T16:58:00Z"/>
                <w:rFonts w:ascii="Calibri" w:eastAsia="Calibri" w:hAnsi="Calibri" w:cs="Calibri"/>
                <w:lang w:val="it-IT"/>
              </w:rPr>
            </w:pPr>
            <w:ins w:id="4338" w:author="Laura Viignola" w:date="2017-07-10T16:58:00Z">
              <w:r>
                <w:rPr>
                  <w:rFonts w:ascii="Calibri" w:eastAsia="Calibri" w:hAnsi="Calibri" w:cs="Calibri"/>
                  <w:lang w:val="it-IT"/>
                </w:rPr>
                <w:t>0.7545</w:t>
              </w:r>
            </w:ins>
          </w:p>
        </w:tc>
      </w:tr>
      <w:tr w:rsidR="00BF17B0" w14:paraId="1DC98065" w14:textId="77777777" w:rsidTr="00BF17B0">
        <w:trPr>
          <w:ins w:id="433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75E42" w14:textId="77777777" w:rsidR="00BF17B0" w:rsidRDefault="00BF17B0" w:rsidP="00BF17B0">
            <w:pPr>
              <w:rPr>
                <w:ins w:id="4340" w:author="Laura Viignola" w:date="2017-07-10T16:58:00Z"/>
                <w:lang w:val="it-IT"/>
              </w:rPr>
            </w:pPr>
            <w:ins w:id="434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7E683" w14:textId="77777777" w:rsidR="00BF17B0" w:rsidRDefault="00BF17B0" w:rsidP="00BF17B0">
            <w:pPr>
              <w:rPr>
                <w:ins w:id="4342" w:author="Laura Viignola" w:date="2017-07-10T16:58:00Z"/>
                <w:lang w:val="it-IT"/>
              </w:rPr>
            </w:pPr>
            <w:ins w:id="434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7315F1" w14:textId="77777777" w:rsidR="00BF17B0" w:rsidRDefault="00BF17B0" w:rsidP="00BF17B0">
            <w:pPr>
              <w:rPr>
                <w:ins w:id="4344" w:author="Laura Viignola" w:date="2017-07-10T16:58:00Z"/>
                <w:lang w:val="it-IT"/>
              </w:rPr>
            </w:pPr>
            <w:ins w:id="434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9D30" w14:textId="77777777" w:rsidR="00BF17B0" w:rsidRPr="006D0755" w:rsidRDefault="00BF17B0" w:rsidP="00BF17B0">
            <w:pPr>
              <w:jc w:val="right"/>
              <w:rPr>
                <w:ins w:id="4346" w:author="Laura Viignola" w:date="2017-07-10T16:58:00Z"/>
                <w:rFonts w:asciiTheme="minorHAnsi" w:hAnsiTheme="minorHAnsi"/>
                <w:lang w:val="it-IT"/>
              </w:rPr>
            </w:pPr>
            <w:ins w:id="4347"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3623FDB9" w14:textId="77777777" w:rsidR="00BF17B0" w:rsidRDefault="00BF17B0" w:rsidP="00BF17B0">
            <w:pPr>
              <w:jc w:val="right"/>
              <w:rPr>
                <w:ins w:id="4348" w:author="Laura Viignola" w:date="2017-07-10T16:58:00Z"/>
                <w:rFonts w:ascii="Calibri" w:eastAsia="Calibri" w:hAnsi="Calibri" w:cs="Calibri"/>
                <w:lang w:val="it-IT"/>
              </w:rPr>
            </w:pPr>
            <w:ins w:id="4349" w:author="Laura Viignola" w:date="2017-07-10T16:58:00Z">
              <w:r>
                <w:rPr>
                  <w:rFonts w:ascii="Calibri" w:eastAsia="Calibri" w:hAnsi="Calibri" w:cs="Calibri"/>
                  <w:lang w:val="it-IT"/>
                </w:rPr>
                <w:t>13.45</w:t>
              </w:r>
            </w:ins>
          </w:p>
        </w:tc>
      </w:tr>
      <w:tr w:rsidR="00BF17B0" w14:paraId="2E396E61" w14:textId="77777777" w:rsidTr="00BF17B0">
        <w:trPr>
          <w:ins w:id="435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4F6287" w14:textId="77777777" w:rsidR="00BF17B0" w:rsidRDefault="00BF17B0" w:rsidP="00BF17B0">
            <w:pPr>
              <w:rPr>
                <w:ins w:id="4351" w:author="Laura Viignola" w:date="2017-07-10T16:58:00Z"/>
                <w:lang w:val="it-IT"/>
              </w:rPr>
            </w:pPr>
            <w:ins w:id="435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83CBF4" w14:textId="77777777" w:rsidR="00BF17B0" w:rsidRDefault="00BF17B0" w:rsidP="00BF17B0">
            <w:pPr>
              <w:rPr>
                <w:ins w:id="4353" w:author="Laura Viignola" w:date="2017-07-10T16:58:00Z"/>
                <w:lang w:val="it-IT"/>
              </w:rPr>
            </w:pPr>
            <w:ins w:id="435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43398" w14:textId="77777777" w:rsidR="00BF17B0" w:rsidRDefault="00BF17B0" w:rsidP="00BF17B0">
            <w:pPr>
              <w:rPr>
                <w:ins w:id="4355" w:author="Laura Viignola" w:date="2017-07-10T16:58:00Z"/>
                <w:lang w:val="it-IT"/>
              </w:rPr>
            </w:pPr>
            <w:ins w:id="435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C33E6" w14:textId="77777777" w:rsidR="00BF17B0" w:rsidRPr="006D0755" w:rsidRDefault="00BF17B0" w:rsidP="00BF17B0">
            <w:pPr>
              <w:jc w:val="right"/>
              <w:rPr>
                <w:ins w:id="4357" w:author="Laura Viignola" w:date="2017-07-10T16:58:00Z"/>
                <w:rFonts w:asciiTheme="minorHAnsi" w:hAnsiTheme="minorHAnsi"/>
                <w:lang w:val="it-IT"/>
              </w:rPr>
            </w:pPr>
            <w:ins w:id="4358"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2B4FC4B0" w14:textId="77777777" w:rsidR="00BF17B0" w:rsidRDefault="00BF17B0" w:rsidP="00BF17B0">
            <w:pPr>
              <w:jc w:val="right"/>
              <w:rPr>
                <w:ins w:id="4359" w:author="Laura Viignola" w:date="2017-07-10T16:58:00Z"/>
                <w:rFonts w:ascii="Calibri" w:eastAsia="Calibri" w:hAnsi="Calibri" w:cs="Calibri"/>
                <w:lang w:val="it-IT"/>
              </w:rPr>
            </w:pPr>
            <w:ins w:id="4360" w:author="Laura Viignola" w:date="2017-07-10T16:58:00Z">
              <w:r>
                <w:rPr>
                  <w:rFonts w:ascii="Calibri" w:eastAsia="Calibri" w:hAnsi="Calibri" w:cs="Calibri"/>
                  <w:lang w:val="it-IT"/>
                </w:rPr>
                <w:t>1.87</w:t>
              </w:r>
            </w:ins>
          </w:p>
        </w:tc>
      </w:tr>
    </w:tbl>
    <w:p w14:paraId="6C4C3BEE" w14:textId="77777777" w:rsidR="00BF17B0" w:rsidRDefault="00BF17B0" w:rsidP="00BF17B0">
      <w:pPr>
        <w:rPr>
          <w:ins w:id="4361" w:author="Laura Viignola" w:date="2017-07-10T16:58:00Z"/>
          <w:rFonts w:eastAsia="Trebuchet MS"/>
        </w:rPr>
      </w:pPr>
    </w:p>
    <w:p w14:paraId="43A3F83F" w14:textId="77777777" w:rsidR="00BF17B0" w:rsidRPr="000E3547" w:rsidRDefault="00BF17B0" w:rsidP="00BF17B0">
      <w:pPr>
        <w:pStyle w:val="Stile3"/>
        <w:rPr>
          <w:ins w:id="4362" w:author="Laura Viignola" w:date="2017-07-10T16:58:00Z"/>
          <w:lang w:val="it-IT"/>
        </w:rPr>
      </w:pPr>
      <w:ins w:id="4363" w:author="Laura Viignola" w:date="2017-07-10T16:58:00Z">
        <w:r>
          <w:t>mod</w:t>
        </w:r>
      </w:ins>
    </w:p>
    <w:p w14:paraId="04775A30" w14:textId="77777777" w:rsidR="00BF17B0" w:rsidRPr="0075768B" w:rsidRDefault="00BF17B0" w:rsidP="00BF17B0">
      <w:pPr>
        <w:rPr>
          <w:ins w:id="4364" w:author="Laura Viignola" w:date="2017-07-10T16:58:00Z"/>
          <w:rFonts w:ascii="Arial" w:eastAsia="Calibri" w:hAnsi="Arial" w:cs="Arial"/>
          <w:b/>
        </w:rPr>
      </w:pPr>
      <w:ins w:id="436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mod</w:t>
        </w:r>
        <w:r>
          <w:rPr>
            <w:rFonts w:ascii="Arial" w:eastAsia="Calibri" w:hAnsi="Arial" w:cs="Arial"/>
            <w:color w:val="auto"/>
          </w:rPr>
          <w:t>(op, divisor)</w:t>
        </w:r>
      </w:ins>
    </w:p>
    <w:p w14:paraId="71CB99FC" w14:textId="77777777" w:rsidR="00BF17B0" w:rsidRDefault="00BF17B0" w:rsidP="00BF17B0">
      <w:pPr>
        <w:ind w:left="360"/>
        <w:rPr>
          <w:ins w:id="4366" w:author="Laura Viignola" w:date="2017-07-10T16:58:00Z"/>
          <w:rFonts w:ascii="Cambria" w:eastAsia="Calibri" w:hAnsi="Cambria" w:cs="Calibri"/>
          <w:color w:val="5B9BD5"/>
        </w:rPr>
      </w:pPr>
    </w:p>
    <w:p w14:paraId="2ADF3B61" w14:textId="77777777" w:rsidR="00BF17B0" w:rsidRPr="005961DD" w:rsidRDefault="00BF17B0" w:rsidP="00BF17B0">
      <w:pPr>
        <w:rPr>
          <w:ins w:id="4367" w:author="Laura Viignola" w:date="2017-07-10T16:58:00Z"/>
          <w:rFonts w:ascii="Cambria" w:eastAsia="Calibri" w:hAnsi="Cambria" w:cs="Calibri"/>
          <w:i/>
          <w:color w:val="5B9BD5"/>
        </w:rPr>
      </w:pPr>
      <w:ins w:id="436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0F5C231" w14:textId="77777777" w:rsidR="00BF17B0" w:rsidRDefault="00BF17B0" w:rsidP="00BF17B0">
      <w:pPr>
        <w:rPr>
          <w:ins w:id="4369" w:author="Laura Viignola" w:date="2017-07-10T16:58:00Z"/>
          <w:rFonts w:ascii="Cambria" w:eastAsia="Calibri" w:hAnsi="Cambria" w:cs="Calibri"/>
          <w:color w:val="5B9BD5"/>
        </w:rPr>
      </w:pPr>
      <w:ins w:id="437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F27B65A" w14:textId="77777777" w:rsidR="00BF17B0" w:rsidRDefault="00BF17B0" w:rsidP="00BF17B0">
      <w:pPr>
        <w:rPr>
          <w:ins w:id="4371" w:author="Laura Viignola" w:date="2017-07-10T16:58:00Z"/>
          <w:rFonts w:ascii="Cambria" w:eastAsia="Calibri" w:hAnsi="Cambria" w:cs="Calibri"/>
          <w:color w:val="5B9BD5"/>
        </w:rPr>
      </w:pPr>
      <w:ins w:id="4372" w:author="Laura Viignola" w:date="2017-07-10T16:58:00Z">
        <w:r>
          <w:rPr>
            <w:rFonts w:ascii="Arial" w:eastAsia="Calibri" w:hAnsi="Arial" w:cs="Arial"/>
            <w:color w:val="auto"/>
          </w:rPr>
          <w:t>divisor</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divisor</w:t>
        </w:r>
      </w:ins>
    </w:p>
    <w:p w14:paraId="318B91C2" w14:textId="77777777" w:rsidR="00BF17B0" w:rsidRDefault="00BF17B0" w:rsidP="00BF17B0">
      <w:pPr>
        <w:rPr>
          <w:ins w:id="4373" w:author="Laura Viignola" w:date="2017-07-10T16:58:00Z"/>
          <w:rFonts w:ascii="Cambria" w:eastAsia="Calibri" w:hAnsi="Cambria" w:cs="Calibri"/>
          <w:color w:val="5B9BD5"/>
        </w:rPr>
      </w:pPr>
    </w:p>
    <w:p w14:paraId="52638B14" w14:textId="77777777" w:rsidR="00BF17B0" w:rsidRDefault="00BF17B0" w:rsidP="00BF17B0">
      <w:pPr>
        <w:rPr>
          <w:ins w:id="4374" w:author="Laura Viignola" w:date="2017-07-10T16:58:00Z"/>
          <w:rFonts w:ascii="Cambria" w:eastAsia="Calibri" w:hAnsi="Cambria" w:cs="Calibri"/>
          <w:i/>
          <w:color w:val="5B9BD5"/>
        </w:rPr>
      </w:pPr>
      <w:ins w:id="437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FDB62AB" w14:textId="77777777" w:rsidR="00BF17B0" w:rsidRDefault="00BF17B0" w:rsidP="00BF17B0">
      <w:pPr>
        <w:rPr>
          <w:ins w:id="4376" w:author="Laura Viignola" w:date="2017-07-10T16:58:00Z"/>
          <w:rFonts w:ascii="Arial" w:eastAsia="Calibri" w:hAnsi="Arial" w:cs="Arial"/>
        </w:rPr>
      </w:pPr>
      <w:ins w:id="4377" w:author="Laura Viignola" w:date="2017-07-10T16:58:00Z">
        <w:r>
          <w:rPr>
            <w:rFonts w:ascii="Arial" w:eastAsia="Calibri" w:hAnsi="Arial" w:cs="Arial"/>
          </w:rPr>
          <w:t>mod (DS_1, 2)</w:t>
        </w:r>
      </w:ins>
    </w:p>
    <w:p w14:paraId="2E65233F" w14:textId="77777777" w:rsidR="00BF17B0" w:rsidRPr="0075768B" w:rsidRDefault="00BF17B0" w:rsidP="00BF17B0">
      <w:pPr>
        <w:rPr>
          <w:ins w:id="4378" w:author="Laura Viignola" w:date="2017-07-10T16:58:00Z"/>
          <w:rFonts w:ascii="Arial" w:eastAsia="Calibri" w:hAnsi="Arial" w:cs="Arial"/>
        </w:rPr>
      </w:pPr>
      <w:ins w:id="4379" w:author="Laura Viignola" w:date="2017-07-10T16:58:00Z">
        <w:r>
          <w:rPr>
            <w:rFonts w:ascii="Arial" w:eastAsia="Calibri" w:hAnsi="Arial" w:cs="Arial"/>
          </w:rPr>
          <w:t>sqr (5, 2)</w:t>
        </w:r>
      </w:ins>
    </w:p>
    <w:p w14:paraId="7905FBA7" w14:textId="77777777" w:rsidR="00BF17B0" w:rsidRPr="00930AA3" w:rsidRDefault="00BF17B0" w:rsidP="00BF17B0">
      <w:pPr>
        <w:rPr>
          <w:ins w:id="4380" w:author="Laura Viignola" w:date="2017-07-10T16:58:00Z"/>
          <w:rFonts w:ascii="Cambria" w:eastAsia="Calibri" w:hAnsi="Cambria" w:cs="Calibri"/>
          <w:color w:val="5B9BD5"/>
        </w:rPr>
      </w:pPr>
    </w:p>
    <w:p w14:paraId="759438B7" w14:textId="77777777" w:rsidR="00BF17B0" w:rsidRDefault="00BF17B0" w:rsidP="00BF17B0">
      <w:pPr>
        <w:rPr>
          <w:ins w:id="4381" w:author="Laura Viignola" w:date="2017-07-10T16:58:00Z"/>
          <w:rFonts w:ascii="Cambria" w:eastAsia="Calibri" w:hAnsi="Cambria" w:cs="Calibri"/>
          <w:i/>
          <w:color w:val="5B9BD5"/>
        </w:rPr>
      </w:pPr>
      <w:ins w:id="4382" w:author="Laura Viignola" w:date="2017-07-10T16:58:00Z">
        <w:r>
          <w:rPr>
            <w:rFonts w:ascii="Cambria" w:eastAsia="Calibri" w:hAnsi="Cambria" w:cs="Calibri"/>
            <w:i/>
            <w:color w:val="5B9BD5"/>
          </w:rPr>
          <w:t>Semantic for scalar operations</w:t>
        </w:r>
      </w:ins>
    </w:p>
    <w:p w14:paraId="5250B8D8" w14:textId="77777777" w:rsidR="00BF17B0" w:rsidRDefault="00BF17B0" w:rsidP="00BF17B0">
      <w:pPr>
        <w:jc w:val="both"/>
        <w:rPr>
          <w:ins w:id="4383" w:author="Laura Viignola" w:date="2017-07-10T16:58:00Z"/>
        </w:rPr>
      </w:pPr>
      <w:ins w:id="4384" w:author="Laura Viignola" w:date="2017-07-10T16:58:00Z">
        <w:r>
          <w:t>The operator mod c</w:t>
        </w:r>
        <w:r w:rsidRPr="001C7B09">
          <w:t>alculates the remainder of a number divided by a certain divisor</w:t>
        </w:r>
        <w:r>
          <w:t>.</w:t>
        </w:r>
      </w:ins>
    </w:p>
    <w:p w14:paraId="7DD013C0" w14:textId="77777777" w:rsidR="00BF17B0" w:rsidRPr="00CF4A4F" w:rsidRDefault="00BF17B0" w:rsidP="00BF17B0">
      <w:pPr>
        <w:jc w:val="both"/>
        <w:rPr>
          <w:ins w:id="4385" w:author="Laura Viignola" w:date="2017-07-10T16:58:00Z"/>
          <w:rFonts w:ascii="Cambria" w:eastAsia="Calibri" w:hAnsi="Cambria" w:cs="Calibri"/>
        </w:rPr>
      </w:pPr>
    </w:p>
    <w:p w14:paraId="3292B26C" w14:textId="77777777" w:rsidR="00BF17B0" w:rsidRDefault="00BF17B0" w:rsidP="00BF17B0">
      <w:pPr>
        <w:jc w:val="both"/>
        <w:rPr>
          <w:ins w:id="4386" w:author="Laura Viignola" w:date="2017-07-10T16:58:00Z"/>
          <w:rFonts w:ascii="Cambria" w:eastAsia="Calibri" w:hAnsi="Cambria" w:cs="Calibri"/>
        </w:rPr>
      </w:pPr>
      <w:ins w:id="4387" w:author="Laura Viignola" w:date="2017-07-10T16:58:00Z">
        <w:r>
          <w:rPr>
            <w:rFonts w:ascii="Cambria" w:eastAsia="Calibri" w:hAnsi="Cambria" w:cs="Calibri"/>
          </w:rPr>
          <w:t xml:space="preserve">Examples: </w:t>
        </w:r>
      </w:ins>
    </w:p>
    <w:p w14:paraId="40D3B4DF" w14:textId="77777777" w:rsidR="00BF17B0" w:rsidRDefault="00BF17B0" w:rsidP="00BF17B0">
      <w:pPr>
        <w:ind w:left="360"/>
        <w:jc w:val="both"/>
        <w:rPr>
          <w:ins w:id="4388" w:author="Laura Viignola" w:date="2017-07-10T16:58:00Z"/>
          <w:rFonts w:ascii="Cambria" w:hAnsi="Cambria"/>
        </w:rPr>
      </w:pPr>
      <w:ins w:id="4389" w:author="Laura Viignola" w:date="2017-07-10T16:58:00Z">
        <w:r w:rsidRPr="001D6855">
          <w:rPr>
            <w:rFonts w:ascii="Arial" w:hAnsi="Arial" w:cs="Arial"/>
            <w:b/>
          </w:rPr>
          <w:t>mod</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w:t>
        </w:r>
      </w:ins>
    </w:p>
    <w:p w14:paraId="14CEAE79" w14:textId="77777777" w:rsidR="00BF17B0" w:rsidRDefault="00BF17B0" w:rsidP="00BF17B0">
      <w:pPr>
        <w:ind w:left="360"/>
        <w:jc w:val="both"/>
        <w:rPr>
          <w:ins w:id="4390" w:author="Laura Viignola" w:date="2017-07-10T16:58:00Z"/>
          <w:rFonts w:ascii="Cambria" w:hAnsi="Cambria"/>
        </w:rPr>
      </w:pPr>
    </w:p>
    <w:p w14:paraId="58081B2B" w14:textId="77777777" w:rsidR="00BF17B0" w:rsidRDefault="00BF17B0" w:rsidP="00BF17B0">
      <w:pPr>
        <w:rPr>
          <w:ins w:id="4391" w:author="Laura Viignola" w:date="2017-07-10T16:58:00Z"/>
          <w:rFonts w:ascii="Cambria" w:eastAsia="Calibri" w:hAnsi="Cambria" w:cs="Calibri"/>
          <w:i/>
          <w:color w:val="5B9BD5"/>
        </w:rPr>
      </w:pPr>
    </w:p>
    <w:p w14:paraId="4A0717D6" w14:textId="77777777" w:rsidR="00BF17B0" w:rsidRDefault="00BF17B0" w:rsidP="00BF17B0">
      <w:pPr>
        <w:rPr>
          <w:ins w:id="4392" w:author="Laura Viignola" w:date="2017-07-10T16:58:00Z"/>
          <w:rFonts w:ascii="Cambria" w:eastAsia="Calibri" w:hAnsi="Cambria" w:cs="Calibri"/>
          <w:i/>
          <w:color w:val="5B9BD5"/>
        </w:rPr>
      </w:pPr>
      <w:ins w:id="439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D2A5712" w14:textId="77777777" w:rsidR="00BF17B0" w:rsidRDefault="00BF17B0" w:rsidP="00BF17B0">
      <w:pPr>
        <w:rPr>
          <w:ins w:id="4394" w:author="Laura Viignola" w:date="2017-07-10T16:58:00Z"/>
          <w:rFonts w:ascii="Cambria" w:eastAsia="Calibri" w:hAnsi="Cambria" w:cs="Calibri"/>
          <w:i/>
          <w:noProof/>
          <w:color w:val="5B9BD5"/>
          <w:lang w:val="en-US"/>
        </w:rPr>
      </w:pPr>
      <w:ins w:id="4395" w:author="Laura Viignola" w:date="2017-07-10T16:58:00Z">
        <w:r w:rsidRPr="00DA2507">
          <w:rPr>
            <w:rFonts w:ascii="Cambria" w:eastAsia="Calibri" w:hAnsi="Cambria" w:cs="Calibri"/>
            <w:i/>
            <w:noProof/>
            <w:color w:val="5B9BD5"/>
            <w:lang w:val="en-US"/>
          </w:rPr>
          <w:t xml:space="preserve"> </w:t>
        </w:r>
      </w:ins>
    </w:p>
    <w:p w14:paraId="2C5AF75A" w14:textId="77777777" w:rsidR="00BF17B0" w:rsidRDefault="00BF17B0" w:rsidP="00BF17B0">
      <w:pPr>
        <w:rPr>
          <w:ins w:id="4396" w:author="Laura Viignola" w:date="2017-07-10T16:58:00Z"/>
          <w:rFonts w:ascii="Cambria" w:eastAsia="Calibri" w:hAnsi="Cambria" w:cs="Calibri"/>
        </w:rPr>
      </w:pPr>
      <w:ins w:id="439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8CFF8CF" w14:textId="77777777" w:rsidR="00BF17B0" w:rsidRPr="006F2FA3" w:rsidRDefault="00BF17B0" w:rsidP="00BF17B0">
      <w:pPr>
        <w:ind w:left="1452" w:firstLine="708"/>
        <w:rPr>
          <w:ins w:id="4398" w:author="Laura Viignola" w:date="2017-07-10T16:58:00Z"/>
          <w:rFonts w:ascii="Cambria" w:eastAsia="Calibri" w:hAnsi="Cambria" w:cs="Calibri"/>
        </w:rPr>
      </w:pPr>
      <w:ins w:id="439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88F11F" w14:textId="77777777" w:rsidR="00BF17B0" w:rsidRDefault="00BF17B0" w:rsidP="00BF17B0">
      <w:pPr>
        <w:ind w:left="1452" w:firstLine="708"/>
        <w:rPr>
          <w:ins w:id="4400" w:author="Laura Viignola" w:date="2017-07-10T16:58:00Z"/>
          <w:rFonts w:ascii="Cambria" w:eastAsia="Calibri" w:hAnsi="Cambria" w:cs="Calibri"/>
        </w:rPr>
      </w:pPr>
      <w:ins w:id="4401" w:author="Laura Viignola" w:date="2017-07-10T16:58:00Z">
        <w:r w:rsidRPr="006F2FA3">
          <w:rPr>
            <w:rFonts w:ascii="Cambria" w:eastAsia="Calibri" w:hAnsi="Cambria" w:cs="Calibri"/>
          </w:rPr>
          <w:t xml:space="preserve">|   </w:t>
        </w:r>
        <w:r>
          <w:rPr>
            <w:rFonts w:ascii="Cambria" w:eastAsia="Calibri" w:hAnsi="Cambria" w:cs="Calibri"/>
          </w:rPr>
          <w:t>number</w:t>
        </w:r>
      </w:ins>
    </w:p>
    <w:p w14:paraId="2996F686" w14:textId="77777777" w:rsidR="00BF17B0" w:rsidRDefault="00BF17B0" w:rsidP="00BF17B0">
      <w:pPr>
        <w:rPr>
          <w:ins w:id="4402" w:author="Laura Viignola" w:date="2017-07-10T16:58:00Z"/>
          <w:rFonts w:ascii="Cambria" w:eastAsia="Calibri" w:hAnsi="Cambria" w:cs="Calibri"/>
        </w:rPr>
      </w:pPr>
    </w:p>
    <w:p w14:paraId="1F7C385E" w14:textId="77777777" w:rsidR="00BF17B0" w:rsidRDefault="00BF17B0" w:rsidP="00BF17B0">
      <w:pPr>
        <w:rPr>
          <w:ins w:id="4403" w:author="Laura Viignola" w:date="2017-07-10T16:58:00Z"/>
          <w:rFonts w:ascii="Cambria" w:eastAsia="Calibri" w:hAnsi="Cambria" w:cs="Calibri"/>
        </w:rPr>
      </w:pPr>
      <w:ins w:id="4404" w:author="Laura Viignola" w:date="2017-07-10T16:58:00Z">
        <w:r>
          <w:rPr>
            <w:rFonts w:ascii="Cambria" w:eastAsia="Calibri" w:hAnsi="Cambria" w:cs="Calibri"/>
            <w:i/>
          </w:rPr>
          <w:t>divisor</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number (0: ]</w:t>
        </w:r>
      </w:ins>
    </w:p>
    <w:p w14:paraId="7B8B1EC6" w14:textId="77777777" w:rsidR="00BF17B0" w:rsidRPr="006F2FA3" w:rsidRDefault="00BF17B0" w:rsidP="00BF17B0">
      <w:pPr>
        <w:rPr>
          <w:ins w:id="4405" w:author="Laura Viignola" w:date="2017-07-10T16:58:00Z"/>
          <w:rFonts w:ascii="Cambria" w:eastAsia="Calibri" w:hAnsi="Cambria" w:cs="Calibri"/>
          <w:i/>
          <w:color w:val="5B9BD5"/>
        </w:rPr>
      </w:pPr>
    </w:p>
    <w:p w14:paraId="23288DB7" w14:textId="77777777" w:rsidR="00BF17B0" w:rsidRPr="00E64258" w:rsidRDefault="00BF17B0" w:rsidP="00BF17B0">
      <w:pPr>
        <w:rPr>
          <w:ins w:id="4406" w:author="Laura Viignola" w:date="2017-07-10T16:58:00Z"/>
          <w:rFonts w:ascii="Cambria" w:hAnsi="Cambria"/>
        </w:rPr>
      </w:pPr>
    </w:p>
    <w:p w14:paraId="65D15BA7" w14:textId="77777777" w:rsidR="00BF17B0" w:rsidRPr="00E64258" w:rsidRDefault="00BF17B0" w:rsidP="00BF17B0">
      <w:pPr>
        <w:rPr>
          <w:ins w:id="4407" w:author="Laura Viignola" w:date="2017-07-10T16:58:00Z"/>
          <w:rFonts w:ascii="Cambria" w:eastAsia="Calibri" w:hAnsi="Cambria" w:cs="Calibri"/>
          <w:i/>
          <w:color w:val="5B9BD5"/>
        </w:rPr>
      </w:pPr>
      <w:ins w:id="4408" w:author="Laura Viignola" w:date="2017-07-10T16:58:00Z">
        <w:r w:rsidRPr="00E64258">
          <w:rPr>
            <w:rFonts w:ascii="Cambria" w:eastAsia="Calibri" w:hAnsi="Cambria" w:cs="Calibri"/>
            <w:i/>
            <w:color w:val="5B9BD5"/>
          </w:rPr>
          <w:t>Result type</w:t>
        </w:r>
      </w:ins>
    </w:p>
    <w:p w14:paraId="2BB5FC06" w14:textId="77777777" w:rsidR="00BF17B0" w:rsidRPr="00E64258" w:rsidRDefault="00BF17B0" w:rsidP="00BF17B0">
      <w:pPr>
        <w:rPr>
          <w:ins w:id="4409" w:author="Laura Viignola" w:date="2017-07-10T16:58:00Z"/>
          <w:rFonts w:ascii="Cambria" w:eastAsia="Calibri" w:hAnsi="Cambria" w:cs="Calibri"/>
          <w:i/>
          <w:color w:val="auto"/>
        </w:rPr>
      </w:pPr>
    </w:p>
    <w:p w14:paraId="7F922A4C" w14:textId="77777777" w:rsidR="00BF17B0" w:rsidRDefault="00BF17B0" w:rsidP="00BF17B0">
      <w:pPr>
        <w:rPr>
          <w:ins w:id="4410" w:author="Laura Viignola" w:date="2017-07-10T16:58:00Z"/>
          <w:rFonts w:ascii="Cambria" w:eastAsia="Calibri" w:hAnsi="Cambria" w:cs="Calibri"/>
        </w:rPr>
      </w:pPr>
      <w:ins w:id="441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6DA7B0" w14:textId="77777777" w:rsidR="00BF17B0" w:rsidRPr="006F2FA3" w:rsidRDefault="00BF17B0" w:rsidP="00BF17B0">
      <w:pPr>
        <w:ind w:left="1452" w:firstLine="708"/>
        <w:rPr>
          <w:ins w:id="4412" w:author="Laura Viignola" w:date="2017-07-10T16:58:00Z"/>
          <w:rFonts w:ascii="Cambria" w:eastAsia="Calibri" w:hAnsi="Cambria" w:cs="Calibri"/>
        </w:rPr>
      </w:pPr>
      <w:ins w:id="441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AC6CAFF" w14:textId="77777777" w:rsidR="00BF17B0" w:rsidRPr="006F2FA3" w:rsidRDefault="00BF17B0" w:rsidP="00BF17B0">
      <w:pPr>
        <w:ind w:left="1452" w:firstLine="708"/>
        <w:rPr>
          <w:ins w:id="4414" w:author="Laura Viignola" w:date="2017-07-10T16:58:00Z"/>
          <w:rFonts w:ascii="Cambria" w:eastAsia="Calibri" w:hAnsi="Cambria" w:cs="Calibri"/>
        </w:rPr>
      </w:pPr>
      <w:ins w:id="4415" w:author="Laura Viignola" w:date="2017-07-10T16:58:00Z">
        <w:r w:rsidRPr="006F2FA3">
          <w:rPr>
            <w:rFonts w:ascii="Cambria" w:eastAsia="Calibri" w:hAnsi="Cambria" w:cs="Calibri"/>
          </w:rPr>
          <w:t xml:space="preserve">|   </w:t>
        </w:r>
        <w:r>
          <w:rPr>
            <w:rFonts w:ascii="Cambria" w:eastAsia="Calibri" w:hAnsi="Cambria" w:cs="Calibri"/>
          </w:rPr>
          <w:t>number</w:t>
        </w:r>
      </w:ins>
    </w:p>
    <w:p w14:paraId="3766A474" w14:textId="77777777" w:rsidR="00BF17B0" w:rsidRDefault="00BF17B0" w:rsidP="00BF17B0">
      <w:pPr>
        <w:rPr>
          <w:ins w:id="4416" w:author="Laura Viignola" w:date="2017-07-10T16:58:00Z"/>
          <w:rFonts w:ascii="Cambria" w:eastAsia="Calibri" w:hAnsi="Cambria" w:cs="Calibri"/>
          <w:i/>
          <w:color w:val="5B9BD5"/>
        </w:rPr>
      </w:pPr>
    </w:p>
    <w:p w14:paraId="77BFCDE1" w14:textId="77777777" w:rsidR="00BF17B0" w:rsidRPr="00E5275E" w:rsidRDefault="00BF17B0" w:rsidP="00BF17B0">
      <w:pPr>
        <w:jc w:val="both"/>
        <w:rPr>
          <w:ins w:id="4417" w:author="Laura Viignola" w:date="2017-07-10T16:58:00Z"/>
          <w:rFonts w:ascii="Cambria" w:hAnsi="Cambria"/>
        </w:rPr>
      </w:pPr>
    </w:p>
    <w:p w14:paraId="144A257B" w14:textId="77777777" w:rsidR="00BF17B0" w:rsidRDefault="00BF17B0" w:rsidP="00BF17B0">
      <w:pPr>
        <w:rPr>
          <w:ins w:id="4418" w:author="Laura Viignola" w:date="2017-07-10T16:58:00Z"/>
          <w:rFonts w:ascii="Cambria" w:eastAsia="Calibri" w:hAnsi="Cambria" w:cs="Calibri"/>
          <w:i/>
          <w:color w:val="5B9BD5"/>
        </w:rPr>
      </w:pPr>
      <w:ins w:id="4419" w:author="Laura Viignola" w:date="2017-07-10T16:58:00Z">
        <w:r>
          <w:rPr>
            <w:rFonts w:ascii="Cambria" w:eastAsia="Calibri" w:hAnsi="Cambria" w:cs="Calibri"/>
            <w:i/>
            <w:color w:val="5B9BD5"/>
          </w:rPr>
          <w:t xml:space="preserve">Behaviour </w:t>
        </w:r>
      </w:ins>
    </w:p>
    <w:p w14:paraId="7B8C9328" w14:textId="77777777" w:rsidR="00BF17B0" w:rsidRDefault="00BF17B0" w:rsidP="00BF17B0">
      <w:pPr>
        <w:jc w:val="both"/>
        <w:rPr>
          <w:ins w:id="4420" w:author="Laura Viignola" w:date="2017-07-10T16:58:00Z"/>
          <w:rFonts w:ascii="Cambria" w:eastAsia="Calibri" w:hAnsi="Cambria" w:cs="Calibri"/>
          <w:color w:val="auto"/>
        </w:rPr>
      </w:pPr>
      <w:ins w:id="4421"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AF65D91" w14:textId="77777777" w:rsidR="00BF17B0" w:rsidRDefault="00BF17B0" w:rsidP="00BF17B0">
      <w:pPr>
        <w:rPr>
          <w:ins w:id="4422" w:author="Laura Viignola" w:date="2017-07-10T16:58:00Z"/>
          <w:rFonts w:ascii="Cambria" w:eastAsia="Calibri" w:hAnsi="Cambria" w:cs="Calibri"/>
          <w:i/>
          <w:color w:val="5B9BD5"/>
        </w:rPr>
      </w:pPr>
    </w:p>
    <w:p w14:paraId="38705D37" w14:textId="77777777" w:rsidR="00BF17B0" w:rsidRDefault="00BF17B0" w:rsidP="00BF17B0">
      <w:pPr>
        <w:rPr>
          <w:ins w:id="4423" w:author="Laura Viignola" w:date="2017-07-10T16:58:00Z"/>
          <w:rFonts w:ascii="Cambria" w:eastAsia="Calibri" w:hAnsi="Cambria" w:cs="Calibri"/>
          <w:i/>
          <w:color w:val="5B9BD5"/>
        </w:rPr>
      </w:pPr>
      <w:ins w:id="4424" w:author="Laura Viignola" w:date="2017-07-10T16:58:00Z">
        <w:r>
          <w:rPr>
            <w:rFonts w:ascii="Cambria" w:eastAsia="Calibri" w:hAnsi="Cambria" w:cs="Calibri"/>
            <w:i/>
            <w:color w:val="5B9BD5"/>
          </w:rPr>
          <w:t xml:space="preserve">Examples </w:t>
        </w:r>
      </w:ins>
    </w:p>
    <w:p w14:paraId="49B4E324" w14:textId="77777777" w:rsidR="00BF17B0" w:rsidRDefault="00BF17B0" w:rsidP="00BF17B0">
      <w:pPr>
        <w:rPr>
          <w:ins w:id="4425" w:author="Laura Viignola" w:date="2017-07-10T16:58:00Z"/>
          <w:rFonts w:ascii="Cambria" w:hAnsi="Cambria"/>
        </w:rPr>
      </w:pPr>
      <w:ins w:id="4426" w:author="Laura Viignola" w:date="2017-07-10T16:58:00Z">
        <w:r>
          <w:rPr>
            <w:rFonts w:ascii="Cambria" w:hAnsi="Cambria"/>
          </w:rPr>
          <w:t>Given the operand Data Set:</w:t>
        </w:r>
      </w:ins>
    </w:p>
    <w:p w14:paraId="3B7AC5F4" w14:textId="77777777" w:rsidR="00BF17B0" w:rsidRDefault="00BF17B0" w:rsidP="00BF17B0">
      <w:pPr>
        <w:rPr>
          <w:ins w:id="4427"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1AD65FD" w14:textId="77777777" w:rsidTr="00BF17B0">
        <w:trPr>
          <w:ins w:id="442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08EE5D" w14:textId="77777777" w:rsidR="00BF17B0" w:rsidRPr="001D6855" w:rsidRDefault="00BF17B0" w:rsidP="00BF17B0">
            <w:pPr>
              <w:rPr>
                <w:ins w:id="4429" w:author="Laura Viignola" w:date="2017-07-10T16:58:00Z"/>
                <w:rFonts w:ascii="Arial" w:eastAsia="Calibri" w:hAnsi="Arial" w:cs="Arial"/>
                <w:lang w:val="it-IT"/>
              </w:rPr>
            </w:pPr>
            <w:ins w:id="4430" w:author="Laura Viignola" w:date="2017-07-10T16:58:00Z">
              <w:r w:rsidRPr="001D6855">
                <w:rPr>
                  <w:rFonts w:ascii="Arial" w:eastAsia="Calibri" w:hAnsi="Arial" w:cs="Arial"/>
                  <w:lang w:val="it-IT"/>
                </w:rPr>
                <w:t>DS_1</w:t>
              </w:r>
            </w:ins>
          </w:p>
        </w:tc>
      </w:tr>
      <w:tr w:rsidR="00BF17B0" w14:paraId="3976D0DC" w14:textId="77777777" w:rsidTr="00BF17B0">
        <w:trPr>
          <w:ins w:id="443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2E6CA9" w14:textId="77777777" w:rsidR="00BF17B0" w:rsidRPr="004F30F9" w:rsidRDefault="00BF17B0" w:rsidP="00BF17B0">
            <w:pPr>
              <w:rPr>
                <w:ins w:id="4432" w:author="Laura Viignola" w:date="2017-07-10T16:58:00Z"/>
                <w:rFonts w:ascii="Arial" w:hAnsi="Arial" w:cs="Arial"/>
                <w:lang w:val="it-IT"/>
              </w:rPr>
            </w:pPr>
            <w:ins w:id="443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0B4963" w14:textId="77777777" w:rsidR="00BF17B0" w:rsidRPr="004F30F9" w:rsidRDefault="00BF17B0" w:rsidP="00BF17B0">
            <w:pPr>
              <w:rPr>
                <w:ins w:id="4434" w:author="Laura Viignola" w:date="2017-07-10T16:58:00Z"/>
                <w:rFonts w:ascii="Arial" w:hAnsi="Arial" w:cs="Arial"/>
                <w:lang w:val="it-IT"/>
              </w:rPr>
            </w:pPr>
            <w:ins w:id="443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4B6E" w14:textId="77777777" w:rsidR="00BF17B0" w:rsidRPr="004F30F9" w:rsidRDefault="00BF17B0" w:rsidP="00BF17B0">
            <w:pPr>
              <w:rPr>
                <w:ins w:id="4436" w:author="Laura Viignola" w:date="2017-07-10T16:58:00Z"/>
                <w:rFonts w:ascii="Arial" w:hAnsi="Arial" w:cs="Arial"/>
                <w:lang w:val="it-IT"/>
              </w:rPr>
            </w:pPr>
            <w:ins w:id="443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C59AD73" w14:textId="77777777" w:rsidR="00BF17B0" w:rsidRPr="004F30F9" w:rsidRDefault="00BF17B0" w:rsidP="00BF17B0">
            <w:pPr>
              <w:rPr>
                <w:ins w:id="4438" w:author="Laura Viignola" w:date="2017-07-10T16:58:00Z"/>
                <w:rFonts w:ascii="Arial" w:hAnsi="Arial" w:cs="Arial"/>
                <w:lang w:val="it-IT"/>
              </w:rPr>
            </w:pPr>
            <w:ins w:id="443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7600398" w14:textId="77777777" w:rsidR="00BF17B0" w:rsidRPr="004F30F9" w:rsidRDefault="00BF17B0" w:rsidP="00BF17B0">
            <w:pPr>
              <w:rPr>
                <w:ins w:id="4440" w:author="Laura Viignola" w:date="2017-07-10T16:58:00Z"/>
                <w:rFonts w:ascii="Arial" w:eastAsia="Calibri" w:hAnsi="Arial" w:cs="Arial"/>
                <w:lang w:val="it-IT"/>
              </w:rPr>
            </w:pPr>
            <w:ins w:id="4441" w:author="Laura Viignola" w:date="2017-07-10T16:58:00Z">
              <w:r>
                <w:rPr>
                  <w:rFonts w:ascii="Arial" w:eastAsia="Calibri" w:hAnsi="Arial" w:cs="Arial"/>
                  <w:lang w:val="it-IT"/>
                </w:rPr>
                <w:t>Me_2</w:t>
              </w:r>
            </w:ins>
          </w:p>
        </w:tc>
      </w:tr>
      <w:tr w:rsidR="00BF17B0" w14:paraId="06632AA7" w14:textId="77777777" w:rsidTr="00BF17B0">
        <w:trPr>
          <w:ins w:id="444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375E77" w14:textId="77777777" w:rsidR="00BF17B0" w:rsidRDefault="00BF17B0" w:rsidP="00BF17B0">
            <w:pPr>
              <w:rPr>
                <w:ins w:id="4443" w:author="Laura Viignola" w:date="2017-07-10T16:58:00Z"/>
                <w:lang w:val="it-IT"/>
              </w:rPr>
            </w:pPr>
            <w:ins w:id="444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2FCD34" w14:textId="77777777" w:rsidR="00BF17B0" w:rsidRDefault="00BF17B0" w:rsidP="00BF17B0">
            <w:pPr>
              <w:rPr>
                <w:ins w:id="4445" w:author="Laura Viignola" w:date="2017-07-10T16:58:00Z"/>
                <w:lang w:val="it-IT"/>
              </w:rPr>
            </w:pPr>
            <w:ins w:id="444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E012CA" w14:textId="77777777" w:rsidR="00BF17B0" w:rsidRDefault="00BF17B0" w:rsidP="00BF17B0">
            <w:pPr>
              <w:rPr>
                <w:ins w:id="4447" w:author="Laura Viignola" w:date="2017-07-10T16:58:00Z"/>
                <w:lang w:val="it-IT"/>
              </w:rPr>
            </w:pPr>
            <w:ins w:id="444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DB37C" w14:textId="77777777" w:rsidR="00BF17B0" w:rsidRPr="001D222C" w:rsidRDefault="00BF17B0" w:rsidP="00BF17B0">
            <w:pPr>
              <w:jc w:val="right"/>
              <w:rPr>
                <w:ins w:id="4449" w:author="Laura Viignola" w:date="2017-07-10T16:58:00Z"/>
                <w:rFonts w:asciiTheme="minorHAnsi" w:hAnsiTheme="minorHAnsi"/>
                <w:lang w:val="it-IT"/>
              </w:rPr>
            </w:pPr>
            <w:ins w:id="4450" w:author="Laura Viignola" w:date="2017-07-10T16:58:00Z">
              <w:r>
                <w:rPr>
                  <w:rFonts w:asciiTheme="minorHAnsi" w:hAnsiTheme="minorHAnsi"/>
                  <w:lang w:val="it-IT"/>
                </w:rPr>
                <w:t>7</w:t>
              </w:r>
            </w:ins>
          </w:p>
        </w:tc>
        <w:tc>
          <w:tcPr>
            <w:tcW w:w="1282" w:type="dxa"/>
            <w:tcBorders>
              <w:top w:val="single" w:sz="6" w:space="0" w:color="000000"/>
              <w:left w:val="single" w:sz="6" w:space="0" w:color="000000"/>
              <w:bottom w:val="single" w:sz="6" w:space="0" w:color="000000"/>
              <w:right w:val="single" w:sz="6" w:space="0" w:color="000000"/>
            </w:tcBorders>
          </w:tcPr>
          <w:p w14:paraId="521B8FA9" w14:textId="77777777" w:rsidR="00BF17B0" w:rsidRDefault="00BF17B0" w:rsidP="00BF17B0">
            <w:pPr>
              <w:jc w:val="right"/>
              <w:rPr>
                <w:ins w:id="4451" w:author="Laura Viignola" w:date="2017-07-10T16:58:00Z"/>
                <w:rFonts w:ascii="Calibri" w:eastAsia="Calibri" w:hAnsi="Calibri" w:cs="Calibri"/>
                <w:lang w:val="it-IT"/>
              </w:rPr>
            </w:pPr>
            <w:ins w:id="4452" w:author="Laura Viignola" w:date="2017-07-10T16:58:00Z">
              <w:r>
                <w:rPr>
                  <w:rFonts w:ascii="Calibri" w:eastAsia="Calibri" w:hAnsi="Calibri" w:cs="Calibri"/>
                  <w:lang w:val="it-IT"/>
                </w:rPr>
                <w:t>0.7545</w:t>
              </w:r>
            </w:ins>
          </w:p>
        </w:tc>
      </w:tr>
      <w:tr w:rsidR="00BF17B0" w14:paraId="39224393" w14:textId="77777777" w:rsidTr="00BF17B0">
        <w:trPr>
          <w:ins w:id="445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567FD7F" w14:textId="77777777" w:rsidR="00BF17B0" w:rsidRDefault="00BF17B0" w:rsidP="00BF17B0">
            <w:pPr>
              <w:rPr>
                <w:ins w:id="4454" w:author="Laura Viignola" w:date="2017-07-10T16:58:00Z"/>
                <w:lang w:val="it-IT"/>
              </w:rPr>
            </w:pPr>
            <w:ins w:id="445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4A6CA" w14:textId="77777777" w:rsidR="00BF17B0" w:rsidRDefault="00BF17B0" w:rsidP="00BF17B0">
            <w:pPr>
              <w:rPr>
                <w:ins w:id="4456" w:author="Laura Viignola" w:date="2017-07-10T16:58:00Z"/>
                <w:lang w:val="it-IT"/>
              </w:rPr>
            </w:pPr>
            <w:ins w:id="445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2F48F6" w14:textId="77777777" w:rsidR="00BF17B0" w:rsidRDefault="00BF17B0" w:rsidP="00BF17B0">
            <w:pPr>
              <w:rPr>
                <w:ins w:id="4458" w:author="Laura Viignola" w:date="2017-07-10T16:58:00Z"/>
                <w:lang w:val="it-IT"/>
              </w:rPr>
            </w:pPr>
            <w:ins w:id="445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EB3FA" w14:textId="77777777" w:rsidR="00BF17B0" w:rsidRPr="001D222C" w:rsidRDefault="00BF17B0" w:rsidP="00BF17B0">
            <w:pPr>
              <w:jc w:val="right"/>
              <w:rPr>
                <w:ins w:id="4460" w:author="Laura Viignola" w:date="2017-07-10T16:58:00Z"/>
                <w:rFonts w:asciiTheme="minorHAnsi" w:hAnsiTheme="minorHAnsi"/>
                <w:lang w:val="it-IT"/>
              </w:rPr>
            </w:pPr>
            <w:ins w:id="4461" w:author="Laura Viignola" w:date="2017-07-10T16:58:00Z">
              <w:r>
                <w:rPr>
                  <w:rFonts w:asciiTheme="minorHAnsi" w:eastAsia="Calibri" w:hAnsiTheme="minorHAnsi" w:cs="Calibr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071B308D" w14:textId="77777777" w:rsidR="00BF17B0" w:rsidRDefault="00BF17B0" w:rsidP="00BF17B0">
            <w:pPr>
              <w:jc w:val="right"/>
              <w:rPr>
                <w:ins w:id="4462" w:author="Laura Viignola" w:date="2017-07-10T16:58:00Z"/>
                <w:rFonts w:ascii="Calibri" w:eastAsia="Calibri" w:hAnsi="Calibri" w:cs="Calibri"/>
                <w:lang w:val="it-IT"/>
              </w:rPr>
            </w:pPr>
            <w:ins w:id="4463" w:author="Laura Viignola" w:date="2017-07-10T16:58:00Z">
              <w:r>
                <w:rPr>
                  <w:rFonts w:ascii="Calibri" w:eastAsia="Calibri" w:hAnsi="Calibri" w:cs="Calibri"/>
                  <w:lang w:val="it-IT"/>
                </w:rPr>
                <w:t>13.45</w:t>
              </w:r>
            </w:ins>
          </w:p>
        </w:tc>
      </w:tr>
      <w:tr w:rsidR="00BF17B0" w14:paraId="3D5D8BD1" w14:textId="77777777" w:rsidTr="00BF17B0">
        <w:trPr>
          <w:ins w:id="446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873AA3" w14:textId="77777777" w:rsidR="00BF17B0" w:rsidRDefault="00BF17B0" w:rsidP="00BF17B0">
            <w:pPr>
              <w:rPr>
                <w:ins w:id="4465" w:author="Laura Viignola" w:date="2017-07-10T16:58:00Z"/>
                <w:lang w:val="it-IT"/>
              </w:rPr>
            </w:pPr>
            <w:ins w:id="446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E1700F" w14:textId="77777777" w:rsidR="00BF17B0" w:rsidRDefault="00BF17B0" w:rsidP="00BF17B0">
            <w:pPr>
              <w:rPr>
                <w:ins w:id="4467" w:author="Laura Viignola" w:date="2017-07-10T16:58:00Z"/>
                <w:lang w:val="it-IT"/>
              </w:rPr>
            </w:pPr>
            <w:ins w:id="446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94B835" w14:textId="77777777" w:rsidR="00BF17B0" w:rsidRDefault="00BF17B0" w:rsidP="00BF17B0">
            <w:pPr>
              <w:rPr>
                <w:ins w:id="4469" w:author="Laura Viignola" w:date="2017-07-10T16:58:00Z"/>
                <w:lang w:val="it-IT"/>
              </w:rPr>
            </w:pPr>
            <w:ins w:id="447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8B0A" w14:textId="77777777" w:rsidR="00BF17B0" w:rsidRPr="001D222C" w:rsidRDefault="00BF17B0" w:rsidP="00BF17B0">
            <w:pPr>
              <w:jc w:val="right"/>
              <w:rPr>
                <w:ins w:id="4471" w:author="Laura Viignola" w:date="2017-07-10T16:58:00Z"/>
                <w:rFonts w:asciiTheme="minorHAnsi" w:hAnsiTheme="minorHAnsi"/>
                <w:lang w:val="it-IT"/>
              </w:rPr>
            </w:pPr>
            <w:ins w:id="4472" w:author="Laura Viignola" w:date="2017-07-10T16:58:00Z">
              <w:r>
                <w:rPr>
                  <w:rFonts w:asciiTheme="minorHAnsi" w:hAnsiTheme="minorHAnsi"/>
                  <w:lang w:val="it-IT"/>
                </w:rPr>
                <w:t>12</w:t>
              </w:r>
            </w:ins>
          </w:p>
        </w:tc>
        <w:tc>
          <w:tcPr>
            <w:tcW w:w="1282" w:type="dxa"/>
            <w:tcBorders>
              <w:top w:val="single" w:sz="6" w:space="0" w:color="000000"/>
              <w:left w:val="single" w:sz="6" w:space="0" w:color="000000"/>
              <w:bottom w:val="single" w:sz="6" w:space="0" w:color="000000"/>
              <w:right w:val="single" w:sz="6" w:space="0" w:color="000000"/>
            </w:tcBorders>
          </w:tcPr>
          <w:p w14:paraId="2FC1EAE8" w14:textId="77777777" w:rsidR="00BF17B0" w:rsidRDefault="00BF17B0" w:rsidP="00BF17B0">
            <w:pPr>
              <w:jc w:val="right"/>
              <w:rPr>
                <w:ins w:id="4473" w:author="Laura Viignola" w:date="2017-07-10T16:58:00Z"/>
                <w:rFonts w:ascii="Calibri" w:eastAsia="Calibri" w:hAnsi="Calibri" w:cs="Calibri"/>
                <w:lang w:val="it-IT"/>
              </w:rPr>
            </w:pPr>
            <w:ins w:id="4474" w:author="Laura Viignola" w:date="2017-07-10T16:58:00Z">
              <w:r>
                <w:rPr>
                  <w:rFonts w:ascii="Calibri" w:eastAsia="Calibri" w:hAnsi="Calibri" w:cs="Calibri"/>
                  <w:lang w:val="it-IT"/>
                </w:rPr>
                <w:t>1.87</w:t>
              </w:r>
            </w:ins>
          </w:p>
        </w:tc>
      </w:tr>
    </w:tbl>
    <w:p w14:paraId="48C999FB" w14:textId="77777777" w:rsidR="00BF17B0" w:rsidRDefault="00BF17B0" w:rsidP="00BF17B0">
      <w:pPr>
        <w:rPr>
          <w:ins w:id="4475" w:author="Laura Viignola" w:date="2017-07-10T16:58:00Z"/>
          <w:rFonts w:ascii="Cambria" w:hAnsi="Cambria"/>
        </w:rPr>
      </w:pPr>
    </w:p>
    <w:p w14:paraId="79250FD7" w14:textId="77777777" w:rsidR="00BF17B0" w:rsidRPr="001A403F" w:rsidRDefault="00BF17B0" w:rsidP="00BF17B0">
      <w:pPr>
        <w:rPr>
          <w:ins w:id="4476" w:author="Laura Viignola" w:date="2017-07-10T16:58:00Z"/>
          <w:rFonts w:ascii="Cambria" w:hAnsi="Cambria"/>
        </w:rPr>
      </w:pPr>
    </w:p>
    <w:p w14:paraId="1DDDAD42" w14:textId="77777777" w:rsidR="00BF17B0" w:rsidRDefault="00BF17B0" w:rsidP="00BF17B0">
      <w:pPr>
        <w:rPr>
          <w:ins w:id="4477" w:author="Laura Viignola" w:date="2017-07-10T16:58:00Z"/>
          <w:rFonts w:ascii="Cambria" w:eastAsia="Calibri" w:hAnsi="Cambria" w:cs="Calibri"/>
          <w:lang w:val="pt-PT"/>
        </w:rPr>
      </w:pPr>
      <w:ins w:id="447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4C8415" w14:textId="77777777" w:rsidR="00BF17B0" w:rsidRDefault="00BF17B0" w:rsidP="00BF17B0">
      <w:pPr>
        <w:rPr>
          <w:ins w:id="447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37ADB4E" w14:textId="77777777" w:rsidTr="00BF17B0">
        <w:trPr>
          <w:ins w:id="448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E7401ED" w14:textId="77777777" w:rsidR="00BF17B0" w:rsidRPr="001D6855" w:rsidRDefault="00BF17B0" w:rsidP="00BF17B0">
            <w:pPr>
              <w:rPr>
                <w:ins w:id="4481" w:author="Laura Viignola" w:date="2017-07-10T16:58:00Z"/>
                <w:rFonts w:ascii="Arial" w:eastAsia="Calibri" w:hAnsi="Arial" w:cs="Arial"/>
                <w:lang w:val="it-IT"/>
              </w:rPr>
            </w:pPr>
            <w:ins w:id="4482" w:author="Laura Viignola" w:date="2017-07-10T16:58:00Z">
              <w:r w:rsidRPr="001D6855">
                <w:rPr>
                  <w:rFonts w:ascii="Arial" w:eastAsia="Calibri" w:hAnsi="Arial" w:cs="Arial"/>
                  <w:lang w:val="it-IT"/>
                </w:rPr>
                <w:t>DS_r</w:t>
              </w:r>
            </w:ins>
          </w:p>
        </w:tc>
      </w:tr>
      <w:tr w:rsidR="00BF17B0" w14:paraId="54CCCF50" w14:textId="77777777" w:rsidTr="00BF17B0">
        <w:trPr>
          <w:ins w:id="448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B3C2310" w14:textId="77777777" w:rsidR="00BF17B0" w:rsidRPr="004F30F9" w:rsidRDefault="00BF17B0" w:rsidP="00BF17B0">
            <w:pPr>
              <w:rPr>
                <w:ins w:id="4484" w:author="Laura Viignola" w:date="2017-07-10T16:58:00Z"/>
                <w:rFonts w:ascii="Arial" w:hAnsi="Arial" w:cs="Arial"/>
                <w:lang w:val="it-IT"/>
              </w:rPr>
            </w:pPr>
            <w:ins w:id="448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D1A13F3" w14:textId="77777777" w:rsidR="00BF17B0" w:rsidRPr="004F30F9" w:rsidRDefault="00BF17B0" w:rsidP="00BF17B0">
            <w:pPr>
              <w:rPr>
                <w:ins w:id="4486" w:author="Laura Viignola" w:date="2017-07-10T16:58:00Z"/>
                <w:rFonts w:ascii="Arial" w:hAnsi="Arial" w:cs="Arial"/>
                <w:lang w:val="it-IT"/>
              </w:rPr>
            </w:pPr>
            <w:ins w:id="448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7C23C6" w14:textId="77777777" w:rsidR="00BF17B0" w:rsidRPr="004F30F9" w:rsidRDefault="00BF17B0" w:rsidP="00BF17B0">
            <w:pPr>
              <w:rPr>
                <w:ins w:id="4488" w:author="Laura Viignola" w:date="2017-07-10T16:58:00Z"/>
                <w:rFonts w:ascii="Arial" w:hAnsi="Arial" w:cs="Arial"/>
                <w:lang w:val="it-IT"/>
              </w:rPr>
            </w:pPr>
            <w:ins w:id="448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1753C3F" w14:textId="77777777" w:rsidR="00BF17B0" w:rsidRPr="004F30F9" w:rsidRDefault="00BF17B0" w:rsidP="00BF17B0">
            <w:pPr>
              <w:rPr>
                <w:ins w:id="4490" w:author="Laura Viignola" w:date="2017-07-10T16:58:00Z"/>
                <w:rFonts w:ascii="Arial" w:hAnsi="Arial" w:cs="Arial"/>
                <w:lang w:val="it-IT"/>
              </w:rPr>
            </w:pPr>
            <w:ins w:id="449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9950425" w14:textId="77777777" w:rsidR="00BF17B0" w:rsidRPr="004F30F9" w:rsidRDefault="00BF17B0" w:rsidP="00BF17B0">
            <w:pPr>
              <w:rPr>
                <w:ins w:id="4492" w:author="Laura Viignola" w:date="2017-07-10T16:58:00Z"/>
                <w:rFonts w:ascii="Arial" w:eastAsia="Calibri" w:hAnsi="Arial" w:cs="Arial"/>
                <w:lang w:val="it-IT"/>
              </w:rPr>
            </w:pPr>
            <w:ins w:id="4493" w:author="Laura Viignola" w:date="2017-07-10T16:58:00Z">
              <w:r>
                <w:rPr>
                  <w:rFonts w:ascii="Arial" w:eastAsia="Calibri" w:hAnsi="Arial" w:cs="Arial"/>
                  <w:lang w:val="it-IT"/>
                </w:rPr>
                <w:t>Me_2</w:t>
              </w:r>
            </w:ins>
          </w:p>
        </w:tc>
      </w:tr>
      <w:tr w:rsidR="00BF17B0" w14:paraId="34FEEBBC" w14:textId="77777777" w:rsidTr="00BF17B0">
        <w:trPr>
          <w:ins w:id="449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A2207" w14:textId="77777777" w:rsidR="00BF17B0" w:rsidRDefault="00BF17B0" w:rsidP="00BF17B0">
            <w:pPr>
              <w:rPr>
                <w:ins w:id="4495" w:author="Laura Viignola" w:date="2017-07-10T16:58:00Z"/>
                <w:lang w:val="it-IT"/>
              </w:rPr>
            </w:pPr>
            <w:ins w:id="449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84AF2" w14:textId="77777777" w:rsidR="00BF17B0" w:rsidRDefault="00BF17B0" w:rsidP="00BF17B0">
            <w:pPr>
              <w:rPr>
                <w:ins w:id="4497" w:author="Laura Viignola" w:date="2017-07-10T16:58:00Z"/>
                <w:lang w:val="it-IT"/>
              </w:rPr>
            </w:pPr>
            <w:ins w:id="449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00F0A" w14:textId="77777777" w:rsidR="00BF17B0" w:rsidRDefault="00BF17B0" w:rsidP="00BF17B0">
            <w:pPr>
              <w:rPr>
                <w:ins w:id="4499" w:author="Laura Viignola" w:date="2017-07-10T16:58:00Z"/>
                <w:lang w:val="it-IT"/>
              </w:rPr>
            </w:pPr>
            <w:ins w:id="450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DC667" w14:textId="77777777" w:rsidR="00BF17B0" w:rsidRPr="006D0755" w:rsidRDefault="00BF17B0" w:rsidP="00BF17B0">
            <w:pPr>
              <w:tabs>
                <w:tab w:val="left" w:pos="1080"/>
                <w:tab w:val="right" w:pos="1196"/>
              </w:tabs>
              <w:rPr>
                <w:ins w:id="4501" w:author="Laura Viignola" w:date="2017-07-10T16:58:00Z"/>
                <w:rFonts w:asciiTheme="minorHAnsi" w:hAnsiTheme="minorHAnsi"/>
                <w:lang w:val="it-IT"/>
              </w:rPr>
            </w:pPr>
            <w:ins w:id="4502"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28613A1B" w14:textId="77777777" w:rsidR="00BF17B0" w:rsidRDefault="00BF17B0" w:rsidP="00BF17B0">
            <w:pPr>
              <w:tabs>
                <w:tab w:val="left" w:pos="1080"/>
                <w:tab w:val="right" w:pos="1196"/>
              </w:tabs>
              <w:jc w:val="right"/>
              <w:rPr>
                <w:ins w:id="4503" w:author="Laura Viignola" w:date="2017-07-10T16:58:00Z"/>
                <w:rFonts w:asciiTheme="minorHAnsi" w:hAnsiTheme="minorHAnsi"/>
                <w:lang w:val="it-IT"/>
              </w:rPr>
            </w:pPr>
            <w:ins w:id="4504" w:author="Laura Viignola" w:date="2017-07-10T16:58:00Z">
              <w:r>
                <w:rPr>
                  <w:rFonts w:asciiTheme="minorHAnsi" w:hAnsiTheme="minorHAnsi"/>
                  <w:lang w:val="it-IT"/>
                </w:rPr>
                <w:t>0.7545</w:t>
              </w:r>
            </w:ins>
          </w:p>
        </w:tc>
      </w:tr>
      <w:tr w:rsidR="00BF17B0" w14:paraId="014ABEE7" w14:textId="77777777" w:rsidTr="00BF17B0">
        <w:trPr>
          <w:ins w:id="450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A6618A" w14:textId="77777777" w:rsidR="00BF17B0" w:rsidRDefault="00BF17B0" w:rsidP="00BF17B0">
            <w:pPr>
              <w:rPr>
                <w:ins w:id="4506" w:author="Laura Viignola" w:date="2017-07-10T16:58:00Z"/>
                <w:lang w:val="it-IT"/>
              </w:rPr>
            </w:pPr>
            <w:ins w:id="450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3F8C798" w14:textId="77777777" w:rsidR="00BF17B0" w:rsidRDefault="00BF17B0" w:rsidP="00BF17B0">
            <w:pPr>
              <w:rPr>
                <w:ins w:id="4508" w:author="Laura Viignola" w:date="2017-07-10T16:58:00Z"/>
                <w:lang w:val="it-IT"/>
              </w:rPr>
            </w:pPr>
            <w:ins w:id="450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DF19A" w14:textId="77777777" w:rsidR="00BF17B0" w:rsidRDefault="00BF17B0" w:rsidP="00BF17B0">
            <w:pPr>
              <w:rPr>
                <w:ins w:id="4510" w:author="Laura Viignola" w:date="2017-07-10T16:58:00Z"/>
                <w:lang w:val="it-IT"/>
              </w:rPr>
            </w:pPr>
            <w:ins w:id="451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A838D" w14:textId="77777777" w:rsidR="00BF17B0" w:rsidRPr="006D0755" w:rsidRDefault="00BF17B0" w:rsidP="00BF17B0">
            <w:pPr>
              <w:jc w:val="right"/>
              <w:rPr>
                <w:ins w:id="4512" w:author="Laura Viignola" w:date="2017-07-10T16:58:00Z"/>
                <w:rFonts w:asciiTheme="minorHAnsi" w:hAnsiTheme="minorHAnsi"/>
                <w:lang w:val="it-IT"/>
              </w:rPr>
            </w:pPr>
            <w:ins w:id="4513"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C959390" w14:textId="77777777" w:rsidR="00BF17B0" w:rsidRDefault="00BF17B0" w:rsidP="00BF17B0">
            <w:pPr>
              <w:jc w:val="right"/>
              <w:rPr>
                <w:ins w:id="4514" w:author="Laura Viignola" w:date="2017-07-10T16:58:00Z"/>
                <w:rFonts w:asciiTheme="minorHAnsi" w:hAnsiTheme="minorHAnsi"/>
                <w:lang w:val="it-IT"/>
              </w:rPr>
            </w:pPr>
            <w:ins w:id="4515" w:author="Laura Viignola" w:date="2017-07-10T16:58:00Z">
              <w:r>
                <w:rPr>
                  <w:rFonts w:asciiTheme="minorHAnsi" w:hAnsiTheme="minorHAnsi"/>
                  <w:lang w:val="it-IT"/>
                </w:rPr>
                <w:t>1.45</w:t>
              </w:r>
            </w:ins>
          </w:p>
        </w:tc>
      </w:tr>
      <w:tr w:rsidR="00BF17B0" w14:paraId="7F2D6837" w14:textId="77777777" w:rsidTr="00BF17B0">
        <w:trPr>
          <w:ins w:id="451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8A5140" w14:textId="77777777" w:rsidR="00BF17B0" w:rsidRDefault="00BF17B0" w:rsidP="00BF17B0">
            <w:pPr>
              <w:rPr>
                <w:ins w:id="4517" w:author="Laura Viignola" w:date="2017-07-10T16:58:00Z"/>
                <w:lang w:val="it-IT"/>
              </w:rPr>
            </w:pPr>
            <w:ins w:id="451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5BD9F7" w14:textId="77777777" w:rsidR="00BF17B0" w:rsidRDefault="00BF17B0" w:rsidP="00BF17B0">
            <w:pPr>
              <w:rPr>
                <w:ins w:id="4519" w:author="Laura Viignola" w:date="2017-07-10T16:58:00Z"/>
                <w:lang w:val="it-IT"/>
              </w:rPr>
            </w:pPr>
            <w:ins w:id="452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C5DCA5" w14:textId="77777777" w:rsidR="00BF17B0" w:rsidRDefault="00BF17B0" w:rsidP="00BF17B0">
            <w:pPr>
              <w:rPr>
                <w:ins w:id="4521" w:author="Laura Viignola" w:date="2017-07-10T16:58:00Z"/>
                <w:lang w:val="it-IT"/>
              </w:rPr>
            </w:pPr>
            <w:ins w:id="452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E6434" w14:textId="77777777" w:rsidR="00BF17B0" w:rsidRPr="006D0755" w:rsidRDefault="00BF17B0" w:rsidP="00BF17B0">
            <w:pPr>
              <w:jc w:val="right"/>
              <w:rPr>
                <w:ins w:id="4523" w:author="Laura Viignola" w:date="2017-07-10T16:58:00Z"/>
                <w:rFonts w:asciiTheme="minorHAnsi" w:hAnsiTheme="minorHAnsi"/>
                <w:lang w:val="it-IT"/>
              </w:rPr>
            </w:pPr>
            <w:ins w:id="4524"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6C471CEC" w14:textId="77777777" w:rsidR="00BF17B0" w:rsidRDefault="00BF17B0" w:rsidP="00BF17B0">
            <w:pPr>
              <w:jc w:val="right"/>
              <w:rPr>
                <w:ins w:id="4525" w:author="Laura Viignola" w:date="2017-07-10T16:58:00Z"/>
                <w:rFonts w:asciiTheme="minorHAnsi" w:hAnsiTheme="minorHAnsi"/>
                <w:lang w:val="it-IT"/>
              </w:rPr>
            </w:pPr>
            <w:ins w:id="4526" w:author="Laura Viignola" w:date="2017-07-10T16:58:00Z">
              <w:r>
                <w:rPr>
                  <w:rFonts w:asciiTheme="minorHAnsi" w:hAnsiTheme="minorHAnsi"/>
                  <w:lang w:val="it-IT"/>
                </w:rPr>
                <w:t>1.87</w:t>
              </w:r>
            </w:ins>
          </w:p>
        </w:tc>
      </w:tr>
    </w:tbl>
    <w:p w14:paraId="0C040822" w14:textId="77777777" w:rsidR="00BF17B0" w:rsidRDefault="00BF17B0" w:rsidP="00BF17B0">
      <w:pPr>
        <w:rPr>
          <w:ins w:id="4527" w:author="Laura Viignola" w:date="2017-07-10T16:58:00Z"/>
          <w:rFonts w:ascii="Trebuchet MS" w:eastAsia="Trebuchet MS" w:hAnsi="Trebuchet MS" w:cs="Trebuchet MS"/>
          <w:color w:val="454645"/>
          <w:sz w:val="32"/>
        </w:rPr>
      </w:pPr>
    </w:p>
    <w:p w14:paraId="11B8C776" w14:textId="77777777" w:rsidR="00BF17B0" w:rsidRDefault="00BF17B0" w:rsidP="00BF17B0">
      <w:pPr>
        <w:rPr>
          <w:ins w:id="4528" w:author="Laura Viignola" w:date="2017-07-10T16:58:00Z"/>
          <w:rFonts w:eastAsia="Trebuchet MS"/>
        </w:rPr>
      </w:pPr>
    </w:p>
    <w:p w14:paraId="78C8BBCD" w14:textId="77777777" w:rsidR="00BF17B0" w:rsidRDefault="00BF17B0" w:rsidP="00BF17B0">
      <w:pPr>
        <w:rPr>
          <w:ins w:id="4529" w:author="Laura Viignola" w:date="2017-07-10T16:58:00Z"/>
          <w:rFonts w:ascii="Cambria" w:eastAsia="Calibri" w:hAnsi="Cambria" w:cs="Calibri"/>
          <w:lang w:val="pt-PT"/>
        </w:rPr>
      </w:pPr>
      <w:ins w:id="4530"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mod(DS_1#Me_1,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7D9A1AE" w14:textId="77777777" w:rsidR="00BF17B0" w:rsidRDefault="00BF17B0" w:rsidP="00BF17B0">
      <w:pPr>
        <w:rPr>
          <w:ins w:id="453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7598B552" w14:textId="77777777" w:rsidTr="00BF17B0">
        <w:trPr>
          <w:ins w:id="453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31C73F2" w14:textId="77777777" w:rsidR="00BF17B0" w:rsidRPr="001D6855" w:rsidRDefault="00BF17B0" w:rsidP="00BF17B0">
            <w:pPr>
              <w:rPr>
                <w:ins w:id="4533" w:author="Laura Viignola" w:date="2017-07-10T16:58:00Z"/>
                <w:rFonts w:ascii="Arial" w:eastAsia="Calibri" w:hAnsi="Arial" w:cs="Arial"/>
                <w:lang w:val="it-IT"/>
              </w:rPr>
            </w:pPr>
            <w:ins w:id="4534" w:author="Laura Viignola" w:date="2017-07-10T16:58:00Z">
              <w:r w:rsidRPr="001D6855">
                <w:rPr>
                  <w:rFonts w:ascii="Arial" w:eastAsia="Calibri" w:hAnsi="Arial" w:cs="Arial"/>
                  <w:lang w:val="it-IT"/>
                </w:rPr>
                <w:t>DS_r</w:t>
              </w:r>
            </w:ins>
          </w:p>
        </w:tc>
      </w:tr>
      <w:tr w:rsidR="00BF17B0" w14:paraId="25C2A3CF" w14:textId="77777777" w:rsidTr="00BF17B0">
        <w:trPr>
          <w:ins w:id="453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E7103A6" w14:textId="77777777" w:rsidR="00BF17B0" w:rsidRPr="004F30F9" w:rsidRDefault="00BF17B0" w:rsidP="00BF17B0">
            <w:pPr>
              <w:rPr>
                <w:ins w:id="4536" w:author="Laura Viignola" w:date="2017-07-10T16:58:00Z"/>
                <w:rFonts w:ascii="Arial" w:hAnsi="Arial" w:cs="Arial"/>
                <w:lang w:val="it-IT"/>
              </w:rPr>
            </w:pPr>
            <w:ins w:id="453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A5E79F" w14:textId="77777777" w:rsidR="00BF17B0" w:rsidRPr="004F30F9" w:rsidRDefault="00BF17B0" w:rsidP="00BF17B0">
            <w:pPr>
              <w:rPr>
                <w:ins w:id="4538" w:author="Laura Viignola" w:date="2017-07-10T16:58:00Z"/>
                <w:rFonts w:ascii="Arial" w:hAnsi="Arial" w:cs="Arial"/>
                <w:lang w:val="it-IT"/>
              </w:rPr>
            </w:pPr>
            <w:ins w:id="453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7B3A365" w14:textId="77777777" w:rsidR="00BF17B0" w:rsidRPr="004F30F9" w:rsidRDefault="00BF17B0" w:rsidP="00BF17B0">
            <w:pPr>
              <w:rPr>
                <w:ins w:id="4540" w:author="Laura Viignola" w:date="2017-07-10T16:58:00Z"/>
                <w:rFonts w:ascii="Arial" w:hAnsi="Arial" w:cs="Arial"/>
                <w:lang w:val="it-IT"/>
              </w:rPr>
            </w:pPr>
            <w:ins w:id="454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1900AFF" w14:textId="77777777" w:rsidR="00BF17B0" w:rsidRPr="004F30F9" w:rsidRDefault="00BF17B0" w:rsidP="00BF17B0">
            <w:pPr>
              <w:rPr>
                <w:ins w:id="4542" w:author="Laura Viignola" w:date="2017-07-10T16:58:00Z"/>
                <w:rFonts w:ascii="Arial" w:hAnsi="Arial" w:cs="Arial"/>
                <w:lang w:val="it-IT"/>
              </w:rPr>
            </w:pPr>
            <w:ins w:id="454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E02A00B" w14:textId="77777777" w:rsidR="00BF17B0" w:rsidRPr="004F30F9" w:rsidRDefault="00BF17B0" w:rsidP="00BF17B0">
            <w:pPr>
              <w:rPr>
                <w:ins w:id="4544" w:author="Laura Viignola" w:date="2017-07-10T16:58:00Z"/>
                <w:rFonts w:ascii="Arial" w:eastAsia="Calibri" w:hAnsi="Arial" w:cs="Arial"/>
                <w:lang w:val="it-IT"/>
              </w:rPr>
            </w:pPr>
            <w:ins w:id="4545" w:author="Laura Viignola" w:date="2017-07-10T16:58:00Z">
              <w:r>
                <w:rPr>
                  <w:rFonts w:ascii="Arial" w:eastAsia="Calibri" w:hAnsi="Arial" w:cs="Arial"/>
                  <w:lang w:val="it-IT"/>
                </w:rPr>
                <w:t>Me_2</w:t>
              </w:r>
            </w:ins>
          </w:p>
        </w:tc>
      </w:tr>
      <w:tr w:rsidR="00BF17B0" w14:paraId="7972B638" w14:textId="77777777" w:rsidTr="00BF17B0">
        <w:trPr>
          <w:ins w:id="454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712FF90" w14:textId="77777777" w:rsidR="00BF17B0" w:rsidRDefault="00BF17B0" w:rsidP="00BF17B0">
            <w:pPr>
              <w:rPr>
                <w:ins w:id="4547" w:author="Laura Viignola" w:date="2017-07-10T16:58:00Z"/>
                <w:lang w:val="it-IT"/>
              </w:rPr>
            </w:pPr>
            <w:ins w:id="454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E2F61A" w14:textId="77777777" w:rsidR="00BF17B0" w:rsidRDefault="00BF17B0" w:rsidP="00BF17B0">
            <w:pPr>
              <w:rPr>
                <w:ins w:id="4549" w:author="Laura Viignola" w:date="2017-07-10T16:58:00Z"/>
                <w:lang w:val="it-IT"/>
              </w:rPr>
            </w:pPr>
            <w:ins w:id="455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82588" w14:textId="77777777" w:rsidR="00BF17B0" w:rsidRDefault="00BF17B0" w:rsidP="00BF17B0">
            <w:pPr>
              <w:rPr>
                <w:ins w:id="4551" w:author="Laura Viignola" w:date="2017-07-10T16:58:00Z"/>
                <w:lang w:val="it-IT"/>
              </w:rPr>
            </w:pPr>
            <w:ins w:id="455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47D0B" w14:textId="77777777" w:rsidR="00BF17B0" w:rsidRPr="006D0755" w:rsidRDefault="00BF17B0" w:rsidP="00BF17B0">
            <w:pPr>
              <w:tabs>
                <w:tab w:val="left" w:pos="1080"/>
                <w:tab w:val="right" w:pos="1196"/>
              </w:tabs>
              <w:rPr>
                <w:ins w:id="4553" w:author="Laura Viignola" w:date="2017-07-10T16:58:00Z"/>
                <w:rFonts w:asciiTheme="minorHAnsi" w:hAnsiTheme="minorHAnsi"/>
                <w:lang w:val="it-IT"/>
              </w:rPr>
            </w:pPr>
            <w:ins w:id="4554"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368DD009" w14:textId="77777777" w:rsidR="00BF17B0" w:rsidRDefault="00BF17B0" w:rsidP="00BF17B0">
            <w:pPr>
              <w:jc w:val="right"/>
              <w:rPr>
                <w:ins w:id="4555" w:author="Laura Viignola" w:date="2017-07-10T16:58:00Z"/>
                <w:rFonts w:ascii="Calibri" w:eastAsia="Calibri" w:hAnsi="Calibri" w:cs="Calibri"/>
                <w:lang w:val="it-IT"/>
              </w:rPr>
            </w:pPr>
            <w:ins w:id="4556" w:author="Laura Viignola" w:date="2017-07-10T16:58:00Z">
              <w:r>
                <w:rPr>
                  <w:rFonts w:ascii="Calibri" w:eastAsia="Calibri" w:hAnsi="Calibri" w:cs="Calibri"/>
                  <w:lang w:val="it-IT"/>
                </w:rPr>
                <w:t>0.7545</w:t>
              </w:r>
            </w:ins>
          </w:p>
        </w:tc>
      </w:tr>
      <w:tr w:rsidR="00BF17B0" w14:paraId="2BF83E16" w14:textId="77777777" w:rsidTr="00BF17B0">
        <w:trPr>
          <w:ins w:id="455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57117" w14:textId="77777777" w:rsidR="00BF17B0" w:rsidRDefault="00BF17B0" w:rsidP="00BF17B0">
            <w:pPr>
              <w:rPr>
                <w:ins w:id="4558" w:author="Laura Viignola" w:date="2017-07-10T16:58:00Z"/>
                <w:lang w:val="it-IT"/>
              </w:rPr>
            </w:pPr>
            <w:ins w:id="455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9044D0" w14:textId="77777777" w:rsidR="00BF17B0" w:rsidRDefault="00BF17B0" w:rsidP="00BF17B0">
            <w:pPr>
              <w:rPr>
                <w:ins w:id="4560" w:author="Laura Viignola" w:date="2017-07-10T16:58:00Z"/>
                <w:lang w:val="it-IT"/>
              </w:rPr>
            </w:pPr>
            <w:ins w:id="456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CC803" w14:textId="77777777" w:rsidR="00BF17B0" w:rsidRDefault="00BF17B0" w:rsidP="00BF17B0">
            <w:pPr>
              <w:rPr>
                <w:ins w:id="4562" w:author="Laura Viignola" w:date="2017-07-10T16:58:00Z"/>
                <w:lang w:val="it-IT"/>
              </w:rPr>
            </w:pPr>
            <w:ins w:id="456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1FD05" w14:textId="77777777" w:rsidR="00BF17B0" w:rsidRPr="006D0755" w:rsidRDefault="00BF17B0" w:rsidP="00BF17B0">
            <w:pPr>
              <w:jc w:val="right"/>
              <w:rPr>
                <w:ins w:id="4564" w:author="Laura Viignola" w:date="2017-07-10T16:58:00Z"/>
                <w:rFonts w:asciiTheme="minorHAnsi" w:hAnsiTheme="minorHAnsi"/>
                <w:lang w:val="it-IT"/>
              </w:rPr>
            </w:pPr>
            <w:ins w:id="4565"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ED4922B" w14:textId="77777777" w:rsidR="00BF17B0" w:rsidRDefault="00BF17B0" w:rsidP="00BF17B0">
            <w:pPr>
              <w:jc w:val="right"/>
              <w:rPr>
                <w:ins w:id="4566" w:author="Laura Viignola" w:date="2017-07-10T16:58:00Z"/>
                <w:rFonts w:ascii="Calibri" w:eastAsia="Calibri" w:hAnsi="Calibri" w:cs="Calibri"/>
                <w:lang w:val="it-IT"/>
              </w:rPr>
            </w:pPr>
            <w:ins w:id="4567" w:author="Laura Viignola" w:date="2017-07-10T16:58:00Z">
              <w:r>
                <w:rPr>
                  <w:rFonts w:ascii="Calibri" w:eastAsia="Calibri" w:hAnsi="Calibri" w:cs="Calibri"/>
                  <w:lang w:val="it-IT"/>
                </w:rPr>
                <w:t>13.45</w:t>
              </w:r>
            </w:ins>
          </w:p>
        </w:tc>
      </w:tr>
      <w:tr w:rsidR="00BF17B0" w14:paraId="2CD360C8" w14:textId="77777777" w:rsidTr="00BF17B0">
        <w:trPr>
          <w:ins w:id="456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7289E3" w14:textId="77777777" w:rsidR="00BF17B0" w:rsidRDefault="00BF17B0" w:rsidP="00BF17B0">
            <w:pPr>
              <w:rPr>
                <w:ins w:id="4569" w:author="Laura Viignola" w:date="2017-07-10T16:58:00Z"/>
                <w:lang w:val="it-IT"/>
              </w:rPr>
            </w:pPr>
            <w:ins w:id="457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20B6A2" w14:textId="77777777" w:rsidR="00BF17B0" w:rsidRDefault="00BF17B0" w:rsidP="00BF17B0">
            <w:pPr>
              <w:rPr>
                <w:ins w:id="4571" w:author="Laura Viignola" w:date="2017-07-10T16:58:00Z"/>
                <w:lang w:val="it-IT"/>
              </w:rPr>
            </w:pPr>
            <w:ins w:id="457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0B57B8" w14:textId="77777777" w:rsidR="00BF17B0" w:rsidRDefault="00BF17B0" w:rsidP="00BF17B0">
            <w:pPr>
              <w:rPr>
                <w:ins w:id="4573" w:author="Laura Viignola" w:date="2017-07-10T16:58:00Z"/>
                <w:lang w:val="it-IT"/>
              </w:rPr>
            </w:pPr>
            <w:ins w:id="457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0F2C7" w14:textId="77777777" w:rsidR="00BF17B0" w:rsidRPr="006D0755" w:rsidRDefault="00BF17B0" w:rsidP="00BF17B0">
            <w:pPr>
              <w:jc w:val="right"/>
              <w:rPr>
                <w:ins w:id="4575" w:author="Laura Viignola" w:date="2017-07-10T16:58:00Z"/>
                <w:rFonts w:asciiTheme="minorHAnsi" w:hAnsiTheme="minorHAnsi"/>
                <w:lang w:val="it-IT"/>
              </w:rPr>
            </w:pPr>
            <w:ins w:id="4576"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2EDE9A54" w14:textId="77777777" w:rsidR="00BF17B0" w:rsidRDefault="00BF17B0" w:rsidP="00BF17B0">
            <w:pPr>
              <w:jc w:val="right"/>
              <w:rPr>
                <w:ins w:id="4577" w:author="Laura Viignola" w:date="2017-07-10T16:58:00Z"/>
                <w:rFonts w:ascii="Calibri" w:eastAsia="Calibri" w:hAnsi="Calibri" w:cs="Calibri"/>
                <w:lang w:val="it-IT"/>
              </w:rPr>
            </w:pPr>
            <w:ins w:id="4578" w:author="Laura Viignola" w:date="2017-07-10T16:58:00Z">
              <w:r>
                <w:rPr>
                  <w:rFonts w:ascii="Calibri" w:eastAsia="Calibri" w:hAnsi="Calibri" w:cs="Calibri"/>
                  <w:lang w:val="it-IT"/>
                </w:rPr>
                <w:t>1.87</w:t>
              </w:r>
            </w:ins>
          </w:p>
        </w:tc>
      </w:tr>
    </w:tbl>
    <w:p w14:paraId="4434B172" w14:textId="77777777" w:rsidR="00BF17B0" w:rsidRDefault="00BF17B0" w:rsidP="00BF17B0">
      <w:pPr>
        <w:rPr>
          <w:ins w:id="4579" w:author="Laura Viignola" w:date="2017-07-10T16:58:00Z"/>
          <w:rFonts w:eastAsia="Trebuchet MS"/>
        </w:rPr>
      </w:pPr>
    </w:p>
    <w:p w14:paraId="3488459F" w14:textId="77777777" w:rsidR="00BF17B0" w:rsidRDefault="00BF17B0" w:rsidP="00BF17B0">
      <w:pPr>
        <w:rPr>
          <w:ins w:id="4580" w:author="Laura Viignola" w:date="2017-07-10T16:58:00Z"/>
          <w:rFonts w:eastAsia="Trebuchet MS"/>
        </w:rPr>
      </w:pPr>
    </w:p>
    <w:p w14:paraId="6AE3AB1E" w14:textId="77777777" w:rsidR="00BF17B0" w:rsidRDefault="00BF17B0" w:rsidP="00BF17B0">
      <w:pPr>
        <w:rPr>
          <w:ins w:id="4581" w:author="Laura Viignola" w:date="2017-07-10T16:58:00Z"/>
          <w:rFonts w:eastAsia="Trebuchet MS"/>
        </w:rPr>
      </w:pPr>
    </w:p>
    <w:p w14:paraId="64D9ADEC" w14:textId="7FDE0919" w:rsidR="005A2227" w:rsidRPr="00E352EF" w:rsidDel="00BF17B0" w:rsidRDefault="0097053A" w:rsidP="002B273C">
      <w:pPr>
        <w:pStyle w:val="Stile3"/>
        <w:rPr>
          <w:del w:id="4582" w:author="Laura Viignola" w:date="2017-07-10T16:58:00Z"/>
          <w:lang w:val="en-GB"/>
        </w:rPr>
      </w:pPr>
      <w:del w:id="4583" w:author="Laura Viignola" w:date="2017-07-10T16:58:00Z">
        <w:r w:rsidRPr="00E352EF" w:rsidDel="00BF17B0">
          <w:rPr>
            <w:lang w:val="en-GB"/>
          </w:rPr>
          <w:lastRenderedPageBreak/>
          <w:delText>listsum</w:delText>
        </w:r>
        <w:bookmarkEnd w:id="412"/>
        <w:bookmarkEnd w:id="413"/>
        <w:bookmarkEnd w:id="414"/>
      </w:del>
    </w:p>
    <w:p w14:paraId="0DF22243" w14:textId="776140BE" w:rsidR="005A2227" w:rsidRPr="00E352EF" w:rsidDel="00BF17B0" w:rsidRDefault="0097053A" w:rsidP="00801376">
      <w:pPr>
        <w:rPr>
          <w:del w:id="4584" w:author="Laura Viignola" w:date="2017-07-10T16:58:00Z"/>
          <w:rFonts w:ascii="Cambria" w:hAnsi="Cambria"/>
        </w:rPr>
      </w:pPr>
      <w:del w:id="4585" w:author="Laura Viignola" w:date="2017-07-10T16:58:00Z">
        <w:r w:rsidRPr="00E352EF" w:rsidDel="00BF17B0">
          <w:rPr>
            <w:rFonts w:ascii="Cambria" w:eastAsia="Calibri" w:hAnsi="Cambria" w:cs="Calibri"/>
            <w:i/>
            <w:color w:val="5B9BD5"/>
          </w:rPr>
          <w:delText>Semantics</w:delText>
        </w:r>
      </w:del>
    </w:p>
    <w:p w14:paraId="1D190A8E" w14:textId="7A77B07A" w:rsidR="00801376" w:rsidRPr="00E352EF" w:rsidDel="00BF17B0" w:rsidRDefault="00280F95" w:rsidP="00801376">
      <w:pPr>
        <w:rPr>
          <w:del w:id="4586" w:author="Laura Viignola" w:date="2017-07-10T16:58:00Z"/>
          <w:rFonts w:ascii="Cambria" w:eastAsia="Calibri" w:hAnsi="Cambria" w:cs="Calibri"/>
          <w:i/>
          <w:color w:val="5B9BD5"/>
        </w:rPr>
      </w:pPr>
      <w:del w:id="4587" w:author="Laura Viignola" w:date="2017-07-10T16:58:00Z">
        <w:r w:rsidRPr="00E352EF" w:rsidDel="00BF17B0">
          <w:rPr>
            <w:b/>
          </w:rPr>
          <w:delText>listsum</w:delText>
        </w:r>
        <w:r w:rsidRPr="00E352EF" w:rsidDel="00BF17B0">
          <w:delText xml:space="preserve"> returns the sum of the specified values and replaces the missing data points with a zero value</w:delText>
        </w:r>
      </w:del>
    </w:p>
    <w:p w14:paraId="64B6B57D" w14:textId="5CBA4363" w:rsidR="00280F95" w:rsidRPr="00E352EF" w:rsidDel="00BF17B0" w:rsidRDefault="00280F95" w:rsidP="00AC4A81">
      <w:pPr>
        <w:rPr>
          <w:del w:id="4588" w:author="Laura Viignola" w:date="2017-07-10T16:58:00Z"/>
          <w:rFonts w:ascii="Cambria" w:eastAsia="Calibri" w:hAnsi="Cambria" w:cs="Calibri"/>
          <w:i/>
          <w:color w:val="5B9BD5"/>
        </w:rPr>
      </w:pPr>
    </w:p>
    <w:p w14:paraId="505D5653" w14:textId="5FA1D63B" w:rsidR="005A2227" w:rsidRPr="00E352EF" w:rsidDel="00BF17B0" w:rsidRDefault="0097053A" w:rsidP="00AC4A81">
      <w:pPr>
        <w:rPr>
          <w:del w:id="4589" w:author="Laura Viignola" w:date="2017-07-10T16:58:00Z"/>
          <w:rFonts w:ascii="Cambria" w:eastAsia="Calibri" w:hAnsi="Cambria" w:cs="Calibri"/>
          <w:i/>
          <w:color w:val="5B9BD5"/>
        </w:rPr>
      </w:pPr>
      <w:del w:id="4590" w:author="Laura Viignola" w:date="2017-07-10T16:58:00Z">
        <w:r w:rsidRPr="00E352EF" w:rsidDel="00BF17B0">
          <w:rPr>
            <w:rFonts w:ascii="Cambria" w:eastAsia="Calibri" w:hAnsi="Cambria" w:cs="Calibri"/>
            <w:i/>
            <w:color w:val="5B9BD5"/>
          </w:rPr>
          <w:delText>Syntax</w:delText>
        </w:r>
      </w:del>
    </w:p>
    <w:p w14:paraId="27C586CB" w14:textId="13BFFB99" w:rsidR="005A2227" w:rsidRPr="00E352EF" w:rsidDel="00BF17B0" w:rsidRDefault="0097053A" w:rsidP="00801376">
      <w:pPr>
        <w:rPr>
          <w:del w:id="4591" w:author="Laura Viignola" w:date="2017-07-10T16:58:00Z"/>
          <w:rFonts w:ascii="Cambria" w:hAnsi="Cambria"/>
        </w:rPr>
      </w:pPr>
      <w:del w:id="4592" w:author="Laura Viignola" w:date="2017-07-10T16:58:00Z">
        <w:r w:rsidRPr="00E352EF" w:rsidDel="00BF17B0">
          <w:rPr>
            <w:rFonts w:ascii="Cambria" w:eastAsia="Calibri" w:hAnsi="Cambria" w:cs="Calibri"/>
            <w:b/>
          </w:rPr>
          <w:delText>listsum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w:delText>
        </w:r>
        <w:r w:rsidRPr="00E352EF" w:rsidDel="00BF17B0">
          <w:rPr>
            <w:rFonts w:ascii="Cambria" w:eastAsia="Calibri" w:hAnsi="Cambria" w:cs="Calibri"/>
            <w:b/>
          </w:rPr>
          <w:delText>,</w:delText>
        </w:r>
        <w:r w:rsidRPr="00E352EF" w:rsidDel="00BF17B0">
          <w:rPr>
            <w:rFonts w:ascii="Cambria" w:eastAsia="Calibri" w:hAnsi="Cambria" w:cs="Calibri"/>
          </w:rPr>
          <w:delText xml:space="preserve">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 </w:delText>
        </w:r>
        <w:r w:rsidRPr="00E352EF" w:rsidDel="00BF17B0">
          <w:rPr>
            <w:rFonts w:ascii="Cambria" w:eastAsia="Calibri" w:hAnsi="Cambria" w:cs="Calibri"/>
            <w:b/>
          </w:rPr>
          <w:delText>)</w:delText>
        </w:r>
      </w:del>
    </w:p>
    <w:p w14:paraId="5FD0EF03" w14:textId="4723DD9F" w:rsidR="005A2227" w:rsidRPr="00E352EF" w:rsidDel="00BF17B0" w:rsidRDefault="005A2227" w:rsidP="00801376">
      <w:pPr>
        <w:rPr>
          <w:del w:id="4593" w:author="Laura Viignola" w:date="2017-07-10T16:58:00Z"/>
          <w:rFonts w:ascii="Cambria" w:hAnsi="Cambria"/>
        </w:rPr>
      </w:pPr>
    </w:p>
    <w:p w14:paraId="6D6E3B0D" w14:textId="1F87D9DD" w:rsidR="005A2227" w:rsidRPr="00E352EF" w:rsidDel="00BF17B0" w:rsidRDefault="0097053A" w:rsidP="00AC4A81">
      <w:pPr>
        <w:rPr>
          <w:del w:id="4594" w:author="Laura Viignola" w:date="2017-07-10T16:58:00Z"/>
          <w:rFonts w:ascii="Cambria" w:eastAsia="Calibri" w:hAnsi="Cambria" w:cs="Calibri"/>
          <w:i/>
          <w:color w:val="5B9BD5"/>
        </w:rPr>
      </w:pPr>
      <w:del w:id="4595" w:author="Laura Viignola" w:date="2017-07-10T16:58:00Z">
        <w:r w:rsidRPr="00E352EF" w:rsidDel="00BF17B0">
          <w:rPr>
            <w:rFonts w:ascii="Cambria" w:eastAsia="Calibri" w:hAnsi="Cambria" w:cs="Calibri"/>
            <w:i/>
            <w:color w:val="5B9BD5"/>
          </w:rPr>
          <w:delText>Parameters</w:delText>
        </w:r>
      </w:del>
    </w:p>
    <w:p w14:paraId="38DC5051" w14:textId="43087F02" w:rsidR="005A2227" w:rsidRPr="00E352EF" w:rsidDel="00BF17B0" w:rsidRDefault="00801376" w:rsidP="00801376">
      <w:pPr>
        <w:rPr>
          <w:del w:id="4596" w:author="Laura Viignola" w:date="2017-07-10T16:58:00Z"/>
          <w:rFonts w:ascii="Cambria" w:hAnsi="Cambria"/>
        </w:rPr>
      </w:pPr>
      <w:del w:id="4597" w:author="Laura Viignola" w:date="2017-07-10T16:58:00Z">
        <w:r w:rsidRPr="00E352EF" w:rsidDel="00BF17B0">
          <w:rPr>
            <w:rFonts w:ascii="Cambria" w:eastAsia="Calibri" w:hAnsi="Cambria" w:cs="Calibri"/>
            <w:i/>
          </w:rPr>
          <w:delText>d</w:delText>
        </w:r>
        <w:r w:rsidR="0097053A" w:rsidRPr="00E352EF" w:rsidDel="00BF17B0">
          <w:rPr>
            <w:rFonts w:ascii="Cambria" w:eastAsia="Calibri" w:hAnsi="Cambria" w:cs="Calibri"/>
            <w:i/>
          </w:rPr>
          <w:delText>s</w:delText>
        </w:r>
        <w:r w:rsidRPr="00E352EF" w:rsidDel="00BF17B0">
          <w:rPr>
            <w:rFonts w:ascii="Cambria" w:eastAsia="Calibri" w:hAnsi="Cambria" w:cs="Calibri"/>
            <w:i/>
          </w:rPr>
          <w:delText xml:space="preserve"> </w:delText>
        </w:r>
        <w:r w:rsidRPr="00E352EF" w:rsidDel="00BF17B0">
          <w:rPr>
            <w:rFonts w:ascii="Cambria" w:eastAsia="Calibri" w:hAnsi="Cambria" w:cs="Calibri"/>
          </w:rPr>
          <w:delText xml:space="preserve">: </w:delText>
        </w:r>
        <w:r w:rsidR="0097053A" w:rsidRPr="00E352EF" w:rsidDel="00BF17B0">
          <w:rPr>
            <w:rFonts w:ascii="Cambria" w:eastAsia="Calibri" w:hAnsi="Cambria" w:cs="Calibri"/>
          </w:rPr>
          <w:delText>dataset {identifier &lt;IDENT&gt; as scalar-type}+ {measure &lt;IDENT&gt; as number}+</w:delText>
        </w:r>
      </w:del>
    </w:p>
    <w:p w14:paraId="77021128" w14:textId="0D6F7FB0" w:rsidR="005A2227" w:rsidRPr="00E352EF" w:rsidDel="00BF17B0" w:rsidRDefault="0097053A" w:rsidP="00801376">
      <w:pPr>
        <w:rPr>
          <w:del w:id="4598" w:author="Laura Viignola" w:date="2017-07-10T16:58:00Z"/>
          <w:rFonts w:ascii="Cambria" w:eastAsia="Calibri" w:hAnsi="Cambria" w:cs="Calibri"/>
        </w:rPr>
      </w:pPr>
      <w:del w:id="4599" w:author="Laura Viignola" w:date="2017-07-10T16:58:00Z">
        <w:r w:rsidRPr="00E352EF" w:rsidDel="00BF17B0">
          <w:rPr>
            <w:rFonts w:ascii="Cambria" w:hAnsi="Cambria"/>
          </w:rPr>
          <w:tab/>
        </w:r>
        <w:r w:rsidRPr="00E352EF" w:rsidDel="00BF17B0">
          <w:rPr>
            <w:rFonts w:ascii="Cambria" w:eastAsia="Calibri" w:hAnsi="Cambria" w:cs="Calibri"/>
          </w:rPr>
          <w:delText xml:space="preserve">      {attribute &lt;IDENT&gt; as scalar-type}* </w:delText>
        </w:r>
      </w:del>
    </w:p>
    <w:p w14:paraId="255934A7" w14:textId="098228DB" w:rsidR="00DC675D" w:rsidRPr="00E352EF" w:rsidDel="00BF17B0" w:rsidRDefault="00DC675D" w:rsidP="00801376">
      <w:pPr>
        <w:rPr>
          <w:del w:id="4600" w:author="Laura Viignola" w:date="2017-07-10T16:58:00Z"/>
          <w:rFonts w:ascii="Cambria" w:hAnsi="Cambria"/>
        </w:rPr>
      </w:pPr>
    </w:p>
    <w:p w14:paraId="6A45ADBA" w14:textId="009CDF13" w:rsidR="005A2227" w:rsidRPr="00E352EF" w:rsidDel="00BF17B0" w:rsidRDefault="0097053A" w:rsidP="00801376">
      <w:pPr>
        <w:rPr>
          <w:del w:id="4601" w:author="Laura Viignola" w:date="2017-07-10T16:58:00Z"/>
          <w:rFonts w:ascii="Cambria" w:hAnsi="Cambria"/>
        </w:rPr>
      </w:pPr>
      <w:del w:id="4602" w:author="Laura Viignola" w:date="2017-07-10T16:58:00Z">
        <w:r w:rsidRPr="00E352EF" w:rsidDel="00BF17B0">
          <w:rPr>
            <w:rFonts w:ascii="Cambria" w:hAnsi="Cambria"/>
          </w:rPr>
          <w:delText xml:space="preserve">ds – is the input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(s).</w:delText>
        </w:r>
      </w:del>
    </w:p>
    <w:p w14:paraId="0E26A838" w14:textId="1D269CA5" w:rsidR="00801376" w:rsidRPr="00E352EF" w:rsidDel="00BF17B0" w:rsidRDefault="00801376" w:rsidP="00801376">
      <w:pPr>
        <w:rPr>
          <w:del w:id="4603" w:author="Laura Viignola" w:date="2017-07-10T16:58:00Z"/>
          <w:rFonts w:ascii="Cambria" w:eastAsia="Calibri" w:hAnsi="Cambria" w:cs="Calibri"/>
          <w:i/>
          <w:color w:val="5B9BD5"/>
        </w:rPr>
      </w:pPr>
    </w:p>
    <w:p w14:paraId="7C10122E" w14:textId="4E03FF2F" w:rsidR="005A2227" w:rsidRPr="00E352EF" w:rsidDel="00BF17B0" w:rsidRDefault="0097053A" w:rsidP="00AC4A81">
      <w:pPr>
        <w:rPr>
          <w:del w:id="4604" w:author="Laura Viignola" w:date="2017-07-10T16:58:00Z"/>
          <w:rFonts w:ascii="Cambria" w:eastAsia="Calibri" w:hAnsi="Cambria" w:cs="Calibri"/>
          <w:i/>
          <w:color w:val="5B9BD5"/>
        </w:rPr>
      </w:pPr>
      <w:del w:id="4605" w:author="Laura Viignola" w:date="2017-07-10T16:58:00Z">
        <w:r w:rsidRPr="00E352EF" w:rsidDel="00BF17B0">
          <w:rPr>
            <w:rFonts w:ascii="Cambria" w:eastAsia="Calibri" w:hAnsi="Cambria" w:cs="Calibri"/>
            <w:i/>
            <w:color w:val="5B9BD5"/>
          </w:rPr>
          <w:delText>Constraints</w:delText>
        </w:r>
      </w:del>
    </w:p>
    <w:p w14:paraId="0F966480" w14:textId="6E27C106" w:rsidR="005A2227" w:rsidRPr="00E352EF" w:rsidDel="00BF17B0" w:rsidRDefault="0097053A" w:rsidP="00801376">
      <w:pPr>
        <w:rPr>
          <w:del w:id="4606" w:author="Laura Viignola" w:date="2017-07-10T16:58:00Z"/>
          <w:rFonts w:ascii="Cambria" w:hAnsi="Cambria"/>
        </w:rPr>
      </w:pPr>
      <w:del w:id="4607" w:author="Laura Viignola" w:date="2017-07-10T16:58:00Z">
        <w:r w:rsidRPr="00E352EF" w:rsidDel="00BF17B0">
          <w:rPr>
            <w:rFonts w:ascii="Cambria" w:hAnsi="Cambria"/>
          </w:rPr>
          <w:delText xml:space="preserve">The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 xml:space="preserve">(s) must have at least a measure of </w:delText>
        </w:r>
        <w:r w:rsidRPr="00E352EF" w:rsidDel="00BF17B0">
          <w:rPr>
            <w:rFonts w:ascii="Cambria" w:hAnsi="Cambria"/>
            <w:b/>
          </w:rPr>
          <w:delText>numeric</w:delText>
        </w:r>
        <w:r w:rsidRPr="00E352EF" w:rsidDel="00BF17B0">
          <w:rPr>
            <w:rFonts w:ascii="Cambria" w:hAnsi="Cambria"/>
          </w:rPr>
          <w:delText xml:space="preserve"> data type.</w:delText>
        </w:r>
      </w:del>
    </w:p>
    <w:p w14:paraId="179A4AA9" w14:textId="0625069C" w:rsidR="00801376" w:rsidRPr="00E352EF" w:rsidDel="00BF17B0" w:rsidRDefault="00801376" w:rsidP="00801376">
      <w:pPr>
        <w:rPr>
          <w:del w:id="4608" w:author="Laura Viignola" w:date="2017-07-10T16:58:00Z"/>
          <w:rFonts w:ascii="Cambria" w:eastAsia="Calibri" w:hAnsi="Cambria" w:cs="Calibri"/>
          <w:i/>
          <w:color w:val="5B9BD5"/>
        </w:rPr>
      </w:pPr>
    </w:p>
    <w:p w14:paraId="152EE5CD" w14:textId="725B17DB" w:rsidR="005A2227" w:rsidRPr="00E352EF" w:rsidDel="00BF17B0" w:rsidRDefault="0097053A" w:rsidP="00AC4A81">
      <w:pPr>
        <w:rPr>
          <w:del w:id="4609" w:author="Laura Viignola" w:date="2017-07-10T16:58:00Z"/>
          <w:rFonts w:ascii="Cambria" w:eastAsia="Calibri" w:hAnsi="Cambria" w:cs="Calibri"/>
          <w:i/>
          <w:color w:val="5B9BD5"/>
        </w:rPr>
      </w:pPr>
      <w:del w:id="4610" w:author="Laura Viignola" w:date="2017-07-10T16:58:00Z">
        <w:r w:rsidRPr="00E352EF" w:rsidDel="00BF17B0">
          <w:rPr>
            <w:rFonts w:ascii="Cambria" w:eastAsia="Calibri" w:hAnsi="Cambria" w:cs="Calibri"/>
            <w:i/>
            <w:color w:val="5B9BD5"/>
          </w:rPr>
          <w:delText>Returns</w:delText>
        </w:r>
      </w:del>
    </w:p>
    <w:p w14:paraId="4332A9FC" w14:textId="27F49279" w:rsidR="005A2227" w:rsidRPr="00E352EF" w:rsidDel="00BF17B0" w:rsidRDefault="0097053A" w:rsidP="00801376">
      <w:pPr>
        <w:jc w:val="both"/>
        <w:rPr>
          <w:del w:id="4611" w:author="Laura Viignola" w:date="2017-07-10T16:58:00Z"/>
          <w:rFonts w:ascii="Cambria" w:hAnsi="Cambria"/>
        </w:rPr>
      </w:pPr>
      <w:del w:id="4612" w:author="Laura Viignola" w:date="2017-07-10T16:58:00Z">
        <w:r w:rsidRPr="00E352EF" w:rsidDel="00BF17B0">
          <w:rPr>
            <w:rFonts w:ascii="Cambria" w:eastAsia="Calibri" w:hAnsi="Cambria" w:cs="Calibri"/>
          </w:rPr>
          <w:delText xml:space="preserve">A </w:delText>
        </w:r>
        <w:r w:rsidR="00F4601C" w:rsidRPr="00E352EF" w:rsidDel="00BF17B0">
          <w:delText>Dataset</w:delText>
        </w:r>
        <w:r w:rsidRPr="00E352EF" w:rsidDel="00BF17B0">
          <w:rPr>
            <w:rFonts w:ascii="Cambria" w:eastAsia="Calibri" w:hAnsi="Cambria" w:cs="Calibri"/>
          </w:rPr>
          <w:delText xml:space="preserve"> denoting the sum of the values. If any expression evaluates to an empty data point then the 0 value is substituted for that expression. If all operands evaluate to empty data points then no data points are returned (i.e., the result is a </w:delText>
        </w:r>
        <w:r w:rsidR="00F4601C" w:rsidRPr="00E352EF" w:rsidDel="00BF17B0">
          <w:delText>Dataset</w:delText>
        </w:r>
        <w:r w:rsidRPr="00E352EF" w:rsidDel="00BF17B0">
          <w:rPr>
            <w:rFonts w:ascii="Cambria" w:eastAsia="Calibri" w:hAnsi="Cambria" w:cs="Calibri"/>
          </w:rPr>
          <w:delText xml:space="preserve"> containing no data points).</w:delText>
        </w:r>
      </w:del>
    </w:p>
    <w:p w14:paraId="09B01173" w14:textId="6CA40066" w:rsidR="00801376" w:rsidRPr="00E352EF" w:rsidDel="00BF17B0" w:rsidRDefault="00801376" w:rsidP="00801376">
      <w:pPr>
        <w:rPr>
          <w:del w:id="4613" w:author="Laura Viignola" w:date="2017-07-10T16:58:00Z"/>
          <w:rFonts w:ascii="Cambria" w:eastAsia="Calibri" w:hAnsi="Cambria" w:cs="Calibri"/>
          <w:i/>
          <w:color w:val="5B9BD5"/>
        </w:rPr>
      </w:pPr>
    </w:p>
    <w:p w14:paraId="429A27A4" w14:textId="064AEE12" w:rsidR="005A2227" w:rsidRPr="00E352EF" w:rsidDel="00BF17B0" w:rsidRDefault="0097053A" w:rsidP="00AC4A81">
      <w:pPr>
        <w:rPr>
          <w:del w:id="4614" w:author="Laura Viignola" w:date="2017-07-10T16:58:00Z"/>
          <w:rFonts w:ascii="Cambria" w:eastAsia="Calibri" w:hAnsi="Cambria" w:cs="Calibri"/>
          <w:i/>
          <w:color w:val="5B9BD5"/>
        </w:rPr>
      </w:pPr>
      <w:del w:id="4615" w:author="Laura Viignola" w:date="2017-07-10T16:58:00Z">
        <w:r w:rsidRPr="00E352EF" w:rsidDel="00BF17B0">
          <w:rPr>
            <w:rFonts w:ascii="Cambria" w:eastAsia="Calibri" w:hAnsi="Cambria" w:cs="Calibri"/>
            <w:i/>
            <w:color w:val="5B9BD5"/>
          </w:rPr>
          <w:delText>Semantic specification</w:delText>
        </w:r>
      </w:del>
    </w:p>
    <w:p w14:paraId="2EEFA7A1" w14:textId="67927E7D" w:rsidR="005A2227" w:rsidRPr="00E352EF" w:rsidDel="00BF17B0" w:rsidRDefault="0097053A" w:rsidP="00801376">
      <w:pPr>
        <w:jc w:val="both"/>
        <w:rPr>
          <w:del w:id="4616" w:author="Laura Viignola" w:date="2017-07-10T16:58:00Z"/>
          <w:rFonts w:ascii="Cambria" w:hAnsi="Cambria"/>
        </w:rPr>
      </w:pPr>
      <w:del w:id="4617" w:author="Laura Viignola" w:date="2017-07-10T16:58:00Z">
        <w:r w:rsidRPr="00E352EF" w:rsidDel="00BF17B0">
          <w:rPr>
            <w:rFonts w:ascii="Cambria" w:eastAsia="Calibri" w:hAnsi="Cambria" w:cs="Calibri"/>
          </w:rPr>
          <w:delText xml:space="preserve">The difference with the + operator is that </w:delText>
        </w:r>
        <w:r w:rsidRPr="00E352EF" w:rsidDel="00BF17B0">
          <w:rPr>
            <w:rFonts w:ascii="Cambria" w:eastAsia="Calibri" w:hAnsi="Cambria" w:cs="Calibri"/>
            <w:b/>
          </w:rPr>
          <w:delText>listsum</w:delText>
        </w:r>
        <w:r w:rsidRPr="00E352EF" w:rsidDel="00BF17B0">
          <w:rPr>
            <w:rFonts w:ascii="Cambria" w:eastAsia="Calibri" w:hAnsi="Cambria" w:cs="Calibri"/>
          </w:rPr>
          <w:delText xml:space="preserve"> substitutes an empty data point with 0 (therefore returning a result) while the + operator returns an empty data point when one of the operands is an empty data point. </w:delText>
        </w:r>
      </w:del>
    </w:p>
    <w:p w14:paraId="3AFE984A" w14:textId="7A0B6895" w:rsidR="005A2227" w:rsidRPr="00E352EF" w:rsidDel="00BF17B0" w:rsidRDefault="005A2227" w:rsidP="00801376">
      <w:pPr>
        <w:rPr>
          <w:del w:id="4618" w:author="Laura Viignola" w:date="2017-07-10T16:58:00Z"/>
          <w:rFonts w:ascii="Cambria" w:hAnsi="Cambria"/>
        </w:rPr>
      </w:pPr>
    </w:p>
    <w:p w14:paraId="54252FB0" w14:textId="0CD312AA" w:rsidR="005A2227" w:rsidRPr="00E352EF" w:rsidDel="00BF17B0" w:rsidRDefault="00EA6708" w:rsidP="00AC4A81">
      <w:pPr>
        <w:rPr>
          <w:del w:id="4619" w:author="Laura Viignola" w:date="2017-07-10T16:58:00Z"/>
          <w:rFonts w:ascii="Cambria" w:eastAsia="Calibri" w:hAnsi="Cambria" w:cs="Calibri"/>
          <w:i/>
          <w:color w:val="5B9BD5"/>
        </w:rPr>
      </w:pPr>
      <w:del w:id="4620" w:author="Laura Viignola" w:date="2017-07-10T16:58:00Z">
        <w:r w:rsidRPr="00E352EF" w:rsidDel="00BF17B0">
          <w:rPr>
            <w:rFonts w:ascii="Cambria" w:eastAsia="Calibri" w:hAnsi="Cambria" w:cs="Calibri"/>
            <w:i/>
            <w:color w:val="5B9BD5"/>
          </w:rPr>
          <w:delText>Examples</w:delText>
        </w:r>
      </w:del>
    </w:p>
    <w:p w14:paraId="31A366DA" w14:textId="79264DA0" w:rsidR="00EA6708" w:rsidRPr="00E352EF" w:rsidDel="00BF17B0" w:rsidRDefault="0097053A" w:rsidP="00801376">
      <w:pPr>
        <w:rPr>
          <w:del w:id="4621" w:author="Laura Viignola" w:date="2017-07-10T16:58:00Z"/>
          <w:rFonts w:ascii="Cambria" w:hAnsi="Cambria"/>
        </w:rPr>
      </w:pPr>
      <w:del w:id="4622" w:author="Laura Viignola" w:date="2017-07-10T16:58:00Z">
        <w:r w:rsidRPr="00E352EF" w:rsidDel="00BF17B0">
          <w:rPr>
            <w:rFonts w:ascii="Cambria" w:hAnsi="Cambria"/>
          </w:rPr>
          <w:delText xml:space="preserve"> </w:delText>
        </w:r>
      </w:del>
    </w:p>
    <w:p w14:paraId="64AD92F5" w14:textId="0E6C0FA1" w:rsidR="00EA6708" w:rsidRPr="00E352EF" w:rsidDel="00BF17B0" w:rsidRDefault="00EA6708" w:rsidP="00EA6708">
      <w:pPr>
        <w:tabs>
          <w:tab w:val="left" w:pos="0"/>
        </w:tabs>
        <w:spacing w:after="40"/>
        <w:rPr>
          <w:del w:id="4623" w:author="Laura Viignola" w:date="2017-07-10T16:58:00Z"/>
          <w:rFonts w:ascii="Cambria" w:hAnsi="Cambria"/>
        </w:rPr>
      </w:pPr>
      <w:del w:id="4624" w:author="Laura Viignola" w:date="2017-07-10T16:58:00Z">
        <w:r w:rsidRPr="00E352EF" w:rsidDel="00BF17B0">
          <w:rPr>
            <w:rFonts w:ascii="Cambria" w:eastAsia="Calibri" w:hAnsi="Cambria" w:cs="Calibri"/>
          </w:rPr>
          <w:delText xml:space="preserve">1) ds_sum := </w:delText>
        </w:r>
        <w:r w:rsidRPr="00E352EF" w:rsidDel="00BF17B0">
          <w:rPr>
            <w:rFonts w:ascii="Cambria" w:eastAsia="Calibri" w:hAnsi="Cambria" w:cs="Calibri"/>
            <w:b/>
          </w:rPr>
          <w:delText>listsum (</w:delText>
        </w:r>
        <w:r w:rsidRPr="00E352EF" w:rsidDel="00BF17B0">
          <w:rPr>
            <w:rFonts w:ascii="Cambria" w:eastAsia="Calibri" w:hAnsi="Cambria" w:cs="Calibri"/>
          </w:rPr>
          <w:delText xml:space="preserve"> ds_bop1 , ds_bop2 </w:delText>
        </w:r>
        <w:r w:rsidRPr="00E352EF" w:rsidDel="00BF17B0">
          <w:rPr>
            <w:rFonts w:ascii="Cambria" w:eastAsia="Calibri" w:hAnsi="Cambria" w:cs="Calibri"/>
            <w:b/>
          </w:rPr>
          <w:delText>)</w:delText>
        </w:r>
      </w:del>
    </w:p>
    <w:p w14:paraId="71EBB211" w14:textId="62A03B0C" w:rsidR="005A2227" w:rsidRPr="00E352EF" w:rsidDel="00BF17B0" w:rsidRDefault="005A2227" w:rsidP="00801376">
      <w:pPr>
        <w:rPr>
          <w:del w:id="4625" w:author="Laura Viignola" w:date="2017-07-10T16:58:00Z"/>
          <w:rFonts w:ascii="Cambria" w:hAnsi="Cambria"/>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18ED294" w14:textId="7FEEC62E">
        <w:trPr>
          <w:trHeight w:val="374"/>
          <w:del w:id="4626"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1B3A0C" w14:textId="619DDB31" w:rsidR="005A2227" w:rsidRPr="00E352EF" w:rsidDel="00BF17B0" w:rsidRDefault="0097053A">
            <w:pPr>
              <w:rPr>
                <w:del w:id="4627" w:author="Laura Viignola" w:date="2017-07-10T16:58:00Z"/>
              </w:rPr>
            </w:pPr>
            <w:del w:id="4628" w:author="Laura Viignola" w:date="2017-07-10T16:58:00Z">
              <w:r w:rsidRPr="00E352EF" w:rsidDel="00BF17B0">
                <w:rPr>
                  <w:rFonts w:ascii="Calibri" w:eastAsia="Calibri" w:hAnsi="Calibri" w:cs="Calibri"/>
                </w:rPr>
                <w:delText>ds_bop1</w:delText>
              </w:r>
            </w:del>
          </w:p>
        </w:tc>
      </w:tr>
      <w:tr w:rsidR="005A2227" w:rsidRPr="00E352EF" w:rsidDel="00BF17B0" w14:paraId="7902B14E" w14:textId="71EB38EF">
        <w:trPr>
          <w:trHeight w:val="101"/>
          <w:del w:id="4629"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F3120C0" w14:textId="5B397D8C" w:rsidR="005A2227" w:rsidRPr="00E352EF" w:rsidDel="00BF17B0" w:rsidRDefault="0097053A">
            <w:pPr>
              <w:rPr>
                <w:del w:id="4630" w:author="Laura Viignola" w:date="2017-07-10T16:58:00Z"/>
              </w:rPr>
            </w:pPr>
            <w:del w:id="4631"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C24D4C" w14:textId="52BFD1E5" w:rsidR="005A2227" w:rsidRPr="00E352EF" w:rsidDel="00BF17B0" w:rsidRDefault="0097053A">
            <w:pPr>
              <w:rPr>
                <w:del w:id="4632" w:author="Laura Viignola" w:date="2017-07-10T16:58:00Z"/>
              </w:rPr>
            </w:pPr>
            <w:del w:id="4633"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1C6954" w14:textId="7FDCA3B0" w:rsidR="005A2227" w:rsidRPr="00E352EF" w:rsidDel="00BF17B0" w:rsidRDefault="0097053A">
            <w:pPr>
              <w:rPr>
                <w:del w:id="4634" w:author="Laura Viignola" w:date="2017-07-10T16:58:00Z"/>
              </w:rPr>
            </w:pPr>
            <w:del w:id="4635"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173C9" w14:textId="359AB8C1" w:rsidR="005A2227" w:rsidRPr="00E352EF" w:rsidDel="00BF17B0" w:rsidRDefault="0097053A">
            <w:pPr>
              <w:rPr>
                <w:del w:id="4636" w:author="Laura Viignola" w:date="2017-07-10T16:58:00Z"/>
              </w:rPr>
            </w:pPr>
            <w:del w:id="4637"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EC3CFAB" w14:textId="45308857" w:rsidR="005A2227" w:rsidRPr="00E352EF" w:rsidDel="00BF17B0" w:rsidRDefault="0097053A">
            <w:pPr>
              <w:rPr>
                <w:del w:id="4638" w:author="Laura Viignola" w:date="2017-07-10T16:58:00Z"/>
              </w:rPr>
            </w:pPr>
            <w:del w:id="4639" w:author="Laura Viignola" w:date="2017-07-10T16:58:00Z">
              <w:r w:rsidRPr="00E352EF" w:rsidDel="00BF17B0">
                <w:rPr>
                  <w:rFonts w:ascii="Calibri" w:eastAsia="Calibri" w:hAnsi="Calibri" w:cs="Calibri"/>
                  <w:b/>
                </w:rPr>
                <w:delText>OBS_STATUS</w:delText>
              </w:r>
            </w:del>
          </w:p>
        </w:tc>
      </w:tr>
      <w:tr w:rsidR="005A2227" w:rsidRPr="00E352EF" w:rsidDel="00BF17B0" w14:paraId="736BA56D" w14:textId="183BD657">
        <w:trPr>
          <w:trHeight w:val="317"/>
          <w:del w:id="4640"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8E389" w14:textId="1C63C877" w:rsidR="005A2227" w:rsidRPr="00E352EF" w:rsidDel="00BF17B0" w:rsidRDefault="0097053A">
            <w:pPr>
              <w:rPr>
                <w:del w:id="4641" w:author="Laura Viignola" w:date="2017-07-10T16:58:00Z"/>
              </w:rPr>
            </w:pPr>
            <w:del w:id="4642"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DF5AF" w14:textId="2D1E6285" w:rsidR="005A2227" w:rsidRPr="00E352EF" w:rsidDel="00BF17B0" w:rsidRDefault="0097053A">
            <w:pPr>
              <w:rPr>
                <w:del w:id="4643" w:author="Laura Viignola" w:date="2017-07-10T16:58:00Z"/>
              </w:rPr>
            </w:pPr>
            <w:del w:id="4644"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6F83E" w14:textId="48EF7799" w:rsidR="005A2227" w:rsidRPr="00E352EF" w:rsidDel="00BF17B0" w:rsidRDefault="0097053A">
            <w:pPr>
              <w:rPr>
                <w:del w:id="4645" w:author="Laura Viignola" w:date="2017-07-10T16:58:00Z"/>
              </w:rPr>
            </w:pPr>
            <w:del w:id="4646"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E28CF" w14:textId="1CC28637" w:rsidR="005A2227" w:rsidRPr="00E352EF" w:rsidDel="00BF17B0" w:rsidRDefault="0097053A">
            <w:pPr>
              <w:rPr>
                <w:del w:id="4647" w:author="Laura Viignola" w:date="2017-07-10T16:58:00Z"/>
              </w:rPr>
            </w:pPr>
            <w:del w:id="4648" w:author="Laura Viignola" w:date="2017-07-10T16:58:00Z">
              <w:r w:rsidRPr="00E352EF" w:rsidDel="00BF17B0">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04F36" w14:textId="3CB5744F" w:rsidR="005A2227" w:rsidRPr="00E352EF" w:rsidDel="00BF17B0" w:rsidRDefault="0097053A">
            <w:pPr>
              <w:rPr>
                <w:del w:id="4649" w:author="Laura Viignola" w:date="2017-07-10T16:58:00Z"/>
              </w:rPr>
            </w:pPr>
            <w:del w:id="4650" w:author="Laura Viignola" w:date="2017-07-10T16:58:00Z">
              <w:r w:rsidRPr="00E352EF" w:rsidDel="00BF17B0">
                <w:rPr>
                  <w:rFonts w:ascii="Calibri" w:eastAsia="Calibri" w:hAnsi="Calibri" w:cs="Calibri"/>
                </w:rPr>
                <w:delText>D</w:delText>
              </w:r>
            </w:del>
          </w:p>
        </w:tc>
      </w:tr>
      <w:tr w:rsidR="005A2227" w:rsidRPr="00E352EF" w:rsidDel="00BF17B0" w14:paraId="5A6CC10C" w14:textId="7EFA052F">
        <w:trPr>
          <w:trHeight w:val="101"/>
          <w:del w:id="4651"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64C80" w14:textId="24483C9A" w:rsidR="005A2227" w:rsidRPr="00E352EF" w:rsidDel="00BF17B0" w:rsidRDefault="0097053A">
            <w:pPr>
              <w:rPr>
                <w:del w:id="4652" w:author="Laura Viignola" w:date="2017-07-10T16:58:00Z"/>
              </w:rPr>
            </w:pPr>
            <w:del w:id="4653"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6E65" w14:textId="61048A37" w:rsidR="005A2227" w:rsidRPr="00E352EF" w:rsidDel="00BF17B0" w:rsidRDefault="0097053A">
            <w:pPr>
              <w:rPr>
                <w:del w:id="4654" w:author="Laura Viignola" w:date="2017-07-10T16:58:00Z"/>
              </w:rPr>
            </w:pPr>
            <w:del w:id="4655"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4CC64" w14:textId="13FF046F" w:rsidR="005A2227" w:rsidRPr="00E352EF" w:rsidDel="00BF17B0" w:rsidRDefault="0097053A">
            <w:pPr>
              <w:rPr>
                <w:del w:id="4656" w:author="Laura Viignola" w:date="2017-07-10T16:58:00Z"/>
              </w:rPr>
            </w:pPr>
            <w:del w:id="4657"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1FEE8" w14:textId="482066CB" w:rsidR="005A2227" w:rsidRPr="00E352EF" w:rsidDel="00BF17B0" w:rsidRDefault="0097053A">
            <w:pPr>
              <w:rPr>
                <w:del w:id="4658" w:author="Laura Viignola" w:date="2017-07-10T16:58:00Z"/>
              </w:rPr>
            </w:pPr>
            <w:del w:id="4659"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CD74E" w14:textId="0F8F13DF" w:rsidR="005A2227" w:rsidRPr="00E352EF" w:rsidDel="00BF17B0" w:rsidRDefault="0097053A">
            <w:pPr>
              <w:rPr>
                <w:del w:id="4660" w:author="Laura Viignola" w:date="2017-07-10T16:58:00Z"/>
              </w:rPr>
            </w:pPr>
            <w:del w:id="4661" w:author="Laura Viignola" w:date="2017-07-10T16:58:00Z">
              <w:r w:rsidRPr="00E352EF" w:rsidDel="00BF17B0">
                <w:rPr>
                  <w:rFonts w:ascii="Calibri" w:eastAsia="Calibri" w:hAnsi="Calibri" w:cs="Calibri"/>
                </w:rPr>
                <w:delText>P</w:delText>
              </w:r>
            </w:del>
          </w:p>
        </w:tc>
      </w:tr>
      <w:tr w:rsidR="005A2227" w:rsidRPr="00E352EF" w:rsidDel="00BF17B0" w14:paraId="15923602" w14:textId="4C10630B">
        <w:trPr>
          <w:trHeight w:val="101"/>
          <w:del w:id="4662"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6D0FD" w14:textId="6E597D9A" w:rsidR="005A2227" w:rsidRPr="00E352EF" w:rsidDel="00BF17B0" w:rsidRDefault="0097053A">
            <w:pPr>
              <w:rPr>
                <w:del w:id="4663" w:author="Laura Viignola" w:date="2017-07-10T16:58:00Z"/>
              </w:rPr>
            </w:pPr>
            <w:del w:id="4664"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C3567" w14:textId="4AD18B34" w:rsidR="005A2227" w:rsidRPr="00E352EF" w:rsidDel="00BF17B0" w:rsidRDefault="0097053A">
            <w:pPr>
              <w:rPr>
                <w:del w:id="4665" w:author="Laura Viignola" w:date="2017-07-10T16:58:00Z"/>
              </w:rPr>
            </w:pPr>
            <w:del w:id="4666"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992CC" w14:textId="2A22833A" w:rsidR="005A2227" w:rsidRPr="00E352EF" w:rsidDel="00BF17B0" w:rsidRDefault="0097053A">
            <w:pPr>
              <w:rPr>
                <w:del w:id="4667" w:author="Laura Viignola" w:date="2017-07-10T16:58:00Z"/>
              </w:rPr>
            </w:pPr>
            <w:del w:id="4668"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188E8" w14:textId="6EA29818" w:rsidR="005A2227" w:rsidRPr="00E352EF" w:rsidDel="00BF17B0" w:rsidRDefault="0097053A">
            <w:pPr>
              <w:rPr>
                <w:del w:id="4669" w:author="Laura Viignola" w:date="2017-07-10T16:58:00Z"/>
              </w:rPr>
            </w:pPr>
            <w:del w:id="4670"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DFC3B" w14:textId="34195CF8" w:rsidR="005A2227" w:rsidRPr="00E352EF" w:rsidDel="00BF17B0" w:rsidRDefault="0097053A">
            <w:pPr>
              <w:rPr>
                <w:del w:id="4671" w:author="Laura Viignola" w:date="2017-07-10T16:58:00Z"/>
              </w:rPr>
            </w:pPr>
            <w:del w:id="4672" w:author="Laura Viignola" w:date="2017-07-10T16:58:00Z">
              <w:r w:rsidRPr="00E352EF" w:rsidDel="00BF17B0">
                <w:rPr>
                  <w:rFonts w:ascii="Calibri" w:eastAsia="Calibri" w:hAnsi="Calibri" w:cs="Calibri"/>
                </w:rPr>
                <w:delText>P</w:delText>
              </w:r>
            </w:del>
          </w:p>
        </w:tc>
      </w:tr>
    </w:tbl>
    <w:p w14:paraId="252EA4A6" w14:textId="2BB48BBE" w:rsidR="005A2227" w:rsidRPr="00E352EF" w:rsidDel="00BF17B0" w:rsidRDefault="005A2227">
      <w:pPr>
        <w:tabs>
          <w:tab w:val="left" w:pos="0"/>
        </w:tabs>
        <w:spacing w:after="40"/>
        <w:rPr>
          <w:del w:id="4673"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AAEBA4D" w14:textId="4018265A">
        <w:trPr>
          <w:trHeight w:val="374"/>
          <w:del w:id="4674"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6F3772" w14:textId="68A94064" w:rsidR="005A2227" w:rsidRPr="00E352EF" w:rsidDel="00BF17B0" w:rsidRDefault="0097053A">
            <w:pPr>
              <w:rPr>
                <w:del w:id="4675" w:author="Laura Viignola" w:date="2017-07-10T16:58:00Z"/>
              </w:rPr>
            </w:pPr>
            <w:del w:id="4676" w:author="Laura Viignola" w:date="2017-07-10T16:58:00Z">
              <w:r w:rsidRPr="00E352EF" w:rsidDel="00BF17B0">
                <w:rPr>
                  <w:rFonts w:ascii="Calibri" w:eastAsia="Calibri" w:hAnsi="Calibri" w:cs="Calibri"/>
                </w:rPr>
                <w:delText>ds_bop2</w:delText>
              </w:r>
            </w:del>
          </w:p>
        </w:tc>
      </w:tr>
      <w:tr w:rsidR="005A2227" w:rsidRPr="00E352EF" w:rsidDel="00BF17B0" w14:paraId="246DA5F2" w14:textId="3AA4C11E">
        <w:trPr>
          <w:trHeight w:val="101"/>
          <w:del w:id="4677"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C2DE40D" w14:textId="5D9A0C04" w:rsidR="005A2227" w:rsidRPr="00E352EF" w:rsidDel="00BF17B0" w:rsidRDefault="0097053A">
            <w:pPr>
              <w:rPr>
                <w:del w:id="4678" w:author="Laura Viignola" w:date="2017-07-10T16:58:00Z"/>
              </w:rPr>
            </w:pPr>
            <w:del w:id="4679"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2BCE3" w14:textId="1F824C61" w:rsidR="005A2227" w:rsidRPr="00E352EF" w:rsidDel="00BF17B0" w:rsidRDefault="0097053A">
            <w:pPr>
              <w:rPr>
                <w:del w:id="4680" w:author="Laura Viignola" w:date="2017-07-10T16:58:00Z"/>
              </w:rPr>
            </w:pPr>
            <w:del w:id="4681"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365152D" w14:textId="5F1C02B1" w:rsidR="005A2227" w:rsidRPr="00E352EF" w:rsidDel="00BF17B0" w:rsidRDefault="0097053A">
            <w:pPr>
              <w:rPr>
                <w:del w:id="4682" w:author="Laura Viignola" w:date="2017-07-10T16:58:00Z"/>
              </w:rPr>
            </w:pPr>
            <w:del w:id="4683"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EA287B" w14:textId="2AACF684" w:rsidR="005A2227" w:rsidRPr="00E352EF" w:rsidDel="00BF17B0" w:rsidRDefault="0097053A">
            <w:pPr>
              <w:rPr>
                <w:del w:id="4684" w:author="Laura Viignola" w:date="2017-07-10T16:58:00Z"/>
              </w:rPr>
            </w:pPr>
            <w:del w:id="4685"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D1FB4F3" w14:textId="0A6E0AE6" w:rsidR="005A2227" w:rsidRPr="00E352EF" w:rsidDel="00BF17B0" w:rsidRDefault="0097053A">
            <w:pPr>
              <w:rPr>
                <w:del w:id="4686" w:author="Laura Viignola" w:date="2017-07-10T16:58:00Z"/>
              </w:rPr>
            </w:pPr>
            <w:del w:id="4687" w:author="Laura Viignola" w:date="2017-07-10T16:58:00Z">
              <w:r w:rsidRPr="00E352EF" w:rsidDel="00BF17B0">
                <w:rPr>
                  <w:rFonts w:ascii="Calibri" w:eastAsia="Calibri" w:hAnsi="Calibri" w:cs="Calibri"/>
                  <w:b/>
                </w:rPr>
                <w:delText>OBS_STATUS</w:delText>
              </w:r>
            </w:del>
          </w:p>
        </w:tc>
      </w:tr>
      <w:tr w:rsidR="005A2227" w:rsidRPr="00E352EF" w:rsidDel="00BF17B0" w14:paraId="0FA37897" w14:textId="79A92BEE">
        <w:trPr>
          <w:trHeight w:val="317"/>
          <w:del w:id="468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3FC53" w14:textId="2FD4AB8A" w:rsidR="005A2227" w:rsidRPr="00E352EF" w:rsidDel="00BF17B0" w:rsidRDefault="0097053A">
            <w:pPr>
              <w:rPr>
                <w:del w:id="4689" w:author="Laura Viignola" w:date="2017-07-10T16:58:00Z"/>
              </w:rPr>
            </w:pPr>
            <w:del w:id="469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3B399" w14:textId="16782690" w:rsidR="005A2227" w:rsidRPr="00E352EF" w:rsidDel="00BF17B0" w:rsidRDefault="0097053A">
            <w:pPr>
              <w:rPr>
                <w:del w:id="4691" w:author="Laura Viignola" w:date="2017-07-10T16:58:00Z"/>
              </w:rPr>
            </w:pPr>
            <w:del w:id="4692"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DDE4E" w14:textId="3FC63578" w:rsidR="005A2227" w:rsidRPr="00E352EF" w:rsidDel="00BF17B0" w:rsidRDefault="0097053A">
            <w:pPr>
              <w:rPr>
                <w:del w:id="4693" w:author="Laura Viignola" w:date="2017-07-10T16:58:00Z"/>
              </w:rPr>
            </w:pPr>
            <w:del w:id="469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063B91" w14:textId="7AC3BC99" w:rsidR="005A2227" w:rsidRPr="00E352EF" w:rsidDel="00BF17B0" w:rsidRDefault="0097053A">
            <w:pPr>
              <w:rPr>
                <w:del w:id="4695" w:author="Laura Viignola" w:date="2017-07-10T16:58:00Z"/>
              </w:rPr>
            </w:pPr>
            <w:del w:id="4696" w:author="Laura Viignola" w:date="2017-07-10T16:58:00Z">
              <w:r w:rsidRPr="00E352EF" w:rsidDel="00BF17B0">
                <w:rPr>
                  <w:rFonts w:ascii="Calibri" w:eastAsia="Calibri" w:hAnsi="Calibri" w:cs="Calibri"/>
                </w:rPr>
                <w:delText xml:space="preserve">10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7EC5D" w14:textId="74B5B337" w:rsidR="005A2227" w:rsidRPr="00E352EF" w:rsidDel="00BF17B0" w:rsidRDefault="0097053A">
            <w:pPr>
              <w:rPr>
                <w:del w:id="4697" w:author="Laura Viignola" w:date="2017-07-10T16:58:00Z"/>
              </w:rPr>
            </w:pPr>
            <w:del w:id="4698" w:author="Laura Viignola" w:date="2017-07-10T16:58:00Z">
              <w:r w:rsidRPr="00E352EF" w:rsidDel="00BF17B0">
                <w:rPr>
                  <w:rFonts w:ascii="Calibri" w:eastAsia="Calibri" w:hAnsi="Calibri" w:cs="Calibri"/>
                </w:rPr>
                <w:delText>D</w:delText>
              </w:r>
            </w:del>
          </w:p>
        </w:tc>
      </w:tr>
    </w:tbl>
    <w:p w14:paraId="0D55F34E" w14:textId="6A07397A" w:rsidR="005A2227" w:rsidRPr="00E352EF" w:rsidDel="00BF17B0" w:rsidRDefault="005A2227">
      <w:pPr>
        <w:tabs>
          <w:tab w:val="left" w:pos="0"/>
        </w:tabs>
        <w:spacing w:after="40"/>
        <w:rPr>
          <w:del w:id="4699"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9C55472" w14:textId="6EDF3A03">
        <w:trPr>
          <w:trHeight w:val="374"/>
          <w:del w:id="4700"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639E86" w14:textId="335F6CD7" w:rsidR="005A2227" w:rsidRPr="00E352EF" w:rsidDel="00BF17B0" w:rsidRDefault="0097053A">
            <w:pPr>
              <w:rPr>
                <w:del w:id="4701" w:author="Laura Viignola" w:date="2017-07-10T16:58:00Z"/>
              </w:rPr>
            </w:pPr>
            <w:del w:id="4702" w:author="Laura Viignola" w:date="2017-07-10T16:58:00Z">
              <w:r w:rsidRPr="00E352EF" w:rsidDel="00BF17B0">
                <w:rPr>
                  <w:rFonts w:ascii="Calibri" w:eastAsia="Calibri" w:hAnsi="Calibri" w:cs="Calibri"/>
                </w:rPr>
                <w:delText>ds_sum</w:delText>
              </w:r>
            </w:del>
          </w:p>
        </w:tc>
      </w:tr>
      <w:tr w:rsidR="005A2227" w:rsidRPr="00E352EF" w:rsidDel="00BF17B0" w14:paraId="1EC89915" w14:textId="7B80EA1F">
        <w:trPr>
          <w:trHeight w:val="101"/>
          <w:del w:id="4703"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45641E" w14:textId="0C1862F8" w:rsidR="005A2227" w:rsidRPr="00E352EF" w:rsidDel="00BF17B0" w:rsidRDefault="0097053A">
            <w:pPr>
              <w:rPr>
                <w:del w:id="4704" w:author="Laura Viignola" w:date="2017-07-10T16:58:00Z"/>
              </w:rPr>
            </w:pPr>
            <w:del w:id="4705"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B1EB069" w14:textId="011F871F" w:rsidR="005A2227" w:rsidRPr="00E352EF" w:rsidDel="00BF17B0" w:rsidRDefault="0097053A">
            <w:pPr>
              <w:rPr>
                <w:del w:id="4706" w:author="Laura Viignola" w:date="2017-07-10T16:58:00Z"/>
              </w:rPr>
            </w:pPr>
            <w:del w:id="4707"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6279FF" w14:textId="62209BCB" w:rsidR="005A2227" w:rsidRPr="00E352EF" w:rsidDel="00BF17B0" w:rsidRDefault="0097053A">
            <w:pPr>
              <w:rPr>
                <w:del w:id="4708" w:author="Laura Viignola" w:date="2017-07-10T16:58:00Z"/>
              </w:rPr>
            </w:pPr>
            <w:del w:id="4709"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EFAEA" w14:textId="2A936F83" w:rsidR="005A2227" w:rsidRPr="00E352EF" w:rsidDel="00BF17B0" w:rsidRDefault="0097053A">
            <w:pPr>
              <w:rPr>
                <w:del w:id="4710" w:author="Laura Viignola" w:date="2017-07-10T16:58:00Z"/>
              </w:rPr>
            </w:pPr>
            <w:del w:id="4711"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21C9D3B" w14:textId="5AAB5FA4" w:rsidR="005A2227" w:rsidRPr="00E352EF" w:rsidDel="00BF17B0" w:rsidRDefault="0097053A">
            <w:pPr>
              <w:rPr>
                <w:del w:id="4712" w:author="Laura Viignola" w:date="2017-07-10T16:58:00Z"/>
              </w:rPr>
            </w:pPr>
            <w:del w:id="4713" w:author="Laura Viignola" w:date="2017-07-10T16:58:00Z">
              <w:r w:rsidRPr="00E352EF" w:rsidDel="00BF17B0">
                <w:rPr>
                  <w:rFonts w:ascii="Calibri" w:eastAsia="Calibri" w:hAnsi="Calibri" w:cs="Calibri"/>
                  <w:b/>
                </w:rPr>
                <w:delText>OBS_STATUS</w:delText>
              </w:r>
            </w:del>
          </w:p>
        </w:tc>
      </w:tr>
      <w:tr w:rsidR="005A2227" w:rsidRPr="00E352EF" w:rsidDel="00BF17B0" w14:paraId="491DDAF0" w14:textId="7758BE1D">
        <w:trPr>
          <w:trHeight w:val="317"/>
          <w:del w:id="4714"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7A66" w14:textId="474A9138" w:rsidR="005A2227" w:rsidRPr="00E352EF" w:rsidDel="00BF17B0" w:rsidRDefault="0097053A">
            <w:pPr>
              <w:rPr>
                <w:del w:id="4715" w:author="Laura Viignola" w:date="2017-07-10T16:58:00Z"/>
              </w:rPr>
            </w:pPr>
            <w:del w:id="4716"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55546" w14:textId="4FF9CBD7" w:rsidR="005A2227" w:rsidRPr="00E352EF" w:rsidDel="00BF17B0" w:rsidRDefault="0097053A">
            <w:pPr>
              <w:rPr>
                <w:del w:id="4717" w:author="Laura Viignola" w:date="2017-07-10T16:58:00Z"/>
              </w:rPr>
            </w:pPr>
            <w:del w:id="4718"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B53D70" w14:textId="54CB1475" w:rsidR="005A2227" w:rsidRPr="00E352EF" w:rsidDel="00BF17B0" w:rsidRDefault="0097053A">
            <w:pPr>
              <w:rPr>
                <w:del w:id="4719" w:author="Laura Viignola" w:date="2017-07-10T16:58:00Z"/>
              </w:rPr>
            </w:pPr>
            <w:del w:id="4720"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2D7D1" w14:textId="66DD5902" w:rsidR="005A2227" w:rsidRPr="00E352EF" w:rsidDel="00BF17B0" w:rsidRDefault="0097053A">
            <w:pPr>
              <w:rPr>
                <w:del w:id="4721" w:author="Laura Viignola" w:date="2017-07-10T16:58:00Z"/>
              </w:rPr>
            </w:pPr>
            <w:del w:id="4722"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E3681" w14:textId="79240ECD" w:rsidR="005A2227" w:rsidRPr="00E352EF" w:rsidDel="00BF17B0" w:rsidRDefault="0097053A">
            <w:pPr>
              <w:rPr>
                <w:del w:id="4723" w:author="Laura Viignola" w:date="2017-07-10T16:58:00Z"/>
              </w:rPr>
            </w:pPr>
            <w:del w:id="4724" w:author="Laura Viignola" w:date="2017-07-10T16:58:00Z">
              <w:r w:rsidRPr="00E352EF" w:rsidDel="00BF17B0">
                <w:rPr>
                  <w:rFonts w:ascii="Calibri" w:eastAsia="Calibri" w:hAnsi="Calibri" w:cs="Calibri"/>
                </w:rPr>
                <w:delText>D</w:delText>
              </w:r>
            </w:del>
          </w:p>
        </w:tc>
      </w:tr>
      <w:tr w:rsidR="005A2227" w:rsidRPr="00E352EF" w:rsidDel="00BF17B0" w14:paraId="28F8E32C" w14:textId="59EEA462">
        <w:trPr>
          <w:trHeight w:val="101"/>
          <w:del w:id="4725"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50E7E" w14:textId="7C73E1AF" w:rsidR="005A2227" w:rsidRPr="00E352EF" w:rsidDel="00BF17B0" w:rsidRDefault="0097053A">
            <w:pPr>
              <w:rPr>
                <w:del w:id="4726" w:author="Laura Viignola" w:date="2017-07-10T16:58:00Z"/>
              </w:rPr>
            </w:pPr>
            <w:del w:id="4727"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9C16D" w14:textId="6B21C2D5" w:rsidR="005A2227" w:rsidRPr="00E352EF" w:rsidDel="00BF17B0" w:rsidRDefault="0097053A">
            <w:pPr>
              <w:rPr>
                <w:del w:id="4728" w:author="Laura Viignola" w:date="2017-07-10T16:58:00Z"/>
              </w:rPr>
            </w:pPr>
            <w:del w:id="4729"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E61A5" w14:textId="6A5D161E" w:rsidR="005A2227" w:rsidRPr="00E352EF" w:rsidDel="00BF17B0" w:rsidRDefault="0097053A">
            <w:pPr>
              <w:rPr>
                <w:del w:id="4730" w:author="Laura Viignola" w:date="2017-07-10T16:58:00Z"/>
              </w:rPr>
            </w:pPr>
            <w:del w:id="4731"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B1C4" w14:textId="2B3BF26D" w:rsidR="005A2227" w:rsidRPr="00E352EF" w:rsidDel="00BF17B0" w:rsidRDefault="0097053A">
            <w:pPr>
              <w:rPr>
                <w:del w:id="4732" w:author="Laura Viignola" w:date="2017-07-10T16:58:00Z"/>
              </w:rPr>
            </w:pPr>
            <w:del w:id="4733"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844FE0" w14:textId="0A221E3C" w:rsidR="005A2227" w:rsidRPr="00E352EF" w:rsidDel="00BF17B0" w:rsidRDefault="0097053A">
            <w:pPr>
              <w:rPr>
                <w:del w:id="4734" w:author="Laura Viignola" w:date="2017-07-10T16:58:00Z"/>
              </w:rPr>
            </w:pPr>
            <w:del w:id="4735" w:author="Laura Viignola" w:date="2017-07-10T16:58:00Z">
              <w:r w:rsidRPr="00E352EF" w:rsidDel="00BF17B0">
                <w:rPr>
                  <w:rFonts w:ascii="Calibri" w:eastAsia="Calibri" w:hAnsi="Calibri" w:cs="Calibri"/>
                </w:rPr>
                <w:delText>P</w:delText>
              </w:r>
            </w:del>
          </w:p>
        </w:tc>
      </w:tr>
      <w:tr w:rsidR="005A2227" w:rsidRPr="00E352EF" w:rsidDel="00BF17B0" w14:paraId="32497830" w14:textId="58DED8FD">
        <w:trPr>
          <w:trHeight w:val="101"/>
          <w:del w:id="4736"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FDB90" w14:textId="353463B4" w:rsidR="005A2227" w:rsidRPr="00E352EF" w:rsidDel="00BF17B0" w:rsidRDefault="0097053A">
            <w:pPr>
              <w:rPr>
                <w:del w:id="4737" w:author="Laura Viignola" w:date="2017-07-10T16:58:00Z"/>
              </w:rPr>
            </w:pPr>
            <w:del w:id="4738"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70638" w14:textId="2EAE326C" w:rsidR="005A2227" w:rsidRPr="00E352EF" w:rsidDel="00BF17B0" w:rsidRDefault="0097053A">
            <w:pPr>
              <w:rPr>
                <w:del w:id="4739" w:author="Laura Viignola" w:date="2017-07-10T16:58:00Z"/>
              </w:rPr>
            </w:pPr>
            <w:del w:id="4740"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66332" w14:textId="5196091C" w:rsidR="005A2227" w:rsidRPr="00E352EF" w:rsidDel="00BF17B0" w:rsidRDefault="0097053A">
            <w:pPr>
              <w:rPr>
                <w:del w:id="4741" w:author="Laura Viignola" w:date="2017-07-10T16:58:00Z"/>
              </w:rPr>
            </w:pPr>
            <w:del w:id="4742"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82844" w14:textId="05920E12" w:rsidR="005A2227" w:rsidRPr="00E352EF" w:rsidDel="00BF17B0" w:rsidRDefault="0097053A">
            <w:pPr>
              <w:rPr>
                <w:del w:id="4743" w:author="Laura Viignola" w:date="2017-07-10T16:58:00Z"/>
              </w:rPr>
            </w:pPr>
            <w:del w:id="4744"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D8DE5" w14:textId="60C0A09F" w:rsidR="005A2227" w:rsidRPr="00E352EF" w:rsidDel="00BF17B0" w:rsidRDefault="0097053A">
            <w:pPr>
              <w:rPr>
                <w:del w:id="4745" w:author="Laura Viignola" w:date="2017-07-10T16:58:00Z"/>
              </w:rPr>
            </w:pPr>
            <w:del w:id="4746" w:author="Laura Viignola" w:date="2017-07-10T16:58:00Z">
              <w:r w:rsidRPr="00E352EF" w:rsidDel="00BF17B0">
                <w:rPr>
                  <w:rFonts w:ascii="Calibri" w:eastAsia="Calibri" w:hAnsi="Calibri" w:cs="Calibri"/>
                </w:rPr>
                <w:delText>P</w:delText>
              </w:r>
            </w:del>
          </w:p>
        </w:tc>
      </w:tr>
    </w:tbl>
    <w:p w14:paraId="479495CA" w14:textId="78374AF5" w:rsidR="005A2227" w:rsidRPr="00E352EF" w:rsidDel="00BF17B0" w:rsidRDefault="005A2227">
      <w:pPr>
        <w:tabs>
          <w:tab w:val="left" w:pos="0"/>
        </w:tabs>
        <w:spacing w:after="40"/>
        <w:rPr>
          <w:del w:id="4747" w:author="Laura Viignola" w:date="2017-07-10T16:58:00Z"/>
        </w:rPr>
      </w:pPr>
    </w:p>
    <w:p w14:paraId="2A4343BF" w14:textId="46652E81" w:rsidR="005A2227" w:rsidRPr="00E352EF" w:rsidDel="00BF17B0" w:rsidRDefault="0097053A">
      <w:pPr>
        <w:tabs>
          <w:tab w:val="left" w:pos="0"/>
        </w:tabs>
        <w:spacing w:after="40"/>
        <w:rPr>
          <w:del w:id="4748" w:author="Laura Viignola" w:date="2017-07-10T16:58:00Z"/>
          <w:rFonts w:ascii="Cambria" w:hAnsi="Cambria"/>
        </w:rPr>
      </w:pPr>
      <w:del w:id="4749" w:author="Laura Viignola" w:date="2017-07-10T16:58:00Z">
        <w:r w:rsidRPr="00E352EF" w:rsidDel="00BF17B0">
          <w:rPr>
            <w:rFonts w:ascii="Cambria" w:eastAsia="Calibri" w:hAnsi="Cambria" w:cs="Calibri"/>
          </w:rPr>
          <w:delText>Compare with the "+" operator:</w:delText>
        </w:r>
      </w:del>
    </w:p>
    <w:p w14:paraId="718AB64C" w14:textId="32B5DF75" w:rsidR="005A2227" w:rsidRPr="00E352EF" w:rsidDel="00BF17B0" w:rsidRDefault="005A2227">
      <w:pPr>
        <w:tabs>
          <w:tab w:val="left" w:pos="0"/>
        </w:tabs>
        <w:spacing w:after="40"/>
        <w:rPr>
          <w:del w:id="4750" w:author="Laura Viignola" w:date="2017-07-10T16:58:00Z"/>
          <w:rFonts w:ascii="Cambria" w:hAnsi="Cambria"/>
        </w:rPr>
      </w:pPr>
    </w:p>
    <w:p w14:paraId="71807F7C" w14:textId="365D8DF9" w:rsidR="005A2227" w:rsidRPr="00F70A81" w:rsidDel="00BF17B0" w:rsidRDefault="0097053A">
      <w:pPr>
        <w:tabs>
          <w:tab w:val="left" w:pos="0"/>
        </w:tabs>
        <w:spacing w:after="40"/>
        <w:rPr>
          <w:del w:id="4751" w:author="Laura Viignola" w:date="2017-07-10T16:58:00Z"/>
          <w:rFonts w:ascii="Cambria" w:hAnsi="Cambria"/>
          <w:lang w:val="fr-FR"/>
        </w:rPr>
      </w:pPr>
      <w:del w:id="4752" w:author="Laura Viignola" w:date="2017-07-10T16:58:00Z">
        <w:r w:rsidRPr="00F70A81" w:rsidDel="00BF17B0">
          <w:rPr>
            <w:rFonts w:ascii="Cambria" w:eastAsia="Calibri" w:hAnsi="Cambria" w:cs="Calibri"/>
            <w:lang w:val="fr-FR"/>
          </w:rPr>
          <w:delText xml:space="preserve">ds_plus := ds_bop1 </w:delText>
        </w:r>
        <w:r w:rsidRPr="00F70A81" w:rsidDel="00BF17B0">
          <w:rPr>
            <w:rFonts w:ascii="Cambria" w:eastAsia="Calibri" w:hAnsi="Cambria" w:cs="Calibri"/>
            <w:b/>
            <w:lang w:val="fr-FR"/>
          </w:rPr>
          <w:delText>+</w:delText>
        </w:r>
        <w:r w:rsidRPr="00F70A81" w:rsidDel="00BF17B0">
          <w:rPr>
            <w:rFonts w:ascii="Cambria" w:eastAsia="Calibri" w:hAnsi="Cambria" w:cs="Calibri"/>
            <w:lang w:val="fr-FR"/>
          </w:rPr>
          <w:delText xml:space="preserve"> ds_bop2</w:delText>
        </w:r>
      </w:del>
    </w:p>
    <w:p w14:paraId="69A7BE3E" w14:textId="3E1C5403" w:rsidR="005A2227" w:rsidRPr="00F70A81" w:rsidDel="00BF17B0" w:rsidRDefault="005A2227">
      <w:pPr>
        <w:tabs>
          <w:tab w:val="left" w:pos="0"/>
        </w:tabs>
        <w:spacing w:after="40"/>
        <w:rPr>
          <w:del w:id="4753" w:author="Laura Viignola" w:date="2017-07-10T16:58:00Z"/>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B4F6E3F" w14:textId="0122A2B9">
        <w:trPr>
          <w:trHeight w:val="374"/>
          <w:del w:id="4754"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33A36A6" w14:textId="41053DDA" w:rsidR="005A2227" w:rsidRPr="00E352EF" w:rsidDel="00BF17B0" w:rsidRDefault="0097053A">
            <w:pPr>
              <w:rPr>
                <w:del w:id="4755" w:author="Laura Viignola" w:date="2017-07-10T16:58:00Z"/>
              </w:rPr>
            </w:pPr>
            <w:del w:id="4756" w:author="Laura Viignola" w:date="2017-07-10T16:58:00Z">
              <w:r w:rsidRPr="00E352EF" w:rsidDel="00BF17B0">
                <w:rPr>
                  <w:rFonts w:ascii="Calibri" w:eastAsia="Calibri" w:hAnsi="Calibri" w:cs="Calibri"/>
                </w:rPr>
                <w:lastRenderedPageBreak/>
                <w:delText>ds_plus</w:delText>
              </w:r>
            </w:del>
          </w:p>
        </w:tc>
      </w:tr>
      <w:tr w:rsidR="005A2227" w:rsidRPr="00E352EF" w:rsidDel="00BF17B0" w14:paraId="1A58E12B" w14:textId="6454FF2C">
        <w:trPr>
          <w:trHeight w:val="101"/>
          <w:del w:id="4757"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1454EF6" w14:textId="4EBA6173" w:rsidR="005A2227" w:rsidRPr="00E352EF" w:rsidDel="00BF17B0" w:rsidRDefault="0097053A">
            <w:pPr>
              <w:rPr>
                <w:del w:id="4758" w:author="Laura Viignola" w:date="2017-07-10T16:58:00Z"/>
              </w:rPr>
            </w:pPr>
            <w:del w:id="4759"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F318AC" w14:textId="38243684" w:rsidR="005A2227" w:rsidRPr="00E352EF" w:rsidDel="00BF17B0" w:rsidRDefault="0097053A">
            <w:pPr>
              <w:rPr>
                <w:del w:id="4760" w:author="Laura Viignola" w:date="2017-07-10T16:58:00Z"/>
              </w:rPr>
            </w:pPr>
            <w:del w:id="4761"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B064823" w14:textId="64724BDF" w:rsidR="005A2227" w:rsidRPr="00E352EF" w:rsidDel="00BF17B0" w:rsidRDefault="0097053A">
            <w:pPr>
              <w:rPr>
                <w:del w:id="4762" w:author="Laura Viignola" w:date="2017-07-10T16:58:00Z"/>
              </w:rPr>
            </w:pPr>
            <w:del w:id="4763"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0A55C2" w14:textId="0DA8CE70" w:rsidR="005A2227" w:rsidRPr="00E352EF" w:rsidDel="00BF17B0" w:rsidRDefault="0097053A">
            <w:pPr>
              <w:rPr>
                <w:del w:id="4764" w:author="Laura Viignola" w:date="2017-07-10T16:58:00Z"/>
              </w:rPr>
            </w:pPr>
            <w:del w:id="4765"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688D4D0" w14:textId="638E475F" w:rsidR="005A2227" w:rsidRPr="00E352EF" w:rsidDel="00BF17B0" w:rsidRDefault="0097053A">
            <w:pPr>
              <w:rPr>
                <w:del w:id="4766" w:author="Laura Viignola" w:date="2017-07-10T16:58:00Z"/>
              </w:rPr>
            </w:pPr>
            <w:del w:id="4767" w:author="Laura Viignola" w:date="2017-07-10T16:58:00Z">
              <w:r w:rsidRPr="00E352EF" w:rsidDel="00BF17B0">
                <w:rPr>
                  <w:rFonts w:ascii="Calibri" w:eastAsia="Calibri" w:hAnsi="Calibri" w:cs="Calibri"/>
                  <w:b/>
                </w:rPr>
                <w:delText>OBS_STATUS</w:delText>
              </w:r>
            </w:del>
          </w:p>
        </w:tc>
      </w:tr>
      <w:tr w:rsidR="005A2227" w:rsidRPr="00E352EF" w:rsidDel="00BF17B0" w14:paraId="4C6AFA40" w14:textId="6B6F5FA1">
        <w:trPr>
          <w:trHeight w:val="317"/>
          <w:del w:id="476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EB89" w14:textId="1C778F06" w:rsidR="005A2227" w:rsidRPr="00E352EF" w:rsidDel="00BF17B0" w:rsidRDefault="0097053A">
            <w:pPr>
              <w:rPr>
                <w:del w:id="4769" w:author="Laura Viignola" w:date="2017-07-10T16:58:00Z"/>
              </w:rPr>
            </w:pPr>
            <w:del w:id="477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2DA75" w14:textId="469A5409" w:rsidR="005A2227" w:rsidRPr="00E352EF" w:rsidDel="00BF17B0" w:rsidRDefault="0097053A">
            <w:pPr>
              <w:rPr>
                <w:del w:id="4771" w:author="Laura Viignola" w:date="2017-07-10T16:58:00Z"/>
              </w:rPr>
            </w:pPr>
            <w:del w:id="4772"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13A5BB" w14:textId="153AE783" w:rsidR="005A2227" w:rsidRPr="00E352EF" w:rsidDel="00BF17B0" w:rsidRDefault="0097053A">
            <w:pPr>
              <w:rPr>
                <w:del w:id="4773" w:author="Laura Viignola" w:date="2017-07-10T16:58:00Z"/>
              </w:rPr>
            </w:pPr>
            <w:del w:id="477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9A7B7" w14:textId="4447B190" w:rsidR="005A2227" w:rsidRPr="00E352EF" w:rsidDel="00BF17B0" w:rsidRDefault="0097053A">
            <w:pPr>
              <w:rPr>
                <w:del w:id="4775" w:author="Laura Viignola" w:date="2017-07-10T16:58:00Z"/>
              </w:rPr>
            </w:pPr>
            <w:del w:id="4776"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3D479" w14:textId="2AA08732" w:rsidR="005A2227" w:rsidRPr="00E352EF" w:rsidDel="00BF17B0" w:rsidRDefault="0097053A">
            <w:pPr>
              <w:rPr>
                <w:del w:id="4777" w:author="Laura Viignola" w:date="2017-07-10T16:58:00Z"/>
              </w:rPr>
            </w:pPr>
            <w:del w:id="4778" w:author="Laura Viignola" w:date="2017-07-10T16:58:00Z">
              <w:r w:rsidRPr="00E352EF" w:rsidDel="00BF17B0">
                <w:rPr>
                  <w:rFonts w:ascii="Calibri" w:eastAsia="Calibri" w:hAnsi="Calibri" w:cs="Calibri"/>
                </w:rPr>
                <w:delText>D</w:delText>
              </w:r>
            </w:del>
          </w:p>
        </w:tc>
      </w:tr>
    </w:tbl>
    <w:p w14:paraId="3F0F505A" w14:textId="2AB494DB" w:rsidR="005A2227" w:rsidRPr="00E352EF" w:rsidDel="00BF17B0" w:rsidRDefault="005A2227">
      <w:pPr>
        <w:tabs>
          <w:tab w:val="left" w:pos="0"/>
        </w:tabs>
        <w:spacing w:after="40"/>
        <w:rPr>
          <w:del w:id="4779" w:author="Laura Viignola" w:date="2017-07-10T16:58:00Z"/>
        </w:rPr>
      </w:pPr>
    </w:p>
    <w:p w14:paraId="498A6423" w14:textId="49C578EE" w:rsidR="005A2227" w:rsidRPr="00E352EF" w:rsidDel="00BF17B0" w:rsidRDefault="00EA6708">
      <w:pPr>
        <w:tabs>
          <w:tab w:val="left" w:pos="0"/>
        </w:tabs>
        <w:spacing w:after="40"/>
        <w:rPr>
          <w:del w:id="4780" w:author="Laura Viignola" w:date="2017-07-10T16:58:00Z"/>
          <w:rFonts w:ascii="Cambria" w:hAnsi="Cambria"/>
        </w:rPr>
      </w:pPr>
      <w:del w:id="4781" w:author="Laura Viignola" w:date="2017-07-10T16:58:00Z">
        <w:r w:rsidRPr="00E352EF" w:rsidDel="00BF17B0">
          <w:rPr>
            <w:rFonts w:ascii="Cambria" w:eastAsia="Calibri" w:hAnsi="Cambria" w:cs="Calibri"/>
          </w:rPr>
          <w:delText xml:space="preserve">2) </w:delText>
        </w:r>
        <w:r w:rsidR="0097053A" w:rsidRPr="00E352EF" w:rsidDel="00BF17B0">
          <w:rPr>
            <w:rFonts w:ascii="Cambria" w:eastAsia="Calibri" w:hAnsi="Cambria" w:cs="Calibri"/>
          </w:rPr>
          <w:delText xml:space="preserve">ds_sum := </w:delText>
        </w:r>
        <w:r w:rsidR="0097053A" w:rsidRPr="00E352EF" w:rsidDel="00BF17B0">
          <w:rPr>
            <w:rFonts w:ascii="Cambria" w:eastAsia="Calibri" w:hAnsi="Cambria" w:cs="Calibri"/>
            <w:b/>
          </w:rPr>
          <w:delText>listsum (</w:delText>
        </w:r>
        <w:r w:rsidR="0097053A" w:rsidRPr="00E352EF" w:rsidDel="00BF17B0">
          <w:rPr>
            <w:rFonts w:ascii="Cambria" w:eastAsia="Calibri" w:hAnsi="Cambria" w:cs="Calibri"/>
          </w:rPr>
          <w:delText xml:space="preserve"> ds_bop1 , - ds_bop2 </w:delText>
        </w:r>
        <w:r w:rsidR="0097053A" w:rsidRPr="00E352EF" w:rsidDel="00BF17B0">
          <w:rPr>
            <w:rFonts w:ascii="Cambria" w:eastAsia="Calibri" w:hAnsi="Cambria" w:cs="Calibri"/>
            <w:b/>
          </w:rPr>
          <w:delText>)</w:delText>
        </w:r>
      </w:del>
    </w:p>
    <w:p w14:paraId="5D306B94" w14:textId="37BD1B2D" w:rsidR="005A2227" w:rsidRPr="00E352EF" w:rsidDel="00BF17B0" w:rsidRDefault="005A2227">
      <w:pPr>
        <w:tabs>
          <w:tab w:val="left" w:pos="0"/>
        </w:tabs>
        <w:spacing w:after="40"/>
        <w:rPr>
          <w:del w:id="4782"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6B5D3DC9" w14:textId="68F93E36">
        <w:trPr>
          <w:trHeight w:val="374"/>
          <w:del w:id="4783"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59BF6F1" w14:textId="5F8769F8" w:rsidR="005A2227" w:rsidRPr="00E352EF" w:rsidDel="00BF17B0" w:rsidRDefault="0097053A">
            <w:pPr>
              <w:rPr>
                <w:del w:id="4784" w:author="Laura Viignola" w:date="2017-07-10T16:58:00Z"/>
              </w:rPr>
            </w:pPr>
            <w:del w:id="4785" w:author="Laura Viignola" w:date="2017-07-10T16:58:00Z">
              <w:r w:rsidRPr="00E352EF" w:rsidDel="00BF17B0">
                <w:rPr>
                  <w:rFonts w:ascii="Calibri" w:eastAsia="Calibri" w:hAnsi="Calibri" w:cs="Calibri"/>
                </w:rPr>
                <w:delText>ds_sum</w:delText>
              </w:r>
            </w:del>
          </w:p>
        </w:tc>
      </w:tr>
      <w:tr w:rsidR="005A2227" w:rsidRPr="00E352EF" w:rsidDel="00BF17B0" w14:paraId="251CCE3A" w14:textId="5DC046CF">
        <w:trPr>
          <w:trHeight w:val="101"/>
          <w:del w:id="4786"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31837BC" w14:textId="401C9C7A" w:rsidR="005A2227" w:rsidRPr="00E352EF" w:rsidDel="00BF17B0" w:rsidRDefault="0097053A">
            <w:pPr>
              <w:rPr>
                <w:del w:id="4787" w:author="Laura Viignola" w:date="2017-07-10T16:58:00Z"/>
              </w:rPr>
            </w:pPr>
            <w:del w:id="4788"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31F20E9" w14:textId="6B05CF9D" w:rsidR="005A2227" w:rsidRPr="00E352EF" w:rsidDel="00BF17B0" w:rsidRDefault="0097053A">
            <w:pPr>
              <w:rPr>
                <w:del w:id="4789" w:author="Laura Viignola" w:date="2017-07-10T16:58:00Z"/>
              </w:rPr>
            </w:pPr>
            <w:del w:id="4790"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E36A0" w14:textId="209A639A" w:rsidR="005A2227" w:rsidRPr="00E352EF" w:rsidDel="00BF17B0" w:rsidRDefault="0097053A">
            <w:pPr>
              <w:rPr>
                <w:del w:id="4791" w:author="Laura Viignola" w:date="2017-07-10T16:58:00Z"/>
              </w:rPr>
            </w:pPr>
            <w:del w:id="4792"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C289DE" w14:textId="3CF9ED19" w:rsidR="005A2227" w:rsidRPr="00E352EF" w:rsidDel="00BF17B0" w:rsidRDefault="0097053A">
            <w:pPr>
              <w:rPr>
                <w:del w:id="4793" w:author="Laura Viignola" w:date="2017-07-10T16:58:00Z"/>
              </w:rPr>
            </w:pPr>
            <w:del w:id="4794"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2FF027" w14:textId="1DD05E59" w:rsidR="005A2227" w:rsidRPr="00E352EF" w:rsidDel="00BF17B0" w:rsidRDefault="0097053A">
            <w:pPr>
              <w:rPr>
                <w:del w:id="4795" w:author="Laura Viignola" w:date="2017-07-10T16:58:00Z"/>
              </w:rPr>
            </w:pPr>
            <w:del w:id="4796" w:author="Laura Viignola" w:date="2017-07-10T16:58:00Z">
              <w:r w:rsidRPr="00E352EF" w:rsidDel="00BF17B0">
                <w:rPr>
                  <w:rFonts w:ascii="Calibri" w:eastAsia="Calibri" w:hAnsi="Calibri" w:cs="Calibri"/>
                  <w:b/>
                </w:rPr>
                <w:delText>OBS_STATUS</w:delText>
              </w:r>
            </w:del>
          </w:p>
        </w:tc>
      </w:tr>
      <w:tr w:rsidR="005A2227" w:rsidRPr="00E352EF" w:rsidDel="00BF17B0" w14:paraId="58EA91AA" w14:textId="3F042153">
        <w:trPr>
          <w:trHeight w:val="317"/>
          <w:del w:id="4797"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05A8A" w14:textId="49E7E5D6" w:rsidR="005A2227" w:rsidRPr="00E352EF" w:rsidDel="00BF17B0" w:rsidRDefault="0097053A">
            <w:pPr>
              <w:rPr>
                <w:del w:id="4798" w:author="Laura Viignola" w:date="2017-07-10T16:58:00Z"/>
              </w:rPr>
            </w:pPr>
            <w:del w:id="4799"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E474F" w14:textId="39B9E5FA" w:rsidR="005A2227" w:rsidRPr="00E352EF" w:rsidDel="00BF17B0" w:rsidRDefault="0097053A">
            <w:pPr>
              <w:rPr>
                <w:del w:id="4800" w:author="Laura Viignola" w:date="2017-07-10T16:58:00Z"/>
              </w:rPr>
            </w:pPr>
            <w:del w:id="4801"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2801D" w14:textId="5EDD52E1" w:rsidR="005A2227" w:rsidRPr="00E352EF" w:rsidDel="00BF17B0" w:rsidRDefault="0097053A">
            <w:pPr>
              <w:rPr>
                <w:del w:id="4802" w:author="Laura Viignola" w:date="2017-07-10T16:58:00Z"/>
              </w:rPr>
            </w:pPr>
            <w:del w:id="4803"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86EB" w14:textId="739E118A" w:rsidR="005A2227" w:rsidRPr="00E352EF" w:rsidDel="00BF17B0" w:rsidRDefault="0097053A">
            <w:pPr>
              <w:rPr>
                <w:del w:id="4804" w:author="Laura Viignola" w:date="2017-07-10T16:58:00Z"/>
              </w:rPr>
            </w:pPr>
            <w:del w:id="4805" w:author="Laura Viignola" w:date="2017-07-10T16:58:00Z">
              <w:r w:rsidRPr="00E352EF" w:rsidDel="00BF17B0">
                <w:rPr>
                  <w:rFonts w:ascii="Calibri" w:eastAsia="Calibri" w:hAnsi="Calibri" w:cs="Calibri"/>
                </w:rPr>
                <w:delText>10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9A98E" w14:textId="1C59E071" w:rsidR="005A2227" w:rsidRPr="00E352EF" w:rsidDel="00BF17B0" w:rsidRDefault="0097053A">
            <w:pPr>
              <w:rPr>
                <w:del w:id="4806" w:author="Laura Viignola" w:date="2017-07-10T16:58:00Z"/>
              </w:rPr>
            </w:pPr>
            <w:del w:id="4807" w:author="Laura Viignola" w:date="2017-07-10T16:58:00Z">
              <w:r w:rsidRPr="00E352EF" w:rsidDel="00BF17B0">
                <w:rPr>
                  <w:rFonts w:ascii="Calibri" w:eastAsia="Calibri" w:hAnsi="Calibri" w:cs="Calibri"/>
                </w:rPr>
                <w:delText>D</w:delText>
              </w:r>
            </w:del>
          </w:p>
        </w:tc>
      </w:tr>
      <w:tr w:rsidR="005A2227" w:rsidRPr="00E352EF" w:rsidDel="00BF17B0" w14:paraId="38BC500F" w14:textId="4AAD1342">
        <w:trPr>
          <w:trHeight w:val="101"/>
          <w:del w:id="480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301DF" w14:textId="569D34EE" w:rsidR="005A2227" w:rsidRPr="00E352EF" w:rsidDel="00BF17B0" w:rsidRDefault="0097053A">
            <w:pPr>
              <w:rPr>
                <w:del w:id="4809" w:author="Laura Viignola" w:date="2017-07-10T16:58:00Z"/>
              </w:rPr>
            </w:pPr>
            <w:del w:id="481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B9D0E" w14:textId="10387493" w:rsidR="005A2227" w:rsidRPr="00E352EF" w:rsidDel="00BF17B0" w:rsidRDefault="0097053A">
            <w:pPr>
              <w:rPr>
                <w:del w:id="4811" w:author="Laura Viignola" w:date="2017-07-10T16:58:00Z"/>
              </w:rPr>
            </w:pPr>
            <w:del w:id="4812"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50225" w14:textId="13B876EA" w:rsidR="005A2227" w:rsidRPr="00E352EF" w:rsidDel="00BF17B0" w:rsidRDefault="0097053A">
            <w:pPr>
              <w:rPr>
                <w:del w:id="4813" w:author="Laura Viignola" w:date="2017-07-10T16:58:00Z"/>
              </w:rPr>
            </w:pPr>
            <w:del w:id="481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01A09" w14:textId="48C6323C" w:rsidR="005A2227" w:rsidRPr="00E352EF" w:rsidDel="00BF17B0" w:rsidRDefault="0097053A">
            <w:pPr>
              <w:rPr>
                <w:del w:id="4815" w:author="Laura Viignola" w:date="2017-07-10T16:58:00Z"/>
              </w:rPr>
            </w:pPr>
            <w:del w:id="4816"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3A7E1" w14:textId="74465EBB" w:rsidR="005A2227" w:rsidRPr="00E352EF" w:rsidDel="00BF17B0" w:rsidRDefault="0097053A">
            <w:pPr>
              <w:rPr>
                <w:del w:id="4817" w:author="Laura Viignola" w:date="2017-07-10T16:58:00Z"/>
              </w:rPr>
            </w:pPr>
            <w:del w:id="4818" w:author="Laura Viignola" w:date="2017-07-10T16:58:00Z">
              <w:r w:rsidRPr="00E352EF" w:rsidDel="00BF17B0">
                <w:rPr>
                  <w:rFonts w:ascii="Calibri" w:eastAsia="Calibri" w:hAnsi="Calibri" w:cs="Calibri"/>
                </w:rPr>
                <w:delText>P</w:delText>
              </w:r>
            </w:del>
          </w:p>
        </w:tc>
      </w:tr>
      <w:tr w:rsidR="005A2227" w:rsidRPr="00E352EF" w:rsidDel="00BF17B0" w14:paraId="11645ADC" w14:textId="2800F99A">
        <w:trPr>
          <w:trHeight w:val="101"/>
          <w:del w:id="4819"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829D0" w14:textId="6B309786" w:rsidR="005A2227" w:rsidRPr="00E352EF" w:rsidDel="00BF17B0" w:rsidRDefault="0097053A">
            <w:pPr>
              <w:rPr>
                <w:del w:id="4820" w:author="Laura Viignola" w:date="2017-07-10T16:58:00Z"/>
              </w:rPr>
            </w:pPr>
            <w:del w:id="4821"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8ECA6" w14:textId="0D122DCA" w:rsidR="005A2227" w:rsidRPr="00E352EF" w:rsidDel="00BF17B0" w:rsidRDefault="0097053A">
            <w:pPr>
              <w:rPr>
                <w:del w:id="4822" w:author="Laura Viignola" w:date="2017-07-10T16:58:00Z"/>
              </w:rPr>
            </w:pPr>
            <w:del w:id="4823"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AB7F36" w14:textId="1B23E197" w:rsidR="005A2227" w:rsidRPr="00E352EF" w:rsidDel="00BF17B0" w:rsidRDefault="0097053A">
            <w:pPr>
              <w:rPr>
                <w:del w:id="4824" w:author="Laura Viignola" w:date="2017-07-10T16:58:00Z"/>
              </w:rPr>
            </w:pPr>
            <w:del w:id="4825"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3C0B77" w14:textId="615F13A9" w:rsidR="005A2227" w:rsidRPr="00E352EF" w:rsidDel="00BF17B0" w:rsidRDefault="0097053A">
            <w:pPr>
              <w:rPr>
                <w:del w:id="4826" w:author="Laura Viignola" w:date="2017-07-10T16:58:00Z"/>
              </w:rPr>
            </w:pPr>
            <w:del w:id="4827"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0ADB1" w14:textId="76D016A0" w:rsidR="005A2227" w:rsidRPr="00E352EF" w:rsidDel="00BF17B0" w:rsidRDefault="0097053A">
            <w:pPr>
              <w:rPr>
                <w:del w:id="4828" w:author="Laura Viignola" w:date="2017-07-10T16:58:00Z"/>
              </w:rPr>
            </w:pPr>
            <w:del w:id="4829" w:author="Laura Viignola" w:date="2017-07-10T16:58:00Z">
              <w:r w:rsidRPr="00E352EF" w:rsidDel="00BF17B0">
                <w:rPr>
                  <w:rFonts w:ascii="Calibri" w:eastAsia="Calibri" w:hAnsi="Calibri" w:cs="Calibri"/>
                </w:rPr>
                <w:delText>P</w:delText>
              </w:r>
            </w:del>
          </w:p>
        </w:tc>
      </w:tr>
    </w:tbl>
    <w:p w14:paraId="51FE718D" w14:textId="48745DFD" w:rsidR="005A2227" w:rsidRPr="00E352EF" w:rsidDel="00BF17B0" w:rsidRDefault="005A2227">
      <w:pPr>
        <w:rPr>
          <w:del w:id="4830" w:author="Laura Viignola" w:date="2017-07-10T16:58:00Z"/>
        </w:rPr>
      </w:pPr>
    </w:p>
    <w:p w14:paraId="295720F1" w14:textId="69B0E5BE" w:rsidR="005A2227" w:rsidRPr="00E352EF" w:rsidRDefault="0097053A" w:rsidP="00B3632D">
      <w:pPr>
        <w:pStyle w:val="Stile1"/>
        <w:rPr>
          <w:lang w:val="en-GB"/>
        </w:rPr>
      </w:pPr>
      <w:bookmarkStart w:id="4831" w:name="_Toc462659686"/>
      <w:bookmarkStart w:id="4832" w:name="_Toc463805756"/>
      <w:bookmarkStart w:id="4833" w:name="_Toc464487933"/>
      <w:r w:rsidRPr="00E352EF">
        <w:rPr>
          <w:lang w:val="en-GB"/>
        </w:rPr>
        <w:lastRenderedPageBreak/>
        <w:t>VTL</w:t>
      </w:r>
      <w:r w:rsidR="00EB2324" w:rsidRPr="00E352EF">
        <w:rPr>
          <w:lang w:val="en-GB"/>
        </w:rPr>
        <w:t>-</w:t>
      </w:r>
      <w:r w:rsidRPr="00E352EF">
        <w:rPr>
          <w:lang w:val="en-GB"/>
        </w:rPr>
        <w:t xml:space="preserve">ML  -  </w:t>
      </w:r>
      <w:del w:id="4834" w:author="Utente" w:date="2017-06-23T17:09:00Z">
        <w:r w:rsidRPr="00E352EF" w:rsidDel="005766AD">
          <w:rPr>
            <w:lang w:val="en-GB"/>
          </w:rPr>
          <w:delText xml:space="preserve">Boolean </w:delText>
        </w:r>
      </w:del>
      <w:ins w:id="4835" w:author="Utente" w:date="2017-06-23T17:09:00Z">
        <w:r w:rsidR="005766AD">
          <w:rPr>
            <w:lang w:val="en-GB"/>
          </w:rPr>
          <w:t>Comparison</w:t>
        </w:r>
        <w:r w:rsidR="005766AD" w:rsidRPr="00E352EF">
          <w:rPr>
            <w:lang w:val="en-GB"/>
          </w:rPr>
          <w:t xml:space="preserve"> </w:t>
        </w:r>
      </w:ins>
      <w:r w:rsidRPr="00E352EF">
        <w:rPr>
          <w:lang w:val="en-GB"/>
        </w:rPr>
        <w:t>operators</w:t>
      </w:r>
      <w:bookmarkEnd w:id="4831"/>
      <w:r w:rsidRPr="00E352EF">
        <w:rPr>
          <w:lang w:val="en-GB"/>
        </w:rPr>
        <w:t xml:space="preserve"> and functions</w:t>
      </w:r>
      <w:bookmarkEnd w:id="4832"/>
      <w:bookmarkEnd w:id="4833"/>
    </w:p>
    <w:p w14:paraId="635F0522" w14:textId="77777777" w:rsidR="005A2227" w:rsidRPr="00E352EF" w:rsidRDefault="0097053A" w:rsidP="002B273C">
      <w:pPr>
        <w:pStyle w:val="Stile3"/>
        <w:rPr>
          <w:lang w:val="en-GB"/>
        </w:rPr>
      </w:pPr>
      <w:bookmarkStart w:id="4836" w:name="_Toc462659691"/>
      <w:bookmarkStart w:id="4837" w:name="_Toc463805757"/>
      <w:bookmarkStart w:id="4838" w:name="_Toc464487934"/>
      <w:r w:rsidRPr="00E352EF">
        <w:rPr>
          <w:lang w:val="en-GB"/>
        </w:rPr>
        <w:t>equal to =</w:t>
      </w:r>
      <w:bookmarkEnd w:id="4836"/>
      <w:bookmarkEnd w:id="4837"/>
      <w:bookmarkEnd w:id="4838"/>
    </w:p>
    <w:p w14:paraId="4F54E73B" w14:textId="03B154AA" w:rsidR="005A2227" w:rsidRPr="00E352EF" w:rsidDel="00D47502" w:rsidRDefault="0097053A" w:rsidP="00D544A1">
      <w:pPr>
        <w:rPr>
          <w:del w:id="4839" w:author="Laura Viignola" w:date="2017-06-22T10:16:00Z"/>
          <w:rFonts w:ascii="Cambria" w:hAnsi="Cambria"/>
        </w:rPr>
      </w:pPr>
      <w:del w:id="4840" w:author="Laura Viignola" w:date="2017-06-22T10:16:00Z">
        <w:r w:rsidRPr="00E352EF" w:rsidDel="00D47502">
          <w:rPr>
            <w:rFonts w:ascii="Cambria" w:eastAsia="Calibri" w:hAnsi="Cambria" w:cs="Calibri"/>
            <w:i/>
            <w:color w:val="5B9BD5"/>
          </w:rPr>
          <w:delText>Semantic</w:delText>
        </w:r>
      </w:del>
    </w:p>
    <w:p w14:paraId="0737A245" w14:textId="55E09D17" w:rsidR="005A2227" w:rsidRPr="00E352EF" w:rsidDel="00D47502" w:rsidRDefault="0097053A" w:rsidP="00D544A1">
      <w:pPr>
        <w:rPr>
          <w:del w:id="4841" w:author="Laura Viignola" w:date="2017-06-22T10:16:00Z"/>
          <w:rFonts w:ascii="Cambria" w:hAnsi="Cambria"/>
        </w:rPr>
      </w:pPr>
      <w:del w:id="4842" w:author="Laura Viignola" w:date="2017-06-22T10:16:00Z">
        <w:r w:rsidRPr="00E352EF" w:rsidDel="00D47502">
          <w:rPr>
            <w:rFonts w:ascii="Cambria" w:eastAsia="Calibri" w:hAnsi="Cambria" w:cs="Calibri"/>
          </w:rPr>
          <w:delText xml:space="preserve">The operator </w:delText>
        </w:r>
        <w:r w:rsidRPr="00E352EF" w:rsidDel="00D47502">
          <w:rPr>
            <w:rFonts w:ascii="Cambria" w:eastAsia="Calibri" w:hAnsi="Cambria" w:cs="Calibri"/>
            <w:b/>
          </w:rPr>
          <w:delText>=</w:delText>
        </w:r>
        <w:r w:rsidRPr="00E352EF" w:rsidDel="00D47502">
          <w:rPr>
            <w:rFonts w:ascii="Cambria" w:eastAsia="Calibri" w:hAnsi="Cambria" w:cs="Calibri"/>
          </w:rPr>
          <w:delText xml:space="preserve"> compares two values to evaluate if they are equal.</w:delText>
        </w:r>
      </w:del>
    </w:p>
    <w:p w14:paraId="7C58F0C1" w14:textId="77777777" w:rsidR="00D544A1" w:rsidRPr="00E352EF" w:rsidRDefault="00D544A1" w:rsidP="00D544A1">
      <w:pPr>
        <w:rPr>
          <w:rFonts w:ascii="Cambria" w:eastAsia="Calibri" w:hAnsi="Cambria" w:cs="Calibri"/>
          <w:i/>
          <w:color w:val="5B9BD5"/>
          <w:sz w:val="22"/>
        </w:rPr>
      </w:pPr>
    </w:p>
    <w:p w14:paraId="7B19051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9E50944" w14:textId="229C476D" w:rsidR="005A2227" w:rsidRPr="00F27DF7" w:rsidRDefault="0097053A" w:rsidP="00D544A1">
      <w:pPr>
        <w:rPr>
          <w:rFonts w:ascii="Arial" w:hAnsi="Arial" w:cs="Arial"/>
        </w:rPr>
      </w:pPr>
      <w:r w:rsidRPr="00E352EF">
        <w:rPr>
          <w:rFonts w:ascii="Cambria" w:eastAsia="Calibri" w:hAnsi="Cambria" w:cs="Calibri"/>
        </w:rPr>
        <w:t xml:space="preserve"> </w:t>
      </w:r>
      <w:del w:id="4843" w:author="Laura Viignola" w:date="2017-06-22T10:22:00Z">
        <w:r w:rsidRPr="00F27DF7" w:rsidDel="00D47502">
          <w:rPr>
            <w:rFonts w:ascii="Arial" w:eastAsia="Calibri" w:hAnsi="Arial" w:cs="Arial"/>
            <w:i/>
          </w:rPr>
          <w:delText>ds_</w:delText>
        </w:r>
        <w:r w:rsidRPr="00F27DF7" w:rsidDel="00D47502">
          <w:rPr>
            <w:rFonts w:ascii="Arial" w:eastAsia="Calibri" w:hAnsi="Arial" w:cs="Arial"/>
          </w:rPr>
          <w:delText>1</w:delText>
        </w:r>
      </w:del>
      <w:ins w:id="4844" w:author="Laura Viignola" w:date="2017-06-22T10:22:00Z">
        <w:r w:rsidR="00D47502" w:rsidRPr="00F27DF7">
          <w:rPr>
            <w:rFonts w:ascii="Arial" w:eastAsia="Calibri" w:hAnsi="Arial" w:cs="Arial"/>
          </w:rPr>
          <w:t>left</w:t>
        </w:r>
      </w:ins>
      <w:r w:rsidRPr="00F27DF7">
        <w:rPr>
          <w:rFonts w:ascii="Arial" w:eastAsia="Calibri" w:hAnsi="Arial" w:cs="Arial"/>
        </w:rPr>
        <w:t xml:space="preserve"> </w:t>
      </w:r>
      <w:r w:rsidRPr="00F27DF7">
        <w:rPr>
          <w:rFonts w:ascii="Arial" w:eastAsia="Calibri" w:hAnsi="Arial" w:cs="Arial"/>
          <w:b/>
        </w:rPr>
        <w:t>=</w:t>
      </w:r>
      <w:r w:rsidR="00D47502" w:rsidRPr="00F27DF7">
        <w:rPr>
          <w:rFonts w:ascii="Arial" w:eastAsia="Calibri" w:hAnsi="Arial" w:cs="Arial"/>
          <w:b/>
        </w:rPr>
        <w:t xml:space="preserve"> </w:t>
      </w:r>
      <w:ins w:id="4845" w:author="Laura Viignola" w:date="2017-06-22T10:23:00Z">
        <w:r w:rsidR="00D47502" w:rsidRPr="00F27DF7">
          <w:rPr>
            <w:rFonts w:ascii="Arial" w:eastAsia="Calibri" w:hAnsi="Arial" w:cs="Arial"/>
          </w:rPr>
          <w:t>right</w:t>
        </w:r>
      </w:ins>
      <w:del w:id="4846" w:author="Laura Viignola" w:date="2017-06-22T10:23:00Z">
        <w:r w:rsidRPr="00F27DF7" w:rsidDel="00D47502">
          <w:rPr>
            <w:rFonts w:ascii="Arial" w:eastAsia="Calibri" w:hAnsi="Arial" w:cs="Arial"/>
            <w:i/>
          </w:rPr>
          <w:delText>ds_2</w:delText>
        </w:r>
        <w:r w:rsidRPr="00F27DF7" w:rsidDel="00D47502">
          <w:rPr>
            <w:rFonts w:ascii="Arial" w:eastAsia="Calibri" w:hAnsi="Arial" w:cs="Arial"/>
          </w:rPr>
          <w:delText xml:space="preserve"> </w:delText>
        </w:r>
      </w:del>
    </w:p>
    <w:p w14:paraId="32A13B50" w14:textId="77777777" w:rsidR="00D544A1" w:rsidRPr="00E352EF" w:rsidRDefault="00D544A1" w:rsidP="00D544A1">
      <w:pPr>
        <w:rPr>
          <w:rFonts w:ascii="Cambria" w:eastAsia="Calibri" w:hAnsi="Cambria" w:cs="Calibri"/>
          <w:i/>
          <w:color w:val="5B9BD5"/>
          <w:sz w:val="22"/>
        </w:rPr>
      </w:pPr>
    </w:p>
    <w:p w14:paraId="6E6D3C15" w14:textId="5590AFE8" w:rsidR="005A2227" w:rsidRDefault="00D47502" w:rsidP="00AC4A81">
      <w:pPr>
        <w:rPr>
          <w:ins w:id="4847" w:author="Laura Viignola" w:date="2017-06-22T10:27:00Z"/>
          <w:rFonts w:ascii="Cambria" w:eastAsia="Calibri" w:hAnsi="Cambria" w:cs="Calibri"/>
          <w:i/>
          <w:color w:val="5B9BD5"/>
        </w:rPr>
      </w:pPr>
      <w:ins w:id="4848" w:author="Laura Viignola" w:date="2017-06-22T10:24:00Z">
        <w:r>
          <w:rPr>
            <w:rFonts w:ascii="Cambria" w:eastAsia="Calibri" w:hAnsi="Cambria" w:cs="Calibri"/>
            <w:i/>
            <w:color w:val="5B9BD5"/>
          </w:rPr>
          <w:t xml:space="preserve">Input </w:t>
        </w:r>
      </w:ins>
      <w:del w:id="4849" w:author="Laura Viignola" w:date="2017-06-22T10:24:00Z">
        <w:r w:rsidR="0097053A" w:rsidRPr="00E352EF" w:rsidDel="00D47502">
          <w:rPr>
            <w:rFonts w:ascii="Cambria" w:eastAsia="Calibri" w:hAnsi="Cambria" w:cs="Calibri"/>
            <w:i/>
            <w:color w:val="5B9BD5"/>
          </w:rPr>
          <w:delText>P</w:delText>
        </w:r>
      </w:del>
      <w:ins w:id="4850" w:author="Laura Viignola" w:date="2017-06-22T10:26:00Z">
        <w:r>
          <w:rPr>
            <w:rFonts w:ascii="Cambria" w:eastAsia="Calibri" w:hAnsi="Cambria" w:cs="Calibri"/>
            <w:i/>
            <w:color w:val="5B9BD5"/>
          </w:rPr>
          <w:t>p</w:t>
        </w:r>
      </w:ins>
      <w:r w:rsidR="0097053A" w:rsidRPr="00E352EF">
        <w:rPr>
          <w:rFonts w:ascii="Cambria" w:eastAsia="Calibri" w:hAnsi="Cambria" w:cs="Calibri"/>
          <w:i/>
          <w:color w:val="5B9BD5"/>
        </w:rPr>
        <w:t>arameters</w:t>
      </w:r>
    </w:p>
    <w:p w14:paraId="05DA4BF0" w14:textId="788F5B54" w:rsidR="00D47502" w:rsidRPr="00D71CDA" w:rsidRDefault="00D47502" w:rsidP="00AC4A81">
      <w:pPr>
        <w:rPr>
          <w:ins w:id="4851" w:author="Laura Viignola" w:date="2017-06-22T10:28:00Z"/>
          <w:rFonts w:asciiTheme="majorHAnsi" w:eastAsia="Calibri" w:hAnsiTheme="majorHAnsi" w:cs="Calibri"/>
          <w:color w:val="auto"/>
        </w:rPr>
      </w:pPr>
      <w:ins w:id="4852" w:author="Laura Viignola" w:date="2017-06-22T10:27: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ins>
      <w:ins w:id="4853" w:author="Laura Viignola" w:date="2017-06-22T10:28:00Z">
        <w:r w:rsidRPr="00D71CDA">
          <w:rPr>
            <w:rFonts w:asciiTheme="majorHAnsi" w:eastAsia="Calibri" w:hAnsiTheme="majorHAnsi" w:cs="Calibri"/>
            <w:color w:val="auto"/>
          </w:rPr>
          <w:tab/>
        </w:r>
      </w:ins>
      <w:ins w:id="4854" w:author="Laura Viignola" w:date="2017-06-22T10:27:00Z">
        <w:r w:rsidRPr="00D71CDA">
          <w:rPr>
            <w:rFonts w:asciiTheme="majorHAnsi" w:eastAsia="Calibri" w:hAnsiTheme="majorHAnsi" w:cs="Calibri"/>
            <w:color w:val="auto"/>
          </w:rPr>
          <w:t xml:space="preserve">the left </w:t>
        </w:r>
      </w:ins>
      <w:ins w:id="4855" w:author="Laura Viignola" w:date="2017-06-22T10:28:00Z">
        <w:r w:rsidRPr="00D71CDA">
          <w:rPr>
            <w:rFonts w:asciiTheme="majorHAnsi" w:eastAsia="Calibri" w:hAnsiTheme="majorHAnsi" w:cs="Calibri"/>
            <w:color w:val="auto"/>
          </w:rPr>
          <w:t>operand</w:t>
        </w:r>
        <w:del w:id="4856" w:author="Utente" w:date="2017-06-27T18:07:00Z">
          <w:r w:rsidRPr="00D71CDA" w:rsidDel="006619C5">
            <w:rPr>
              <w:rFonts w:asciiTheme="majorHAnsi" w:eastAsia="Calibri" w:hAnsiTheme="majorHAnsi" w:cs="Calibri"/>
              <w:color w:val="auto"/>
            </w:rPr>
            <w:delText xml:space="preserve"> </w:delText>
          </w:r>
        </w:del>
      </w:ins>
      <w:ins w:id="4857" w:author="Laura Viignola" w:date="2017-06-22T10:27:00Z">
        <w:del w:id="4858" w:author="Utente" w:date="2017-06-27T18:07:00Z">
          <w:r w:rsidRPr="00D71CDA" w:rsidDel="006619C5">
            <w:rPr>
              <w:rFonts w:asciiTheme="majorHAnsi" w:eastAsia="Calibri" w:hAnsiTheme="majorHAnsi" w:cs="Calibri"/>
              <w:color w:val="auto"/>
            </w:rPr>
            <w:delText>par</w:delText>
          </w:r>
        </w:del>
      </w:ins>
      <w:ins w:id="4859" w:author="Laura Viignola" w:date="2017-06-22T10:28:00Z">
        <w:del w:id="4860" w:author="Utente" w:date="2017-06-27T18:07:00Z">
          <w:r w:rsidRPr="00D71CDA" w:rsidDel="006619C5">
            <w:rPr>
              <w:rFonts w:asciiTheme="majorHAnsi" w:eastAsia="Calibri" w:hAnsiTheme="majorHAnsi" w:cs="Calibri"/>
              <w:color w:val="auto"/>
            </w:rPr>
            <w:delText>t of the comparison</w:delText>
          </w:r>
        </w:del>
      </w:ins>
    </w:p>
    <w:p w14:paraId="2547E93D" w14:textId="25874719" w:rsidR="00D47502" w:rsidRPr="00D71CDA" w:rsidRDefault="00D47502" w:rsidP="00AC4A81">
      <w:pPr>
        <w:rPr>
          <w:rFonts w:asciiTheme="majorHAnsi" w:eastAsia="Calibri" w:hAnsiTheme="majorHAnsi" w:cs="Calibri"/>
          <w:color w:val="auto"/>
        </w:rPr>
      </w:pPr>
      <w:ins w:id="4861" w:author="Laura Viignola" w:date="2017-06-22T10:2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w:t>
        </w:r>
      </w:ins>
      <w:ins w:id="4862" w:author="Laura Viignola" w:date="2017-06-22T12:00:00Z">
        <w:r w:rsidR="00B0068A" w:rsidRPr="00D71CDA">
          <w:rPr>
            <w:rFonts w:asciiTheme="majorHAnsi" w:eastAsia="Calibri" w:hAnsiTheme="majorHAnsi" w:cs="Calibri"/>
            <w:color w:val="auto"/>
          </w:rPr>
          <w:t>d</w:t>
        </w:r>
      </w:ins>
      <w:ins w:id="4863" w:author="Laura Viignola" w:date="2017-06-22T10:28:00Z">
        <w:del w:id="4864" w:author="Utente" w:date="2017-06-27T18:07:00Z">
          <w:r w:rsidRPr="00D71CDA" w:rsidDel="006619C5">
            <w:rPr>
              <w:rFonts w:asciiTheme="majorHAnsi" w:eastAsia="Calibri" w:hAnsiTheme="majorHAnsi" w:cs="Calibri"/>
              <w:color w:val="auto"/>
            </w:rPr>
            <w:delText xml:space="preserve"> part of the comparison</w:delText>
          </w:r>
        </w:del>
      </w:ins>
    </w:p>
    <w:p w14:paraId="6FA6F187" w14:textId="48B9775D" w:rsidR="005A2227" w:rsidRPr="00E352EF" w:rsidDel="006619C5" w:rsidRDefault="0097053A" w:rsidP="00D544A1">
      <w:pPr>
        <w:rPr>
          <w:del w:id="4865" w:author="Utente" w:date="2017-06-27T18:07:00Z"/>
          <w:rFonts w:ascii="Cambria" w:hAnsi="Cambria"/>
        </w:rPr>
      </w:pPr>
      <w:del w:id="4866" w:author="Utente" w:date="2017-06-27T18:07:00Z">
        <w:r w:rsidRPr="00E352EF" w:rsidDel="006619C5">
          <w:rPr>
            <w:rFonts w:ascii="Cambria" w:hAnsi="Cambria"/>
            <w:i/>
          </w:rPr>
          <w:delText>ds_1</w:delText>
        </w:r>
        <w:r w:rsidRPr="00E352EF" w:rsidDel="006619C5">
          <w:rPr>
            <w:rFonts w:ascii="Cambria" w:hAnsi="Cambria"/>
          </w:rPr>
          <w:delText xml:space="preserve">, </w:delText>
        </w:r>
        <w:r w:rsidRPr="00E352EF" w:rsidDel="006619C5">
          <w:rPr>
            <w:rFonts w:ascii="Cambria" w:hAnsi="Cambria"/>
            <w:i/>
          </w:rPr>
          <w:delText>ds_2</w:delText>
        </w:r>
        <w:r w:rsidR="00D544A1" w:rsidRPr="00E352EF" w:rsidDel="006619C5">
          <w:rPr>
            <w:rFonts w:ascii="Cambria" w:hAnsi="Cambria"/>
            <w:i/>
          </w:rPr>
          <w:delText xml:space="preserve"> </w:delText>
        </w:r>
        <w:r w:rsidR="00D544A1" w:rsidRPr="00E352EF" w:rsidDel="006619C5">
          <w:rPr>
            <w:rFonts w:ascii="Cambria" w:hAnsi="Cambria"/>
          </w:rPr>
          <w:delText>:</w:delText>
        </w:r>
        <w:r w:rsidRPr="00E352EF" w:rsidDel="006619C5">
          <w:rPr>
            <w:rFonts w:ascii="Cambria" w:hAnsi="Cambria"/>
          </w:rPr>
          <w:delText xml:space="preserve"> [</w:delText>
        </w:r>
        <w:r w:rsidRPr="00E352EF" w:rsidDel="006619C5">
          <w:rPr>
            <w:rFonts w:ascii="Cambria" w:eastAsia="Calibri" w:hAnsi="Cambria" w:cs="Calibri"/>
          </w:rPr>
          <w:delText xml:space="preserve">dataset {identifier &lt;IDENT&gt; as scalar-type}+ {measure &lt;IDENT&gt; as &lt;T&gt;}+ </w:delText>
        </w:r>
        <w:r w:rsidRPr="00E352EF" w:rsidDel="006619C5">
          <w:rPr>
            <w:rFonts w:ascii="Cambria" w:hAnsi="Cambria"/>
          </w:rPr>
          <w:delText>| bool</w:delText>
        </w:r>
        <w:r w:rsidR="00D544A1" w:rsidRPr="00E352EF" w:rsidDel="006619C5">
          <w:rPr>
            <w:rFonts w:ascii="Cambria" w:hAnsi="Cambria"/>
          </w:rPr>
          <w:delText>ean</w:delText>
        </w:r>
        <w:r w:rsidRPr="00E352EF" w:rsidDel="006619C5">
          <w:rPr>
            <w:rFonts w:ascii="Cambria" w:hAnsi="Cambria"/>
          </w:rPr>
          <w:delText>]</w:delText>
        </w:r>
      </w:del>
    </w:p>
    <w:p w14:paraId="2F8CBDCA" w14:textId="0E251304" w:rsidR="00D71CDA" w:rsidRPr="00E352EF" w:rsidDel="006619C5" w:rsidRDefault="00D71CDA" w:rsidP="00D544A1">
      <w:pPr>
        <w:rPr>
          <w:del w:id="4867" w:author="Utente" w:date="2017-06-27T18:07:00Z"/>
          <w:rFonts w:ascii="Cambria" w:hAnsi="Cambria"/>
        </w:rPr>
      </w:pPr>
    </w:p>
    <w:p w14:paraId="1E46E67F" w14:textId="40A9F214" w:rsidR="005A2227" w:rsidRPr="00E352EF" w:rsidDel="006619C5" w:rsidRDefault="0097053A" w:rsidP="00D544A1">
      <w:pPr>
        <w:rPr>
          <w:del w:id="4868" w:author="Utente" w:date="2017-06-27T18:07:00Z"/>
          <w:rFonts w:ascii="Cambria" w:hAnsi="Cambria"/>
        </w:rPr>
      </w:pPr>
      <w:del w:id="4869" w:author="Utente" w:date="2017-06-27T18:07:00Z">
        <w:r w:rsidRPr="00E352EF" w:rsidDel="006619C5">
          <w:rPr>
            <w:rFonts w:ascii="Cambria" w:hAnsi="Cambria"/>
            <w:i/>
          </w:rPr>
          <w:delText>ds_1</w:delText>
        </w:r>
        <w:r w:rsidRPr="00E352EF" w:rsidDel="006619C5">
          <w:rPr>
            <w:rFonts w:ascii="Cambria" w:hAnsi="Cambria"/>
          </w:rPr>
          <w:delText>,</w:delText>
        </w:r>
        <w:r w:rsidRPr="00E352EF" w:rsidDel="006619C5">
          <w:rPr>
            <w:rFonts w:ascii="Cambria" w:hAnsi="Cambria"/>
            <w:i/>
          </w:rPr>
          <w:delText>ds_2</w:delText>
        </w:r>
        <w:r w:rsidRPr="00E352EF" w:rsidDel="006619C5">
          <w:rPr>
            <w:rFonts w:ascii="Cambria" w:hAnsi="Cambria"/>
          </w:rPr>
          <w:delText xml:space="preserve"> – is a </w:delText>
        </w:r>
        <w:r w:rsidR="00F4601C" w:rsidRPr="00E352EF" w:rsidDel="006619C5">
          <w:delText>Dataset</w:delText>
        </w:r>
        <w:r w:rsidRPr="00E352EF" w:rsidDel="006619C5">
          <w:rPr>
            <w:rFonts w:ascii="Cambria" w:hAnsi="Cambria"/>
          </w:rPr>
          <w:delText xml:space="preserve"> expression or a </w:delText>
        </w:r>
        <w:r w:rsidR="00D544A1" w:rsidRPr="00E352EF" w:rsidDel="006619C5">
          <w:rPr>
            <w:rFonts w:ascii="Cambria" w:hAnsi="Cambria"/>
          </w:rPr>
          <w:delText>b</w:delText>
        </w:r>
        <w:r w:rsidRPr="00E352EF" w:rsidDel="006619C5">
          <w:rPr>
            <w:rFonts w:ascii="Cambria" w:hAnsi="Cambria"/>
          </w:rPr>
          <w:delText>oolean</w:delText>
        </w:r>
      </w:del>
    </w:p>
    <w:p w14:paraId="52B8D1A4" w14:textId="77777777" w:rsidR="006619C5" w:rsidRDefault="006619C5" w:rsidP="00D544A1">
      <w:pPr>
        <w:rPr>
          <w:ins w:id="4870" w:author="Utente" w:date="2017-06-27T18:07:00Z"/>
          <w:rFonts w:ascii="Cambria" w:hAnsi="Cambria"/>
          <w:i/>
        </w:rPr>
      </w:pPr>
    </w:p>
    <w:p w14:paraId="210565CA" w14:textId="7C172EB4" w:rsidR="00D544A1" w:rsidRPr="00D47502" w:rsidRDefault="00D47502" w:rsidP="00D544A1">
      <w:pPr>
        <w:rPr>
          <w:ins w:id="4871" w:author="Laura Viignola" w:date="2017-06-22T10:29:00Z"/>
          <w:rFonts w:ascii="Cambria" w:eastAsia="Calibri" w:hAnsi="Cambria" w:cs="Calibri"/>
          <w:i/>
          <w:color w:val="5B9BD5"/>
        </w:rPr>
      </w:pPr>
      <w:ins w:id="4872" w:author="Laura Viignola" w:date="2017-06-22T10:29:00Z">
        <w:r w:rsidRPr="00D47502">
          <w:rPr>
            <w:rFonts w:ascii="Cambria" w:eastAsia="Calibri" w:hAnsi="Cambria" w:cs="Calibri"/>
            <w:i/>
            <w:color w:val="5B9BD5"/>
          </w:rPr>
          <w:t>Examples of valid syntaxes</w:t>
        </w:r>
      </w:ins>
    </w:p>
    <w:p w14:paraId="16D74A0A" w14:textId="5FAD1C64" w:rsidR="00D47502" w:rsidDel="00060B0B" w:rsidRDefault="00D47502" w:rsidP="00D544A1">
      <w:pPr>
        <w:rPr>
          <w:del w:id="4873" w:author="Laura Viignola" w:date="2017-07-10T17:03:00Z"/>
          <w:rFonts w:ascii="Cambria" w:eastAsia="Calibri" w:hAnsi="Cambria" w:cs="Calibri"/>
          <w:i/>
          <w:color w:val="5B9BD5"/>
          <w:sz w:val="22"/>
        </w:rPr>
      </w:pPr>
      <w:ins w:id="4874" w:author="Laura Viignola" w:date="2017-06-22T10:29:00Z">
        <w:r w:rsidRPr="00D71CDA">
          <w:rPr>
            <w:rFonts w:ascii="Arial" w:eastAsia="Calibri" w:hAnsi="Arial" w:cs="Arial"/>
            <w:color w:val="auto"/>
          </w:rPr>
          <w:t>DS_1</w:t>
        </w:r>
        <w:r w:rsidRPr="00D71CDA">
          <w:rPr>
            <w:rFonts w:ascii="Arial" w:eastAsia="Calibri" w:hAnsi="Arial" w:cs="Arial"/>
            <w:b/>
            <w:color w:val="auto"/>
          </w:rPr>
          <w:t>=</w:t>
        </w:r>
        <w:r w:rsidRPr="00D71CDA">
          <w:rPr>
            <w:rFonts w:ascii="Arial" w:eastAsia="Calibri" w:hAnsi="Arial" w:cs="Arial"/>
            <w:color w:val="auto"/>
          </w:rPr>
          <w:t>DS_2</w:t>
        </w:r>
      </w:ins>
    </w:p>
    <w:p w14:paraId="0481468E" w14:textId="61B613D7" w:rsidR="00D47502" w:rsidDel="00DC509E" w:rsidRDefault="00D47502" w:rsidP="00D544A1">
      <w:pPr>
        <w:rPr>
          <w:del w:id="4875" w:author="Laura Viignola" w:date="2017-07-06T14:30:00Z"/>
          <w:rFonts w:ascii="Arial" w:eastAsia="Calibri" w:hAnsi="Arial" w:cs="Arial"/>
          <w:color w:val="auto"/>
        </w:rPr>
      </w:pPr>
    </w:p>
    <w:p w14:paraId="27ED8C71" w14:textId="21240FCD" w:rsidR="006619C5" w:rsidDel="00310252" w:rsidRDefault="006619C5" w:rsidP="00783602">
      <w:pPr>
        <w:rPr>
          <w:ins w:id="4876" w:author="Utente" w:date="2017-06-27T18:08:00Z"/>
          <w:del w:id="4877" w:author="Laura Viignola" w:date="2017-07-06T14:30:00Z"/>
          <w:rFonts w:ascii="Cambria" w:eastAsia="Calibri" w:hAnsi="Cambria" w:cs="Calibri"/>
          <w:i/>
          <w:color w:val="5B9BD5"/>
          <w:sz w:val="22"/>
        </w:rPr>
      </w:pPr>
    </w:p>
    <w:p w14:paraId="0F270C96" w14:textId="77777777" w:rsidR="00060B0B" w:rsidRDefault="00060B0B" w:rsidP="00783602">
      <w:pPr>
        <w:rPr>
          <w:ins w:id="4878" w:author="Laura Viignola" w:date="2017-07-10T17:03:00Z"/>
          <w:rFonts w:ascii="Cambria" w:eastAsia="Calibri" w:hAnsi="Cambria" w:cs="Calibri"/>
          <w:i/>
          <w:color w:val="5B9BD5"/>
          <w:sz w:val="22"/>
        </w:rPr>
      </w:pPr>
    </w:p>
    <w:p w14:paraId="24A75F7E" w14:textId="77777777" w:rsidR="00783602" w:rsidRDefault="00783602" w:rsidP="00783602">
      <w:pPr>
        <w:rPr>
          <w:ins w:id="4879" w:author="Laura Viignola" w:date="2017-06-22T10:30:00Z"/>
          <w:rFonts w:ascii="Cambria" w:eastAsia="Calibri" w:hAnsi="Cambria" w:cs="Calibri"/>
          <w:i/>
          <w:color w:val="5B9BD5"/>
        </w:rPr>
      </w:pPr>
      <w:ins w:id="4880" w:author="Laura Viignola" w:date="2017-06-22T10:30:00Z">
        <w:r>
          <w:rPr>
            <w:rFonts w:ascii="Cambria" w:eastAsia="Calibri" w:hAnsi="Cambria" w:cs="Calibri"/>
            <w:i/>
            <w:color w:val="5B9BD5"/>
          </w:rPr>
          <w:t>Semantic for scalar operations</w:t>
        </w:r>
      </w:ins>
    </w:p>
    <w:p w14:paraId="001E36F3" w14:textId="4AA0D9BC" w:rsidR="00783602" w:rsidRPr="00783602" w:rsidRDefault="00783602" w:rsidP="00AC4A81">
      <w:pPr>
        <w:rPr>
          <w:ins w:id="4881" w:author="Laura Viignola" w:date="2017-06-22T10:30:00Z"/>
          <w:rFonts w:ascii="Cambria" w:eastAsia="Calibri" w:hAnsi="Cambria" w:cs="Calibri"/>
          <w:color w:val="5B9BD5"/>
          <w:sz w:val="22"/>
        </w:rPr>
      </w:pPr>
      <w:ins w:id="4882" w:author="Laura Viignola" w:date="2017-06-22T10:36:00Z">
        <w:r>
          <w:rPr>
            <w:rFonts w:ascii="Cambria" w:eastAsia="Calibri" w:hAnsi="Cambria" w:cs="Calibri"/>
          </w:rPr>
          <w:t xml:space="preserve">The operator </w:t>
        </w:r>
      </w:ins>
      <w:ins w:id="4883" w:author="Laura Viignola" w:date="2017-06-22T10:52:00Z">
        <w:r w:rsidR="00EF5905">
          <w:rPr>
            <w:rFonts w:ascii="Cambria" w:eastAsia="Calibri" w:hAnsi="Cambria" w:cs="Calibri"/>
          </w:rPr>
          <w:t>verify if</w:t>
        </w:r>
      </w:ins>
      <w:ins w:id="4884" w:author="Laura Viignola" w:date="2017-06-22T10:36:00Z">
        <w:r>
          <w:rPr>
            <w:rFonts w:ascii="Cambria" w:eastAsia="Calibri" w:hAnsi="Cambria" w:cs="Calibri"/>
          </w:rPr>
          <w:t xml:space="preserve"> two </w:t>
        </w:r>
      </w:ins>
      <w:ins w:id="4885" w:author="Laura Viignola" w:date="2017-06-22T10:37:00Z">
        <w:r>
          <w:rPr>
            <w:rFonts w:ascii="Cambria" w:eastAsia="Calibri" w:hAnsi="Cambria" w:cs="Calibri"/>
          </w:rPr>
          <w:t>operands</w:t>
        </w:r>
      </w:ins>
      <w:ins w:id="4886" w:author="Laura Viignola" w:date="2017-06-22T10:52:00Z">
        <w:r w:rsidR="00EF5905">
          <w:rPr>
            <w:rFonts w:ascii="Cambria" w:eastAsia="Calibri" w:hAnsi="Cambria" w:cs="Calibri"/>
          </w:rPr>
          <w:t>,</w:t>
        </w:r>
      </w:ins>
      <w:ins w:id="4887" w:author="Laura Viignola" w:date="2017-06-22T10:37:00Z">
        <w:r>
          <w:rPr>
            <w:rFonts w:ascii="Cambria" w:eastAsia="Calibri" w:hAnsi="Cambria" w:cs="Calibri"/>
          </w:rPr>
          <w:t xml:space="preserve"> that </w:t>
        </w:r>
      </w:ins>
      <w:ins w:id="4888" w:author="Laura Viignola" w:date="2017-06-22T16:35:00Z">
        <w:r w:rsidR="001C025D">
          <w:rPr>
            <w:rFonts w:ascii="Cambria" w:eastAsia="Calibri" w:hAnsi="Cambria" w:cs="Calibri"/>
          </w:rPr>
          <w:t>can</w:t>
        </w:r>
      </w:ins>
      <w:ins w:id="4889" w:author="Laura Viignola" w:date="2017-06-22T10:37:00Z">
        <w:r>
          <w:rPr>
            <w:rFonts w:ascii="Cambria" w:eastAsia="Calibri" w:hAnsi="Cambria" w:cs="Calibri"/>
          </w:rPr>
          <w:t xml:space="preserve"> be of </w:t>
        </w:r>
      </w:ins>
      <w:ins w:id="4890" w:author="Laura Viignola" w:date="2017-06-22T12:00:00Z">
        <w:r w:rsidR="00B0068A">
          <w:rPr>
            <w:rFonts w:ascii="Cambria" w:eastAsia="Calibri" w:hAnsi="Cambria" w:cs="Calibri"/>
          </w:rPr>
          <w:t xml:space="preserve">any </w:t>
        </w:r>
      </w:ins>
      <w:ins w:id="4891" w:author="Laura Viignola" w:date="2017-06-22T10:37:00Z">
        <w:r>
          <w:rPr>
            <w:rFonts w:ascii="Cambria" w:eastAsia="Calibri" w:hAnsi="Cambria" w:cs="Calibri"/>
          </w:rPr>
          <w:t>scalar-type</w:t>
        </w:r>
      </w:ins>
      <w:ins w:id="4892" w:author="Laura Viignola" w:date="2017-06-22T10:52:00Z">
        <w:r w:rsidR="00EF5905">
          <w:rPr>
            <w:rFonts w:ascii="Cambria" w:eastAsia="Calibri" w:hAnsi="Cambria" w:cs="Calibri"/>
          </w:rPr>
          <w:t>,</w:t>
        </w:r>
      </w:ins>
      <w:ins w:id="4893" w:author="Laura Viignola" w:date="2017-06-22T10:37:00Z">
        <w:r>
          <w:rPr>
            <w:rFonts w:ascii="Cambria" w:eastAsia="Calibri" w:hAnsi="Cambria" w:cs="Calibri"/>
          </w:rPr>
          <w:t xml:space="preserve"> are equal.</w:t>
        </w:r>
      </w:ins>
    </w:p>
    <w:p w14:paraId="01A1EF18" w14:textId="77777777" w:rsidR="00783602" w:rsidRDefault="00783602" w:rsidP="00AC4A81">
      <w:pPr>
        <w:rPr>
          <w:ins w:id="4894" w:author="Laura Viignola" w:date="2017-06-22T10:39:00Z"/>
          <w:rFonts w:ascii="Cambria" w:eastAsia="Calibri" w:hAnsi="Cambria" w:cs="Calibri"/>
          <w:i/>
          <w:color w:val="5B9BD5"/>
          <w:sz w:val="22"/>
        </w:rPr>
      </w:pPr>
    </w:p>
    <w:p w14:paraId="2BEE08DF" w14:textId="5F5561D7" w:rsidR="00783602" w:rsidRPr="006619C5" w:rsidRDefault="006B6757" w:rsidP="00783602">
      <w:pPr>
        <w:rPr>
          <w:ins w:id="4895" w:author="Laura Viignola" w:date="2017-06-22T10:39:00Z"/>
          <w:rFonts w:ascii="Cambria" w:eastAsia="Calibri" w:hAnsi="Cambria" w:cs="Calibri"/>
          <w:i/>
          <w:color w:val="5B9BD5"/>
        </w:rPr>
      </w:pPr>
      <w:ins w:id="4896" w:author="Laura Viignola" w:date="2017-06-22T10:43:00Z">
        <w:r w:rsidRPr="006619C5">
          <w:rPr>
            <w:rFonts w:ascii="Cambria" w:eastAsia="Calibri" w:hAnsi="Cambria" w:cs="Calibri"/>
            <w:i/>
            <w:color w:val="5B9BD5"/>
          </w:rPr>
          <w:t>Example</w:t>
        </w:r>
      </w:ins>
      <w:ins w:id="4897" w:author="Utente" w:date="2017-06-23T12:10:00Z">
        <w:r w:rsidR="00294F20" w:rsidRPr="006619C5">
          <w:rPr>
            <w:rFonts w:ascii="Cambria" w:eastAsia="Calibri" w:hAnsi="Cambria" w:cs="Calibri"/>
            <w:i/>
            <w:color w:val="5B9BD5"/>
          </w:rPr>
          <w:t>s</w:t>
        </w:r>
      </w:ins>
    </w:p>
    <w:p w14:paraId="08D2708A" w14:textId="3424BA29" w:rsidR="00783602" w:rsidRPr="00F27DF7" w:rsidRDefault="006B6757" w:rsidP="006B6757">
      <w:pPr>
        <w:rPr>
          <w:ins w:id="4898" w:author="Laura Viignola" w:date="2017-06-22T10:39:00Z"/>
          <w:rFonts w:ascii="Arial" w:hAnsi="Arial" w:cs="Arial"/>
        </w:rPr>
      </w:pPr>
      <w:ins w:id="4899" w:author="Laura Viignola" w:date="2017-06-22T10:44:00Z">
        <w:r w:rsidRPr="00F27DF7">
          <w:rPr>
            <w:rFonts w:ascii="Arial" w:eastAsia="Calibri" w:hAnsi="Arial" w:cs="Arial"/>
          </w:rPr>
          <w:t>5</w:t>
        </w:r>
      </w:ins>
      <w:ins w:id="4900"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4901" w:author="Laura Viignola" w:date="2017-06-22T10:44:00Z">
        <w:r w:rsidRPr="00F27DF7">
          <w:rPr>
            <w:rFonts w:ascii="Arial" w:eastAsia="Calibri" w:hAnsi="Arial" w:cs="Arial"/>
          </w:rPr>
          <w:t>9</w:t>
        </w:r>
      </w:ins>
      <w:ins w:id="4902" w:author="Laura Viignola" w:date="2017-06-22T10:39:00Z">
        <w:r w:rsidR="00783602" w:rsidRPr="00F27DF7">
          <w:rPr>
            <w:rFonts w:ascii="Arial" w:eastAsia="Calibri" w:hAnsi="Arial" w:cs="Arial"/>
          </w:rPr>
          <w:t xml:space="preserve">  </w:t>
        </w:r>
      </w:ins>
      <w:ins w:id="4903" w:author="Laura Viignola" w:date="2017-06-22T10:44:00Z">
        <w:r w:rsidRPr="00F27DF7">
          <w:rPr>
            <w:rFonts w:ascii="Arial" w:eastAsia="Calibri" w:hAnsi="Arial" w:cs="Arial"/>
          </w:rPr>
          <w:t>gives</w:t>
        </w:r>
      </w:ins>
      <w:ins w:id="4904" w:author="Laura Viignola" w:date="2017-06-22T10:45:00Z">
        <w:r w:rsidRPr="00F27DF7">
          <w:rPr>
            <w:rFonts w:ascii="Arial" w:eastAsia="Calibri" w:hAnsi="Arial" w:cs="Arial"/>
          </w:rPr>
          <w:t>:</w:t>
        </w:r>
      </w:ins>
      <w:ins w:id="4905" w:author="Laura Viignola" w:date="2017-06-22T10:39:00Z">
        <w:r w:rsidR="00783602" w:rsidRPr="00F27DF7">
          <w:rPr>
            <w:rFonts w:ascii="Arial" w:eastAsia="Calibri" w:hAnsi="Arial" w:cs="Arial"/>
          </w:rPr>
          <w:t xml:space="preserve"> false</w:t>
        </w:r>
      </w:ins>
    </w:p>
    <w:p w14:paraId="0C34040D" w14:textId="503D071D" w:rsidR="00783602" w:rsidRPr="00F27DF7" w:rsidRDefault="006B6757" w:rsidP="006B6757">
      <w:pPr>
        <w:rPr>
          <w:ins w:id="4906" w:author="Laura Viignola" w:date="2017-06-22T10:39:00Z"/>
          <w:rFonts w:ascii="Arial" w:hAnsi="Arial" w:cs="Arial"/>
        </w:rPr>
      </w:pPr>
      <w:ins w:id="4907" w:author="Laura Viignola" w:date="2017-06-22T10:44:00Z">
        <w:r w:rsidRPr="00F27DF7">
          <w:rPr>
            <w:rFonts w:ascii="Arial" w:eastAsia="Calibri" w:hAnsi="Arial" w:cs="Arial"/>
          </w:rPr>
          <w:t>5</w:t>
        </w:r>
      </w:ins>
      <w:ins w:id="4908"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4909" w:author="Laura Viignola" w:date="2017-06-22T10:44:00Z">
        <w:r w:rsidRPr="00F27DF7">
          <w:rPr>
            <w:rFonts w:ascii="Arial" w:eastAsia="Calibri" w:hAnsi="Arial" w:cs="Arial"/>
          </w:rPr>
          <w:t>5</w:t>
        </w:r>
      </w:ins>
      <w:ins w:id="4910" w:author="Laura Viignola" w:date="2017-06-22T10:39:00Z">
        <w:r w:rsidR="00783602" w:rsidRPr="00F27DF7">
          <w:rPr>
            <w:rFonts w:ascii="Arial" w:eastAsia="Calibri" w:hAnsi="Arial" w:cs="Arial"/>
          </w:rPr>
          <w:t xml:space="preserve">  </w:t>
        </w:r>
      </w:ins>
      <w:ins w:id="4911" w:author="Laura Viignola" w:date="2017-06-22T10:44:00Z">
        <w:r w:rsidRPr="00F27DF7">
          <w:rPr>
            <w:rFonts w:ascii="Arial" w:eastAsia="Calibri" w:hAnsi="Arial" w:cs="Arial"/>
          </w:rPr>
          <w:t>gives</w:t>
        </w:r>
      </w:ins>
      <w:ins w:id="4912" w:author="Laura Viignola" w:date="2017-06-22T10:45:00Z">
        <w:r w:rsidRPr="00F27DF7">
          <w:rPr>
            <w:rFonts w:ascii="Arial" w:eastAsia="Calibri" w:hAnsi="Arial" w:cs="Arial"/>
          </w:rPr>
          <w:t>:</w:t>
        </w:r>
      </w:ins>
      <w:ins w:id="4913" w:author="Laura Viignola" w:date="2017-06-22T10:39:00Z">
        <w:r w:rsidR="00783602" w:rsidRPr="00F27DF7">
          <w:rPr>
            <w:rFonts w:ascii="Arial" w:eastAsia="Calibri" w:hAnsi="Arial" w:cs="Arial"/>
          </w:rPr>
          <w:t xml:space="preserve"> true</w:t>
        </w:r>
      </w:ins>
    </w:p>
    <w:p w14:paraId="1351AE27" w14:textId="58C14C71" w:rsidR="00783602" w:rsidRPr="00F27DF7" w:rsidRDefault="006B6757" w:rsidP="006B6757">
      <w:pPr>
        <w:rPr>
          <w:ins w:id="4914" w:author="Laura Viignola" w:date="2017-06-22T10:39:00Z"/>
          <w:rFonts w:ascii="Arial" w:hAnsi="Arial" w:cs="Arial"/>
          <w:lang w:val="en-US"/>
        </w:rPr>
      </w:pPr>
      <w:ins w:id="4915" w:author="Laura Viignola" w:date="2017-06-22T10:44:00Z">
        <w:r w:rsidRPr="00F27DF7">
          <w:rPr>
            <w:rFonts w:ascii="Arial" w:eastAsia="Calibri" w:hAnsi="Arial" w:cs="Arial"/>
            <w:lang w:val="en-US"/>
          </w:rPr>
          <w:t>“hello”</w:t>
        </w:r>
      </w:ins>
      <w:ins w:id="4916" w:author="Laura Viignola" w:date="2017-06-22T10:39:00Z">
        <w:r w:rsidR="00783602" w:rsidRPr="00F27DF7">
          <w:rPr>
            <w:rFonts w:ascii="Arial" w:eastAsia="Calibri" w:hAnsi="Arial" w:cs="Arial"/>
            <w:lang w:val="en-US"/>
          </w:rPr>
          <w:t xml:space="preserve"> </w:t>
        </w:r>
        <w:r w:rsidR="00783602" w:rsidRPr="00F27DF7">
          <w:rPr>
            <w:rFonts w:ascii="Arial" w:eastAsia="Calibri" w:hAnsi="Arial" w:cs="Arial"/>
            <w:b/>
            <w:lang w:val="en-US"/>
          </w:rPr>
          <w:t>=</w:t>
        </w:r>
        <w:r w:rsidR="00783602" w:rsidRPr="00F27DF7">
          <w:rPr>
            <w:rFonts w:ascii="Arial" w:eastAsia="Calibri" w:hAnsi="Arial" w:cs="Arial"/>
            <w:lang w:val="en-US"/>
          </w:rPr>
          <w:t xml:space="preserve"> </w:t>
        </w:r>
      </w:ins>
      <w:ins w:id="4917" w:author="Laura Viignola" w:date="2017-06-22T10:45:00Z">
        <w:r w:rsidRPr="00F27DF7">
          <w:rPr>
            <w:rFonts w:ascii="Arial" w:eastAsia="Calibri" w:hAnsi="Arial" w:cs="Arial"/>
            <w:lang w:val="en-US"/>
          </w:rPr>
          <w:t>“hi”</w:t>
        </w:r>
      </w:ins>
      <w:ins w:id="4918" w:author="Laura Viignola" w:date="2017-06-22T10:39:00Z">
        <w:r w:rsidR="00783602" w:rsidRPr="00F27DF7">
          <w:rPr>
            <w:rFonts w:ascii="Arial" w:eastAsia="Calibri" w:hAnsi="Arial" w:cs="Arial"/>
            <w:lang w:val="en-US"/>
          </w:rPr>
          <w:t xml:space="preserve">  </w:t>
        </w:r>
      </w:ins>
      <w:ins w:id="4919" w:author="Laura Viignola" w:date="2017-06-22T10:45:00Z">
        <w:r w:rsidRPr="00F27DF7">
          <w:rPr>
            <w:rFonts w:ascii="Arial" w:eastAsia="Calibri" w:hAnsi="Arial" w:cs="Arial"/>
            <w:lang w:val="en-US"/>
          </w:rPr>
          <w:t>gives:</w:t>
        </w:r>
      </w:ins>
      <w:ins w:id="4920" w:author="Laura Viignola" w:date="2017-06-22T10:39:00Z">
        <w:r w:rsidR="00783602" w:rsidRPr="00F27DF7">
          <w:rPr>
            <w:rFonts w:ascii="Arial" w:eastAsia="Calibri" w:hAnsi="Arial" w:cs="Arial"/>
            <w:lang w:val="en-US"/>
          </w:rPr>
          <w:t xml:space="preserve"> false</w:t>
        </w:r>
      </w:ins>
    </w:p>
    <w:p w14:paraId="4AC40288" w14:textId="77777777" w:rsidR="006B6757" w:rsidRDefault="006B6757" w:rsidP="006B6757">
      <w:pPr>
        <w:rPr>
          <w:ins w:id="4921" w:author="Laura Viignola" w:date="2017-06-22T10:46:00Z"/>
          <w:rFonts w:ascii="Cambria" w:eastAsia="Calibri" w:hAnsi="Cambria" w:cs="Calibri"/>
          <w:i/>
          <w:color w:val="5B9BD5"/>
        </w:rPr>
      </w:pPr>
    </w:p>
    <w:p w14:paraId="73CEEEFB" w14:textId="19E014B8" w:rsidR="006B6757" w:rsidRDefault="006B6757" w:rsidP="006B6757">
      <w:pPr>
        <w:rPr>
          <w:ins w:id="4922" w:author="Laura Viignola" w:date="2017-06-22T10:46:00Z"/>
          <w:rFonts w:ascii="Cambria" w:eastAsia="Calibri" w:hAnsi="Cambria" w:cs="Calibri"/>
          <w:i/>
          <w:color w:val="5B9BD5"/>
        </w:rPr>
      </w:pPr>
      <w:ins w:id="4923" w:author="Laura Viignola" w:date="2017-06-22T10:46:00Z">
        <w:r>
          <w:rPr>
            <w:rFonts w:ascii="Cambria" w:eastAsia="Calibri" w:hAnsi="Cambria" w:cs="Calibri"/>
            <w:i/>
            <w:color w:val="5B9BD5"/>
          </w:rPr>
          <w:t xml:space="preserve">Input </w:t>
        </w:r>
      </w:ins>
      <w:ins w:id="4924" w:author="Laura Viignola" w:date="2017-06-22T12:26:00Z">
        <w:r w:rsidR="000C3628">
          <w:rPr>
            <w:rFonts w:ascii="Cambria" w:eastAsia="Calibri" w:hAnsi="Cambria" w:cs="Calibri"/>
            <w:i/>
            <w:color w:val="5B9BD5"/>
          </w:rPr>
          <w:t>p</w:t>
        </w:r>
      </w:ins>
      <w:ins w:id="4925" w:author="Laura Viignola" w:date="2017-06-22T10:46:00Z">
        <w:r>
          <w:rPr>
            <w:rFonts w:ascii="Cambria" w:eastAsia="Calibri" w:hAnsi="Cambria" w:cs="Calibri"/>
            <w:i/>
            <w:color w:val="5B9BD5"/>
          </w:rPr>
          <w:t>arameters type</w:t>
        </w:r>
      </w:ins>
    </w:p>
    <w:p w14:paraId="72132686" w14:textId="77777777" w:rsidR="00B74B4A" w:rsidRPr="00310252" w:rsidRDefault="006B6757" w:rsidP="006B6757">
      <w:pPr>
        <w:rPr>
          <w:ins w:id="4926" w:author="Laura Viignola" w:date="2017-06-22T11:26:00Z"/>
          <w:rFonts w:asciiTheme="majorHAnsi" w:eastAsia="Calibri" w:hAnsiTheme="majorHAnsi" w:cs="Courier New"/>
          <w:i/>
        </w:rPr>
      </w:pPr>
      <w:ins w:id="4927" w:author="Laura Viignola" w:date="2017-06-22T10:50:00Z">
        <w:r w:rsidRPr="00310252">
          <w:rPr>
            <w:rFonts w:asciiTheme="majorHAnsi" w:eastAsia="Calibri" w:hAnsiTheme="majorHAnsi" w:cs="Courier New"/>
            <w:i/>
          </w:rPr>
          <w:t>l</w:t>
        </w:r>
      </w:ins>
      <w:ins w:id="4928" w:author="Laura Viignola" w:date="2017-06-22T10:48:00Z">
        <w:r w:rsidRPr="00310252">
          <w:rPr>
            <w:rFonts w:asciiTheme="majorHAnsi" w:eastAsia="Calibri" w:hAnsiTheme="majorHAnsi" w:cs="Courier New"/>
            <w:i/>
          </w:rPr>
          <w:t>eft</w:t>
        </w:r>
      </w:ins>
      <w:ins w:id="4929" w:author="Laura Viignola" w:date="2017-06-22T11:26:00Z">
        <w:r w:rsidR="00B74B4A" w:rsidRPr="00310252">
          <w:rPr>
            <w:rFonts w:asciiTheme="majorHAnsi" w:eastAsia="Calibri" w:hAnsiTheme="majorHAnsi" w:cs="Courier New"/>
            <w:i/>
          </w:rPr>
          <w:t>,</w:t>
        </w:r>
      </w:ins>
    </w:p>
    <w:p w14:paraId="5C12E4E1" w14:textId="42431547" w:rsidR="006B6757" w:rsidRPr="00F27DF7" w:rsidRDefault="00B74B4A" w:rsidP="006B6757">
      <w:pPr>
        <w:rPr>
          <w:ins w:id="4930" w:author="Laura Viignola" w:date="2017-06-22T10:47:00Z"/>
          <w:rFonts w:asciiTheme="majorHAnsi" w:eastAsia="Calibri" w:hAnsiTheme="majorHAnsi" w:cs="Courier New"/>
        </w:rPr>
      </w:pPr>
      <w:ins w:id="4931" w:author="Laura Viignola" w:date="2017-06-22T11:26:00Z">
        <w:r w:rsidRPr="00310252">
          <w:rPr>
            <w:rFonts w:asciiTheme="majorHAnsi" w:eastAsia="Calibri" w:hAnsiTheme="majorHAnsi" w:cs="Courier New"/>
            <w:i/>
          </w:rPr>
          <w:t>rig</w:t>
        </w:r>
      </w:ins>
      <w:ins w:id="4932" w:author="Laura Viignola" w:date="2017-07-10T16:15:00Z">
        <w:r w:rsidR="0026664B">
          <w:rPr>
            <w:rFonts w:asciiTheme="majorHAnsi" w:eastAsia="Calibri" w:hAnsiTheme="majorHAnsi" w:cs="Courier New"/>
            <w:i/>
          </w:rPr>
          <w:t>ht</w:t>
        </w:r>
      </w:ins>
      <w:ins w:id="4933" w:author="Laura Viignola" w:date="2017-06-22T10:50:00Z">
        <w:r w:rsidR="006B6757" w:rsidRPr="00F27DF7">
          <w:rPr>
            <w:rFonts w:asciiTheme="majorHAnsi" w:eastAsia="Calibri" w:hAnsiTheme="majorHAnsi" w:cs="Courier New"/>
          </w:rPr>
          <w:tab/>
        </w:r>
      </w:ins>
      <w:ins w:id="4934" w:author="Laura Viignola" w:date="2017-06-22T10:47:00Z">
        <w:r w:rsidR="006B6757" w:rsidRPr="00F27DF7">
          <w:rPr>
            <w:rFonts w:asciiTheme="majorHAnsi" w:eastAsia="Calibri" w:hAnsiTheme="majorHAnsi" w:cs="Courier New"/>
          </w:rPr>
          <w:t>::</w:t>
        </w:r>
      </w:ins>
      <w:ins w:id="4935" w:author="Laura Viignola" w:date="2017-06-22T11:27:00Z">
        <w:r w:rsidRPr="00F27DF7">
          <w:rPr>
            <w:rFonts w:asciiTheme="majorHAnsi" w:eastAsia="Calibri" w:hAnsiTheme="majorHAnsi" w:cs="Courier New"/>
          </w:rPr>
          <w:tab/>
          <w:t xml:space="preserve">   </w:t>
        </w:r>
      </w:ins>
      <w:ins w:id="4936" w:author="Laura Viignola" w:date="2017-06-22T10:47:00Z">
        <w:r w:rsidR="006B6757" w:rsidRPr="00F27DF7">
          <w:rPr>
            <w:rFonts w:asciiTheme="majorHAnsi" w:eastAsia="Calibri" w:hAnsiTheme="majorHAnsi" w:cs="Courier New"/>
          </w:rPr>
          <w:t>dataset</w:t>
        </w:r>
      </w:ins>
      <w:ins w:id="4937" w:author="Laura Viignola" w:date="2017-06-22T10:50:00Z">
        <w:r w:rsidR="006B6757" w:rsidRPr="00F27DF7">
          <w:rPr>
            <w:rFonts w:asciiTheme="majorHAnsi" w:eastAsia="Calibri" w:hAnsiTheme="majorHAnsi" w:cs="Courier New"/>
          </w:rPr>
          <w:t xml:space="preserve">   </w:t>
        </w:r>
      </w:ins>
      <w:ins w:id="4938" w:author="Laura Viignola" w:date="2017-06-22T10:47:00Z">
        <w:r w:rsidR="006B6757" w:rsidRPr="00F27DF7">
          <w:rPr>
            <w:rFonts w:asciiTheme="majorHAnsi" w:eastAsia="Calibri" w:hAnsiTheme="majorHAnsi" w:cs="Courier New"/>
          </w:rPr>
          <w:t>{measure&lt;</w:t>
        </w:r>
        <w:del w:id="4939" w:author="Utente" w:date="2017-06-23T17:16:00Z">
          <w:r w:rsidR="006B6757" w:rsidRPr="00F27DF7" w:rsidDel="00234472">
            <w:rPr>
              <w:rFonts w:asciiTheme="majorHAnsi" w:eastAsia="Calibri" w:hAnsiTheme="majorHAnsi" w:cs="Courier New"/>
            </w:rPr>
            <w:delText>string</w:delText>
          </w:r>
        </w:del>
      </w:ins>
      <w:ins w:id="4940" w:author="Utente" w:date="2017-06-23T17:16:00Z">
        <w:r w:rsidR="00234472" w:rsidRPr="00F27DF7">
          <w:rPr>
            <w:rFonts w:asciiTheme="majorHAnsi" w:eastAsia="Calibri" w:hAnsiTheme="majorHAnsi" w:cs="Courier New"/>
          </w:rPr>
          <w:t>scalar</w:t>
        </w:r>
      </w:ins>
      <w:ins w:id="4941" w:author="Laura Viignola" w:date="2017-06-22T10:47:00Z">
        <w:r w:rsidR="006B6757" w:rsidRPr="00F27DF7">
          <w:rPr>
            <w:rFonts w:asciiTheme="majorHAnsi" w:eastAsia="Calibri" w:hAnsiTheme="majorHAnsi" w:cs="Courier New"/>
          </w:rPr>
          <w:t>&gt;</w:t>
        </w:r>
      </w:ins>
      <w:ins w:id="4942" w:author="Laura Viignola" w:date="2017-06-22T12:15:00Z">
        <w:r w:rsidR="008F30E6" w:rsidRPr="00F27DF7">
          <w:rPr>
            <w:rFonts w:asciiTheme="majorHAnsi" w:eastAsia="Calibri" w:hAnsiTheme="majorHAnsi" w:cs="Courier New"/>
          </w:rPr>
          <w:t xml:space="preserve"> _</w:t>
        </w:r>
      </w:ins>
      <w:ins w:id="4943" w:author="Laura Viignola" w:date="2017-06-22T10:47:00Z">
        <w:r w:rsidR="006B6757" w:rsidRPr="00F27DF7">
          <w:rPr>
            <w:rFonts w:asciiTheme="majorHAnsi" w:eastAsia="Calibri" w:hAnsiTheme="majorHAnsi" w:cs="Courier New"/>
          </w:rPr>
          <w:t>}</w:t>
        </w:r>
      </w:ins>
    </w:p>
    <w:p w14:paraId="5BE36008" w14:textId="61ED9B3B" w:rsidR="006B6757" w:rsidRPr="00F27DF7" w:rsidRDefault="006B6757" w:rsidP="00B74B4A">
      <w:pPr>
        <w:ind w:left="1412" w:firstLine="4"/>
        <w:rPr>
          <w:ins w:id="4944" w:author="Laura Viignola" w:date="2017-06-22T10:47:00Z"/>
          <w:rFonts w:asciiTheme="majorHAnsi" w:eastAsia="Calibri" w:hAnsiTheme="majorHAnsi" w:cs="Courier New"/>
        </w:rPr>
      </w:pPr>
      <w:ins w:id="4945" w:author="Laura Viignola" w:date="2017-06-22T10:47:00Z">
        <w:r w:rsidRPr="00F27DF7">
          <w:rPr>
            <w:rFonts w:asciiTheme="majorHAnsi" w:eastAsia="Calibri" w:hAnsiTheme="majorHAnsi" w:cs="Courier New"/>
          </w:rPr>
          <w:t>|  component&lt;</w:t>
        </w:r>
        <w:del w:id="4946" w:author="Utente" w:date="2017-06-23T17:16:00Z">
          <w:r w:rsidRPr="00F27DF7" w:rsidDel="00234472">
            <w:rPr>
              <w:rFonts w:asciiTheme="majorHAnsi" w:eastAsia="Calibri" w:hAnsiTheme="majorHAnsi" w:cs="Courier New"/>
            </w:rPr>
            <w:delText>string</w:delText>
          </w:r>
        </w:del>
      </w:ins>
      <w:ins w:id="4947" w:author="Utente" w:date="2017-06-23T17:16:00Z">
        <w:r w:rsidR="00234472" w:rsidRPr="00F27DF7">
          <w:rPr>
            <w:rFonts w:asciiTheme="majorHAnsi" w:eastAsia="Calibri" w:hAnsiTheme="majorHAnsi" w:cs="Courier New"/>
          </w:rPr>
          <w:t>scalar</w:t>
        </w:r>
      </w:ins>
      <w:ins w:id="4948" w:author="Laura Viignola" w:date="2017-06-22T10:47:00Z">
        <w:r w:rsidRPr="00F27DF7">
          <w:rPr>
            <w:rFonts w:asciiTheme="majorHAnsi" w:eastAsia="Calibri" w:hAnsiTheme="majorHAnsi" w:cs="Courier New"/>
          </w:rPr>
          <w:t>&gt;</w:t>
        </w:r>
      </w:ins>
    </w:p>
    <w:p w14:paraId="3CE7FA02" w14:textId="0F4293F9" w:rsidR="006B6757" w:rsidRPr="006B6757" w:rsidRDefault="006B6757" w:rsidP="006B6757">
      <w:pPr>
        <w:ind w:left="708" w:firstLine="708"/>
        <w:rPr>
          <w:ins w:id="4949" w:author="Laura Viignola" w:date="2017-06-22T10:47:00Z"/>
          <w:rFonts w:ascii="Courier New" w:eastAsia="Calibri" w:hAnsi="Courier New" w:cs="Courier New"/>
        </w:rPr>
      </w:pPr>
      <w:ins w:id="4950" w:author="Laura Viignola" w:date="2017-06-22T10:47:00Z">
        <w:r w:rsidRPr="00F27DF7">
          <w:rPr>
            <w:rFonts w:asciiTheme="majorHAnsi" w:eastAsia="Calibri" w:hAnsiTheme="majorHAnsi" w:cs="Courier New"/>
          </w:rPr>
          <w:t xml:space="preserve">|  </w:t>
        </w:r>
      </w:ins>
      <w:ins w:id="4951" w:author="Laura Viignola" w:date="2017-06-22T10:49:00Z">
        <w:r w:rsidRPr="00F27DF7">
          <w:rPr>
            <w:rFonts w:asciiTheme="majorHAnsi" w:eastAsia="Calibri" w:hAnsiTheme="majorHAnsi" w:cs="Courier New"/>
          </w:rPr>
          <w:t>scalar</w:t>
        </w:r>
      </w:ins>
      <w:ins w:id="4952" w:author="Laura Viignola" w:date="2017-06-22T10:47:00Z">
        <w:r w:rsidRPr="00F27DF7">
          <w:rPr>
            <w:rFonts w:asciiTheme="majorHAnsi" w:eastAsia="Calibri" w:hAnsiTheme="majorHAnsi" w:cs="Courier New"/>
          </w:rPr>
          <w:t xml:space="preserve">  </w:t>
        </w:r>
        <w:r w:rsidRPr="006B6757">
          <w:rPr>
            <w:rFonts w:ascii="Courier New" w:eastAsia="Calibri" w:hAnsi="Courier New" w:cs="Courier New"/>
          </w:rPr>
          <w:t xml:space="preserve"> </w:t>
        </w:r>
        <w:r w:rsidRPr="006B6757">
          <w:rPr>
            <w:rFonts w:ascii="Courier New" w:eastAsia="Calibri" w:hAnsi="Courier New" w:cs="Courier New"/>
            <w:noProof/>
            <w:color w:val="5B9BD5"/>
            <w:lang w:val="en-US"/>
          </w:rPr>
          <w:t xml:space="preserve"> </w:t>
        </w:r>
      </w:ins>
    </w:p>
    <w:p w14:paraId="738B0681" w14:textId="77777777" w:rsidR="00783602" w:rsidRDefault="00783602" w:rsidP="00AC4A81">
      <w:pPr>
        <w:rPr>
          <w:ins w:id="4953" w:author="Utente" w:date="2017-07-05T17:49:00Z"/>
          <w:rFonts w:ascii="Cambria" w:eastAsia="Calibri" w:hAnsi="Cambria" w:cs="Calibri"/>
          <w:color w:val="5B9BD5"/>
          <w:sz w:val="22"/>
          <w:lang w:val="en-US"/>
        </w:rPr>
      </w:pPr>
    </w:p>
    <w:p w14:paraId="711D7BC2" w14:textId="77777777" w:rsidR="00A11D73" w:rsidRPr="00E64258" w:rsidDel="00DC509E" w:rsidRDefault="00A11D73" w:rsidP="00A11D73">
      <w:pPr>
        <w:rPr>
          <w:ins w:id="4954" w:author="Utente" w:date="2017-07-05T17:49:00Z"/>
          <w:del w:id="4955" w:author="Laura Viignola" w:date="2017-07-10T15:54:00Z"/>
          <w:rFonts w:ascii="Cambria" w:eastAsia="Calibri" w:hAnsi="Cambria" w:cs="Calibri"/>
          <w:i/>
          <w:color w:val="5B9BD5"/>
        </w:rPr>
      </w:pPr>
      <w:ins w:id="4956" w:author="Utente" w:date="2017-07-05T17:49:00Z">
        <w:r w:rsidRPr="00E64258">
          <w:rPr>
            <w:rFonts w:ascii="Cambria" w:eastAsia="Calibri" w:hAnsi="Cambria" w:cs="Calibri"/>
            <w:i/>
            <w:color w:val="5B9BD5"/>
          </w:rPr>
          <w:t>Result type</w:t>
        </w:r>
      </w:ins>
    </w:p>
    <w:p w14:paraId="1321C547" w14:textId="77777777" w:rsidR="00A11D73" w:rsidRPr="00E64258" w:rsidRDefault="00A11D73" w:rsidP="00A11D73">
      <w:pPr>
        <w:rPr>
          <w:ins w:id="4957" w:author="Utente" w:date="2017-07-05T17:49:00Z"/>
          <w:rFonts w:ascii="Cambria" w:eastAsia="Calibri" w:hAnsi="Cambria" w:cs="Calibri"/>
          <w:i/>
          <w:color w:val="auto"/>
        </w:rPr>
      </w:pPr>
    </w:p>
    <w:p w14:paraId="1199FBC1" w14:textId="43F8E4C7" w:rsidR="00A11D73" w:rsidRPr="006F2FA3" w:rsidRDefault="00A11D73" w:rsidP="00A11D73">
      <w:pPr>
        <w:rPr>
          <w:ins w:id="4958" w:author="Utente" w:date="2017-07-05T17:49:00Z"/>
          <w:rFonts w:ascii="Cambria" w:eastAsia="Calibri" w:hAnsi="Cambria" w:cs="Calibri"/>
        </w:rPr>
      </w:pPr>
      <w:ins w:id="4959" w:author="Utente" w:date="2017-07-05T17:49: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&lt;</w:t>
        </w:r>
        <w:r w:rsidR="000F6BEE">
          <w:rPr>
            <w:rFonts w:ascii="Cambria" w:eastAsia="Calibri" w:hAnsi="Cambria" w:cs="Calibri"/>
          </w:rPr>
          <w:t>boolean</w:t>
        </w:r>
        <w:r>
          <w:rPr>
            <w:rFonts w:ascii="Cambria" w:eastAsia="Calibri" w:hAnsi="Cambria" w:cs="Calibri"/>
          </w:rPr>
          <w:t xml:space="preserve">&gt; </w:t>
        </w:r>
        <w:r w:rsidRPr="006F2FA3">
          <w:rPr>
            <w:rFonts w:ascii="Cambria" w:eastAsia="Calibri" w:hAnsi="Cambria" w:cs="Calibri"/>
          </w:rPr>
          <w:t xml:space="preserve"> _}</w:t>
        </w:r>
      </w:ins>
    </w:p>
    <w:p w14:paraId="5B5BCF1D" w14:textId="7A6E759F" w:rsidR="00A11D73" w:rsidRPr="006F2FA3" w:rsidRDefault="00A11D73" w:rsidP="00A11D73">
      <w:pPr>
        <w:ind w:left="708" w:firstLine="708"/>
        <w:rPr>
          <w:ins w:id="4960" w:author="Utente" w:date="2017-07-05T17:49:00Z"/>
          <w:rFonts w:ascii="Cambria" w:eastAsia="Calibri" w:hAnsi="Cambria" w:cs="Calibri"/>
        </w:rPr>
      </w:pPr>
      <w:ins w:id="4961" w:author="Utente" w:date="2017-07-05T17:49:00Z">
        <w:r w:rsidRPr="006F2FA3">
          <w:rPr>
            <w:rFonts w:ascii="Cambria" w:eastAsia="Calibri" w:hAnsi="Cambria" w:cs="Calibri"/>
          </w:rPr>
          <w:t>|   component&lt;</w:t>
        </w:r>
        <w:r w:rsidR="000F6BEE">
          <w:rPr>
            <w:rFonts w:ascii="Cambria" w:eastAsia="Calibri" w:hAnsi="Cambria" w:cs="Calibri"/>
          </w:rPr>
          <w:t>boolean</w:t>
        </w:r>
        <w:r w:rsidRPr="006F2FA3">
          <w:rPr>
            <w:rFonts w:ascii="Cambria" w:eastAsia="Calibri" w:hAnsi="Cambria" w:cs="Calibri"/>
          </w:rPr>
          <w:t>&gt;</w:t>
        </w:r>
      </w:ins>
    </w:p>
    <w:p w14:paraId="6C25679F" w14:textId="0F2C0E18" w:rsidR="00A11D73" w:rsidRDefault="00A11D73" w:rsidP="00A11D73">
      <w:pPr>
        <w:ind w:left="708" w:firstLine="708"/>
        <w:rPr>
          <w:ins w:id="4962" w:author="Utente" w:date="2017-07-05T17:49:00Z"/>
          <w:rFonts w:ascii="Cambria" w:hAnsi="Cambria"/>
        </w:rPr>
      </w:pPr>
      <w:ins w:id="4963" w:author="Utente" w:date="2017-07-05T17:49:00Z">
        <w:r w:rsidRPr="006F2FA3">
          <w:rPr>
            <w:rFonts w:ascii="Cambria" w:eastAsia="Calibri" w:hAnsi="Cambria" w:cs="Calibri"/>
          </w:rPr>
          <w:t xml:space="preserve">|   </w:t>
        </w:r>
        <w:r w:rsidR="000F6BEE">
          <w:rPr>
            <w:rFonts w:ascii="Cambria" w:eastAsia="Calibri" w:hAnsi="Cambria" w:cs="Calibri"/>
          </w:rPr>
          <w:t>boolean</w:t>
        </w:r>
        <w:r w:rsidRPr="00E64258">
          <w:rPr>
            <w:rFonts w:ascii="Cambria" w:eastAsia="Calibri" w:hAnsi="Cambria" w:cs="Calibri"/>
            <w:b/>
          </w:rPr>
          <w:t xml:space="preserve">   </w:t>
        </w:r>
      </w:ins>
    </w:p>
    <w:p w14:paraId="5145AA04" w14:textId="77777777" w:rsidR="00A11D73" w:rsidRDefault="00A11D73" w:rsidP="00AC4A81">
      <w:pPr>
        <w:rPr>
          <w:ins w:id="4964" w:author="Utente" w:date="2017-07-05T17:49:00Z"/>
          <w:rFonts w:ascii="Cambria" w:eastAsia="Calibri" w:hAnsi="Cambria" w:cs="Calibri"/>
          <w:color w:val="5B9BD5"/>
          <w:sz w:val="22"/>
          <w:lang w:val="en-US"/>
        </w:rPr>
      </w:pPr>
    </w:p>
    <w:p w14:paraId="4461619A" w14:textId="77777777" w:rsidR="00A11D73" w:rsidRPr="006B6757" w:rsidRDefault="00A11D73" w:rsidP="00AC4A81">
      <w:pPr>
        <w:rPr>
          <w:ins w:id="4965" w:author="Laura Viignola" w:date="2017-06-22T10:39:00Z"/>
          <w:rFonts w:ascii="Cambria" w:eastAsia="Calibri" w:hAnsi="Cambria" w:cs="Calibri"/>
          <w:color w:val="5B9BD5"/>
          <w:sz w:val="22"/>
          <w:lang w:val="en-US"/>
        </w:rPr>
      </w:pPr>
    </w:p>
    <w:p w14:paraId="671EAD14" w14:textId="3980DE90" w:rsidR="005A2227" w:rsidRDefault="0097053A" w:rsidP="00AC4A81">
      <w:pPr>
        <w:rPr>
          <w:ins w:id="4966" w:author="Laura Viignola" w:date="2017-06-22T11:28:00Z"/>
          <w:rFonts w:ascii="Cambria" w:eastAsia="Calibri" w:hAnsi="Cambria" w:cs="Calibri"/>
          <w:i/>
          <w:color w:val="5B9BD5"/>
        </w:rPr>
      </w:pPr>
      <w:del w:id="4967" w:author="Laura Viignola" w:date="2017-06-22T12:28:00Z">
        <w:r w:rsidRPr="00E352EF" w:rsidDel="00434059">
          <w:rPr>
            <w:rFonts w:ascii="Cambria" w:eastAsia="Calibri" w:hAnsi="Cambria" w:cs="Calibri"/>
            <w:i/>
            <w:color w:val="5B9BD5"/>
          </w:rPr>
          <w:delText>C</w:delText>
        </w:r>
      </w:del>
      <w:ins w:id="4968" w:author="Laura Viignola" w:date="2017-06-22T12:28:00Z">
        <w:r w:rsidR="00434059">
          <w:rPr>
            <w:rFonts w:ascii="Cambria" w:eastAsia="Calibri" w:hAnsi="Cambria" w:cs="Calibri"/>
            <w:i/>
            <w:color w:val="5B9BD5"/>
          </w:rPr>
          <w:t>Additional c</w:t>
        </w:r>
      </w:ins>
      <w:r w:rsidRPr="00E352EF">
        <w:rPr>
          <w:rFonts w:ascii="Cambria" w:eastAsia="Calibri" w:hAnsi="Cambria" w:cs="Calibri"/>
          <w:i/>
          <w:color w:val="5B9BD5"/>
        </w:rPr>
        <w:t>onstraints</w:t>
      </w:r>
    </w:p>
    <w:p w14:paraId="5895B5C3" w14:textId="52BD9A96" w:rsidR="00B74B4A" w:rsidRPr="006619C5" w:rsidRDefault="00B74B4A" w:rsidP="00AC4A81">
      <w:pPr>
        <w:rPr>
          <w:rFonts w:ascii="Cambria" w:eastAsia="Calibri" w:hAnsi="Cambria" w:cs="Calibri"/>
          <w:color w:val="auto"/>
        </w:rPr>
      </w:pPr>
      <w:ins w:id="4969" w:author="Laura Viignola" w:date="2017-06-22T11:34:00Z">
        <w:r w:rsidRPr="006619C5">
          <w:rPr>
            <w:rFonts w:ascii="Cambria" w:eastAsia="Calibri" w:hAnsi="Cambria" w:cs="Calibri"/>
            <w:color w:val="auto"/>
          </w:rPr>
          <w:t>(empty)</w:t>
        </w:r>
      </w:ins>
    </w:p>
    <w:p w14:paraId="1EE2C909" w14:textId="2507F49A" w:rsidR="005A2227" w:rsidRPr="00E352EF" w:rsidDel="00B74B4A" w:rsidRDefault="0097053A" w:rsidP="008A7573">
      <w:pPr>
        <w:numPr>
          <w:ilvl w:val="0"/>
          <w:numId w:val="4"/>
        </w:numPr>
        <w:ind w:left="360"/>
        <w:rPr>
          <w:del w:id="4970" w:author="Laura Viignola" w:date="2017-06-22T11:28:00Z"/>
          <w:rFonts w:ascii="Cambria" w:hAnsi="Cambria"/>
        </w:rPr>
      </w:pPr>
      <w:del w:id="4971" w:author="Laura Viignola" w:date="2017-06-22T11:28:00Z">
        <w:r w:rsidRPr="00E352EF" w:rsidDel="00B74B4A">
          <w:rPr>
            <w:rFonts w:ascii="Cambria" w:eastAsia="Calibri" w:hAnsi="Cambria" w:cs="Calibri"/>
          </w:rPr>
          <w:delText xml:space="preserve">If both </w:delText>
        </w:r>
        <w:r w:rsidRPr="00E352EF" w:rsidDel="00B74B4A">
          <w:rPr>
            <w:rFonts w:ascii="Cambria" w:eastAsia="Calibri" w:hAnsi="Cambria" w:cs="Calibri"/>
            <w:i/>
          </w:rPr>
          <w:delText>ds_1</w:delText>
        </w:r>
        <w:r w:rsidRPr="00E352EF" w:rsidDel="00B74B4A">
          <w:rPr>
            <w:rFonts w:ascii="Cambria" w:eastAsia="Calibri" w:hAnsi="Cambria" w:cs="Calibri"/>
          </w:rPr>
          <w:delText xml:space="preserve"> and </w:delText>
        </w:r>
        <w:r w:rsidRPr="00E352EF" w:rsidDel="00B74B4A">
          <w:rPr>
            <w:rFonts w:ascii="Cambria" w:eastAsia="Calibri" w:hAnsi="Cambria" w:cs="Calibri"/>
            <w:i/>
          </w:rPr>
          <w:delText>ds_2</w:delText>
        </w:r>
        <w:r w:rsidRPr="00E352EF" w:rsidDel="00B74B4A">
          <w:rPr>
            <w:rFonts w:ascii="Cambria" w:eastAsia="Calibri" w:hAnsi="Cambria" w:cs="Calibri"/>
          </w:rPr>
          <w:delText xml:space="preserve"> are </w:delText>
        </w:r>
        <w:r w:rsidR="00F4601C" w:rsidRPr="00E352EF" w:rsidDel="00B74B4A">
          <w:rPr>
            <w:rFonts w:ascii="Cambria" w:hAnsi="Cambria"/>
          </w:rPr>
          <w:delText>Dataset</w:delText>
        </w:r>
        <w:r w:rsidRPr="00E352EF" w:rsidDel="00B74B4A">
          <w:rPr>
            <w:rFonts w:ascii="Cambria" w:eastAsia="Calibri" w:hAnsi="Cambria" w:cs="Calibri"/>
          </w:rPr>
          <w:delText xml:space="preserve">s then they must have at least a </w:delText>
        </w:r>
        <w:r w:rsidR="00CC6A4A" w:rsidRPr="00E352EF" w:rsidDel="00B74B4A">
          <w:rPr>
            <w:rFonts w:ascii="Cambria" w:eastAsia="Calibri" w:hAnsi="Cambria" w:cs="Calibri"/>
          </w:rPr>
          <w:delText>Identifier Component</w:delText>
        </w:r>
        <w:r w:rsidRPr="00E352EF" w:rsidDel="00B74B4A">
          <w:rPr>
            <w:rFonts w:ascii="Cambria" w:eastAsia="Calibri" w:hAnsi="Cambria" w:cs="Calibri"/>
          </w:rPr>
          <w:delText xml:space="preserve"> in common (with the same name</w:delText>
        </w:r>
        <w:r w:rsidR="00D522BE" w:rsidRPr="00E352EF" w:rsidDel="00B74B4A">
          <w:rPr>
            <w:rFonts w:ascii="Cambria" w:eastAsia="Calibri" w:hAnsi="Cambria" w:cs="Calibri"/>
          </w:rPr>
          <w:delText xml:space="preserve"> and data type</w:delText>
        </w:r>
        <w:r w:rsidRPr="00E352EF" w:rsidDel="00B74B4A">
          <w:rPr>
            <w:rFonts w:ascii="Cambria" w:eastAsia="Calibri" w:hAnsi="Cambria" w:cs="Calibri"/>
          </w:rPr>
          <w:delText>).</w:delText>
        </w:r>
      </w:del>
    </w:p>
    <w:p w14:paraId="7D471FE7" w14:textId="3F4FE633" w:rsidR="005A2227" w:rsidRPr="00E352EF" w:rsidDel="00D71CDA" w:rsidRDefault="0097053A" w:rsidP="008A7573">
      <w:pPr>
        <w:numPr>
          <w:ilvl w:val="0"/>
          <w:numId w:val="4"/>
        </w:numPr>
        <w:ind w:left="360"/>
        <w:rPr>
          <w:del w:id="4972" w:author="Utente" w:date="2017-06-27T17:16:00Z"/>
          <w:rFonts w:ascii="Cambria" w:hAnsi="Cambria"/>
        </w:rPr>
      </w:pPr>
      <w:del w:id="4973" w:author="Utente" w:date="2017-06-27T17:16:00Z">
        <w:r w:rsidRPr="00E352EF" w:rsidDel="00D71CDA">
          <w:rPr>
            <w:rFonts w:ascii="Cambria" w:eastAsia="Calibri" w:hAnsi="Cambria" w:cs="Calibri"/>
          </w:rPr>
          <w:delText xml:space="preserve">If both </w:delText>
        </w:r>
        <w:r w:rsidRPr="00E352EF" w:rsidDel="00D71CDA">
          <w:rPr>
            <w:rFonts w:ascii="Cambria" w:eastAsia="Calibri" w:hAnsi="Cambria" w:cs="Calibri"/>
            <w:i/>
          </w:rPr>
          <w:delText>ds_1</w:delText>
        </w:r>
        <w:r w:rsidRPr="00E352EF" w:rsidDel="00D71CDA">
          <w:rPr>
            <w:rFonts w:ascii="Cambria" w:eastAsia="Calibri" w:hAnsi="Cambria" w:cs="Calibri"/>
          </w:rPr>
          <w:delText xml:space="preserve"> and </w:delText>
        </w:r>
        <w:r w:rsidRPr="00E352EF" w:rsidDel="00D71CDA">
          <w:rPr>
            <w:rFonts w:ascii="Cambria" w:eastAsia="Calibri" w:hAnsi="Cambria" w:cs="Calibri"/>
            <w:i/>
          </w:rPr>
          <w:delText>ds_2</w:delText>
        </w:r>
        <w:r w:rsidRPr="00E352EF" w:rsidDel="00D71CDA">
          <w:rPr>
            <w:rFonts w:ascii="Cambria" w:eastAsia="Calibri" w:hAnsi="Cambria" w:cs="Calibri"/>
          </w:rPr>
          <w:delText xml:space="preserve"> are </w:delText>
        </w:r>
        <w:r w:rsidR="00F4601C" w:rsidRPr="00E352EF" w:rsidDel="00D71CDA">
          <w:rPr>
            <w:rFonts w:ascii="Cambria" w:hAnsi="Cambria"/>
          </w:rPr>
          <w:delText>Dataset</w:delText>
        </w:r>
        <w:r w:rsidRPr="00E352EF" w:rsidDel="00D71CDA">
          <w:rPr>
            <w:rFonts w:ascii="Cambria" w:eastAsia="Calibri" w:hAnsi="Cambria" w:cs="Calibri"/>
          </w:rPr>
          <w:delText xml:space="preserve">s then either they have one or more measures in common, or at least one of them has only a measure. </w:delText>
        </w:r>
      </w:del>
    </w:p>
    <w:p w14:paraId="2C9FE59E" w14:textId="77777777" w:rsidR="00D544A1" w:rsidRPr="00E352EF" w:rsidRDefault="00D544A1" w:rsidP="00D544A1">
      <w:pPr>
        <w:rPr>
          <w:rFonts w:ascii="Cambria" w:eastAsia="Calibri" w:hAnsi="Cambria" w:cs="Calibri"/>
          <w:i/>
          <w:color w:val="5B9BD5"/>
        </w:rPr>
      </w:pPr>
    </w:p>
    <w:p w14:paraId="0D38AC41" w14:textId="3B8EF61C" w:rsidR="005A2227" w:rsidRDefault="0097053A" w:rsidP="00AC4A81">
      <w:pPr>
        <w:rPr>
          <w:ins w:id="4974" w:author="Laura Viignola" w:date="2017-06-22T11:35:00Z"/>
          <w:rFonts w:ascii="Cambria" w:eastAsia="Calibri" w:hAnsi="Cambria" w:cs="Calibri"/>
          <w:i/>
          <w:color w:val="5B9BD5"/>
        </w:rPr>
      </w:pPr>
      <w:del w:id="4975" w:author="Laura Viignola" w:date="2017-06-22T12:28:00Z">
        <w:r w:rsidRPr="00E352EF" w:rsidDel="00434059">
          <w:rPr>
            <w:rFonts w:ascii="Cambria" w:eastAsia="Calibri" w:hAnsi="Cambria" w:cs="Calibri"/>
            <w:i/>
            <w:color w:val="5B9BD5"/>
          </w:rPr>
          <w:delText>Returns</w:delText>
        </w:r>
      </w:del>
      <w:ins w:id="4976" w:author="Laura Viignola" w:date="2017-06-22T12:28:00Z">
        <w:r w:rsidR="00434059">
          <w:rPr>
            <w:rFonts w:ascii="Cambria" w:eastAsia="Calibri" w:hAnsi="Cambria" w:cs="Calibri"/>
            <w:i/>
            <w:color w:val="5B9BD5"/>
          </w:rPr>
          <w:t>Behaviour</w:t>
        </w:r>
      </w:ins>
    </w:p>
    <w:p w14:paraId="34FCE54F" w14:textId="31BBE4D8" w:rsidR="00B74B4A" w:rsidDel="006619C5" w:rsidRDefault="00B74B4A" w:rsidP="00B74B4A">
      <w:pPr>
        <w:jc w:val="both"/>
        <w:rPr>
          <w:del w:id="4977" w:author="Utente" w:date="2017-06-27T18:08:00Z"/>
          <w:rFonts w:ascii="Cambria" w:eastAsia="Calibri" w:hAnsi="Cambria" w:cs="Calibri"/>
          <w:i/>
          <w:color w:val="5B9BD5"/>
        </w:rPr>
      </w:pPr>
      <w:ins w:id="4978" w:author="Laura Viignola" w:date="2017-06-22T11:35:00Z">
        <w:r>
          <w:rPr>
            <w:rFonts w:ascii="Cambria" w:eastAsia="Calibri" w:hAnsi="Cambria" w:cs="Calibri"/>
            <w:color w:val="auto"/>
          </w:rPr>
          <w:t>The operator has the behaviour of the “</w:t>
        </w:r>
      </w:ins>
      <w:ins w:id="4979"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4980" w:author="Laura Viignola" w:date="2017-06-22T11:35:00Z">
        <w:r>
          <w:rPr>
            <w:rFonts w:ascii="Cambria" w:eastAsia="Calibri" w:hAnsi="Cambria" w:cs="Calibri"/>
            <w:color w:val="auto"/>
          </w:rPr>
          <w:t xml:space="preserve">” (see the section “VTL-ML - Behaviour of the Operators”). </w:t>
        </w:r>
      </w:ins>
    </w:p>
    <w:p w14:paraId="1D5D8C28" w14:textId="0F46A958" w:rsidR="00B74B4A" w:rsidDel="006619C5" w:rsidRDefault="00B74B4A" w:rsidP="006619C5">
      <w:pPr>
        <w:jc w:val="both"/>
        <w:rPr>
          <w:del w:id="4981" w:author="Utente" w:date="2017-06-27T18:08:00Z"/>
          <w:rFonts w:ascii="Cambria" w:hAnsi="Cambria"/>
        </w:rPr>
      </w:pPr>
    </w:p>
    <w:p w14:paraId="18B7B118" w14:textId="77777777" w:rsidR="006619C5" w:rsidRDefault="006619C5" w:rsidP="006619C5">
      <w:pPr>
        <w:jc w:val="both"/>
        <w:rPr>
          <w:ins w:id="4982" w:author="Utente" w:date="2017-06-27T18:09:00Z"/>
          <w:rFonts w:ascii="Cambria" w:eastAsia="Calibri" w:hAnsi="Cambria" w:cs="Calibri"/>
          <w:i/>
          <w:color w:val="5B9BD5"/>
        </w:rPr>
      </w:pPr>
    </w:p>
    <w:p w14:paraId="5234E286" w14:textId="18471370" w:rsidR="005A2227" w:rsidRPr="00E352EF" w:rsidDel="006619C5" w:rsidRDefault="0097053A" w:rsidP="00D544A1">
      <w:pPr>
        <w:rPr>
          <w:del w:id="4983" w:author="Utente" w:date="2017-06-27T18:08:00Z"/>
          <w:rFonts w:ascii="Cambria" w:hAnsi="Cambria"/>
        </w:rPr>
      </w:pPr>
      <w:del w:id="4984" w:author="Utente" w:date="2017-06-27T18:08: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w:delText>
        </w:r>
        <w:r w:rsidRPr="00E352EF" w:rsidDel="006619C5">
          <w:rPr>
            <w:rFonts w:ascii="Cambria" w:hAnsi="Cambria"/>
            <w:b/>
          </w:rPr>
          <w:delText>=</w:delText>
        </w:r>
        <w:r w:rsidRPr="00E352EF" w:rsidDel="006619C5">
          <w:rPr>
            <w:rFonts w:ascii="Cambria" w:hAnsi="Cambria"/>
          </w:rPr>
          <w:delText xml:space="preserve"> operator returns a scalar </w:delText>
        </w:r>
        <w:r w:rsidR="00D544A1"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w:delText>
        </w:r>
      </w:del>
    </w:p>
    <w:p w14:paraId="51E30F43" w14:textId="505635BF" w:rsidR="005A2227" w:rsidRPr="00E352EF" w:rsidDel="006619C5" w:rsidRDefault="0097053A" w:rsidP="00D544A1">
      <w:pPr>
        <w:rPr>
          <w:del w:id="4985" w:author="Utente" w:date="2017-06-27T18:08:00Z"/>
          <w:rFonts w:ascii="Cambria" w:hAnsi="Cambria"/>
        </w:rPr>
      </w:pPr>
      <w:del w:id="4986" w:author="Utente" w:date="2017-06-27T18:08: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rPr>
            <w:rFonts w:ascii="Cambria" w:hAnsi="Cambria"/>
          </w:rPr>
          <w:delText>Dataset</w:delText>
        </w:r>
        <w:r w:rsidRPr="00E352EF" w:rsidDel="006619C5">
          <w:rPr>
            <w:rFonts w:ascii="Cambria" w:hAnsi="Cambria"/>
          </w:rPr>
          <w:delText xml:space="preserve"> then the </w:delText>
        </w:r>
        <w:r w:rsidRPr="00E352EF" w:rsidDel="006619C5">
          <w:rPr>
            <w:rFonts w:ascii="Cambria" w:hAnsi="Cambria"/>
            <w:b/>
          </w:rPr>
          <w:delText>=</w:delText>
        </w:r>
        <w:r w:rsidRPr="00E352EF" w:rsidDel="006619C5">
          <w:rPr>
            <w:rFonts w:ascii="Cambria" w:hAnsi="Cambria"/>
          </w:rPr>
          <w:delText xml:space="preserve"> operator returns a Dataset having the following components: </w:delText>
        </w:r>
      </w:del>
    </w:p>
    <w:p w14:paraId="0ECD5C5A" w14:textId="1ADFA905" w:rsidR="005A2227" w:rsidRPr="00E352EF" w:rsidDel="006619C5" w:rsidRDefault="0097053A" w:rsidP="008A7573">
      <w:pPr>
        <w:numPr>
          <w:ilvl w:val="0"/>
          <w:numId w:val="4"/>
        </w:numPr>
        <w:ind w:left="360"/>
        <w:rPr>
          <w:del w:id="4987" w:author="Utente" w:date="2017-06-27T18:08:00Z"/>
          <w:rFonts w:ascii="Cambria" w:hAnsi="Cambria"/>
        </w:rPr>
      </w:pPr>
      <w:del w:id="4988" w:author="Utente" w:date="2017-06-27T18:08: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identifier components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775CA875" w14:textId="5026EFB0" w:rsidR="005A2227" w:rsidRPr="00E352EF" w:rsidDel="006619C5" w:rsidRDefault="0097053A" w:rsidP="008A7573">
      <w:pPr>
        <w:numPr>
          <w:ilvl w:val="0"/>
          <w:numId w:val="4"/>
        </w:numPr>
        <w:ind w:left="360"/>
        <w:rPr>
          <w:del w:id="4989" w:author="Utente" w:date="2017-06-27T18:08:00Z"/>
          <w:rFonts w:ascii="Cambria" w:hAnsi="Cambria"/>
        </w:rPr>
      </w:pPr>
      <w:del w:id="4990" w:author="Utente" w:date="2017-06-27T18:08: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w:delText>
        </w:r>
        <w:r w:rsidRPr="00E352EF" w:rsidDel="006619C5">
          <w:rPr>
            <w:rFonts w:ascii="Cambria" w:eastAsia="Calibri" w:hAnsi="Cambria" w:cs="Calibri"/>
            <w:i/>
          </w:rPr>
          <w:delText>equal to</w:delText>
        </w:r>
        <w:r w:rsidRPr="00E352EF" w:rsidDel="006619C5">
          <w:rPr>
            <w:rFonts w:ascii="Cambria" w:eastAsia="Calibri" w:hAnsi="Cambria" w:cs="Calibri"/>
            <w:b/>
          </w:rPr>
          <w:delText xml:space="preserve"> </w:delText>
        </w:r>
        <w:r w:rsidRPr="00E352EF" w:rsidDel="006619C5">
          <w:rPr>
            <w:rFonts w:ascii="Cambria" w:eastAsia="Calibri" w:hAnsi="Cambria" w:cs="Calibri"/>
          </w:rPr>
          <w:delText xml:space="preserve">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38B78073" w14:textId="3EC37621" w:rsidR="005A2227" w:rsidRPr="00E352EF" w:rsidDel="006619C5" w:rsidRDefault="0097053A" w:rsidP="00D544A1">
      <w:pPr>
        <w:rPr>
          <w:del w:id="4991" w:author="Utente" w:date="2017-06-27T18:08:00Z"/>
          <w:rFonts w:asciiTheme="majorHAnsi" w:hAnsiTheme="majorHAnsi"/>
        </w:rPr>
      </w:pPr>
      <w:del w:id="4992" w:author="Utente" w:date="2017-06-27T18:08:00Z">
        <w:r w:rsidRPr="00E352EF" w:rsidDel="006619C5">
          <w:rPr>
            <w:rFonts w:asciiTheme="majorHAnsi" w:hAnsiTheme="majorHAnsi"/>
          </w:rPr>
          <w:delText xml:space="preserve">The resulting </w:delText>
        </w:r>
        <w:r w:rsidR="00F4601C" w:rsidRPr="00E352EF" w:rsidDel="006619C5">
          <w:rPr>
            <w:rFonts w:asciiTheme="majorHAnsi" w:hAnsiTheme="majorHAnsi"/>
          </w:rPr>
          <w:delText>Dataset</w:delText>
        </w:r>
        <w:r w:rsidRPr="00E352EF" w:rsidDel="006619C5">
          <w:rPr>
            <w:rFonts w:asciiTheme="majorHAnsi" w:hAnsiTheme="majorHAnsi"/>
          </w:rPr>
          <w:delText xml:space="preserve"> contains a data point for each pair of data points of </w:delText>
        </w:r>
        <w:r w:rsidRPr="00E352EF" w:rsidDel="006619C5">
          <w:rPr>
            <w:rFonts w:asciiTheme="majorHAnsi" w:hAnsiTheme="majorHAnsi"/>
            <w:i/>
          </w:rPr>
          <w:delText>ds_1</w:delText>
        </w:r>
        <w:r w:rsidRPr="00E352EF" w:rsidDel="006619C5">
          <w:rPr>
            <w:rFonts w:asciiTheme="majorHAnsi" w:hAnsiTheme="majorHAnsi"/>
          </w:rPr>
          <w:delText xml:space="preserve"> and </w:delText>
        </w:r>
        <w:r w:rsidRPr="00E352EF" w:rsidDel="006619C5">
          <w:rPr>
            <w:rFonts w:asciiTheme="majorHAnsi" w:hAnsiTheme="majorHAnsi"/>
            <w:i/>
          </w:rPr>
          <w:delText>ds_2</w:delText>
        </w:r>
        <w:r w:rsidRPr="00E352EF" w:rsidDel="006619C5">
          <w:rPr>
            <w:rFonts w:asciiTheme="majorHAnsi" w:hAnsiTheme="majorHAnsi"/>
          </w:rPr>
          <w:delText xml:space="preserve"> that have the same key (the same values of the </w:delText>
        </w:r>
        <w:r w:rsidR="00CC6A4A" w:rsidRPr="00E352EF" w:rsidDel="006619C5">
          <w:rPr>
            <w:rFonts w:asciiTheme="majorHAnsi" w:eastAsia="Calibri" w:hAnsiTheme="majorHAnsi" w:cs="Calibri"/>
          </w:rPr>
          <w:delText>Identifier Component</w:delText>
        </w:r>
        <w:r w:rsidRPr="00E352EF" w:rsidDel="006619C5">
          <w:rPr>
            <w:rFonts w:asciiTheme="majorHAnsi" w:hAnsiTheme="majorHAnsi"/>
          </w:rPr>
          <w:delText xml:space="preserve">s). </w:delText>
        </w:r>
      </w:del>
    </w:p>
    <w:p w14:paraId="72C77DA3" w14:textId="6B97A5B4" w:rsidR="00D544A1" w:rsidRPr="00E352EF" w:rsidDel="006619C5" w:rsidRDefault="00D544A1" w:rsidP="00D544A1">
      <w:pPr>
        <w:rPr>
          <w:del w:id="4993" w:author="Utente" w:date="2017-06-27T18:08:00Z"/>
          <w:rFonts w:asciiTheme="majorHAnsi" w:eastAsia="Calibri" w:hAnsiTheme="majorHAnsi" w:cs="Calibri"/>
          <w:i/>
          <w:color w:val="5B9BD5"/>
        </w:rPr>
      </w:pPr>
    </w:p>
    <w:p w14:paraId="6A2BC974" w14:textId="7055A86A" w:rsidR="005A2227" w:rsidRPr="00E352EF" w:rsidDel="006619C5" w:rsidRDefault="0097053A" w:rsidP="00AC4A81">
      <w:pPr>
        <w:rPr>
          <w:del w:id="4994" w:author="Utente" w:date="2017-06-27T18:08:00Z"/>
          <w:rFonts w:ascii="Cambria" w:eastAsia="Calibri" w:hAnsi="Cambria" w:cs="Calibri"/>
          <w:i/>
          <w:color w:val="5B9BD5"/>
        </w:rPr>
      </w:pPr>
      <w:del w:id="4995" w:author="Utente" w:date="2017-06-27T18:08:00Z">
        <w:r w:rsidRPr="00E352EF" w:rsidDel="006619C5">
          <w:rPr>
            <w:rFonts w:ascii="Cambria" w:eastAsia="Calibri" w:hAnsi="Cambria" w:cs="Calibri"/>
            <w:i/>
            <w:color w:val="5B9BD5"/>
          </w:rPr>
          <w:delText>Semantic specification</w:delText>
        </w:r>
      </w:del>
    </w:p>
    <w:p w14:paraId="2CDC4F11" w14:textId="05A8F17D" w:rsidR="00D544A1" w:rsidRPr="00E352EF" w:rsidDel="006619C5" w:rsidRDefault="002B273C" w:rsidP="00D544A1">
      <w:pPr>
        <w:rPr>
          <w:del w:id="4996" w:author="Utente" w:date="2017-06-27T18:08:00Z"/>
          <w:rFonts w:ascii="Cambria" w:eastAsia="Calibri" w:hAnsi="Cambria" w:cs="Calibri"/>
          <w:i/>
          <w:color w:val="5B9BD5"/>
        </w:rPr>
      </w:pPr>
      <w:del w:id="4997" w:author="Utente" w:date="2017-06-27T18:08:00Z">
        <w:r w:rsidRPr="00E352EF" w:rsidDel="006619C5">
          <w:rPr>
            <w:rFonts w:ascii="Cambria" w:eastAsia="Calibri" w:hAnsi="Cambria" w:cs="Calibri"/>
          </w:rPr>
          <w:delText>If the two values are equal, the</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they </w:delText>
        </w:r>
        <w:r w:rsidRPr="00E352EF" w:rsidDel="006619C5">
          <w:rPr>
            <w:rFonts w:ascii="Cambria" w:eastAsia="Calibri" w:hAnsi="Cambria" w:cs="Calibri"/>
          </w:rPr>
          <w:delText>differ</w:delText>
        </w:r>
        <w:r w:rsidR="0062787A" w:rsidRPr="00E352EF" w:rsidDel="006619C5">
          <w:rPr>
            <w:rFonts w:ascii="Cambria" w:eastAsia="Calibri" w:hAnsi="Cambria" w:cs="Calibri"/>
          </w:rPr>
          <w:delText>.</w:delText>
        </w:r>
      </w:del>
    </w:p>
    <w:p w14:paraId="1AD2168B" w14:textId="3D44FDD6" w:rsidR="0062787A" w:rsidDel="00310252" w:rsidRDefault="0062787A" w:rsidP="00D544A1">
      <w:pPr>
        <w:rPr>
          <w:del w:id="4998" w:author="Utente" w:date="2017-06-27T18:08:00Z"/>
          <w:rFonts w:ascii="Cambria" w:eastAsia="Calibri" w:hAnsi="Cambria" w:cs="Calibri"/>
          <w:i/>
          <w:color w:val="5B9BD5"/>
        </w:rPr>
      </w:pPr>
    </w:p>
    <w:p w14:paraId="3C54C7BD" w14:textId="77777777" w:rsidR="00310252" w:rsidRPr="00E352EF" w:rsidRDefault="00310252" w:rsidP="00D544A1">
      <w:pPr>
        <w:rPr>
          <w:ins w:id="4999" w:author="Laura Viignola" w:date="2017-07-06T14:36:00Z"/>
          <w:rFonts w:ascii="Cambria" w:eastAsia="Calibri" w:hAnsi="Cambria" w:cs="Calibri"/>
          <w:i/>
          <w:color w:val="5B9BD5"/>
        </w:rPr>
      </w:pPr>
    </w:p>
    <w:p w14:paraId="08B7A465" w14:textId="77777777" w:rsidR="005A2227" w:rsidRPr="00E352EF" w:rsidRDefault="00EA6708" w:rsidP="00D544A1">
      <w:pPr>
        <w:rPr>
          <w:rFonts w:ascii="Cambria" w:hAnsi="Cambria"/>
        </w:rPr>
      </w:pPr>
      <w:r w:rsidRPr="00E352EF">
        <w:rPr>
          <w:rFonts w:ascii="Cambria" w:eastAsia="Calibri" w:hAnsi="Cambria" w:cs="Calibri"/>
          <w:i/>
          <w:color w:val="5B9BD5"/>
        </w:rPr>
        <w:t>Examples</w:t>
      </w:r>
    </w:p>
    <w:p w14:paraId="082A7EA0" w14:textId="43501CF6" w:rsidR="005A2227" w:rsidRPr="00E352EF" w:rsidDel="00B0068A" w:rsidRDefault="00EA6708" w:rsidP="00D544A1">
      <w:pPr>
        <w:rPr>
          <w:del w:id="5000" w:author="Laura Viignola" w:date="2017-06-22T11:59:00Z"/>
          <w:rFonts w:ascii="Cambria" w:hAnsi="Cambria"/>
        </w:rPr>
      </w:pPr>
      <w:del w:id="5001" w:author="Laura Viignola" w:date="2017-06-22T11:59:00Z">
        <w:r w:rsidRPr="00E352EF" w:rsidDel="00B0068A">
          <w:rPr>
            <w:rFonts w:ascii="Cambria" w:hAnsi="Cambria"/>
          </w:rPr>
          <w:delText>O</w:delText>
        </w:r>
        <w:r w:rsidR="0097053A" w:rsidRPr="00E352EF" w:rsidDel="00B0068A">
          <w:rPr>
            <w:rFonts w:ascii="Cambria" w:hAnsi="Cambria"/>
          </w:rPr>
          <w:delText>n scalar</w:delText>
        </w:r>
      </w:del>
    </w:p>
    <w:p w14:paraId="614881FC" w14:textId="291858C2" w:rsidR="005A2227" w:rsidRPr="00E352EF" w:rsidDel="00B0068A" w:rsidRDefault="00EA6708" w:rsidP="00D544A1">
      <w:pPr>
        <w:rPr>
          <w:del w:id="5002" w:author="Laura Viignola" w:date="2017-06-22T11:59:00Z"/>
          <w:rFonts w:ascii="Cambria" w:hAnsi="Cambria"/>
        </w:rPr>
      </w:pPr>
      <w:del w:id="5003" w:author="Laura Viignola" w:date="2017-06-22T11:59:00Z">
        <w:r w:rsidRPr="00E352EF" w:rsidDel="00B0068A">
          <w:rPr>
            <w:rFonts w:ascii="Cambria" w:eastAsia="Calibri" w:hAnsi="Cambria" w:cs="Calibri"/>
          </w:rPr>
          <w:delText xml:space="preserve">1) </w:delText>
        </w:r>
        <w:r w:rsidR="0097053A" w:rsidRPr="00E352EF" w:rsidDel="00B0068A">
          <w:rPr>
            <w:rFonts w:ascii="Cambria" w:eastAsia="Calibri" w:hAnsi="Cambria" w:cs="Calibri"/>
          </w:rPr>
          <w:delText xml:space="preserve">If A = 5, B = 9,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7053A" w:rsidRPr="00E352EF" w:rsidDel="00B0068A">
          <w:rPr>
            <w:rFonts w:ascii="Cambria" w:eastAsia="Calibri" w:hAnsi="Cambria" w:cs="Calibri"/>
          </w:rPr>
          <w:delText>C = 5:</w:delText>
        </w:r>
      </w:del>
    </w:p>
    <w:p w14:paraId="35AF93CA" w14:textId="483B50C9" w:rsidR="005A2227" w:rsidRPr="00E352EF" w:rsidDel="00B0068A" w:rsidRDefault="0097053A" w:rsidP="00D544A1">
      <w:pPr>
        <w:ind w:left="720"/>
        <w:rPr>
          <w:del w:id="5004" w:author="Laura Viignola" w:date="2017-06-22T11:59:00Z"/>
          <w:rFonts w:ascii="Cambria" w:hAnsi="Cambria"/>
        </w:rPr>
      </w:pPr>
      <w:del w:id="5005"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2BC56DCC" w14:textId="128261D6" w:rsidR="005A2227" w:rsidRPr="00E352EF" w:rsidDel="00B0068A" w:rsidRDefault="0097053A" w:rsidP="00D544A1">
      <w:pPr>
        <w:ind w:left="720"/>
        <w:rPr>
          <w:del w:id="5006" w:author="Laura Viignola" w:date="2017-06-22T11:59:00Z"/>
          <w:rFonts w:ascii="Cambria" w:hAnsi="Cambria"/>
        </w:rPr>
      </w:pPr>
      <w:del w:id="5007"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C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true</w:delText>
        </w:r>
      </w:del>
    </w:p>
    <w:p w14:paraId="5011F48A" w14:textId="70338B88" w:rsidR="005A2227" w:rsidRPr="00E352EF" w:rsidDel="00B0068A" w:rsidRDefault="00EA6708" w:rsidP="00D544A1">
      <w:pPr>
        <w:rPr>
          <w:del w:id="5008" w:author="Laura Viignola" w:date="2017-06-22T11:59:00Z"/>
          <w:rFonts w:ascii="Cambria" w:hAnsi="Cambria"/>
        </w:rPr>
      </w:pPr>
      <w:del w:id="5009" w:author="Laura Viignola" w:date="2017-06-22T11:59:00Z">
        <w:r w:rsidRPr="00E352EF" w:rsidDel="00B0068A">
          <w:rPr>
            <w:rFonts w:ascii="Cambria" w:eastAsia="Calibri" w:hAnsi="Cambria" w:cs="Calibri"/>
          </w:rPr>
          <w:delText xml:space="preserve">2) </w:delText>
        </w:r>
        <w:r w:rsidR="0097053A" w:rsidRPr="00E352EF" w:rsidDel="00B0068A">
          <w:rPr>
            <w:rFonts w:ascii="Cambria" w:eastAsia="Calibri" w:hAnsi="Cambria" w:cs="Calibri"/>
          </w:rPr>
          <w:delText>If A = “hello”, B = “hi”, C = “Hi”:</w:delText>
        </w:r>
      </w:del>
    </w:p>
    <w:p w14:paraId="5BDF2C45" w14:textId="55211557" w:rsidR="005A2227" w:rsidRPr="00E352EF" w:rsidDel="00B0068A" w:rsidRDefault="0097053A" w:rsidP="00D544A1">
      <w:pPr>
        <w:ind w:left="720"/>
        <w:rPr>
          <w:del w:id="5010" w:author="Laura Viignola" w:date="2017-06-22T11:59:00Z"/>
          <w:rFonts w:ascii="Cambria" w:hAnsi="Cambria"/>
        </w:rPr>
      </w:pPr>
      <w:del w:id="5011"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1BB2409D" w14:textId="713C7C93" w:rsidR="005A2227" w:rsidRPr="00E352EF" w:rsidDel="00B0068A" w:rsidRDefault="005A2227" w:rsidP="00D544A1">
      <w:pPr>
        <w:rPr>
          <w:del w:id="5012" w:author="Laura Viignola" w:date="2017-06-22T11:59:00Z"/>
          <w:rFonts w:ascii="Cambria" w:hAnsi="Cambria"/>
        </w:rPr>
      </w:pPr>
    </w:p>
    <w:p w14:paraId="20658FF1" w14:textId="199461EB" w:rsidR="005A2227" w:rsidRPr="00E352EF" w:rsidDel="00B0068A" w:rsidRDefault="00EA6708" w:rsidP="00D544A1">
      <w:pPr>
        <w:rPr>
          <w:del w:id="5013" w:author="Laura Viignola" w:date="2017-06-22T11:59:00Z"/>
          <w:rFonts w:ascii="Cambria" w:hAnsi="Cambria"/>
        </w:rPr>
      </w:pPr>
      <w:del w:id="5014" w:author="Laura Viignola" w:date="2017-06-22T11:59:00Z">
        <w:r w:rsidRPr="00E352EF" w:rsidDel="00B0068A">
          <w:rPr>
            <w:rFonts w:ascii="Cambria" w:hAnsi="Cambria"/>
          </w:rPr>
          <w:delText>O</w:delText>
        </w:r>
        <w:r w:rsidR="0097053A" w:rsidRPr="00E352EF" w:rsidDel="00B0068A">
          <w:rPr>
            <w:rFonts w:ascii="Cambria" w:hAnsi="Cambria"/>
          </w:rPr>
          <w:delText xml:space="preserve">n </w:delText>
        </w:r>
        <w:r w:rsidR="00F4601C" w:rsidRPr="00E352EF" w:rsidDel="00B0068A">
          <w:delText>Dataset</w:delText>
        </w:r>
      </w:del>
    </w:p>
    <w:p w14:paraId="734FE046" w14:textId="54B72D2B" w:rsidR="005A2227" w:rsidRPr="00E352EF" w:rsidDel="00B0068A" w:rsidRDefault="00B0068A" w:rsidP="00AB605E">
      <w:pPr>
        <w:rPr>
          <w:del w:id="5015" w:author="Laura Viignola" w:date="2017-06-22T12:01:00Z"/>
          <w:rFonts w:ascii="Cambria" w:eastAsia="Calibri" w:hAnsi="Cambria"/>
        </w:rPr>
      </w:pPr>
      <w:ins w:id="5016" w:author="Laura Viignola" w:date="2017-06-22T12:01:00Z">
        <w:r>
          <w:rPr>
            <w:rFonts w:ascii="Cambria" w:hAnsi="Cambria"/>
          </w:rPr>
          <w:t>Given the left operand Data Set:</w:t>
        </w:r>
      </w:ins>
      <w:del w:id="5017" w:author="Laura Viignola" w:date="2017-06-22T12:01:00Z">
        <w:r w:rsidR="0062787A" w:rsidRPr="00E352EF" w:rsidDel="00B0068A">
          <w:rPr>
            <w:rFonts w:ascii="Cambria" w:eastAsia="Calibri" w:hAnsi="Cambria"/>
          </w:rPr>
          <w:delText>3</w:delText>
        </w:r>
        <w:r w:rsidR="00EA6708" w:rsidRPr="00E352EF" w:rsidDel="00B0068A">
          <w:rPr>
            <w:rFonts w:ascii="Cambria" w:eastAsia="Calibri" w:hAnsi="Cambria"/>
          </w:rPr>
          <w:delText xml:space="preserve">) </w:delText>
        </w:r>
        <w:r w:rsidR="0097053A" w:rsidRPr="00E352EF" w:rsidDel="00B0068A">
          <w:rPr>
            <w:rFonts w:ascii="Cambria" w:eastAsia="Calibri" w:hAnsi="Cambria"/>
          </w:rPr>
          <w:delText xml:space="preserve">DSr:=Overcrowding_rate_urbanization </w:delText>
        </w:r>
        <w:r w:rsidR="0097053A" w:rsidRPr="00E352EF" w:rsidDel="00B0068A">
          <w:rPr>
            <w:rFonts w:ascii="Cambria" w:eastAsia="Calibri" w:hAnsi="Cambria"/>
            <w:b/>
          </w:rPr>
          <w:delText>=</w:delText>
        </w:r>
        <w:r w:rsidR="0097053A" w:rsidRPr="00E352EF" w:rsidDel="00B0068A">
          <w:rPr>
            <w:rFonts w:ascii="Cambria" w:eastAsia="Calibri" w:hAnsi="Cambria"/>
          </w:rPr>
          <w:delText xml:space="preserve"> 0.08</w:delText>
        </w:r>
      </w:del>
    </w:p>
    <w:p w14:paraId="5A5BC175" w14:textId="77777777" w:rsidR="0062787A" w:rsidRPr="00E352EF" w:rsidRDefault="0062787A" w:rsidP="00AB605E">
      <w:pPr>
        <w:rPr>
          <w:rFonts w:ascii="Cambria" w:hAnsi="Cambria"/>
        </w:rPr>
      </w:pPr>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1308"/>
      </w:tblGrid>
      <w:tr w:rsidR="005A2227" w:rsidRPr="00F27DF7" w14:paraId="290B840D" w14:textId="77777777">
        <w:trPr>
          <w:trHeight w:val="259"/>
        </w:trPr>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19923A" w14:textId="17022992" w:rsidR="005A2227" w:rsidRPr="00F27DF7" w:rsidRDefault="0097053A">
            <w:pPr>
              <w:jc w:val="both"/>
              <w:rPr>
                <w:rFonts w:ascii="Arial" w:hAnsi="Arial" w:cs="Arial"/>
              </w:rPr>
            </w:pPr>
            <w:del w:id="5018" w:author="Laura Viignola" w:date="2017-06-22T12:01:00Z">
              <w:r w:rsidRPr="00F27DF7" w:rsidDel="00B0068A">
                <w:rPr>
                  <w:rFonts w:ascii="Arial" w:eastAsia="Calibri" w:hAnsi="Arial" w:cs="Arial"/>
                </w:rPr>
                <w:delText>overcrowding_rate_urbanization</w:delText>
              </w:r>
            </w:del>
            <w:ins w:id="5019" w:author="Laura Viignola" w:date="2017-06-22T12:01:00Z">
              <w:r w:rsidR="00B0068A" w:rsidRPr="00F27DF7">
                <w:rPr>
                  <w:rFonts w:ascii="Arial" w:eastAsia="Calibri" w:hAnsi="Arial" w:cs="Arial"/>
                </w:rPr>
                <w:t>DS_1</w:t>
              </w:r>
            </w:ins>
          </w:p>
        </w:tc>
      </w:tr>
      <w:tr w:rsidR="005A2227" w:rsidRPr="00F27DF7" w14:paraId="72C7BFFC" w14:textId="77777777">
        <w:trPr>
          <w:trHeight w:val="259"/>
        </w:trPr>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9D5BD6A" w14:textId="653ED95D" w:rsidR="005A2227" w:rsidRPr="00F27DF7" w:rsidRDefault="0097053A">
            <w:pPr>
              <w:jc w:val="both"/>
              <w:rPr>
                <w:rFonts w:ascii="Arial" w:hAnsi="Arial" w:cs="Arial"/>
              </w:rPr>
            </w:pPr>
            <w:del w:id="5020" w:author="Laura Viignola" w:date="2017-06-22T12:01:00Z">
              <w:r w:rsidRPr="00F27DF7" w:rsidDel="00B0068A">
                <w:rPr>
                  <w:rFonts w:ascii="Arial" w:eastAsia="Calibri" w:hAnsi="Arial" w:cs="Arial"/>
                  <w:b/>
                </w:rPr>
                <w:delText>TIME</w:delText>
              </w:r>
            </w:del>
            <w:ins w:id="5021" w:author="Laura Viignola" w:date="2017-06-22T12:01:00Z">
              <w:r w:rsidR="00B0068A" w:rsidRPr="00F27DF7">
                <w:rPr>
                  <w:rFonts w:ascii="Arial" w:eastAsia="Calibri" w:hAnsi="Arial" w:cs="Arial"/>
                  <w:b/>
                </w:rPr>
                <w:t>Id_1</w:t>
              </w:r>
            </w:ins>
          </w:p>
        </w:tc>
        <w:tc>
          <w:tcPr>
            <w:tcW w:w="14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7D06B6A" w14:textId="7E23A3A1" w:rsidR="005A2227" w:rsidRPr="00F27DF7" w:rsidRDefault="0097053A">
            <w:pPr>
              <w:jc w:val="both"/>
              <w:rPr>
                <w:rFonts w:ascii="Arial" w:hAnsi="Arial" w:cs="Arial"/>
              </w:rPr>
            </w:pPr>
            <w:del w:id="5022" w:author="Laura Viignola" w:date="2017-06-22T12:01:00Z">
              <w:r w:rsidRPr="00F27DF7" w:rsidDel="00B0068A">
                <w:rPr>
                  <w:rFonts w:ascii="Arial" w:eastAsia="Calibri" w:hAnsi="Arial" w:cs="Arial"/>
                  <w:b/>
                </w:rPr>
                <w:delText>GEO</w:delText>
              </w:r>
            </w:del>
            <w:ins w:id="5023" w:author="Laura Viignola" w:date="2017-06-22T12:01:00Z">
              <w:r w:rsidR="00B0068A"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B5AE87" w14:textId="680FC21D" w:rsidR="005A2227" w:rsidRPr="00F27DF7" w:rsidRDefault="0097053A">
            <w:pPr>
              <w:jc w:val="both"/>
              <w:rPr>
                <w:rFonts w:ascii="Arial" w:hAnsi="Arial" w:cs="Arial"/>
              </w:rPr>
            </w:pPr>
            <w:del w:id="5024" w:author="Laura Viignola" w:date="2017-06-22T12:01:00Z">
              <w:r w:rsidRPr="00F27DF7" w:rsidDel="00B0068A">
                <w:rPr>
                  <w:rFonts w:ascii="Arial" w:eastAsia="Calibri" w:hAnsi="Arial" w:cs="Arial"/>
                  <w:b/>
                </w:rPr>
                <w:delText>AGE</w:delText>
              </w:r>
            </w:del>
            <w:ins w:id="5025" w:author="Laura Viignola" w:date="2017-06-22T12:01:00Z">
              <w:r w:rsidR="00B0068A" w:rsidRPr="00F27DF7">
                <w:rPr>
                  <w:rFonts w:ascii="Arial" w:eastAsia="Calibri" w:hAnsi="Arial" w:cs="Arial"/>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1F555E5" w14:textId="5D7BB58E" w:rsidR="005A2227" w:rsidRPr="00F27DF7" w:rsidRDefault="0097053A">
            <w:pPr>
              <w:jc w:val="both"/>
              <w:rPr>
                <w:rFonts w:ascii="Arial" w:hAnsi="Arial" w:cs="Arial"/>
              </w:rPr>
            </w:pPr>
            <w:del w:id="5026" w:author="Laura Viignola" w:date="2017-06-22T12:01:00Z">
              <w:r w:rsidRPr="00F27DF7" w:rsidDel="00B0068A">
                <w:rPr>
                  <w:rFonts w:ascii="Arial" w:eastAsia="Calibri" w:hAnsi="Arial" w:cs="Arial"/>
                  <w:b/>
                </w:rPr>
                <w:delText>SEX</w:delText>
              </w:r>
            </w:del>
            <w:ins w:id="5027" w:author="Laura Viignola" w:date="2017-06-22T12:01:00Z">
              <w:r w:rsidR="00B0068A"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BED1EEA" w14:textId="5C13C51B" w:rsidR="005A2227" w:rsidRPr="00F27DF7" w:rsidRDefault="0097053A">
            <w:pPr>
              <w:jc w:val="both"/>
              <w:rPr>
                <w:rFonts w:ascii="Arial" w:hAnsi="Arial" w:cs="Arial"/>
              </w:rPr>
            </w:pPr>
            <w:del w:id="5028" w:author="Laura Viignola" w:date="2017-06-22T12:02:00Z">
              <w:r w:rsidRPr="00F27DF7" w:rsidDel="00B0068A">
                <w:rPr>
                  <w:rFonts w:ascii="Arial" w:eastAsia="Calibri" w:hAnsi="Arial" w:cs="Arial"/>
                  <w:b/>
                </w:rPr>
                <w:delText>VALUE</w:delText>
              </w:r>
            </w:del>
            <w:ins w:id="5029" w:author="Laura Viignola" w:date="2017-06-22T12:02:00Z">
              <w:r w:rsidR="00B0068A" w:rsidRPr="00F27DF7">
                <w:rPr>
                  <w:rFonts w:ascii="Arial" w:eastAsia="Calibri" w:hAnsi="Arial" w:cs="Arial"/>
                  <w:b/>
                </w:rPr>
                <w:t>Me_1</w:t>
              </w:r>
            </w:ins>
          </w:p>
        </w:tc>
      </w:tr>
      <w:tr w:rsidR="005A2227" w:rsidRPr="00F27DF7" w14:paraId="04740243"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2399"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EBAAEE"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093A2A"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091E99"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E7960B"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DA165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8764C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23F72"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B8DC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F94742"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2F6779" w14:textId="77777777" w:rsidR="005A2227" w:rsidRPr="00F27DF7" w:rsidRDefault="0097053A">
            <w:pPr>
              <w:jc w:val="both"/>
              <w:rPr>
                <w:rFonts w:ascii="Arial" w:hAnsi="Arial" w:cs="Arial"/>
              </w:rPr>
            </w:pPr>
            <w:r w:rsidRPr="00F27DF7">
              <w:rPr>
                <w:rFonts w:ascii="Arial" w:eastAsia="Calibri" w:hAnsi="Arial" w:cs="Arial"/>
              </w:rPr>
              <w:t>0.286</w:t>
            </w:r>
          </w:p>
        </w:tc>
      </w:tr>
      <w:tr w:rsidR="005A2227" w:rsidRPr="00F27DF7" w14:paraId="084F4EC6"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B234A1"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99C573"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438B920"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2CD20"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42FEB" w14:textId="77777777" w:rsidR="005A2227" w:rsidRPr="00F27DF7" w:rsidRDefault="0097053A">
            <w:pPr>
              <w:jc w:val="both"/>
              <w:rPr>
                <w:rFonts w:ascii="Arial" w:hAnsi="Arial" w:cs="Arial"/>
              </w:rPr>
            </w:pPr>
            <w:r w:rsidRPr="00F27DF7">
              <w:rPr>
                <w:rFonts w:ascii="Arial" w:eastAsia="Calibri" w:hAnsi="Arial" w:cs="Arial"/>
              </w:rPr>
              <w:t>0.064</w:t>
            </w:r>
          </w:p>
        </w:tc>
      </w:tr>
      <w:tr w:rsidR="005A2227" w:rsidRPr="00F27DF7" w14:paraId="7F780C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8DB3E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3BAB0B"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7DB7"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6CC29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9716D3A" w14:textId="77777777" w:rsidR="005A2227" w:rsidRPr="00F27DF7" w:rsidRDefault="0097053A">
            <w:pPr>
              <w:jc w:val="both"/>
              <w:rPr>
                <w:rFonts w:ascii="Arial" w:hAnsi="Arial" w:cs="Arial"/>
              </w:rPr>
            </w:pPr>
            <w:r w:rsidRPr="00F27DF7">
              <w:rPr>
                <w:rFonts w:ascii="Arial" w:eastAsia="Calibri" w:hAnsi="Arial" w:cs="Arial"/>
              </w:rPr>
              <w:t>0.043</w:t>
            </w:r>
          </w:p>
        </w:tc>
      </w:tr>
      <w:tr w:rsidR="005A2227" w:rsidRPr="00F27DF7" w14:paraId="2DB7C068"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73C50"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51A48C"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2286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9818D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FDC694" w14:textId="77777777" w:rsidR="005A2227" w:rsidRPr="00F27DF7" w:rsidRDefault="0097053A">
            <w:pPr>
              <w:jc w:val="both"/>
              <w:rPr>
                <w:rFonts w:ascii="Arial" w:hAnsi="Arial" w:cs="Arial"/>
              </w:rPr>
            </w:pPr>
            <w:r w:rsidRPr="00F27DF7">
              <w:rPr>
                <w:rFonts w:ascii="Arial" w:eastAsia="Calibri" w:hAnsi="Arial" w:cs="Arial"/>
              </w:rPr>
              <w:t>0.08</w:t>
            </w:r>
          </w:p>
        </w:tc>
      </w:tr>
      <w:tr w:rsidR="005A2227" w:rsidRPr="00F27DF7" w14:paraId="4DE7A0AE"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D5D28CC"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9F32433"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C0AFBC"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E22BF3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0DE3C4" w14:textId="77777777" w:rsidR="005A2227" w:rsidRPr="00F27DF7" w:rsidRDefault="0097053A">
            <w:pPr>
              <w:jc w:val="both"/>
              <w:rPr>
                <w:rFonts w:ascii="Arial" w:hAnsi="Arial" w:cs="Arial"/>
              </w:rPr>
            </w:pPr>
            <w:r w:rsidRPr="00F27DF7">
              <w:rPr>
                <w:rFonts w:ascii="Arial" w:eastAsia="Calibri" w:hAnsi="Arial" w:cs="Arial"/>
              </w:rPr>
              <w:t>0.08</w:t>
            </w:r>
          </w:p>
        </w:tc>
      </w:tr>
    </w:tbl>
    <w:p w14:paraId="4A0C222E" w14:textId="77777777" w:rsidR="005A2227" w:rsidRDefault="005A2227">
      <w:pPr>
        <w:rPr>
          <w:ins w:id="5030" w:author="Laura Viignola" w:date="2017-06-22T12:02:00Z"/>
        </w:rPr>
      </w:pPr>
    </w:p>
    <w:p w14:paraId="485D7A34" w14:textId="6760F91F" w:rsidR="00B0068A" w:rsidRPr="00BF17B0" w:rsidRDefault="00B0068A">
      <w:pPr>
        <w:rPr>
          <w:rFonts w:ascii="Arial" w:hAnsi="Arial" w:cs="Arial"/>
          <w:color w:val="auto"/>
          <w:lang w:val="pt-PT"/>
        </w:rPr>
      </w:pPr>
      <w:ins w:id="5031" w:author="Laura Viignola" w:date="2017-06-22T12:02:00Z">
        <w:r w:rsidRPr="00D71CDA">
          <w:rPr>
            <w:rFonts w:ascii="Cambria" w:hAnsi="Cambria"/>
            <w:i/>
            <w:color w:val="auto"/>
          </w:rPr>
          <w:t>Example</w:t>
        </w:r>
        <w:del w:id="5032" w:author="Utente" w:date="2017-06-27T17:28:00Z">
          <w:r w:rsidRPr="00D71CDA" w:rsidDel="00D71CDA">
            <w:rPr>
              <w:rFonts w:ascii="Cambria" w:hAnsi="Cambria"/>
              <w:i/>
              <w:color w:val="auto"/>
            </w:rPr>
            <w:delText xml:space="preserve"> </w:delText>
          </w:r>
        </w:del>
      </w:ins>
      <w:ins w:id="5033" w:author="Utente" w:date="2017-06-27T17:28:00Z">
        <w:r w:rsidR="00D71CDA">
          <w:rPr>
            <w:rFonts w:ascii="Cambria" w:hAnsi="Cambria"/>
            <w:i/>
            <w:color w:val="auto"/>
          </w:rPr>
          <w:t xml:space="preserve"> </w:t>
        </w:r>
      </w:ins>
      <w:ins w:id="5034" w:author="Laura Viignola" w:date="2017-06-22T12:02:00Z">
        <w:r w:rsidRPr="00D71CDA">
          <w:rPr>
            <w:rFonts w:ascii="Cambria" w:hAnsi="Cambria"/>
            <w:i/>
            <w:color w:val="auto"/>
          </w:rPr>
          <w:t>1:</w:t>
        </w:r>
      </w:ins>
      <w:ins w:id="5035" w:author="Laura Viignola" w:date="2017-06-22T12:30:00Z">
        <w:r w:rsidR="00434059" w:rsidRPr="00D71CDA">
          <w:rPr>
            <w:rFonts w:ascii="Cambria" w:hAnsi="Cambria"/>
            <w:i/>
            <w:color w:val="auto"/>
          </w:rPr>
          <w:tab/>
        </w:r>
      </w:ins>
      <w:ins w:id="5036" w:author="Laura Viignola" w:date="2017-06-22T12:02:00Z">
        <w:r w:rsidRPr="00D71CDA">
          <w:rPr>
            <w:rFonts w:ascii="Arial" w:eastAsia="Calibri" w:hAnsi="Arial" w:cs="Arial"/>
            <w:color w:val="auto"/>
          </w:rPr>
          <w:t>DS</w:t>
        </w:r>
        <w:r w:rsidRPr="00D71CDA">
          <w:rPr>
            <w:rFonts w:ascii="Arial" w:eastAsia="Calibri" w:hAnsi="Arial" w:cs="Arial"/>
            <w:color w:val="auto"/>
            <w:lang w:val="pt-PT"/>
          </w:rPr>
          <w:t>_r</w:t>
        </w:r>
      </w:ins>
      <w:ins w:id="5037" w:author="Laura Viignola" w:date="2017-06-22T12:05:00Z">
        <w:r w:rsidR="00137C22" w:rsidRPr="00D71CDA">
          <w:rPr>
            <w:rFonts w:ascii="Arial" w:eastAsia="Calibri" w:hAnsi="Arial" w:cs="Arial"/>
            <w:color w:val="auto"/>
            <w:lang w:val="pt-PT"/>
          </w:rPr>
          <w:t xml:space="preserve"> </w:t>
        </w:r>
      </w:ins>
      <w:ins w:id="5038" w:author="Laura Viignola" w:date="2017-06-22T12:02:00Z">
        <w:r w:rsidRPr="00D71CDA">
          <w:rPr>
            <w:rFonts w:ascii="Arial" w:eastAsia="Calibri" w:hAnsi="Arial" w:cs="Arial"/>
            <w:b/>
            <w:color w:val="auto"/>
            <w:lang w:val="pt-PT"/>
          </w:rPr>
          <w:t>:=</w:t>
        </w:r>
      </w:ins>
      <w:ins w:id="5039" w:author="Laura Viignola" w:date="2017-06-22T12:05:00Z">
        <w:r w:rsidR="00137C22" w:rsidRPr="00D71CDA">
          <w:rPr>
            <w:rFonts w:ascii="Arial" w:eastAsia="Calibri" w:hAnsi="Arial" w:cs="Arial"/>
            <w:b/>
            <w:color w:val="auto"/>
            <w:lang w:val="pt-PT"/>
          </w:rPr>
          <w:t xml:space="preserve"> </w:t>
        </w:r>
        <w:r w:rsidR="00137C22" w:rsidRPr="00D71CDA">
          <w:rPr>
            <w:rFonts w:ascii="Arial" w:eastAsia="Calibri" w:hAnsi="Arial" w:cs="Arial"/>
            <w:color w:val="auto"/>
            <w:lang w:val="pt-PT"/>
          </w:rPr>
          <w:t>DS_1</w:t>
        </w:r>
      </w:ins>
      <w:ins w:id="5040" w:author="Laura Viignola" w:date="2017-06-22T12:06:00Z">
        <w:r w:rsidR="00137C22" w:rsidRPr="00D71CDA">
          <w:rPr>
            <w:rFonts w:ascii="Arial" w:eastAsia="Calibri" w:hAnsi="Arial" w:cs="Arial"/>
            <w:b/>
            <w:color w:val="auto"/>
            <w:lang w:val="pt-PT"/>
          </w:rPr>
          <w:t>=</w:t>
        </w:r>
        <w:r w:rsidR="00137C22" w:rsidRPr="00D71CDA">
          <w:rPr>
            <w:rFonts w:ascii="Arial" w:eastAsia="Calibri" w:hAnsi="Arial" w:cs="Arial"/>
            <w:color w:val="auto"/>
            <w:lang w:val="pt-PT"/>
          </w:rPr>
          <w:t>0.08</w:t>
        </w:r>
      </w:ins>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2085"/>
      </w:tblGrid>
      <w:tr w:rsidR="005A2227" w:rsidRPr="00F27DF7" w14:paraId="56310A3F" w14:textId="77777777">
        <w:trPr>
          <w:trHeight w:val="259"/>
        </w:trPr>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8818ED" w14:textId="56051CDD" w:rsidR="005A2227" w:rsidRPr="00F27DF7" w:rsidRDefault="0097053A">
            <w:pPr>
              <w:jc w:val="both"/>
              <w:rPr>
                <w:rFonts w:ascii="Arial" w:hAnsi="Arial" w:cs="Arial"/>
              </w:rPr>
            </w:pPr>
            <w:r w:rsidRPr="00F27DF7">
              <w:rPr>
                <w:rFonts w:ascii="Arial" w:eastAsia="Calibri" w:hAnsi="Arial" w:cs="Arial"/>
              </w:rPr>
              <w:t>DS</w:t>
            </w:r>
            <w:ins w:id="5041" w:author="Laura Viignola" w:date="2017-06-22T12:02:00Z">
              <w:r w:rsidR="00B0068A" w:rsidRPr="00F27DF7">
                <w:rPr>
                  <w:rFonts w:ascii="Arial" w:eastAsia="Calibri" w:hAnsi="Arial" w:cs="Arial"/>
                </w:rPr>
                <w:t>_</w:t>
              </w:r>
            </w:ins>
            <w:r w:rsidRPr="00F27DF7">
              <w:rPr>
                <w:rFonts w:ascii="Arial" w:eastAsia="Calibri" w:hAnsi="Arial" w:cs="Arial"/>
              </w:rPr>
              <w:t>r</w:t>
            </w:r>
          </w:p>
        </w:tc>
      </w:tr>
      <w:tr w:rsidR="005A2227" w:rsidRPr="00F27DF7" w14:paraId="1D7C1497" w14:textId="77777777">
        <w:trPr>
          <w:trHeight w:val="259"/>
        </w:trPr>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62FE09" w14:textId="29CE1650" w:rsidR="005A2227" w:rsidRPr="00F27DF7" w:rsidRDefault="0097053A">
            <w:pPr>
              <w:jc w:val="both"/>
              <w:rPr>
                <w:rFonts w:ascii="Arial" w:hAnsi="Arial" w:cs="Arial"/>
              </w:rPr>
            </w:pPr>
            <w:del w:id="5042" w:author="Laura Viignola" w:date="2017-06-22T12:06:00Z">
              <w:r w:rsidRPr="00F27DF7" w:rsidDel="00137C22">
                <w:rPr>
                  <w:rFonts w:ascii="Arial" w:eastAsia="Calibri" w:hAnsi="Arial" w:cs="Arial"/>
                  <w:b/>
                </w:rPr>
                <w:delText>TIME</w:delText>
              </w:r>
            </w:del>
            <w:ins w:id="5043" w:author="Laura Viignola" w:date="2017-06-22T12:06:00Z">
              <w:r w:rsidR="00137C22" w:rsidRPr="00F27DF7">
                <w:rPr>
                  <w:rFonts w:ascii="Arial" w:eastAsia="Calibri" w:hAnsi="Arial" w:cs="Arial"/>
                  <w:b/>
                </w:rPr>
                <w:t>Id_1</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B86F5F" w14:textId="16BDE0FD" w:rsidR="005A2227" w:rsidRPr="00F27DF7" w:rsidRDefault="0097053A">
            <w:pPr>
              <w:jc w:val="both"/>
              <w:rPr>
                <w:rFonts w:ascii="Arial" w:hAnsi="Arial" w:cs="Arial"/>
              </w:rPr>
            </w:pPr>
            <w:del w:id="5044" w:author="Laura Viignola" w:date="2017-06-22T12:06:00Z">
              <w:r w:rsidRPr="00F27DF7" w:rsidDel="00137C22">
                <w:rPr>
                  <w:rFonts w:ascii="Arial" w:eastAsia="Calibri" w:hAnsi="Arial" w:cs="Arial"/>
                  <w:b/>
                </w:rPr>
                <w:delText>GEO</w:delText>
              </w:r>
            </w:del>
            <w:ins w:id="5045" w:author="Laura Viignola" w:date="2017-06-22T12:06:00Z">
              <w:r w:rsidR="00137C22"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9549A8" w14:textId="018FE7F2" w:rsidR="005A2227" w:rsidRPr="00F27DF7" w:rsidRDefault="0097053A">
            <w:pPr>
              <w:jc w:val="both"/>
              <w:rPr>
                <w:rFonts w:ascii="Arial" w:hAnsi="Arial" w:cs="Arial"/>
              </w:rPr>
            </w:pPr>
            <w:del w:id="5046" w:author="Laura Viignola" w:date="2017-06-22T12:06:00Z">
              <w:r w:rsidRPr="00F27DF7" w:rsidDel="00137C22">
                <w:rPr>
                  <w:rFonts w:ascii="Arial" w:eastAsia="Calibri" w:hAnsi="Arial" w:cs="Arial"/>
                  <w:b/>
                </w:rPr>
                <w:delText>AGE</w:delText>
              </w:r>
            </w:del>
            <w:ins w:id="5047" w:author="Laura Viignola" w:date="2017-06-22T12:06:00Z">
              <w:r w:rsidR="00137C22"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A378A12" w14:textId="29C9651A" w:rsidR="005A2227" w:rsidRPr="00F27DF7" w:rsidRDefault="0097053A">
            <w:pPr>
              <w:jc w:val="both"/>
              <w:rPr>
                <w:rFonts w:ascii="Arial" w:hAnsi="Arial" w:cs="Arial"/>
              </w:rPr>
            </w:pPr>
            <w:del w:id="5048" w:author="Laura Viignola" w:date="2017-06-22T12:06:00Z">
              <w:r w:rsidRPr="00F27DF7" w:rsidDel="00137C22">
                <w:rPr>
                  <w:rFonts w:ascii="Arial" w:eastAsia="Calibri" w:hAnsi="Arial" w:cs="Arial"/>
                  <w:b/>
                </w:rPr>
                <w:delText>SEX</w:delText>
              </w:r>
            </w:del>
            <w:ins w:id="5049" w:author="Laura Viignola" w:date="2017-06-22T12:06:00Z">
              <w:r w:rsidR="00137C22"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FB8BEC9" w14:textId="6C797F54" w:rsidR="005A2227" w:rsidRPr="00F27DF7" w:rsidRDefault="0097053A" w:rsidP="009D5C51">
            <w:pPr>
              <w:jc w:val="both"/>
              <w:rPr>
                <w:rFonts w:ascii="Arial" w:hAnsi="Arial" w:cs="Arial"/>
              </w:rPr>
            </w:pPr>
            <w:del w:id="5050" w:author="Utente" w:date="2017-06-26T16:02:00Z">
              <w:r w:rsidRPr="00F27DF7" w:rsidDel="009D5C51">
                <w:rPr>
                  <w:rFonts w:ascii="Arial" w:eastAsia="Calibri" w:hAnsi="Arial" w:cs="Arial"/>
                  <w:b/>
                </w:rPr>
                <w:delText>CONDITION</w:delText>
              </w:r>
            </w:del>
            <w:ins w:id="5051" w:author="Utente" w:date="2017-06-26T16:02:00Z">
              <w:r w:rsidR="009D5C51" w:rsidRPr="00F27DF7">
                <w:rPr>
                  <w:rFonts w:ascii="Arial" w:eastAsia="Calibri" w:hAnsi="Arial" w:cs="Arial"/>
                  <w:b/>
                </w:rPr>
                <w:t>bool_var</w:t>
              </w:r>
            </w:ins>
          </w:p>
        </w:tc>
      </w:tr>
      <w:tr w:rsidR="005A2227" w:rsidRPr="00F27DF7" w14:paraId="3A359B6E"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C2EAA2A"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42E7C5"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5A97"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1A2D86"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85118EA"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5D16F025"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989D4F"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D7AB14"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ECAEDC3"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10475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8D3429"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1742CE12"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07A0F8"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728A7"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9F7159"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CC45A3"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98640A"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3CAE364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E8345E"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E0450"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686F2B"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7D9311"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7FFA33"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137081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65A4D4"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711ABB"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1B36E0"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515100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14E8E3"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3630A7B1"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73EE420"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842E"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B55A96A"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50ECAB"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B945FEB" w14:textId="77777777" w:rsidR="005A2227" w:rsidRPr="00F27DF7" w:rsidRDefault="0097053A">
            <w:pPr>
              <w:jc w:val="both"/>
              <w:rPr>
                <w:rFonts w:ascii="Arial" w:hAnsi="Arial" w:cs="Arial"/>
              </w:rPr>
            </w:pPr>
            <w:r w:rsidRPr="00F27DF7">
              <w:rPr>
                <w:rFonts w:ascii="Arial" w:eastAsia="Calibri" w:hAnsi="Arial" w:cs="Arial"/>
              </w:rPr>
              <w:t>true</w:t>
            </w:r>
          </w:p>
        </w:tc>
      </w:tr>
    </w:tbl>
    <w:p w14:paraId="039E0BBE" w14:textId="77777777" w:rsidR="005A2227" w:rsidRDefault="005A2227"/>
    <w:p w14:paraId="7A09C71E" w14:textId="272BA166" w:rsidR="00137C22" w:rsidRPr="00F27DF7" w:rsidDel="00DE4FE7" w:rsidRDefault="00137C22" w:rsidP="00137C22">
      <w:pPr>
        <w:rPr>
          <w:del w:id="5052" w:author="Utente" w:date="2017-06-27T18:29:00Z"/>
          <w:rFonts w:ascii="Arial" w:hAnsi="Arial" w:cs="Arial"/>
          <w:b/>
        </w:rPr>
      </w:pPr>
      <w:r w:rsidRPr="00CA0059">
        <w:rPr>
          <w:rFonts w:ascii="Cambria" w:hAnsi="Cambria"/>
          <w:i/>
        </w:rPr>
        <w:t>Example</w:t>
      </w:r>
      <w:del w:id="5053" w:author="Utente" w:date="2017-06-27T17:28:00Z">
        <w:r w:rsidRPr="00CA0059" w:rsidDel="00D71CDA">
          <w:rPr>
            <w:rFonts w:ascii="Cambria" w:hAnsi="Cambria"/>
            <w:i/>
          </w:rPr>
          <w:delText xml:space="preserve"> </w:delText>
        </w:r>
      </w:del>
      <w:ins w:id="5054" w:author="Utente" w:date="2017-06-27T17:28:00Z">
        <w:r w:rsidR="00D71CDA">
          <w:rPr>
            <w:rFonts w:ascii="Cambria" w:hAnsi="Cambria"/>
            <w:i/>
          </w:rPr>
          <w:t xml:space="preserve"> </w:t>
        </w:r>
      </w:ins>
      <w:r>
        <w:rPr>
          <w:rFonts w:ascii="Cambria" w:hAnsi="Cambria"/>
          <w:i/>
        </w:rPr>
        <w:t>2</w:t>
      </w:r>
      <w:ins w:id="5055" w:author="Laura Viignola" w:date="2017-06-22T12:22:00Z">
        <w:r w:rsidR="008F30E6">
          <w:rPr>
            <w:rFonts w:ascii="Cambria" w:hAnsi="Cambria"/>
            <w:i/>
          </w:rPr>
          <w:t xml:space="preserve"> (on </w:t>
        </w:r>
      </w:ins>
      <w:ins w:id="5056" w:author="Laura Viignola" w:date="2017-06-22T17:08:00Z">
        <w:r w:rsidR="00DF49EE">
          <w:rPr>
            <w:rFonts w:ascii="Cambria" w:hAnsi="Cambria"/>
            <w:i/>
          </w:rPr>
          <w:t>C</w:t>
        </w:r>
      </w:ins>
      <w:ins w:id="5057" w:author="Laura Viignola" w:date="2017-06-22T12:22:00Z">
        <w:r w:rsidR="008F30E6">
          <w:rPr>
            <w:rFonts w:ascii="Cambria" w:hAnsi="Cambria"/>
            <w:i/>
          </w:rPr>
          <w:t>omponents)</w:t>
        </w:r>
      </w:ins>
      <w:r w:rsidRPr="00CA0059">
        <w:rPr>
          <w:rFonts w:ascii="Cambria" w:hAnsi="Cambria"/>
          <w:i/>
        </w:rPr>
        <w:t>:</w:t>
      </w:r>
      <w:ins w:id="5058" w:author="Laura Viignola" w:date="2017-06-22T12:31:00Z">
        <w:r w:rsidR="00434059">
          <w:rPr>
            <w:rFonts w:ascii="Cambria" w:hAnsi="Cambria"/>
            <w:i/>
          </w:rPr>
          <w:tab/>
        </w:r>
      </w:ins>
      <w:r w:rsidRPr="00390729">
        <w:rPr>
          <w:rFonts w:ascii="Arial" w:eastAsia="Calibri" w:hAnsi="Arial" w:cs="Arial"/>
          <w:color w:val="auto"/>
        </w:rPr>
        <w:t>DS</w:t>
      </w:r>
      <w:r w:rsidRPr="00390729">
        <w:rPr>
          <w:rFonts w:ascii="Arial" w:eastAsia="Calibri" w:hAnsi="Arial" w:cs="Arial"/>
          <w:color w:val="auto"/>
          <w:lang w:val="pt-PT"/>
        </w:rPr>
        <w:t xml:space="preserve">_r </w:t>
      </w:r>
      <w:r w:rsidRPr="00F27DF7">
        <w:rPr>
          <w:rFonts w:ascii="Arial" w:eastAsia="Calibri" w:hAnsi="Arial" w:cs="Arial"/>
          <w:b/>
          <w:color w:val="auto"/>
          <w:lang w:val="pt-PT"/>
        </w:rPr>
        <w:t xml:space="preserve">:= </w:t>
      </w:r>
      <w:r w:rsidRPr="00F27DF7">
        <w:rPr>
          <w:rFonts w:ascii="Arial" w:eastAsia="Calibri" w:hAnsi="Arial" w:cs="Arial"/>
          <w:color w:val="auto"/>
          <w:lang w:val="pt-PT"/>
        </w:rPr>
        <w:t>DS_1</w:t>
      </w:r>
      <w:r w:rsidRPr="00F27DF7">
        <w:rPr>
          <w:rFonts w:ascii="Arial" w:eastAsia="Calibri" w:hAnsi="Arial" w:cs="Arial"/>
          <w:b/>
          <w:color w:val="auto"/>
          <w:lang w:val="pt-PT"/>
        </w:rPr>
        <w:t>[</w:t>
      </w:r>
      <w:r w:rsidRPr="00F27DF7">
        <w:rPr>
          <w:rFonts w:ascii="Arial" w:eastAsia="Calibri" w:hAnsi="Arial" w:cs="Arial"/>
          <w:color w:val="auto"/>
          <w:lang w:val="pt-PT"/>
        </w:rPr>
        <w:t>Me_2</w:t>
      </w:r>
      <w:r w:rsidRPr="00F27DF7">
        <w:rPr>
          <w:rFonts w:ascii="Arial" w:eastAsia="Calibri" w:hAnsi="Arial" w:cs="Arial"/>
          <w:b/>
          <w:color w:val="auto"/>
          <w:lang w:val="pt-PT"/>
        </w:rPr>
        <w:t>:=</w:t>
      </w:r>
      <w:r w:rsidRPr="00F27DF7">
        <w:rPr>
          <w:rFonts w:ascii="Arial" w:eastAsia="Calibri" w:hAnsi="Arial" w:cs="Arial"/>
          <w:color w:val="auto"/>
          <w:lang w:val="pt-PT"/>
        </w:rPr>
        <w:t xml:space="preserve"> Me_1</w:t>
      </w:r>
      <w:r w:rsidRPr="00F27DF7">
        <w:rPr>
          <w:rFonts w:ascii="Arial" w:eastAsia="Calibri" w:hAnsi="Arial" w:cs="Arial"/>
          <w:b/>
          <w:color w:val="auto"/>
          <w:lang w:val="pt-PT"/>
        </w:rPr>
        <w:t>=</w:t>
      </w:r>
      <w:r w:rsidRPr="00F27DF7">
        <w:rPr>
          <w:rFonts w:ascii="Arial" w:eastAsia="Calibri" w:hAnsi="Arial" w:cs="Arial"/>
          <w:color w:val="auto"/>
          <w:lang w:val="pt-PT"/>
        </w:rPr>
        <w:t>0.08</w:t>
      </w:r>
      <w:r w:rsidRPr="00F27DF7">
        <w:rPr>
          <w:rFonts w:ascii="Arial" w:eastAsia="Calibri" w:hAnsi="Arial" w:cs="Arial"/>
          <w:b/>
          <w:color w:val="auto"/>
          <w:lang w:val="pt-PT"/>
        </w:rPr>
        <w:t>]</w:t>
      </w:r>
    </w:p>
    <w:p w14:paraId="3AD04CCF" w14:textId="77777777" w:rsidR="00137C22" w:rsidRPr="00F27DF7" w:rsidRDefault="00137C22">
      <w:pPr>
        <w:rPr>
          <w:rFonts w:ascii="Arial" w:hAnsi="Arial" w:cs="Arial"/>
        </w:rPr>
      </w:pPr>
    </w:p>
    <w:tbl>
      <w:tblPr>
        <w:tblW w:w="663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1555"/>
        <w:gridCol w:w="850"/>
        <w:gridCol w:w="850"/>
        <w:gridCol w:w="1282"/>
        <w:gridCol w:w="1282"/>
      </w:tblGrid>
      <w:tr w:rsidR="008F30E6" w:rsidRPr="00F27DF7" w14:paraId="37A4122F" w14:textId="2F67E855" w:rsidTr="00CC779A">
        <w:trPr>
          <w:trHeight w:val="259"/>
        </w:trPr>
        <w:tc>
          <w:tcPr>
            <w:tcW w:w="6639"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48DF8B" w14:textId="68DC594E" w:rsidR="008F30E6" w:rsidRPr="00F27DF7" w:rsidRDefault="008F30E6" w:rsidP="00CC779A">
            <w:pPr>
              <w:jc w:val="both"/>
              <w:rPr>
                <w:rFonts w:ascii="Arial" w:eastAsia="Calibri" w:hAnsi="Arial" w:cs="Arial"/>
              </w:rPr>
            </w:pPr>
            <w:r w:rsidRPr="00F27DF7">
              <w:rPr>
                <w:rFonts w:ascii="Arial" w:eastAsia="Calibri" w:hAnsi="Arial" w:cs="Arial"/>
              </w:rPr>
              <w:lastRenderedPageBreak/>
              <w:t>DS_r</w:t>
            </w:r>
          </w:p>
        </w:tc>
      </w:tr>
      <w:tr w:rsidR="008F30E6" w:rsidRPr="00F27DF7" w14:paraId="5325E71E" w14:textId="46B4A918" w:rsidTr="008F30E6">
        <w:trPr>
          <w:trHeight w:val="259"/>
        </w:trPr>
        <w:tc>
          <w:tcPr>
            <w:tcW w:w="8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C5A7356" w14:textId="77777777" w:rsidR="008F30E6" w:rsidRPr="00F27DF7" w:rsidRDefault="008F30E6" w:rsidP="00CC779A">
            <w:pPr>
              <w:jc w:val="both"/>
              <w:rPr>
                <w:rFonts w:ascii="Arial" w:hAnsi="Arial" w:cs="Arial"/>
              </w:rPr>
            </w:pPr>
            <w:r w:rsidRPr="00F27DF7">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507710D" w14:textId="77777777" w:rsidR="008F30E6" w:rsidRPr="00F27DF7" w:rsidRDefault="008F30E6" w:rsidP="00CC779A">
            <w:pPr>
              <w:jc w:val="both"/>
              <w:rPr>
                <w:rFonts w:ascii="Arial" w:hAnsi="Arial" w:cs="Arial"/>
              </w:rPr>
            </w:pPr>
            <w:r w:rsidRPr="00F27DF7">
              <w:rPr>
                <w:rFonts w:ascii="Arial" w:eastAsia="Calibri" w:hAnsi="Arial" w:cs="Arial"/>
                <w:b/>
              </w:rPr>
              <w:t>Id_2</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988CC27" w14:textId="77777777" w:rsidR="008F30E6" w:rsidRPr="00F27DF7" w:rsidRDefault="008F30E6" w:rsidP="00CC779A">
            <w:pPr>
              <w:jc w:val="both"/>
              <w:rPr>
                <w:rFonts w:ascii="Arial" w:hAnsi="Arial" w:cs="Arial"/>
              </w:rPr>
            </w:pPr>
            <w:r w:rsidRPr="00F27DF7">
              <w:rPr>
                <w:rFonts w:ascii="Arial" w:eastAsia="Calibri" w:hAnsi="Arial" w:cs="Arial"/>
                <w:b/>
              </w:rPr>
              <w:t>Id_3</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00CB223" w14:textId="77777777" w:rsidR="008F30E6" w:rsidRPr="00F27DF7" w:rsidRDefault="008F30E6" w:rsidP="00CC779A">
            <w:pPr>
              <w:jc w:val="both"/>
              <w:rPr>
                <w:rFonts w:ascii="Arial" w:hAnsi="Arial" w:cs="Arial"/>
              </w:rPr>
            </w:pPr>
            <w:r w:rsidRPr="00F27DF7">
              <w:rPr>
                <w:rFonts w:ascii="Arial" w:eastAsia="Calibri" w:hAnsi="Arial" w:cs="Arial"/>
                <w:b/>
              </w:rPr>
              <w:t>Id_4</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1AA483" w14:textId="77777777" w:rsidR="008F30E6" w:rsidRPr="00F27DF7" w:rsidRDefault="008F30E6" w:rsidP="00CC779A">
            <w:pPr>
              <w:jc w:val="both"/>
              <w:rPr>
                <w:rFonts w:ascii="Arial" w:hAnsi="Arial" w:cs="Arial"/>
              </w:rPr>
            </w:pPr>
            <w:r w:rsidRPr="00F27DF7">
              <w:rPr>
                <w:rFonts w:ascii="Arial" w:eastAsia="Calibri" w:hAnsi="Arial" w:cs="Arial"/>
                <w:b/>
              </w:rPr>
              <w:t>Me_1</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BC7D024" w14:textId="57BE8077" w:rsidR="008F30E6" w:rsidRPr="00F27DF7" w:rsidRDefault="008F30E6" w:rsidP="00CC779A">
            <w:pPr>
              <w:jc w:val="both"/>
              <w:rPr>
                <w:rFonts w:ascii="Arial" w:eastAsia="Calibri" w:hAnsi="Arial" w:cs="Arial"/>
                <w:b/>
              </w:rPr>
            </w:pPr>
            <w:r w:rsidRPr="00F27DF7">
              <w:rPr>
                <w:rFonts w:ascii="Arial" w:eastAsia="Calibri" w:hAnsi="Arial" w:cs="Arial"/>
                <w:b/>
              </w:rPr>
              <w:t>Me_2</w:t>
            </w:r>
          </w:p>
        </w:tc>
      </w:tr>
      <w:tr w:rsidR="008F30E6" w:rsidRPr="00F27DF7" w14:paraId="42C302BF" w14:textId="5B88C76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2053DD"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3E377A" w14:textId="77777777" w:rsidR="008F30E6" w:rsidRPr="00F27DF7" w:rsidRDefault="008F30E6" w:rsidP="00CC779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E31645"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DA0B7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F6A91F" w14:textId="2A25E879" w:rsidR="008F30E6" w:rsidRPr="00F27DF7" w:rsidRDefault="008F30E6" w:rsidP="00CC779A">
            <w:pPr>
              <w:jc w:val="both"/>
              <w:rPr>
                <w:rFonts w:ascii="Arial" w:hAnsi="Arial" w:cs="Arial"/>
              </w:rPr>
            </w:pPr>
            <w:r w:rsidRPr="00F27DF7">
              <w:rPr>
                <w:rFonts w:ascii="Arial" w:eastAsia="Calibri" w:hAnsi="Arial" w:cs="Arial"/>
              </w:rPr>
              <w:t>NULL</w:t>
            </w:r>
          </w:p>
        </w:tc>
        <w:tc>
          <w:tcPr>
            <w:tcW w:w="1282" w:type="dxa"/>
            <w:tcBorders>
              <w:top w:val="single" w:sz="6" w:space="0" w:color="000000"/>
              <w:left w:val="single" w:sz="6" w:space="0" w:color="000000"/>
              <w:bottom w:val="single" w:sz="6" w:space="0" w:color="000000"/>
              <w:right w:val="single" w:sz="6" w:space="0" w:color="000000"/>
            </w:tcBorders>
          </w:tcPr>
          <w:p w14:paraId="29576BFA" w14:textId="3732F7EF" w:rsidR="008F30E6" w:rsidRPr="00F27DF7" w:rsidRDefault="008F30E6" w:rsidP="00CC779A">
            <w:pPr>
              <w:jc w:val="both"/>
              <w:rPr>
                <w:rFonts w:ascii="Arial" w:eastAsia="Calibri" w:hAnsi="Arial" w:cs="Arial"/>
              </w:rPr>
            </w:pPr>
            <w:r w:rsidRPr="00F27DF7">
              <w:rPr>
                <w:rFonts w:ascii="Arial" w:eastAsia="Calibri" w:hAnsi="Arial" w:cs="Arial"/>
              </w:rPr>
              <w:t>NULL</w:t>
            </w:r>
          </w:p>
        </w:tc>
      </w:tr>
      <w:tr w:rsidR="008F30E6" w:rsidRPr="00F27DF7" w14:paraId="6B4BE641" w14:textId="19D62552"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E4D3639"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260493" w14:textId="77777777" w:rsidR="008F30E6" w:rsidRPr="00F27DF7" w:rsidRDefault="008F30E6" w:rsidP="00CC779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8A230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26F13D9"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A5934D1" w14:textId="0B5438C9" w:rsidR="008F30E6" w:rsidRPr="00F27DF7" w:rsidRDefault="008F30E6" w:rsidP="00CC779A">
            <w:pPr>
              <w:jc w:val="both"/>
              <w:rPr>
                <w:rFonts w:ascii="Arial" w:hAnsi="Arial" w:cs="Arial"/>
              </w:rPr>
            </w:pPr>
            <w:r w:rsidRPr="00F27DF7">
              <w:rPr>
                <w:rFonts w:ascii="Arial" w:eastAsia="Calibri" w:hAnsi="Arial" w:cs="Arial"/>
              </w:rPr>
              <w:t>0.286</w:t>
            </w:r>
          </w:p>
        </w:tc>
        <w:tc>
          <w:tcPr>
            <w:tcW w:w="1282" w:type="dxa"/>
            <w:tcBorders>
              <w:top w:val="single" w:sz="6" w:space="0" w:color="000000"/>
              <w:left w:val="single" w:sz="6" w:space="0" w:color="000000"/>
              <w:bottom w:val="single" w:sz="6" w:space="0" w:color="000000"/>
              <w:right w:val="single" w:sz="6" w:space="0" w:color="000000"/>
            </w:tcBorders>
          </w:tcPr>
          <w:p w14:paraId="476289EA" w14:textId="72F3B902"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78FBFCD0" w14:textId="2A51A8A8"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9CD2B8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0B7A57" w14:textId="77777777" w:rsidR="008F30E6" w:rsidRPr="00F27DF7" w:rsidRDefault="008F30E6" w:rsidP="00CC779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611A18"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32F74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C45B34A" w14:textId="39132DCB" w:rsidR="008F30E6" w:rsidRPr="00F27DF7" w:rsidRDefault="008F30E6" w:rsidP="00CC779A">
            <w:pPr>
              <w:jc w:val="both"/>
              <w:rPr>
                <w:rFonts w:ascii="Arial" w:hAnsi="Arial" w:cs="Arial"/>
              </w:rPr>
            </w:pPr>
            <w:r w:rsidRPr="00F27DF7">
              <w:rPr>
                <w:rFonts w:ascii="Arial" w:eastAsia="Calibri" w:hAnsi="Arial" w:cs="Arial"/>
              </w:rPr>
              <w:t>0.064</w:t>
            </w:r>
          </w:p>
        </w:tc>
        <w:tc>
          <w:tcPr>
            <w:tcW w:w="1282" w:type="dxa"/>
            <w:tcBorders>
              <w:top w:val="single" w:sz="6" w:space="0" w:color="000000"/>
              <w:left w:val="single" w:sz="6" w:space="0" w:color="000000"/>
              <w:bottom w:val="single" w:sz="6" w:space="0" w:color="000000"/>
              <w:right w:val="single" w:sz="6" w:space="0" w:color="000000"/>
            </w:tcBorders>
          </w:tcPr>
          <w:p w14:paraId="19BFF5EC" w14:textId="1EAECB1D"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16E292C2" w14:textId="744A1DB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61EBD1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48C2D8" w14:textId="77777777" w:rsidR="008F30E6" w:rsidRPr="00F27DF7" w:rsidRDefault="008F30E6" w:rsidP="00CC779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667A7D1"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9DE47B"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52F735" w14:textId="2FD0961F" w:rsidR="008F30E6" w:rsidRPr="00F27DF7" w:rsidRDefault="008F30E6" w:rsidP="00CC779A">
            <w:pPr>
              <w:jc w:val="both"/>
              <w:rPr>
                <w:rFonts w:ascii="Arial" w:hAnsi="Arial" w:cs="Arial"/>
              </w:rPr>
            </w:pPr>
            <w:r w:rsidRPr="00F27DF7">
              <w:rPr>
                <w:rFonts w:ascii="Arial" w:eastAsia="Calibri" w:hAnsi="Arial" w:cs="Arial"/>
              </w:rPr>
              <w:t>0.043</w:t>
            </w:r>
          </w:p>
        </w:tc>
        <w:tc>
          <w:tcPr>
            <w:tcW w:w="1282" w:type="dxa"/>
            <w:tcBorders>
              <w:top w:val="single" w:sz="6" w:space="0" w:color="000000"/>
              <w:left w:val="single" w:sz="6" w:space="0" w:color="000000"/>
              <w:bottom w:val="single" w:sz="6" w:space="0" w:color="000000"/>
              <w:right w:val="single" w:sz="6" w:space="0" w:color="000000"/>
            </w:tcBorders>
          </w:tcPr>
          <w:p w14:paraId="5A641F5F" w14:textId="0FAD2911"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00107AB2" w14:textId="4E146A6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D24E28A"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13753D" w14:textId="77777777" w:rsidR="008F30E6" w:rsidRPr="00F27DF7" w:rsidRDefault="008F30E6" w:rsidP="00CC779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858C5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659DA6"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5DE469" w14:textId="788B1100"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04405E3" w14:textId="7285B258" w:rsidR="008F30E6" w:rsidRPr="00F27DF7" w:rsidRDefault="008F30E6" w:rsidP="00CC779A">
            <w:pPr>
              <w:jc w:val="both"/>
              <w:rPr>
                <w:rFonts w:ascii="Arial" w:eastAsia="Calibri" w:hAnsi="Arial" w:cs="Arial"/>
              </w:rPr>
            </w:pPr>
            <w:r w:rsidRPr="00F27DF7">
              <w:rPr>
                <w:rFonts w:ascii="Arial" w:eastAsia="Calibri" w:hAnsi="Arial" w:cs="Arial"/>
              </w:rPr>
              <w:t>true</w:t>
            </w:r>
          </w:p>
        </w:tc>
      </w:tr>
      <w:tr w:rsidR="008F30E6" w:rsidRPr="00F27DF7" w14:paraId="246A2333" w14:textId="4CA2759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3FBD88"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56CD19" w14:textId="77777777" w:rsidR="008F30E6" w:rsidRPr="00F27DF7" w:rsidRDefault="008F30E6" w:rsidP="00CC779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06EC2E"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9F558D"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A1FCC0" w14:textId="0A181D9F"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F86B898" w14:textId="40A16F28" w:rsidR="008F30E6" w:rsidRPr="00F27DF7" w:rsidRDefault="008F30E6" w:rsidP="00CC779A">
            <w:pPr>
              <w:jc w:val="both"/>
              <w:rPr>
                <w:rFonts w:ascii="Arial" w:eastAsia="Calibri" w:hAnsi="Arial" w:cs="Arial"/>
              </w:rPr>
            </w:pPr>
            <w:r w:rsidRPr="00F27DF7">
              <w:rPr>
                <w:rFonts w:ascii="Arial" w:eastAsia="Calibri" w:hAnsi="Arial" w:cs="Arial"/>
              </w:rPr>
              <w:t>true</w:t>
            </w:r>
          </w:p>
        </w:tc>
      </w:tr>
    </w:tbl>
    <w:p w14:paraId="634D9B6F" w14:textId="77777777" w:rsidR="008F30E6" w:rsidRPr="00F27DF7" w:rsidRDefault="008F30E6">
      <w:pPr>
        <w:rPr>
          <w:rFonts w:ascii="Arial" w:hAnsi="Arial" w:cs="Arial"/>
        </w:rPr>
      </w:pPr>
    </w:p>
    <w:p w14:paraId="613534B7" w14:textId="77777777" w:rsidR="005A2227" w:rsidRPr="00E352EF" w:rsidRDefault="0097053A" w:rsidP="00A667AB">
      <w:pPr>
        <w:pStyle w:val="Stile3"/>
        <w:rPr>
          <w:lang w:val="en-GB"/>
        </w:rPr>
      </w:pPr>
      <w:bookmarkStart w:id="5059" w:name="_Toc462659692"/>
      <w:bookmarkStart w:id="5060" w:name="_Toc463805758"/>
      <w:bookmarkStart w:id="5061" w:name="_Toc464487935"/>
      <w:r w:rsidRPr="00E352EF">
        <w:rPr>
          <w:lang w:val="en-GB"/>
        </w:rPr>
        <w:t>not equal to &lt;&gt;</w:t>
      </w:r>
      <w:bookmarkEnd w:id="5059"/>
      <w:bookmarkEnd w:id="5060"/>
      <w:bookmarkEnd w:id="5061"/>
    </w:p>
    <w:p w14:paraId="51342F44" w14:textId="46585EBF" w:rsidR="005A2227" w:rsidRPr="00E352EF" w:rsidDel="000C3628" w:rsidRDefault="0097053A" w:rsidP="00D544A1">
      <w:pPr>
        <w:rPr>
          <w:del w:id="5062" w:author="Laura Viignola" w:date="2017-06-22T12:23:00Z"/>
          <w:rFonts w:ascii="Cambria" w:hAnsi="Cambria"/>
        </w:rPr>
      </w:pPr>
      <w:del w:id="5063" w:author="Laura Viignola" w:date="2017-06-22T12:23:00Z">
        <w:r w:rsidRPr="00E352EF" w:rsidDel="000C3628">
          <w:rPr>
            <w:rFonts w:ascii="Cambria" w:eastAsia="Calibri" w:hAnsi="Cambria" w:cs="Calibri"/>
            <w:i/>
            <w:color w:val="5B9BD5"/>
          </w:rPr>
          <w:delText>Semantic</w:delText>
        </w:r>
      </w:del>
    </w:p>
    <w:p w14:paraId="5A0614ED" w14:textId="2B228363" w:rsidR="005A2227" w:rsidRPr="00E352EF" w:rsidDel="000C3628" w:rsidRDefault="0097053A" w:rsidP="00D544A1">
      <w:pPr>
        <w:rPr>
          <w:del w:id="5064" w:author="Laura Viignola" w:date="2017-06-22T12:23:00Z"/>
          <w:rFonts w:ascii="Cambria" w:hAnsi="Cambria"/>
        </w:rPr>
      </w:pPr>
      <w:del w:id="5065" w:author="Laura Viignola" w:date="2017-06-22T12:23:00Z">
        <w:r w:rsidRPr="00E352EF" w:rsidDel="000C3628">
          <w:rPr>
            <w:rFonts w:ascii="Cambria" w:eastAsia="Calibri" w:hAnsi="Cambria" w:cs="Calibri"/>
          </w:rPr>
          <w:delText xml:space="preserve">The operator </w:delText>
        </w:r>
        <w:r w:rsidRPr="00E352EF" w:rsidDel="000C3628">
          <w:rPr>
            <w:rFonts w:ascii="Cambria" w:eastAsia="Calibri" w:hAnsi="Cambria" w:cs="Calibri"/>
            <w:b/>
          </w:rPr>
          <w:delText xml:space="preserve">&lt;&gt;  </w:delText>
        </w:r>
        <w:r w:rsidRPr="00E352EF" w:rsidDel="000C3628">
          <w:rPr>
            <w:rFonts w:ascii="Cambria" w:eastAsia="Calibri" w:hAnsi="Cambria" w:cs="Calibri"/>
          </w:rPr>
          <w:delText>compares two values to evaluate if they are not equal.</w:delText>
        </w:r>
      </w:del>
    </w:p>
    <w:p w14:paraId="365D9E0B" w14:textId="77777777" w:rsidR="00D544A1" w:rsidRPr="00E352EF" w:rsidRDefault="00D544A1" w:rsidP="00D544A1">
      <w:pPr>
        <w:rPr>
          <w:rFonts w:ascii="Cambria" w:eastAsia="Calibri" w:hAnsi="Cambria" w:cs="Calibri"/>
          <w:i/>
          <w:color w:val="5B9BD5"/>
        </w:rPr>
      </w:pPr>
    </w:p>
    <w:p w14:paraId="4084CC9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1A95FFF" w14:textId="3BA0C8A0" w:rsidR="005A2227" w:rsidRDefault="0097053A" w:rsidP="00D544A1">
      <w:pPr>
        <w:rPr>
          <w:ins w:id="5066" w:author="Laura Viignola" w:date="2017-06-22T12:23:00Z"/>
          <w:rFonts w:ascii="Cambria" w:eastAsia="Calibri" w:hAnsi="Cambria" w:cs="Calibri"/>
        </w:rPr>
      </w:pPr>
      <w:r w:rsidRPr="00E352EF">
        <w:rPr>
          <w:rFonts w:ascii="Cambria" w:eastAsia="Calibri" w:hAnsi="Cambria" w:cs="Calibri"/>
        </w:rPr>
        <w:t xml:space="preserve"> </w:t>
      </w:r>
      <w:del w:id="5067" w:author="Laura Viignola" w:date="2017-06-22T12:23:00Z">
        <w:r w:rsidRPr="00E352EF" w:rsidDel="000C3628">
          <w:rPr>
            <w:rFonts w:ascii="Cambria" w:eastAsia="Calibri" w:hAnsi="Cambria" w:cs="Calibri"/>
            <w:i/>
          </w:rPr>
          <w:delText>ds_1</w:delText>
        </w:r>
        <w:r w:rsidRPr="00E352EF" w:rsidDel="000C3628">
          <w:rPr>
            <w:rFonts w:ascii="Cambria" w:eastAsia="Calibri" w:hAnsi="Cambria" w:cs="Calibri"/>
          </w:rPr>
          <w:delText xml:space="preserve"> </w:delText>
        </w:r>
        <w:r w:rsidRPr="00E352EF" w:rsidDel="000C3628">
          <w:rPr>
            <w:rFonts w:ascii="Cambria" w:eastAsia="Calibri" w:hAnsi="Cambria" w:cs="Calibri"/>
            <w:b/>
          </w:rPr>
          <w:delText xml:space="preserve">&lt;&gt; </w:delText>
        </w:r>
        <w:r w:rsidRPr="00E352EF" w:rsidDel="000C3628">
          <w:rPr>
            <w:rFonts w:ascii="Cambria" w:eastAsia="Calibri" w:hAnsi="Cambria" w:cs="Calibri"/>
            <w:i/>
          </w:rPr>
          <w:delText>ds_2</w:delText>
        </w:r>
        <w:r w:rsidRPr="00E352EF" w:rsidDel="000C3628">
          <w:rPr>
            <w:rFonts w:ascii="Cambria" w:eastAsia="Calibri" w:hAnsi="Cambria" w:cs="Calibri"/>
          </w:rPr>
          <w:delText xml:space="preserve"> </w:delText>
        </w:r>
      </w:del>
    </w:p>
    <w:p w14:paraId="2732C55A" w14:textId="4D5CCABF" w:rsidR="000C3628" w:rsidRPr="0026664B" w:rsidRDefault="000C3628" w:rsidP="00D544A1">
      <w:pPr>
        <w:rPr>
          <w:rFonts w:ascii="Arial" w:hAnsi="Arial" w:cs="Arial"/>
        </w:rPr>
      </w:pPr>
      <w:ins w:id="5068" w:author="Laura Viignola" w:date="2017-06-22T12:23:00Z">
        <w:r w:rsidRPr="0026664B">
          <w:rPr>
            <w:rFonts w:ascii="Arial" w:eastAsia="Calibri" w:hAnsi="Arial" w:cs="Arial"/>
          </w:rPr>
          <w:t>left</w:t>
        </w:r>
        <w:r w:rsidRPr="0026664B">
          <w:rPr>
            <w:rFonts w:ascii="Arial" w:eastAsia="Calibri" w:hAnsi="Arial" w:cs="Arial"/>
            <w:b/>
          </w:rPr>
          <w:t>&lt;&gt;</w:t>
        </w:r>
        <w:r w:rsidR="0026664B">
          <w:rPr>
            <w:rFonts w:ascii="Arial" w:eastAsia="Calibri" w:hAnsi="Arial" w:cs="Arial"/>
          </w:rPr>
          <w:t>rig</w:t>
        </w:r>
        <w:r w:rsidRPr="0026664B">
          <w:rPr>
            <w:rFonts w:ascii="Arial" w:eastAsia="Calibri" w:hAnsi="Arial" w:cs="Arial"/>
          </w:rPr>
          <w:t>h</w:t>
        </w:r>
      </w:ins>
      <w:ins w:id="5069" w:author="Laura Viignola" w:date="2017-07-10T16:15:00Z">
        <w:r w:rsidR="0026664B">
          <w:rPr>
            <w:rFonts w:ascii="Arial" w:eastAsia="Calibri" w:hAnsi="Arial" w:cs="Arial"/>
          </w:rPr>
          <w:t>t</w:t>
        </w:r>
      </w:ins>
    </w:p>
    <w:p w14:paraId="19D49ABF" w14:textId="77777777" w:rsidR="00D544A1" w:rsidRPr="00E352EF" w:rsidRDefault="00D544A1" w:rsidP="00D544A1">
      <w:pPr>
        <w:rPr>
          <w:rFonts w:ascii="Cambria" w:eastAsia="Calibri" w:hAnsi="Cambria" w:cs="Calibri"/>
          <w:i/>
          <w:color w:val="5B9BD5"/>
        </w:rPr>
      </w:pPr>
    </w:p>
    <w:p w14:paraId="04F8B61C" w14:textId="77777777" w:rsidR="000C3628" w:rsidRDefault="000C3628" w:rsidP="000C3628">
      <w:pPr>
        <w:rPr>
          <w:ins w:id="5070" w:author="Laura Viignola" w:date="2017-06-22T12:23:00Z"/>
          <w:rFonts w:ascii="Cambria" w:eastAsia="Calibri" w:hAnsi="Cambria" w:cs="Calibri"/>
          <w:i/>
          <w:color w:val="5B9BD5"/>
        </w:rPr>
      </w:pPr>
      <w:ins w:id="5071" w:author="Laura Viignola" w:date="2017-06-22T12:23:00Z">
        <w:r>
          <w:rPr>
            <w:rFonts w:ascii="Cambria" w:eastAsia="Calibri" w:hAnsi="Cambria" w:cs="Calibri"/>
            <w:i/>
            <w:color w:val="5B9BD5"/>
          </w:rPr>
          <w:t>Input p</w:t>
        </w:r>
        <w:r w:rsidRPr="00E352EF">
          <w:rPr>
            <w:rFonts w:ascii="Cambria" w:eastAsia="Calibri" w:hAnsi="Cambria" w:cs="Calibri"/>
            <w:i/>
            <w:color w:val="5B9BD5"/>
          </w:rPr>
          <w:t>arameters</w:t>
        </w:r>
      </w:ins>
    </w:p>
    <w:p w14:paraId="546EF988" w14:textId="6ABA1765" w:rsidR="000C3628" w:rsidRPr="00060B0B" w:rsidRDefault="000C3628" w:rsidP="000C3628">
      <w:pPr>
        <w:rPr>
          <w:ins w:id="5072" w:author="Laura Viignola" w:date="2017-06-22T12:23:00Z"/>
          <w:rFonts w:asciiTheme="majorHAnsi" w:eastAsia="Calibri" w:hAnsiTheme="majorHAnsi" w:cs="Calibri"/>
          <w:color w:val="auto"/>
        </w:rPr>
      </w:pPr>
      <w:ins w:id="5073" w:author="Laura Viignola" w:date="2017-06-22T12:23:00Z">
        <w:r w:rsidRPr="00060B0B">
          <w:rPr>
            <w:rFonts w:asciiTheme="majorHAnsi" w:eastAsia="Calibri" w:hAnsiTheme="majorHAnsi" w:cs="Courier New"/>
            <w:color w:val="auto"/>
          </w:rPr>
          <w:t>left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left operand</w:t>
        </w:r>
        <w:del w:id="5074" w:author="Utente" w:date="2017-06-27T18:10:00Z">
          <w:r w:rsidRPr="00060B0B" w:rsidDel="006619C5">
            <w:rPr>
              <w:rFonts w:asciiTheme="majorHAnsi" w:eastAsia="Calibri" w:hAnsiTheme="majorHAnsi" w:cs="Calibri"/>
              <w:color w:val="auto"/>
            </w:rPr>
            <w:delText xml:space="preserve"> part of the comparison</w:delText>
          </w:r>
        </w:del>
      </w:ins>
    </w:p>
    <w:p w14:paraId="4067BA70" w14:textId="38506875" w:rsidR="000C3628" w:rsidRPr="00060B0B" w:rsidRDefault="000C3628" w:rsidP="000C3628">
      <w:pPr>
        <w:rPr>
          <w:ins w:id="5075" w:author="Laura Viignola" w:date="2017-06-22T12:23:00Z"/>
          <w:rFonts w:asciiTheme="majorHAnsi" w:eastAsia="Calibri" w:hAnsiTheme="majorHAnsi" w:cs="Calibri"/>
          <w:color w:val="auto"/>
        </w:rPr>
      </w:pPr>
      <w:ins w:id="5076" w:author="Laura Viignola" w:date="2017-06-22T12:23:00Z">
        <w:r w:rsidRPr="00060B0B">
          <w:rPr>
            <w:rFonts w:asciiTheme="majorHAnsi" w:eastAsia="Calibri" w:hAnsiTheme="majorHAnsi" w:cs="Courier New"/>
            <w:color w:val="auto"/>
          </w:rPr>
          <w:t>right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right operand</w:t>
        </w:r>
        <w:del w:id="5077" w:author="Utente" w:date="2017-06-27T18:10:00Z">
          <w:r w:rsidRPr="00060B0B" w:rsidDel="006619C5">
            <w:rPr>
              <w:rFonts w:asciiTheme="majorHAnsi" w:eastAsia="Calibri" w:hAnsiTheme="majorHAnsi" w:cs="Calibri"/>
              <w:color w:val="auto"/>
            </w:rPr>
            <w:delText xml:space="preserve"> part of the comparison</w:delText>
          </w:r>
        </w:del>
      </w:ins>
    </w:p>
    <w:p w14:paraId="0C415473" w14:textId="13CAC484" w:rsidR="005A2227" w:rsidRPr="00E352EF" w:rsidDel="000C3628" w:rsidRDefault="0097053A" w:rsidP="00AC4A81">
      <w:pPr>
        <w:rPr>
          <w:del w:id="5078" w:author="Laura Viignola" w:date="2017-06-22T12:23:00Z"/>
          <w:rFonts w:ascii="Cambria" w:eastAsia="Calibri" w:hAnsi="Cambria" w:cs="Calibri"/>
          <w:i/>
          <w:color w:val="5B9BD5"/>
        </w:rPr>
      </w:pPr>
      <w:del w:id="5079" w:author="Laura Viignola" w:date="2017-06-22T12:23:00Z">
        <w:r w:rsidRPr="00E352EF" w:rsidDel="000C3628">
          <w:rPr>
            <w:rFonts w:ascii="Cambria" w:eastAsia="Calibri" w:hAnsi="Cambria" w:cs="Calibri"/>
            <w:i/>
            <w:color w:val="5B9BD5"/>
          </w:rPr>
          <w:delText>Parameters</w:delText>
        </w:r>
      </w:del>
    </w:p>
    <w:p w14:paraId="4151890F" w14:textId="5DEADD67" w:rsidR="005A2227" w:rsidRPr="00E352EF" w:rsidDel="000C3628" w:rsidRDefault="0097053A" w:rsidP="00D544A1">
      <w:pPr>
        <w:rPr>
          <w:del w:id="5080" w:author="Laura Viignola" w:date="2017-06-22T12:23:00Z"/>
          <w:rFonts w:ascii="Cambria" w:hAnsi="Cambria"/>
        </w:rPr>
      </w:pPr>
      <w:del w:id="5081" w:author="Laura Viignola" w:date="2017-06-22T12:23:00Z">
        <w:r w:rsidRPr="00E352EF" w:rsidDel="000C3628">
          <w:rPr>
            <w:rFonts w:ascii="Cambria" w:hAnsi="Cambria"/>
            <w:i/>
          </w:rPr>
          <w:delText>ds_1</w:delText>
        </w:r>
        <w:r w:rsidRPr="00E352EF" w:rsidDel="000C3628">
          <w:rPr>
            <w:rFonts w:ascii="Cambria" w:hAnsi="Cambria"/>
          </w:rPr>
          <w:delText xml:space="preserve">, </w:delText>
        </w:r>
        <w:r w:rsidRPr="00E352EF" w:rsidDel="000C3628">
          <w:rPr>
            <w:rFonts w:ascii="Cambria" w:hAnsi="Cambria"/>
            <w:i/>
          </w:rPr>
          <w:delText>ds_2</w:delText>
        </w:r>
        <w:r w:rsidR="00D544A1" w:rsidRPr="00E352EF" w:rsidDel="000C3628">
          <w:rPr>
            <w:rFonts w:ascii="Cambria" w:hAnsi="Cambria"/>
          </w:rPr>
          <w:delText xml:space="preserve"> : </w:delText>
        </w:r>
        <w:r w:rsidRPr="00E352EF" w:rsidDel="000C3628">
          <w:rPr>
            <w:rFonts w:ascii="Cambria" w:hAnsi="Cambria"/>
          </w:rPr>
          <w:delText>[</w:delText>
        </w:r>
        <w:r w:rsidRPr="00E352EF" w:rsidDel="000C3628">
          <w:rPr>
            <w:rFonts w:ascii="Cambria" w:eastAsia="Calibri" w:hAnsi="Cambria" w:cs="Calibri"/>
          </w:rPr>
          <w:delText xml:space="preserve">dataset {identifier &lt;IDENT&gt; as scalar-type}+ {measure &lt;IDENT&gt; as &lt;T&gt;}+ </w:delText>
        </w:r>
        <w:r w:rsidRPr="00E352EF" w:rsidDel="000C3628">
          <w:rPr>
            <w:rFonts w:ascii="Cambria" w:hAnsi="Cambria"/>
          </w:rPr>
          <w:delText>| bool</w:delText>
        </w:r>
        <w:r w:rsidR="00D544A1" w:rsidRPr="00E352EF" w:rsidDel="000C3628">
          <w:rPr>
            <w:rFonts w:ascii="Cambria" w:hAnsi="Cambria"/>
          </w:rPr>
          <w:delText>ean</w:delText>
        </w:r>
        <w:r w:rsidRPr="00E352EF" w:rsidDel="000C3628">
          <w:rPr>
            <w:rFonts w:ascii="Cambria" w:hAnsi="Cambria"/>
          </w:rPr>
          <w:delText>]</w:delText>
        </w:r>
      </w:del>
    </w:p>
    <w:p w14:paraId="7003D0A6" w14:textId="163C9C27" w:rsidR="00DC675D" w:rsidRPr="00E352EF" w:rsidDel="000C3628" w:rsidRDefault="00DC675D" w:rsidP="00D544A1">
      <w:pPr>
        <w:rPr>
          <w:del w:id="5082" w:author="Laura Viignola" w:date="2017-06-22T12:23:00Z"/>
          <w:rFonts w:ascii="Cambria" w:hAnsi="Cambria"/>
        </w:rPr>
      </w:pPr>
    </w:p>
    <w:p w14:paraId="5D686617" w14:textId="0D6208CF" w:rsidR="005A2227" w:rsidRPr="00E352EF" w:rsidDel="000C3628" w:rsidRDefault="0097053A" w:rsidP="00D544A1">
      <w:pPr>
        <w:rPr>
          <w:del w:id="5083" w:author="Laura Viignola" w:date="2017-06-22T12:23:00Z"/>
          <w:rFonts w:ascii="Cambria" w:hAnsi="Cambria"/>
        </w:rPr>
      </w:pPr>
      <w:del w:id="5084" w:author="Laura Viignola" w:date="2017-06-22T12:23:00Z">
        <w:r w:rsidRPr="00E352EF" w:rsidDel="000C3628">
          <w:rPr>
            <w:rFonts w:ascii="Cambria" w:hAnsi="Cambria"/>
            <w:i/>
          </w:rPr>
          <w:delText>ds_1</w:delText>
        </w:r>
        <w:r w:rsidRPr="00E352EF" w:rsidDel="000C3628">
          <w:rPr>
            <w:rFonts w:ascii="Cambria" w:hAnsi="Cambria"/>
          </w:rPr>
          <w:delText>,</w:delText>
        </w:r>
        <w:r w:rsidRPr="00E352EF" w:rsidDel="000C3628">
          <w:rPr>
            <w:rFonts w:ascii="Cambria" w:hAnsi="Cambria"/>
            <w:i/>
          </w:rPr>
          <w:delText>ds_2</w:delText>
        </w:r>
        <w:r w:rsidRPr="00E352EF" w:rsidDel="000C3628">
          <w:rPr>
            <w:rFonts w:ascii="Cambria" w:hAnsi="Cambria"/>
          </w:rPr>
          <w:delText xml:space="preserve"> – is a </w:delText>
        </w:r>
        <w:r w:rsidR="00F4601C" w:rsidRPr="00E352EF" w:rsidDel="000C3628">
          <w:delText>Dataset</w:delText>
        </w:r>
        <w:r w:rsidRPr="00E352EF" w:rsidDel="000C3628">
          <w:rPr>
            <w:rFonts w:ascii="Cambria" w:hAnsi="Cambria"/>
          </w:rPr>
          <w:delText xml:space="preserve"> expression or a </w:delText>
        </w:r>
        <w:r w:rsidR="00D544A1" w:rsidRPr="00E352EF" w:rsidDel="000C3628">
          <w:rPr>
            <w:rFonts w:ascii="Cambria" w:hAnsi="Cambria"/>
          </w:rPr>
          <w:delText>b</w:delText>
        </w:r>
        <w:r w:rsidRPr="00E352EF" w:rsidDel="000C3628">
          <w:rPr>
            <w:rFonts w:ascii="Cambria" w:hAnsi="Cambria"/>
          </w:rPr>
          <w:delText>oolean</w:delText>
        </w:r>
      </w:del>
    </w:p>
    <w:p w14:paraId="1EF777E3" w14:textId="77777777" w:rsidR="00D71CDA" w:rsidRDefault="00D71CDA" w:rsidP="000C3628">
      <w:pPr>
        <w:rPr>
          <w:ins w:id="5085" w:author="Utente" w:date="2017-06-27T17:17:00Z"/>
          <w:rFonts w:ascii="Cambria" w:eastAsia="Calibri" w:hAnsi="Cambria" w:cs="Calibri"/>
          <w:i/>
          <w:color w:val="5B9BD5"/>
        </w:rPr>
      </w:pPr>
    </w:p>
    <w:p w14:paraId="7A2174FF" w14:textId="77777777" w:rsidR="000C3628" w:rsidRPr="00D47502" w:rsidRDefault="000C3628" w:rsidP="000C3628">
      <w:pPr>
        <w:rPr>
          <w:ins w:id="5086" w:author="Laura Viignola" w:date="2017-06-22T12:24:00Z"/>
          <w:rFonts w:ascii="Cambria" w:eastAsia="Calibri" w:hAnsi="Cambria" w:cs="Calibri"/>
          <w:i/>
          <w:color w:val="5B9BD5"/>
        </w:rPr>
      </w:pPr>
      <w:ins w:id="5087" w:author="Laura Viignola" w:date="2017-06-22T12:24:00Z">
        <w:r w:rsidRPr="00D47502">
          <w:rPr>
            <w:rFonts w:ascii="Cambria" w:eastAsia="Calibri" w:hAnsi="Cambria" w:cs="Calibri"/>
            <w:i/>
            <w:color w:val="5B9BD5"/>
          </w:rPr>
          <w:t>Examples of valid syntaxes</w:t>
        </w:r>
      </w:ins>
    </w:p>
    <w:p w14:paraId="709241BC" w14:textId="15D9415B" w:rsidR="000C3628" w:rsidRPr="00D71CDA" w:rsidRDefault="000C3628" w:rsidP="000C3628">
      <w:pPr>
        <w:rPr>
          <w:ins w:id="5088" w:author="Laura Viignola" w:date="2017-06-22T12:24:00Z"/>
          <w:rFonts w:ascii="Arial" w:eastAsia="Calibri" w:hAnsi="Arial" w:cs="Arial"/>
          <w:color w:val="auto"/>
        </w:rPr>
      </w:pPr>
      <w:ins w:id="5089" w:author="Laura Viignola" w:date="2017-06-22T12:24:00Z">
        <w:r w:rsidRPr="00D71CDA">
          <w:rPr>
            <w:rFonts w:ascii="Arial" w:eastAsia="Calibri" w:hAnsi="Arial" w:cs="Arial"/>
            <w:color w:val="auto"/>
          </w:rPr>
          <w:t>DS_1</w:t>
        </w:r>
      </w:ins>
      <w:ins w:id="5090" w:author="Laura Viignola" w:date="2017-06-22T16:27:00Z">
        <w:r w:rsidR="000D307F" w:rsidRPr="006619C5">
          <w:rPr>
            <w:rFonts w:ascii="Arial" w:eastAsia="Calibri" w:hAnsi="Arial" w:cs="Arial"/>
            <w:b/>
            <w:color w:val="auto"/>
          </w:rPr>
          <w:t>&lt;&gt;</w:t>
        </w:r>
      </w:ins>
      <w:ins w:id="5091" w:author="Laura Viignola" w:date="2017-06-22T12:24:00Z">
        <w:r w:rsidRPr="00D71CDA">
          <w:rPr>
            <w:rFonts w:ascii="Arial" w:eastAsia="Calibri" w:hAnsi="Arial" w:cs="Arial"/>
            <w:color w:val="auto"/>
          </w:rPr>
          <w:t>DS_2</w:t>
        </w:r>
      </w:ins>
    </w:p>
    <w:p w14:paraId="7A99C68F" w14:textId="77777777" w:rsidR="000C3628" w:rsidRDefault="000C3628" w:rsidP="000C3628">
      <w:pPr>
        <w:rPr>
          <w:ins w:id="5092" w:author="Laura Viignola" w:date="2017-06-22T12:25:00Z"/>
          <w:rFonts w:ascii="Cambria" w:eastAsia="Calibri" w:hAnsi="Cambria" w:cs="Calibri"/>
          <w:i/>
          <w:color w:val="5B9BD5"/>
        </w:rPr>
      </w:pPr>
    </w:p>
    <w:p w14:paraId="35F0C71A" w14:textId="77777777" w:rsidR="000C3628" w:rsidRDefault="000C3628" w:rsidP="000C3628">
      <w:pPr>
        <w:rPr>
          <w:ins w:id="5093" w:author="Laura Viignola" w:date="2017-06-22T12:24:00Z"/>
          <w:rFonts w:ascii="Cambria" w:eastAsia="Calibri" w:hAnsi="Cambria" w:cs="Calibri"/>
          <w:i/>
          <w:color w:val="5B9BD5"/>
        </w:rPr>
      </w:pPr>
      <w:ins w:id="5094" w:author="Laura Viignola" w:date="2017-06-22T12:24:00Z">
        <w:r>
          <w:rPr>
            <w:rFonts w:ascii="Cambria" w:eastAsia="Calibri" w:hAnsi="Cambria" w:cs="Calibri"/>
            <w:i/>
            <w:color w:val="5B9BD5"/>
          </w:rPr>
          <w:t>Semantic for scalar operations</w:t>
        </w:r>
      </w:ins>
    </w:p>
    <w:p w14:paraId="71130962" w14:textId="024702F7" w:rsidR="000C3628" w:rsidRPr="00783602" w:rsidRDefault="000C3628" w:rsidP="000C3628">
      <w:pPr>
        <w:rPr>
          <w:ins w:id="5095" w:author="Laura Viignola" w:date="2017-06-22T12:24:00Z"/>
          <w:rFonts w:ascii="Cambria" w:eastAsia="Calibri" w:hAnsi="Cambria" w:cs="Calibri"/>
          <w:color w:val="5B9BD5"/>
          <w:sz w:val="22"/>
        </w:rPr>
      </w:pPr>
      <w:ins w:id="5096" w:author="Laura Viignola" w:date="2017-06-22T12:24:00Z">
        <w:r>
          <w:rPr>
            <w:rFonts w:ascii="Cambria" w:eastAsia="Calibri" w:hAnsi="Cambria" w:cs="Calibri"/>
          </w:rPr>
          <w:t xml:space="preserve">The operator verify if two operands, that </w:t>
        </w:r>
      </w:ins>
      <w:ins w:id="5097" w:author="Laura Viignola" w:date="2017-06-22T16:35:00Z">
        <w:r w:rsidR="001C025D">
          <w:rPr>
            <w:rFonts w:ascii="Cambria" w:eastAsia="Calibri" w:hAnsi="Cambria" w:cs="Calibri"/>
          </w:rPr>
          <w:t>can</w:t>
        </w:r>
      </w:ins>
      <w:ins w:id="5098" w:author="Laura Viignola" w:date="2017-06-22T12:24:00Z">
        <w:r>
          <w:rPr>
            <w:rFonts w:ascii="Cambria" w:eastAsia="Calibri" w:hAnsi="Cambria" w:cs="Calibri"/>
          </w:rPr>
          <w:t xml:space="preserve"> be of any scalar-type, are not equal.</w:t>
        </w:r>
      </w:ins>
    </w:p>
    <w:p w14:paraId="09216EE1" w14:textId="77777777" w:rsidR="00D544A1" w:rsidRDefault="00D544A1" w:rsidP="00D544A1">
      <w:pPr>
        <w:rPr>
          <w:ins w:id="5099" w:author="Laura Viignola" w:date="2017-06-22T12:25:00Z"/>
          <w:rFonts w:ascii="Cambria" w:eastAsia="Calibri" w:hAnsi="Cambria" w:cs="Calibri"/>
          <w:i/>
          <w:color w:val="5B9BD5"/>
        </w:rPr>
      </w:pPr>
    </w:p>
    <w:p w14:paraId="32BD1882" w14:textId="12D7F13D" w:rsidR="000C3628" w:rsidRPr="006B6757" w:rsidRDefault="000C3628" w:rsidP="000C3628">
      <w:pPr>
        <w:rPr>
          <w:ins w:id="5100" w:author="Laura Viignola" w:date="2017-06-22T12:25:00Z"/>
          <w:rFonts w:ascii="Cambria" w:hAnsi="Cambria"/>
          <w:i/>
        </w:rPr>
      </w:pPr>
      <w:ins w:id="5101" w:author="Laura Viignola" w:date="2017-06-22T12:25:00Z">
        <w:r w:rsidRPr="006B6757">
          <w:rPr>
            <w:rFonts w:ascii="Cambria" w:hAnsi="Cambria"/>
            <w:i/>
          </w:rPr>
          <w:t>Example</w:t>
        </w:r>
      </w:ins>
      <w:ins w:id="5102" w:author="Utente" w:date="2017-06-23T12:10:00Z">
        <w:r w:rsidR="00294F20">
          <w:rPr>
            <w:rFonts w:ascii="Cambria" w:hAnsi="Cambria"/>
            <w:i/>
          </w:rPr>
          <w:t>s</w:t>
        </w:r>
      </w:ins>
    </w:p>
    <w:p w14:paraId="02D6C3D6" w14:textId="0B86A5BE" w:rsidR="000C3628" w:rsidRPr="00F27DF7" w:rsidRDefault="000C3628" w:rsidP="000C3628">
      <w:pPr>
        <w:rPr>
          <w:ins w:id="5103" w:author="Laura Viignola" w:date="2017-06-22T12:25:00Z"/>
          <w:rFonts w:ascii="Arial" w:hAnsi="Arial" w:cs="Arial"/>
        </w:rPr>
      </w:pPr>
      <w:ins w:id="5104"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9  gives: true</w:t>
        </w:r>
      </w:ins>
    </w:p>
    <w:p w14:paraId="0423940E" w14:textId="024395B5" w:rsidR="000C3628" w:rsidRPr="00F27DF7" w:rsidRDefault="000C3628" w:rsidP="000C3628">
      <w:pPr>
        <w:rPr>
          <w:ins w:id="5105" w:author="Laura Viignola" w:date="2017-06-22T12:25:00Z"/>
          <w:rFonts w:ascii="Arial" w:hAnsi="Arial" w:cs="Arial"/>
        </w:rPr>
      </w:pPr>
      <w:ins w:id="5106"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5  gives: false</w:t>
        </w:r>
      </w:ins>
    </w:p>
    <w:p w14:paraId="63F3901D" w14:textId="2BFCCDC3" w:rsidR="000C3628" w:rsidRPr="00F27DF7" w:rsidRDefault="000C3628" w:rsidP="000C3628">
      <w:pPr>
        <w:rPr>
          <w:ins w:id="5107" w:author="Laura Viignola" w:date="2017-06-22T12:25:00Z"/>
          <w:rFonts w:ascii="Arial" w:hAnsi="Arial" w:cs="Arial"/>
          <w:lang w:val="en-US"/>
        </w:rPr>
      </w:pPr>
      <w:ins w:id="5108" w:author="Laura Viignola" w:date="2017-06-22T12:25:00Z">
        <w:r w:rsidRPr="00F27DF7">
          <w:rPr>
            <w:rFonts w:ascii="Arial" w:eastAsia="Calibri" w:hAnsi="Arial" w:cs="Arial"/>
            <w:lang w:val="en-US"/>
          </w:rPr>
          <w:t xml:space="preserve">“hello” </w:t>
        </w:r>
        <w:r w:rsidRPr="00F27DF7">
          <w:rPr>
            <w:rFonts w:ascii="Arial" w:eastAsia="Calibri" w:hAnsi="Arial" w:cs="Arial"/>
            <w:b/>
            <w:lang w:val="en-US"/>
          </w:rPr>
          <w:t>&lt;&gt;</w:t>
        </w:r>
        <w:r w:rsidRPr="00F27DF7">
          <w:rPr>
            <w:rFonts w:ascii="Arial" w:eastAsia="Calibri" w:hAnsi="Arial" w:cs="Arial"/>
            <w:lang w:val="en-US"/>
          </w:rPr>
          <w:t xml:space="preserve"> “hi”  gives: true</w:t>
        </w:r>
      </w:ins>
    </w:p>
    <w:p w14:paraId="2BC70742" w14:textId="77777777" w:rsidR="000C3628" w:rsidRDefault="000C3628" w:rsidP="00D544A1">
      <w:pPr>
        <w:rPr>
          <w:ins w:id="5109" w:author="Laura Viignola" w:date="2017-06-22T12:26:00Z"/>
          <w:rFonts w:ascii="Cambria" w:eastAsia="Calibri" w:hAnsi="Cambria" w:cs="Calibri"/>
          <w:i/>
          <w:color w:val="5B9BD5"/>
          <w:lang w:val="en-US"/>
        </w:rPr>
      </w:pPr>
    </w:p>
    <w:p w14:paraId="7D7297ED" w14:textId="1658F932" w:rsidR="000C3628" w:rsidRDefault="000C3628" w:rsidP="000C3628">
      <w:pPr>
        <w:rPr>
          <w:ins w:id="5110" w:author="Laura Viignola" w:date="2017-06-22T12:26:00Z"/>
          <w:rFonts w:ascii="Cambria" w:eastAsia="Calibri" w:hAnsi="Cambria" w:cs="Calibri"/>
          <w:i/>
          <w:color w:val="5B9BD5"/>
        </w:rPr>
      </w:pPr>
      <w:ins w:id="5111" w:author="Laura Viignola" w:date="2017-06-22T12:26:00Z">
        <w:r>
          <w:rPr>
            <w:rFonts w:ascii="Cambria" w:eastAsia="Calibri" w:hAnsi="Cambria" w:cs="Calibri"/>
            <w:i/>
            <w:color w:val="5B9BD5"/>
          </w:rPr>
          <w:t>Input parameters type</w:t>
        </w:r>
      </w:ins>
    </w:p>
    <w:p w14:paraId="303B58EF" w14:textId="77777777" w:rsidR="000C3628" w:rsidRPr="00F27DF7" w:rsidRDefault="000C3628" w:rsidP="000C3628">
      <w:pPr>
        <w:rPr>
          <w:ins w:id="5112" w:author="Laura Viignola" w:date="2017-06-22T12:26:00Z"/>
          <w:rFonts w:asciiTheme="majorHAnsi" w:eastAsia="Calibri" w:hAnsiTheme="majorHAnsi" w:cs="Courier New"/>
        </w:rPr>
      </w:pPr>
      <w:ins w:id="5113" w:author="Laura Viignola" w:date="2017-06-22T12:26:00Z">
        <w:r w:rsidRPr="00D71CDA">
          <w:rPr>
            <w:rFonts w:asciiTheme="majorHAnsi" w:eastAsia="Calibri" w:hAnsiTheme="majorHAnsi" w:cs="Courier New"/>
            <w:i/>
          </w:rPr>
          <w:t>left</w:t>
        </w:r>
        <w:r w:rsidRPr="00F27DF7">
          <w:rPr>
            <w:rFonts w:asciiTheme="majorHAnsi" w:eastAsia="Calibri" w:hAnsiTheme="majorHAnsi" w:cs="Courier New"/>
          </w:rPr>
          <w:t>,</w:t>
        </w:r>
      </w:ins>
    </w:p>
    <w:p w14:paraId="6FCF89C9" w14:textId="4E13F697" w:rsidR="000C3628" w:rsidRPr="00F27DF7" w:rsidRDefault="0026664B" w:rsidP="000C3628">
      <w:pPr>
        <w:rPr>
          <w:ins w:id="5114" w:author="Laura Viignola" w:date="2017-06-22T12:26:00Z"/>
          <w:rFonts w:asciiTheme="majorHAnsi" w:eastAsia="Calibri" w:hAnsiTheme="majorHAnsi" w:cs="Courier New"/>
        </w:rPr>
      </w:pPr>
      <w:ins w:id="5115" w:author="Laura Viignola" w:date="2017-06-22T12:26:00Z">
        <w:r>
          <w:rPr>
            <w:rFonts w:asciiTheme="majorHAnsi" w:eastAsia="Calibri" w:hAnsiTheme="majorHAnsi" w:cs="Courier New"/>
            <w:i/>
          </w:rPr>
          <w:t>rig</w:t>
        </w:r>
        <w:r w:rsidR="000C3628" w:rsidRPr="00D71CDA">
          <w:rPr>
            <w:rFonts w:asciiTheme="majorHAnsi" w:eastAsia="Calibri" w:hAnsiTheme="majorHAnsi" w:cs="Courier New"/>
            <w:i/>
          </w:rPr>
          <w:t>h</w:t>
        </w:r>
      </w:ins>
      <w:ins w:id="5116" w:author="Laura Viignola" w:date="2017-07-10T16:16:00Z">
        <w:r>
          <w:rPr>
            <w:rFonts w:asciiTheme="majorHAnsi" w:eastAsia="Calibri" w:hAnsiTheme="majorHAnsi" w:cs="Courier New"/>
            <w:i/>
          </w:rPr>
          <w:t>t</w:t>
        </w:r>
      </w:ins>
      <w:ins w:id="5117" w:author="Laura Viignola" w:date="2017-06-22T12:26:00Z">
        <w:r w:rsidR="000C3628" w:rsidRPr="00F27DF7">
          <w:rPr>
            <w:rFonts w:asciiTheme="majorHAnsi" w:eastAsia="Calibri" w:hAnsiTheme="majorHAnsi" w:cs="Courier New"/>
          </w:rPr>
          <w:tab/>
          <w:t>::</w:t>
        </w:r>
      </w:ins>
      <w:ins w:id="5118" w:author="Laura Viignola" w:date="2017-06-22T12:29:00Z">
        <w:r w:rsidR="00434059" w:rsidRPr="00F27DF7">
          <w:rPr>
            <w:rFonts w:asciiTheme="majorHAnsi" w:eastAsia="Calibri" w:hAnsiTheme="majorHAnsi" w:cs="Courier New"/>
          </w:rPr>
          <w:tab/>
          <w:t xml:space="preserve">   </w:t>
        </w:r>
      </w:ins>
      <w:ins w:id="5119" w:author="Laura Viignola" w:date="2017-06-22T12:26:00Z">
        <w:r w:rsidR="000C3628" w:rsidRPr="00F27DF7">
          <w:rPr>
            <w:rFonts w:asciiTheme="majorHAnsi" w:eastAsia="Calibri" w:hAnsiTheme="majorHAnsi" w:cs="Courier New"/>
          </w:rPr>
          <w:t>dataset   {measure&lt;</w:t>
        </w:r>
        <w:del w:id="5120" w:author="Utente" w:date="2017-06-23T17:16:00Z">
          <w:r w:rsidR="000C3628" w:rsidRPr="00F27DF7" w:rsidDel="00234472">
            <w:rPr>
              <w:rFonts w:asciiTheme="majorHAnsi" w:eastAsia="Calibri" w:hAnsiTheme="majorHAnsi" w:cs="Courier New"/>
            </w:rPr>
            <w:delText>string</w:delText>
          </w:r>
        </w:del>
      </w:ins>
      <w:ins w:id="5121" w:author="Utente" w:date="2017-06-23T17:16:00Z">
        <w:r w:rsidR="00234472" w:rsidRPr="00F27DF7">
          <w:rPr>
            <w:rFonts w:asciiTheme="majorHAnsi" w:eastAsia="Calibri" w:hAnsiTheme="majorHAnsi" w:cs="Courier New"/>
          </w:rPr>
          <w:t>scalar</w:t>
        </w:r>
      </w:ins>
      <w:ins w:id="5122" w:author="Laura Viignola" w:date="2017-06-22T12:26:00Z">
        <w:r w:rsidR="000C3628" w:rsidRPr="00F27DF7">
          <w:rPr>
            <w:rFonts w:asciiTheme="majorHAnsi" w:eastAsia="Calibri" w:hAnsiTheme="majorHAnsi" w:cs="Courier New"/>
          </w:rPr>
          <w:t>&gt; _}</w:t>
        </w:r>
      </w:ins>
    </w:p>
    <w:p w14:paraId="07E5D05F" w14:textId="4DC317D5" w:rsidR="000C3628" w:rsidRPr="00F27DF7" w:rsidRDefault="000C3628" w:rsidP="00434059">
      <w:pPr>
        <w:ind w:left="706" w:firstLine="706"/>
        <w:rPr>
          <w:ins w:id="5123" w:author="Laura Viignola" w:date="2017-06-22T12:26:00Z"/>
          <w:rFonts w:asciiTheme="majorHAnsi" w:eastAsia="Calibri" w:hAnsiTheme="majorHAnsi" w:cs="Courier New"/>
        </w:rPr>
      </w:pPr>
      <w:ins w:id="5124" w:author="Laura Viignola" w:date="2017-06-22T12:26:00Z">
        <w:r w:rsidRPr="00F27DF7">
          <w:rPr>
            <w:rFonts w:asciiTheme="majorHAnsi" w:eastAsia="Calibri" w:hAnsiTheme="majorHAnsi" w:cs="Courier New"/>
          </w:rPr>
          <w:t>|  component&lt;</w:t>
        </w:r>
        <w:del w:id="5125" w:author="Utente" w:date="2017-06-23T17:16:00Z">
          <w:r w:rsidRPr="00F27DF7" w:rsidDel="00234472">
            <w:rPr>
              <w:rFonts w:asciiTheme="majorHAnsi" w:eastAsia="Calibri" w:hAnsiTheme="majorHAnsi" w:cs="Courier New"/>
            </w:rPr>
            <w:delText>string</w:delText>
          </w:r>
        </w:del>
      </w:ins>
      <w:ins w:id="5126" w:author="Utente" w:date="2017-06-23T17:16:00Z">
        <w:r w:rsidR="00234472" w:rsidRPr="00F27DF7">
          <w:rPr>
            <w:rFonts w:asciiTheme="majorHAnsi" w:eastAsia="Calibri" w:hAnsiTheme="majorHAnsi" w:cs="Courier New"/>
          </w:rPr>
          <w:t>scalar</w:t>
        </w:r>
      </w:ins>
      <w:ins w:id="5127" w:author="Laura Viignola" w:date="2017-06-22T12:26:00Z">
        <w:r w:rsidRPr="00F27DF7">
          <w:rPr>
            <w:rFonts w:asciiTheme="majorHAnsi" w:eastAsia="Calibri" w:hAnsiTheme="majorHAnsi" w:cs="Courier New"/>
          </w:rPr>
          <w:t>&gt;</w:t>
        </w:r>
      </w:ins>
    </w:p>
    <w:p w14:paraId="167772CE" w14:textId="77777777" w:rsidR="000C3628" w:rsidRPr="00F27DF7" w:rsidRDefault="000C3628" w:rsidP="000C3628">
      <w:pPr>
        <w:ind w:left="708" w:firstLine="708"/>
        <w:rPr>
          <w:ins w:id="5128" w:author="Laura Viignola" w:date="2017-06-22T12:26:00Z"/>
          <w:rFonts w:asciiTheme="majorHAnsi" w:eastAsia="Calibri" w:hAnsiTheme="majorHAnsi" w:cs="Courier New"/>
        </w:rPr>
      </w:pPr>
      <w:ins w:id="5129" w:author="Laura Viignola" w:date="2017-06-22T12:26: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143F9C5A" w14:textId="77777777" w:rsidR="000C3628" w:rsidRDefault="000C3628" w:rsidP="00D544A1">
      <w:pPr>
        <w:rPr>
          <w:ins w:id="5130" w:author="Utente" w:date="2017-07-05T17:51:00Z"/>
          <w:rFonts w:asciiTheme="majorHAnsi" w:eastAsia="Calibri" w:hAnsiTheme="majorHAnsi" w:cs="Calibri"/>
          <w:i/>
          <w:color w:val="5B9BD5"/>
          <w:lang w:val="en-US"/>
        </w:rPr>
      </w:pPr>
    </w:p>
    <w:p w14:paraId="2F1925AD" w14:textId="77777777" w:rsidR="000F6BEE" w:rsidRPr="00E64258" w:rsidDel="00DC509E" w:rsidRDefault="000F6BEE" w:rsidP="000F6BEE">
      <w:pPr>
        <w:rPr>
          <w:ins w:id="5131" w:author="Utente" w:date="2017-07-05T17:51:00Z"/>
          <w:del w:id="5132" w:author="Laura Viignola" w:date="2017-07-10T15:57:00Z"/>
          <w:rFonts w:ascii="Cambria" w:eastAsia="Calibri" w:hAnsi="Cambria" w:cs="Calibri"/>
          <w:i/>
          <w:color w:val="5B9BD5"/>
        </w:rPr>
      </w:pPr>
      <w:ins w:id="5133" w:author="Utente" w:date="2017-07-05T17:51:00Z">
        <w:r w:rsidRPr="00E64258">
          <w:rPr>
            <w:rFonts w:ascii="Cambria" w:eastAsia="Calibri" w:hAnsi="Cambria" w:cs="Calibri"/>
            <w:i/>
            <w:color w:val="5B9BD5"/>
          </w:rPr>
          <w:t>Result type</w:t>
        </w:r>
      </w:ins>
    </w:p>
    <w:p w14:paraId="72C732BD" w14:textId="77777777" w:rsidR="000F6BEE" w:rsidRPr="00E64258" w:rsidRDefault="000F6BEE" w:rsidP="000F6BEE">
      <w:pPr>
        <w:rPr>
          <w:ins w:id="5134" w:author="Utente" w:date="2017-07-05T17:51:00Z"/>
          <w:rFonts w:ascii="Cambria" w:eastAsia="Calibri" w:hAnsi="Cambria" w:cs="Calibri"/>
          <w:i/>
          <w:color w:val="auto"/>
        </w:rPr>
      </w:pPr>
    </w:p>
    <w:p w14:paraId="5EF27525" w14:textId="3E603103" w:rsidR="000F6BEE" w:rsidRPr="006F2FA3" w:rsidRDefault="000F6BEE" w:rsidP="000F6BEE">
      <w:pPr>
        <w:rPr>
          <w:ins w:id="5135" w:author="Utente" w:date="2017-07-05T17:51:00Z"/>
          <w:rFonts w:ascii="Cambria" w:eastAsia="Calibri" w:hAnsi="Cambria" w:cs="Calibri"/>
        </w:rPr>
      </w:pPr>
      <w:ins w:id="5136" w:author="Utente" w:date="2017-07-05T17:5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1684E948" w14:textId="77777777" w:rsidR="000F6BEE" w:rsidRPr="006F2FA3" w:rsidRDefault="000F6BEE" w:rsidP="000F6BEE">
      <w:pPr>
        <w:ind w:left="708" w:firstLine="708"/>
        <w:rPr>
          <w:ins w:id="5137" w:author="Utente" w:date="2017-07-05T17:51:00Z"/>
          <w:rFonts w:ascii="Cambria" w:eastAsia="Calibri" w:hAnsi="Cambria" w:cs="Calibri"/>
        </w:rPr>
      </w:pPr>
      <w:ins w:id="5138" w:author="Utente" w:date="2017-07-05T17:5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9A671DC" w14:textId="03F624A9" w:rsidR="000F6BEE" w:rsidRDefault="000F6BEE" w:rsidP="000F6BEE">
      <w:pPr>
        <w:ind w:left="706" w:firstLine="706"/>
        <w:rPr>
          <w:ins w:id="5139" w:author="Utente" w:date="2017-07-05T17:52:00Z"/>
          <w:rFonts w:ascii="Cambria" w:eastAsia="Calibri" w:hAnsi="Cambria" w:cs="Calibri"/>
          <w:b/>
        </w:rPr>
      </w:pPr>
      <w:ins w:id="5140" w:author="Utente" w:date="2017-07-05T17:5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020F5F0" w14:textId="77777777" w:rsidR="000F6BEE" w:rsidRPr="00F27DF7" w:rsidRDefault="000F6BEE" w:rsidP="000F6BEE">
      <w:pPr>
        <w:ind w:left="706" w:firstLine="706"/>
        <w:rPr>
          <w:rFonts w:asciiTheme="majorHAnsi" w:eastAsia="Calibri" w:hAnsiTheme="majorHAnsi" w:cs="Calibri"/>
          <w:i/>
          <w:color w:val="5B9BD5"/>
          <w:lang w:val="en-US"/>
        </w:rPr>
      </w:pPr>
    </w:p>
    <w:p w14:paraId="62A75E24" w14:textId="2955F930" w:rsidR="005A2227" w:rsidRDefault="0097053A" w:rsidP="00AC4A81">
      <w:pPr>
        <w:rPr>
          <w:ins w:id="5141" w:author="Laura Viignola" w:date="2017-06-22T12:26:00Z"/>
          <w:rFonts w:ascii="Cambria" w:eastAsia="Calibri" w:hAnsi="Cambria" w:cs="Calibri"/>
          <w:i/>
          <w:color w:val="5B9BD5"/>
        </w:rPr>
      </w:pPr>
      <w:del w:id="5142" w:author="Laura Viignola" w:date="2017-06-22T12:27:00Z">
        <w:r w:rsidRPr="00E352EF" w:rsidDel="00434059">
          <w:rPr>
            <w:rFonts w:ascii="Cambria" w:eastAsia="Calibri" w:hAnsi="Cambria" w:cs="Calibri"/>
            <w:i/>
            <w:color w:val="5B9BD5"/>
          </w:rPr>
          <w:delText>Constraints</w:delText>
        </w:r>
      </w:del>
      <w:ins w:id="5143" w:author="Laura Viignola" w:date="2017-06-22T12:27:00Z">
        <w:r w:rsidR="00434059">
          <w:rPr>
            <w:rFonts w:ascii="Cambria" w:eastAsia="Calibri" w:hAnsi="Cambria" w:cs="Calibri"/>
            <w:i/>
            <w:color w:val="5B9BD5"/>
          </w:rPr>
          <w:t>Additional c</w:t>
        </w:r>
        <w:r w:rsidR="00434059" w:rsidRPr="00E352EF">
          <w:rPr>
            <w:rFonts w:ascii="Cambria" w:eastAsia="Calibri" w:hAnsi="Cambria" w:cs="Calibri"/>
            <w:i/>
            <w:color w:val="5B9BD5"/>
          </w:rPr>
          <w:t>onstraints</w:t>
        </w:r>
      </w:ins>
    </w:p>
    <w:p w14:paraId="17DAE3F1" w14:textId="0DE6693A" w:rsidR="00434059" w:rsidDel="006619C5" w:rsidRDefault="00434059" w:rsidP="00AC4A81">
      <w:pPr>
        <w:rPr>
          <w:del w:id="5144" w:author="Laura Viignola" w:date="2017-06-22T12:26:00Z"/>
          <w:rFonts w:ascii="Cambria" w:eastAsia="Calibri" w:hAnsi="Cambria" w:cs="Calibri"/>
          <w:color w:val="auto"/>
        </w:rPr>
      </w:pPr>
      <w:ins w:id="5145" w:author="Laura Viignola" w:date="2017-06-22T12:26:00Z">
        <w:r w:rsidRPr="00D71CDA">
          <w:rPr>
            <w:rFonts w:ascii="Cambria" w:eastAsia="Calibri" w:hAnsi="Cambria" w:cs="Calibri"/>
            <w:color w:val="auto"/>
          </w:rPr>
          <w:t>(empty)</w:t>
        </w:r>
      </w:ins>
    </w:p>
    <w:p w14:paraId="51F03A9E" w14:textId="77777777" w:rsidR="006619C5" w:rsidRPr="00D71CDA" w:rsidRDefault="006619C5" w:rsidP="00AC4A81">
      <w:pPr>
        <w:rPr>
          <w:ins w:id="5146" w:author="Utente" w:date="2017-06-27T18:10:00Z"/>
          <w:rFonts w:ascii="Cambria" w:eastAsia="Calibri" w:hAnsi="Cambria" w:cs="Calibri"/>
          <w:color w:val="auto"/>
        </w:rPr>
      </w:pPr>
    </w:p>
    <w:p w14:paraId="49D371F4" w14:textId="7D4FBDA5" w:rsidR="005A2227" w:rsidRPr="00E352EF" w:rsidDel="00434059" w:rsidRDefault="0097053A" w:rsidP="008A7573">
      <w:pPr>
        <w:numPr>
          <w:ilvl w:val="0"/>
          <w:numId w:val="4"/>
        </w:numPr>
        <w:ind w:left="360"/>
        <w:rPr>
          <w:del w:id="5147" w:author="Laura Viignola" w:date="2017-06-22T12:26:00Z"/>
          <w:rFonts w:ascii="Cambria" w:hAnsi="Cambria"/>
        </w:rPr>
      </w:pPr>
      <w:del w:id="5148" w:author="Laura Viignola" w:date="2017-06-22T12:26:00Z">
        <w:r w:rsidRPr="00E352EF" w:rsidDel="00434059">
          <w:rPr>
            <w:rFonts w:ascii="Cambria" w:eastAsia="Calibri" w:hAnsi="Cambria" w:cs="Calibri"/>
          </w:rPr>
          <w:lastRenderedPageBreak/>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they must have at least a </w:delText>
        </w:r>
        <w:r w:rsidR="00CC6A4A" w:rsidRPr="00E352EF" w:rsidDel="00434059">
          <w:rPr>
            <w:rFonts w:ascii="Cambria" w:eastAsia="Calibri" w:hAnsi="Cambria" w:cs="Calibri"/>
          </w:rPr>
          <w:delText>Identifier Component</w:delText>
        </w:r>
        <w:r w:rsidRPr="00E352EF" w:rsidDel="00434059">
          <w:rPr>
            <w:rFonts w:ascii="Cambria" w:eastAsia="Calibri" w:hAnsi="Cambria" w:cs="Calibri"/>
          </w:rPr>
          <w:delText xml:space="preserve"> in common (with the same name</w:delText>
        </w:r>
        <w:r w:rsidR="00D522BE" w:rsidRPr="00E352EF" w:rsidDel="00434059">
          <w:rPr>
            <w:rFonts w:ascii="Cambria" w:eastAsia="Calibri" w:hAnsi="Cambria" w:cs="Calibri"/>
          </w:rPr>
          <w:delText xml:space="preserve"> and data type</w:delText>
        </w:r>
        <w:r w:rsidRPr="00E352EF" w:rsidDel="00434059">
          <w:rPr>
            <w:rFonts w:ascii="Cambria" w:eastAsia="Calibri" w:hAnsi="Cambria" w:cs="Calibri"/>
          </w:rPr>
          <w:delText>).</w:delText>
        </w:r>
      </w:del>
    </w:p>
    <w:p w14:paraId="4FC7868A" w14:textId="225AFE70" w:rsidR="005A2227" w:rsidRPr="00E352EF" w:rsidDel="00434059" w:rsidRDefault="0097053A" w:rsidP="008A7573">
      <w:pPr>
        <w:numPr>
          <w:ilvl w:val="0"/>
          <w:numId w:val="4"/>
        </w:numPr>
        <w:ind w:left="360"/>
        <w:rPr>
          <w:del w:id="5149" w:author="Laura Viignola" w:date="2017-06-22T12:26:00Z"/>
          <w:rFonts w:ascii="Cambria" w:hAnsi="Cambria"/>
        </w:rPr>
      </w:pPr>
      <w:del w:id="5150" w:author="Laura Viignola" w:date="2017-06-22T12:26:00Z">
        <w:r w:rsidRPr="00E352EF" w:rsidDel="00434059">
          <w:rPr>
            <w:rFonts w:ascii="Cambria" w:eastAsia="Calibri" w:hAnsi="Cambria" w:cs="Calibri"/>
          </w:rPr>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either they have one or more measures in common, or at least one of them has only a measure. </w:delText>
        </w:r>
      </w:del>
    </w:p>
    <w:p w14:paraId="3481415D" w14:textId="77777777" w:rsidR="00D544A1" w:rsidRPr="00E352EF" w:rsidRDefault="00D544A1" w:rsidP="00D544A1">
      <w:pPr>
        <w:rPr>
          <w:rFonts w:ascii="Cambria" w:eastAsia="Calibri" w:hAnsi="Cambria" w:cs="Calibri"/>
          <w:i/>
          <w:color w:val="5B9BD5"/>
        </w:rPr>
      </w:pPr>
    </w:p>
    <w:p w14:paraId="5DB54F78" w14:textId="75FBB7B6" w:rsidR="005A2227" w:rsidRDefault="0097053A" w:rsidP="00AC4A81">
      <w:pPr>
        <w:rPr>
          <w:ins w:id="5151" w:author="Laura Viignola" w:date="2017-06-22T12:27:00Z"/>
          <w:rFonts w:ascii="Cambria" w:eastAsia="Calibri" w:hAnsi="Cambria" w:cs="Calibri"/>
          <w:i/>
          <w:color w:val="5B9BD5"/>
        </w:rPr>
      </w:pPr>
      <w:del w:id="5152" w:author="Laura Viignola" w:date="2017-06-22T12:29:00Z">
        <w:r w:rsidRPr="00E352EF" w:rsidDel="00434059">
          <w:rPr>
            <w:rFonts w:ascii="Cambria" w:eastAsia="Calibri" w:hAnsi="Cambria" w:cs="Calibri"/>
            <w:i/>
            <w:color w:val="5B9BD5"/>
          </w:rPr>
          <w:delText>Returns</w:delText>
        </w:r>
      </w:del>
      <w:ins w:id="5153" w:author="Laura Viignola" w:date="2017-06-22T12:29:00Z">
        <w:r w:rsidR="00434059">
          <w:rPr>
            <w:rFonts w:ascii="Cambria" w:eastAsia="Calibri" w:hAnsi="Cambria" w:cs="Calibri"/>
            <w:i/>
            <w:color w:val="5B9BD5"/>
          </w:rPr>
          <w:t>Behaviour</w:t>
        </w:r>
      </w:ins>
    </w:p>
    <w:p w14:paraId="71E8C1D4" w14:textId="0039528A" w:rsidR="00434059" w:rsidRPr="00434059" w:rsidDel="00434059" w:rsidRDefault="00434059" w:rsidP="00434059">
      <w:pPr>
        <w:jc w:val="both"/>
        <w:rPr>
          <w:del w:id="5154" w:author="Laura Viignola" w:date="2017-06-22T12:27:00Z"/>
          <w:rFonts w:ascii="Cambria" w:eastAsia="Calibri" w:hAnsi="Cambria" w:cs="Calibri"/>
          <w:color w:val="auto"/>
        </w:rPr>
      </w:pPr>
      <w:ins w:id="5155" w:author="Laura Viignola" w:date="2017-06-22T12:27:00Z">
        <w:r>
          <w:rPr>
            <w:rFonts w:ascii="Cambria" w:eastAsia="Calibri" w:hAnsi="Cambria" w:cs="Calibri"/>
            <w:color w:val="auto"/>
          </w:rPr>
          <w:t>The operator has the behaviour of the “</w:t>
        </w:r>
      </w:ins>
      <w:ins w:id="5156"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5157" w:author="Laura Viignola" w:date="2017-06-22T12:27:00Z">
        <w:r>
          <w:rPr>
            <w:rFonts w:ascii="Cambria" w:eastAsia="Calibri" w:hAnsi="Cambria" w:cs="Calibri"/>
            <w:color w:val="auto"/>
          </w:rPr>
          <w:t xml:space="preserve">” (see the section “VTL-ML - Behaviour of the Operators”). </w:t>
        </w:r>
      </w:ins>
    </w:p>
    <w:p w14:paraId="0FB6A1C3" w14:textId="6A72CB6B" w:rsidR="005A2227" w:rsidRPr="00E352EF" w:rsidDel="00434059" w:rsidRDefault="0097053A" w:rsidP="00D544A1">
      <w:pPr>
        <w:rPr>
          <w:del w:id="5158" w:author="Laura Viignola" w:date="2017-06-22T12:27:00Z"/>
          <w:rFonts w:ascii="Cambria" w:hAnsi="Cambria"/>
        </w:rPr>
      </w:pPr>
      <w:del w:id="5159" w:author="Laura Viignola" w:date="2017-06-22T12:27:00Z">
        <w:r w:rsidRPr="00E352EF" w:rsidDel="00434059">
          <w:rPr>
            <w:rFonts w:ascii="Cambria" w:hAnsi="Cambria"/>
          </w:rPr>
          <w:delText xml:space="preserve">If both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are scalar values then the operator returns a scalar Boolean value representing </w:delText>
        </w:r>
        <w:r w:rsidRPr="00E352EF" w:rsidDel="00434059">
          <w:rPr>
            <w:rFonts w:ascii="Cambria" w:eastAsia="Calibri" w:hAnsi="Cambria" w:cs="Calibri"/>
          </w:rPr>
          <w:delText xml:space="preserve">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w:delText>
        </w:r>
      </w:del>
    </w:p>
    <w:p w14:paraId="6C687048" w14:textId="2B3977EE" w:rsidR="005A2227" w:rsidRPr="00E352EF" w:rsidDel="00434059" w:rsidRDefault="0097053A" w:rsidP="00D544A1">
      <w:pPr>
        <w:rPr>
          <w:del w:id="5160" w:author="Laura Viignola" w:date="2017-06-22T12:27:00Z"/>
          <w:rFonts w:ascii="Cambria" w:hAnsi="Cambria"/>
        </w:rPr>
      </w:pPr>
      <w:del w:id="5161" w:author="Laura Viignola" w:date="2017-06-22T12:27:00Z">
        <w:r w:rsidRPr="00E352EF" w:rsidDel="00434059">
          <w:rPr>
            <w:rFonts w:ascii="Cambria" w:hAnsi="Cambria"/>
          </w:rPr>
          <w:delText xml:space="preserve">If either </w:delText>
        </w:r>
        <w:r w:rsidRPr="00E352EF" w:rsidDel="00434059">
          <w:rPr>
            <w:rFonts w:ascii="Cambria" w:hAnsi="Cambria"/>
            <w:i/>
          </w:rPr>
          <w:delText>ds_1</w:delText>
        </w:r>
        <w:r w:rsidRPr="00E352EF" w:rsidDel="00434059">
          <w:rPr>
            <w:rFonts w:ascii="Cambria" w:hAnsi="Cambria"/>
          </w:rPr>
          <w:delText xml:space="preserve"> or </w:delText>
        </w:r>
        <w:r w:rsidRPr="00E352EF" w:rsidDel="00434059">
          <w:rPr>
            <w:rFonts w:ascii="Cambria" w:hAnsi="Cambria"/>
            <w:i/>
          </w:rPr>
          <w:delText>ds_2</w:delText>
        </w:r>
        <w:r w:rsidRPr="00E352EF" w:rsidDel="00434059">
          <w:rPr>
            <w:rFonts w:ascii="Cambria" w:hAnsi="Cambria"/>
          </w:rPr>
          <w:delText xml:space="preserve"> is a </w:delText>
        </w:r>
        <w:r w:rsidR="00F4601C" w:rsidRPr="00E352EF" w:rsidDel="00434059">
          <w:delText>Dataset</w:delText>
        </w:r>
        <w:r w:rsidRPr="00E352EF" w:rsidDel="00434059">
          <w:rPr>
            <w:rFonts w:ascii="Cambria" w:hAnsi="Cambria"/>
          </w:rPr>
          <w:delText xml:space="preserve"> then the operator returns a </w:delText>
        </w:r>
        <w:r w:rsidR="00F4601C" w:rsidRPr="00E352EF" w:rsidDel="00434059">
          <w:delText>Dataset</w:delText>
        </w:r>
        <w:r w:rsidRPr="00E352EF" w:rsidDel="00434059">
          <w:rPr>
            <w:rFonts w:ascii="Cambria" w:hAnsi="Cambria"/>
          </w:rPr>
          <w:delText xml:space="preserve"> having the following components: </w:delText>
        </w:r>
      </w:del>
    </w:p>
    <w:p w14:paraId="7DA86E11" w14:textId="31C8ECF7" w:rsidR="005A2227" w:rsidRPr="00E352EF" w:rsidDel="00434059" w:rsidRDefault="0097053A" w:rsidP="008A7573">
      <w:pPr>
        <w:numPr>
          <w:ilvl w:val="0"/>
          <w:numId w:val="4"/>
        </w:numPr>
        <w:ind w:left="360"/>
        <w:rPr>
          <w:del w:id="5162" w:author="Laura Viignola" w:date="2017-06-22T12:27:00Z"/>
          <w:rFonts w:ascii="Cambria" w:hAnsi="Cambria"/>
        </w:rPr>
      </w:pPr>
      <w:del w:id="5163" w:author="Laura Viignola" w:date="2017-06-22T12:27:00Z">
        <w:r w:rsidRPr="00E352EF" w:rsidDel="00434059">
          <w:rPr>
            <w:rFonts w:ascii="Cambria" w:eastAsia="Calibri" w:hAnsi="Cambria" w:cs="Calibri"/>
          </w:rPr>
          <w:delText xml:space="preserve">The </w:delText>
        </w:r>
        <w:r w:rsidR="001E4C0B" w:rsidRPr="00E352EF" w:rsidDel="00434059">
          <w:rPr>
            <w:rFonts w:ascii="Cambria" w:eastAsia="Calibri" w:hAnsi="Cambria" w:cs="Calibri"/>
          </w:rPr>
          <w:delText xml:space="preserve">superset of the </w:delText>
        </w:r>
        <w:r w:rsidR="00CC6A4A" w:rsidRPr="00E352EF" w:rsidDel="00434059">
          <w:rPr>
            <w:rFonts w:ascii="Cambria" w:eastAsia="Calibri" w:hAnsi="Cambria" w:cs="Calibri"/>
          </w:rPr>
          <w:delText>I</w:delText>
        </w:r>
        <w:r w:rsidR="001E4C0B" w:rsidRPr="00E352EF" w:rsidDel="00434059">
          <w:rPr>
            <w:rFonts w:ascii="Cambria" w:eastAsia="Calibri" w:hAnsi="Cambria" w:cs="Calibri"/>
          </w:rPr>
          <w:delText xml:space="preserve">dentifier </w:delText>
        </w:r>
        <w:r w:rsidR="00CC6A4A" w:rsidRPr="00E352EF" w:rsidDel="00434059">
          <w:rPr>
            <w:rFonts w:ascii="Cambria" w:eastAsia="Calibri" w:hAnsi="Cambria" w:cs="Calibri"/>
          </w:rPr>
          <w:delText>C</w:delText>
        </w:r>
        <w:r w:rsidR="001E4C0B" w:rsidRPr="00E352EF" w:rsidDel="00434059">
          <w:rPr>
            <w:rFonts w:ascii="Cambria" w:eastAsia="Calibri" w:hAnsi="Cambria" w:cs="Calibri"/>
          </w:rPr>
          <w:delText xml:space="preserve">omponents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del>
    </w:p>
    <w:p w14:paraId="41938261" w14:textId="1BA6895B" w:rsidR="005A2227" w:rsidRPr="00E352EF" w:rsidDel="00434059" w:rsidRDefault="0097053A" w:rsidP="008A7573">
      <w:pPr>
        <w:numPr>
          <w:ilvl w:val="0"/>
          <w:numId w:val="4"/>
        </w:numPr>
        <w:ind w:left="360"/>
        <w:rPr>
          <w:del w:id="5164" w:author="Laura Viignola" w:date="2017-06-22T12:27:00Z"/>
          <w:rFonts w:ascii="Cambria" w:hAnsi="Cambria"/>
        </w:rPr>
      </w:pPr>
      <w:del w:id="5165" w:author="Laura Viignola" w:date="2017-06-22T12:27:00Z">
        <w:r w:rsidRPr="00E352EF" w:rsidDel="00434059">
          <w:rPr>
            <w:rFonts w:ascii="Cambria" w:eastAsia="Calibri" w:hAnsi="Cambria" w:cs="Calibri"/>
          </w:rPr>
          <w:delText xml:space="preserve">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have one or more measures in common (i.e., with the same name) then the resulting </w:delText>
        </w:r>
        <w:r w:rsidR="00F4601C" w:rsidRPr="00E352EF" w:rsidDel="00434059">
          <w:delText>Dataset</w:delText>
        </w:r>
        <w:r w:rsidRPr="00E352EF" w:rsidDel="00434059">
          <w:rPr>
            <w:rFonts w:ascii="Cambria" w:eastAsia="Calibri" w:hAnsi="Cambria" w:cs="Calibri"/>
          </w:rPr>
          <w:delText xml:space="preserve"> has these common measures, with the same name concatenated with the suffix  “</w:delText>
        </w:r>
        <w:r w:rsidRPr="00E352EF" w:rsidDel="00434059">
          <w:rPr>
            <w:rFonts w:ascii="Cambria" w:eastAsia="Calibri" w:hAnsi="Cambria" w:cs="Calibri"/>
            <w:b/>
          </w:rPr>
          <w:delText>_</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containing the results  of the </w:delText>
        </w:r>
        <w:r w:rsidRPr="00E352EF" w:rsidDel="00434059">
          <w:rPr>
            <w:rFonts w:ascii="Cambria" w:eastAsia="Calibri" w:hAnsi="Cambria" w:cs="Calibri"/>
            <w:i/>
          </w:rPr>
          <w:delText>not equal to</w:delText>
        </w:r>
        <w:r w:rsidRPr="00E352EF" w:rsidDel="00434059">
          <w:rPr>
            <w:rFonts w:ascii="Cambria" w:eastAsia="Calibri" w:hAnsi="Cambria" w:cs="Calibri"/>
            <w:b/>
          </w:rPr>
          <w:delText xml:space="preserve"> </w:delText>
        </w:r>
        <w:r w:rsidRPr="00E352EF" w:rsidDel="00434059">
          <w:rPr>
            <w:rFonts w:ascii="Cambria" w:eastAsia="Calibri" w:hAnsi="Cambria" w:cs="Calibri"/>
          </w:rPr>
          <w:delText xml:space="preserve">validation of the respective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Otherwise, 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do not have any measures in common and have only one measure then the resulting </w:delText>
        </w:r>
        <w:r w:rsidR="00F4601C" w:rsidRPr="00E352EF" w:rsidDel="00434059">
          <w:delText>Dataset</w:delText>
        </w:r>
        <w:r w:rsidRPr="00E352EF" w:rsidDel="00434059">
          <w:rPr>
            <w:rFonts w:ascii="Cambria" w:eastAsia="Calibri" w:hAnsi="Cambria" w:cs="Calibri"/>
          </w:rPr>
          <w:delText xml:space="preserve"> contains a measure named </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that contains 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 of the single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w:delText>
        </w:r>
      </w:del>
    </w:p>
    <w:p w14:paraId="52FD94FC" w14:textId="77983E0B" w:rsidR="005A2227" w:rsidRPr="00E352EF" w:rsidDel="00434059" w:rsidRDefault="0097053A" w:rsidP="00D544A1">
      <w:pPr>
        <w:rPr>
          <w:del w:id="5166" w:author="Laura Viignola" w:date="2017-06-22T12:27:00Z"/>
          <w:rFonts w:ascii="Cambria" w:hAnsi="Cambria"/>
        </w:rPr>
      </w:pPr>
      <w:del w:id="5167" w:author="Laura Viignola" w:date="2017-06-22T12:27:00Z">
        <w:r w:rsidRPr="00E352EF" w:rsidDel="00434059">
          <w:rPr>
            <w:rFonts w:ascii="Cambria" w:hAnsi="Cambria"/>
          </w:rPr>
          <w:delText xml:space="preserve">The resulting </w:delText>
        </w:r>
        <w:r w:rsidR="00F4601C" w:rsidRPr="00E352EF" w:rsidDel="00434059">
          <w:delText>Dataset</w:delText>
        </w:r>
        <w:r w:rsidRPr="00E352EF" w:rsidDel="00434059">
          <w:rPr>
            <w:rFonts w:ascii="Cambria" w:hAnsi="Cambria"/>
          </w:rPr>
          <w:delText xml:space="preserve"> contains a data point for each pair of data points of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that have the same key (the same values of the </w:delText>
        </w:r>
        <w:r w:rsidR="00CC6A4A" w:rsidRPr="00E352EF" w:rsidDel="00434059">
          <w:rPr>
            <w:rFonts w:ascii="Cambria" w:eastAsia="Calibri" w:hAnsi="Cambria" w:cs="Calibri"/>
          </w:rPr>
          <w:delText>Identifier Component</w:delText>
        </w:r>
        <w:r w:rsidRPr="00E352EF" w:rsidDel="00434059">
          <w:rPr>
            <w:rFonts w:ascii="Cambria" w:hAnsi="Cambria"/>
          </w:rPr>
          <w:delText xml:space="preserve">s). </w:delText>
        </w:r>
      </w:del>
    </w:p>
    <w:p w14:paraId="654967E7" w14:textId="77777777" w:rsidR="00D544A1" w:rsidRPr="00E352EF" w:rsidRDefault="00D544A1" w:rsidP="00D544A1">
      <w:pPr>
        <w:rPr>
          <w:rFonts w:ascii="Cambria" w:eastAsia="Calibri" w:hAnsi="Cambria" w:cs="Calibri"/>
          <w:i/>
          <w:color w:val="5B9BD5"/>
        </w:rPr>
      </w:pPr>
    </w:p>
    <w:p w14:paraId="4C23F963" w14:textId="291C6DF0" w:rsidR="005A2227" w:rsidRPr="00E352EF" w:rsidDel="00434059" w:rsidRDefault="0097053A" w:rsidP="00AC4A81">
      <w:pPr>
        <w:rPr>
          <w:del w:id="5168" w:author="Laura Viignola" w:date="2017-06-22T12:30:00Z"/>
          <w:rFonts w:ascii="Cambria" w:eastAsia="Calibri" w:hAnsi="Cambria" w:cs="Calibri"/>
          <w:i/>
          <w:color w:val="5B9BD5"/>
        </w:rPr>
      </w:pPr>
      <w:del w:id="5169" w:author="Laura Viignola" w:date="2017-06-22T12:30:00Z">
        <w:r w:rsidRPr="00E352EF" w:rsidDel="00434059">
          <w:rPr>
            <w:rFonts w:ascii="Cambria" w:eastAsia="Calibri" w:hAnsi="Cambria" w:cs="Calibri"/>
            <w:i/>
            <w:color w:val="5B9BD5"/>
          </w:rPr>
          <w:delText>Semantic specification</w:delText>
        </w:r>
      </w:del>
    </w:p>
    <w:p w14:paraId="1B231718" w14:textId="72A520A6" w:rsidR="00D544A1" w:rsidRPr="00E352EF" w:rsidDel="00434059" w:rsidRDefault="00850CDE" w:rsidP="00D544A1">
      <w:pPr>
        <w:rPr>
          <w:del w:id="5170" w:author="Laura Viignola" w:date="2017-06-22T12:30:00Z"/>
          <w:rFonts w:ascii="Cambria" w:eastAsia="Calibri" w:hAnsi="Cambria" w:cs="Calibri"/>
          <w:i/>
          <w:color w:val="5B9BD5"/>
        </w:rPr>
      </w:pPr>
      <w:del w:id="5171" w:author="Laura Viignola" w:date="2017-06-22T12:30:00Z">
        <w:r w:rsidRPr="00E352EF" w:rsidDel="00434059">
          <w:rPr>
            <w:rFonts w:ascii="Cambria" w:eastAsia="Calibri" w:hAnsi="Cambria" w:cs="Calibri"/>
          </w:rPr>
          <w:delText>If the values are not eq</w:delText>
        </w:r>
        <w:r w:rsidR="0062787A" w:rsidRPr="00E352EF" w:rsidDel="00434059">
          <w:rPr>
            <w:rFonts w:ascii="Cambria" w:eastAsia="Calibri" w:hAnsi="Cambria" w:cs="Calibri"/>
          </w:rPr>
          <w:delText>u</w:delText>
        </w:r>
        <w:r w:rsidRPr="00E352EF" w:rsidDel="00434059">
          <w:rPr>
            <w:rFonts w:ascii="Cambria" w:eastAsia="Calibri" w:hAnsi="Cambria" w:cs="Calibri"/>
          </w:rPr>
          <w:delText>als,</w:delText>
        </w:r>
        <w:r w:rsidR="0097053A" w:rsidRPr="00E352EF" w:rsidDel="00434059">
          <w:rPr>
            <w:rFonts w:ascii="Cambria" w:eastAsia="Calibri" w:hAnsi="Cambria" w:cs="Calibri"/>
          </w:rPr>
          <w:delText xml:space="preserve"> the result of the validation will be </w:delText>
        </w:r>
        <w:r w:rsidR="0097053A" w:rsidRPr="00E352EF" w:rsidDel="00434059">
          <w:rPr>
            <w:rFonts w:ascii="Cambria" w:eastAsia="Calibri" w:hAnsi="Cambria" w:cs="Calibri"/>
            <w:i/>
          </w:rPr>
          <w:delText>true</w:delText>
        </w:r>
        <w:r w:rsidR="0097053A" w:rsidRPr="00E352EF" w:rsidDel="00434059">
          <w:rPr>
            <w:rFonts w:ascii="Cambria" w:eastAsia="Calibri" w:hAnsi="Cambria" w:cs="Calibri"/>
          </w:rPr>
          <w:delText xml:space="preserve">, </w:delText>
        </w:r>
        <w:r w:rsidR="0097053A" w:rsidRPr="00E352EF" w:rsidDel="00434059">
          <w:rPr>
            <w:rFonts w:ascii="Cambria" w:eastAsia="Calibri" w:hAnsi="Cambria" w:cs="Calibri"/>
            <w:i/>
          </w:rPr>
          <w:delText>false</w:delText>
        </w:r>
        <w:r w:rsidR="0097053A" w:rsidRPr="00E352EF" w:rsidDel="00434059">
          <w:rPr>
            <w:rFonts w:ascii="Cambria" w:eastAsia="Calibri" w:hAnsi="Cambria" w:cs="Calibri"/>
          </w:rPr>
          <w:delText xml:space="preserve"> if they </w:delText>
        </w:r>
        <w:r w:rsidRPr="00E352EF" w:rsidDel="00434059">
          <w:rPr>
            <w:rFonts w:ascii="Cambria" w:eastAsia="Calibri" w:hAnsi="Cambria" w:cs="Calibri"/>
          </w:rPr>
          <w:delText>not differ</w:delText>
        </w:r>
        <w:r w:rsidR="0062787A" w:rsidRPr="00E352EF" w:rsidDel="00434059">
          <w:rPr>
            <w:rFonts w:ascii="Cambria" w:eastAsia="Calibri" w:hAnsi="Cambria" w:cs="Calibri"/>
          </w:rPr>
          <w:delText>.</w:delText>
        </w:r>
      </w:del>
    </w:p>
    <w:p w14:paraId="07F98B17" w14:textId="77777777" w:rsidR="00D71CDA" w:rsidRDefault="00D71CDA" w:rsidP="00AC4A81">
      <w:pPr>
        <w:rPr>
          <w:ins w:id="5172" w:author="Utente" w:date="2017-06-27T17:18:00Z"/>
          <w:rFonts w:ascii="Cambria" w:eastAsia="Calibri" w:hAnsi="Cambria" w:cs="Calibri"/>
          <w:i/>
          <w:color w:val="5B9BD5"/>
        </w:rPr>
      </w:pPr>
    </w:p>
    <w:p w14:paraId="2C39BC2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DF4D6A0" w14:textId="78EC301F" w:rsidR="005A2227" w:rsidRPr="00E352EF" w:rsidDel="00434059" w:rsidRDefault="00EA6708" w:rsidP="00D544A1">
      <w:pPr>
        <w:rPr>
          <w:del w:id="5173" w:author="Laura Viignola" w:date="2017-06-22T12:30:00Z"/>
          <w:rFonts w:ascii="Cambria" w:hAnsi="Cambria"/>
        </w:rPr>
      </w:pPr>
      <w:del w:id="5174" w:author="Laura Viignola" w:date="2017-06-22T12:30:00Z">
        <w:r w:rsidRPr="00E352EF" w:rsidDel="00434059">
          <w:rPr>
            <w:rFonts w:ascii="Cambria" w:hAnsi="Cambria"/>
          </w:rPr>
          <w:delText>O</w:delText>
        </w:r>
        <w:r w:rsidR="0097053A" w:rsidRPr="00E352EF" w:rsidDel="00434059">
          <w:rPr>
            <w:rFonts w:ascii="Cambria" w:hAnsi="Cambria"/>
          </w:rPr>
          <w:delText>n scalar</w:delText>
        </w:r>
      </w:del>
    </w:p>
    <w:p w14:paraId="74DA8E84" w14:textId="1B661F1B" w:rsidR="005A2227" w:rsidRPr="00E352EF" w:rsidDel="00434059" w:rsidRDefault="00EA6708" w:rsidP="00D544A1">
      <w:pPr>
        <w:rPr>
          <w:del w:id="5175" w:author="Laura Viignola" w:date="2017-06-22T12:30:00Z"/>
          <w:rFonts w:ascii="Cambria" w:hAnsi="Cambria"/>
        </w:rPr>
      </w:pPr>
      <w:del w:id="5176" w:author="Laura Viignola" w:date="2017-06-22T12:30:00Z">
        <w:r w:rsidRPr="00E352EF" w:rsidDel="00434059">
          <w:rPr>
            <w:rFonts w:ascii="Cambria" w:eastAsia="Calibri" w:hAnsi="Cambria" w:cs="Calibri"/>
          </w:rPr>
          <w:delText xml:space="preserve">1) </w:delText>
        </w:r>
        <w:r w:rsidR="0097053A" w:rsidRPr="00E352EF" w:rsidDel="00434059">
          <w:rPr>
            <w:rFonts w:ascii="Cambria" w:eastAsia="Calibri" w:hAnsi="Cambria" w:cs="Calibri"/>
          </w:rPr>
          <w:delText>If A = 5, B = 9, C = 5:</w:delText>
        </w:r>
      </w:del>
    </w:p>
    <w:p w14:paraId="7F9A4859" w14:textId="639792AA" w:rsidR="005A2227" w:rsidRPr="00E352EF" w:rsidDel="00434059" w:rsidRDefault="0097053A" w:rsidP="00AB605E">
      <w:pPr>
        <w:ind w:firstLine="706"/>
        <w:rPr>
          <w:del w:id="5177" w:author="Laura Viignola" w:date="2017-06-22T12:30:00Z"/>
          <w:rFonts w:ascii="Cambria" w:hAnsi="Cambria"/>
        </w:rPr>
      </w:pPr>
      <w:del w:id="5178" w:author="Laura Viignola" w:date="2017-06-22T12:30:00Z">
        <w:r w:rsidRPr="00E352EF" w:rsidDel="00434059">
          <w:rPr>
            <w:rFonts w:ascii="Cambria" w:eastAsia="Calibri" w:hAnsi="Cambria"/>
          </w:rPr>
          <w:delText xml:space="preserve">D := A </w:delText>
        </w:r>
        <w:r w:rsidRPr="00E352EF" w:rsidDel="00434059">
          <w:rPr>
            <w:rFonts w:ascii="Cambria" w:eastAsia="Calibri" w:hAnsi="Cambria"/>
            <w:b/>
          </w:rPr>
          <w:delText>&lt;&gt;</w:delText>
        </w:r>
        <w:r w:rsidRPr="00E352EF" w:rsidDel="00434059">
          <w:rPr>
            <w:rFonts w:ascii="Cambria" w:eastAsia="Calibri" w:hAnsi="Cambria"/>
          </w:rPr>
          <w:delText xml:space="preserve"> C  </w:delText>
        </w:r>
        <w:r w:rsidR="00994652" w:rsidRPr="00E352EF" w:rsidDel="00434059">
          <w:rPr>
            <w:rFonts w:ascii="Cambria" w:eastAsia="Calibri" w:hAnsi="Cambria"/>
          </w:rPr>
          <w:tab/>
        </w:r>
        <w:r w:rsidR="00994652" w:rsidRPr="00E352EF" w:rsidDel="00434059">
          <w:rPr>
            <w:rFonts w:ascii="Cambria" w:eastAsia="Calibri" w:hAnsi="Cambria"/>
          </w:rPr>
          <w:tab/>
        </w:r>
        <w:r w:rsidR="00994652" w:rsidRPr="00E352EF" w:rsidDel="00434059">
          <w:rPr>
            <w:rFonts w:ascii="Cambria" w:eastAsia="Calibri" w:hAnsi="Cambria"/>
          </w:rPr>
          <w:tab/>
        </w:r>
        <w:r w:rsidRPr="00E352EF" w:rsidDel="00434059">
          <w:rPr>
            <w:rFonts w:ascii="Cambria" w:eastAsia="Calibri" w:hAnsi="Cambria"/>
          </w:rPr>
          <w:delText>D = false</w:delText>
        </w:r>
      </w:del>
    </w:p>
    <w:p w14:paraId="5CD67BD6" w14:textId="1C4B43A6" w:rsidR="005A2227" w:rsidRPr="00E352EF" w:rsidDel="00434059" w:rsidRDefault="00EA6708" w:rsidP="00D544A1">
      <w:pPr>
        <w:rPr>
          <w:del w:id="5179" w:author="Laura Viignola" w:date="2017-06-22T12:30:00Z"/>
          <w:rFonts w:ascii="Cambria" w:hAnsi="Cambria"/>
        </w:rPr>
      </w:pPr>
      <w:del w:id="5180" w:author="Laura Viignola" w:date="2017-06-22T12:30:00Z">
        <w:r w:rsidRPr="00E352EF" w:rsidDel="00434059">
          <w:rPr>
            <w:rFonts w:ascii="Cambria" w:eastAsia="Calibri" w:hAnsi="Cambria" w:cs="Calibri"/>
          </w:rPr>
          <w:delText xml:space="preserve">2) </w:delText>
        </w:r>
        <w:r w:rsidR="0097053A" w:rsidRPr="00E352EF" w:rsidDel="00434059">
          <w:rPr>
            <w:rFonts w:ascii="Cambria" w:eastAsia="Calibri" w:hAnsi="Cambria" w:cs="Calibri"/>
          </w:rPr>
          <w:delText>If A = “hello”, B = “hi”, C = “Hi”:</w:delText>
        </w:r>
      </w:del>
    </w:p>
    <w:p w14:paraId="2B59A42C" w14:textId="529E03AD" w:rsidR="005A2227" w:rsidRPr="00E352EF" w:rsidDel="00434059" w:rsidRDefault="0097053A" w:rsidP="00D544A1">
      <w:pPr>
        <w:ind w:left="720"/>
        <w:rPr>
          <w:del w:id="5181" w:author="Laura Viignola" w:date="2017-06-22T12:30:00Z"/>
          <w:rFonts w:ascii="Cambria" w:hAnsi="Cambria"/>
        </w:rPr>
      </w:pPr>
      <w:del w:id="5182" w:author="Laura Viignola" w:date="2017-06-22T12:30:00Z">
        <w:r w:rsidRPr="00E352EF" w:rsidDel="00434059">
          <w:rPr>
            <w:rFonts w:ascii="Cambria" w:eastAsia="Calibri" w:hAnsi="Cambria" w:cs="Calibri"/>
          </w:rPr>
          <w:delText>D := A</w:delText>
        </w:r>
        <w:r w:rsidRPr="00E352EF" w:rsidDel="00434059">
          <w:rPr>
            <w:rFonts w:ascii="Cambria" w:eastAsia="Calibri" w:hAnsi="Cambria" w:cs="Calibri"/>
            <w:b/>
          </w:rPr>
          <w:delText xml:space="preserve"> &lt;&gt;</w:delText>
        </w:r>
        <w:r w:rsidRPr="00E352EF" w:rsidDel="00434059">
          <w:rPr>
            <w:rFonts w:ascii="Cambria" w:eastAsia="Calibri" w:hAnsi="Cambria" w:cs="Calibri"/>
          </w:rPr>
          <w:delText xml:space="preserve"> B  </w:delText>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Pr="00E352EF" w:rsidDel="00434059">
          <w:rPr>
            <w:rFonts w:ascii="Cambria" w:eastAsia="Calibri" w:hAnsi="Cambria" w:cs="Calibri"/>
          </w:rPr>
          <w:delText>D = true</w:delText>
        </w:r>
      </w:del>
    </w:p>
    <w:p w14:paraId="28FC0740" w14:textId="12FFF2F8" w:rsidR="005A2227" w:rsidRPr="00E352EF" w:rsidDel="00434059" w:rsidRDefault="005A2227" w:rsidP="00D544A1">
      <w:pPr>
        <w:rPr>
          <w:del w:id="5183" w:author="Laura Viignola" w:date="2017-06-22T12:30:00Z"/>
          <w:rFonts w:ascii="Cambria" w:hAnsi="Cambria"/>
        </w:rPr>
      </w:pPr>
    </w:p>
    <w:p w14:paraId="67AEDEDD" w14:textId="0C26D2D6" w:rsidR="005A2227" w:rsidDel="00434059" w:rsidRDefault="00EA6708" w:rsidP="00D544A1">
      <w:pPr>
        <w:rPr>
          <w:del w:id="5184" w:author="Laura Viignola" w:date="2017-06-22T12:30:00Z"/>
          <w:rFonts w:ascii="Cambria" w:eastAsia="Calibri" w:hAnsi="Cambria" w:cs="Calibri"/>
        </w:rPr>
      </w:pPr>
      <w:del w:id="5185" w:author="Laura Viignola" w:date="2017-06-22T12:30:00Z">
        <w:r w:rsidRPr="00E352EF" w:rsidDel="00434059">
          <w:rPr>
            <w:rFonts w:ascii="Cambria" w:hAnsi="Cambria"/>
          </w:rPr>
          <w:delText>O</w:delText>
        </w:r>
        <w:r w:rsidR="0097053A" w:rsidRPr="00E352EF" w:rsidDel="00434059">
          <w:rPr>
            <w:rFonts w:ascii="Cambria" w:hAnsi="Cambria"/>
          </w:rPr>
          <w:delText xml:space="preserve">n </w:delText>
        </w:r>
        <w:r w:rsidR="00F4601C" w:rsidRPr="00E352EF" w:rsidDel="00434059">
          <w:delText>Dataset</w:delText>
        </w:r>
        <w:r w:rsidR="0097053A" w:rsidRPr="00E352EF" w:rsidDel="00434059">
          <w:rPr>
            <w:rFonts w:ascii="Cambria" w:eastAsia="Calibri" w:hAnsi="Cambria" w:cs="Calibri"/>
          </w:rPr>
          <w:delText xml:space="preserve"> </w:delText>
        </w:r>
      </w:del>
    </w:p>
    <w:p w14:paraId="1B086E6A" w14:textId="189F3EBA" w:rsidR="00434059" w:rsidRDefault="00434059" w:rsidP="00D544A1">
      <w:pPr>
        <w:rPr>
          <w:rFonts w:ascii="Cambria" w:hAnsi="Cambria"/>
        </w:rPr>
      </w:pPr>
      <w:ins w:id="5186" w:author="Laura Viignola" w:date="2017-06-22T12:32:00Z">
        <w:r>
          <w:rPr>
            <w:rFonts w:ascii="Cambria" w:hAnsi="Cambria"/>
          </w:rPr>
          <w:t>Given the left operand Data Set</w:t>
        </w:r>
        <w:del w:id="5187" w:author="Utente" w:date="2017-06-26T16:08:00Z">
          <w:r w:rsidDel="00F27DF7">
            <w:rPr>
              <w:rFonts w:ascii="Cambria" w:hAnsi="Cambria"/>
            </w:rPr>
            <w:delText>, DS_1</w:delText>
          </w:r>
        </w:del>
        <w:r>
          <w:rPr>
            <w:rFonts w:ascii="Cambria" w:hAnsi="Cambria"/>
          </w:rPr>
          <w:t>:</w:t>
        </w:r>
      </w:ins>
    </w:p>
    <w:tbl>
      <w:tblPr>
        <w:tblpPr w:leftFromText="141" w:rightFromText="141" w:vertAnchor="text" w:horzAnchor="margin" w:tblpY="112"/>
        <w:tblW w:w="71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374"/>
        <w:gridCol w:w="887"/>
        <w:gridCol w:w="1249"/>
        <w:gridCol w:w="1353"/>
        <w:gridCol w:w="1279"/>
      </w:tblGrid>
      <w:tr w:rsidR="00434059" w:rsidRPr="00E352EF" w14:paraId="5CC6A84A" w14:textId="77777777" w:rsidTr="00434059">
        <w:tc>
          <w:tcPr>
            <w:tcW w:w="714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46BF5EF" w14:textId="30171ABB" w:rsidR="00434059" w:rsidRPr="00F27DF7" w:rsidRDefault="00434059" w:rsidP="00434059">
            <w:pPr>
              <w:jc w:val="both"/>
              <w:rPr>
                <w:rFonts w:ascii="Arial" w:hAnsi="Arial" w:cs="Arial"/>
              </w:rPr>
            </w:pPr>
            <w:del w:id="5188" w:author="Laura Viignola" w:date="2017-06-22T12:34:00Z">
              <w:r w:rsidRPr="00F27DF7" w:rsidDel="00434059">
                <w:rPr>
                  <w:rFonts w:ascii="Arial" w:eastAsia="Calibri" w:hAnsi="Arial" w:cs="Arial"/>
                </w:rPr>
                <w:delText>Y_unemployment_2012</w:delText>
              </w:r>
            </w:del>
            <w:ins w:id="5189" w:author="Laura Viignola" w:date="2017-06-22T12:34:00Z">
              <w:r w:rsidRPr="00F27DF7">
                <w:rPr>
                  <w:rFonts w:ascii="Arial" w:eastAsia="Calibri" w:hAnsi="Arial" w:cs="Arial"/>
                </w:rPr>
                <w:t>D</w:t>
              </w:r>
            </w:ins>
            <w:ins w:id="5190" w:author="Laura Viignola" w:date="2017-06-22T12:35:00Z">
              <w:r w:rsidRPr="00F27DF7">
                <w:rPr>
                  <w:rFonts w:ascii="Arial" w:eastAsia="Calibri" w:hAnsi="Arial" w:cs="Arial"/>
                </w:rPr>
                <w:t>S</w:t>
              </w:r>
            </w:ins>
            <w:ins w:id="5191" w:author="Laura Viignola" w:date="2017-06-22T12:34:00Z">
              <w:r w:rsidRPr="00F27DF7">
                <w:rPr>
                  <w:rFonts w:ascii="Arial" w:eastAsia="Calibri" w:hAnsi="Arial" w:cs="Arial"/>
                </w:rPr>
                <w:t>_1</w:t>
              </w:r>
            </w:ins>
          </w:p>
        </w:tc>
      </w:tr>
      <w:tr w:rsidR="00434059" w:rsidRPr="00E352EF" w14:paraId="2B6024E6" w14:textId="77777777" w:rsidTr="00434059">
        <w:tc>
          <w:tcPr>
            <w:tcW w:w="2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331040" w14:textId="1301F7E2" w:rsidR="00434059" w:rsidRPr="00F27DF7" w:rsidRDefault="00434059" w:rsidP="00434059">
            <w:pPr>
              <w:jc w:val="both"/>
              <w:rPr>
                <w:rFonts w:ascii="Arial" w:hAnsi="Arial" w:cs="Arial"/>
              </w:rPr>
            </w:pPr>
            <w:del w:id="5192" w:author="Laura Viignola" w:date="2017-06-22T12:34:00Z">
              <w:r w:rsidRPr="00F27DF7" w:rsidDel="00434059">
                <w:rPr>
                  <w:rFonts w:ascii="Arial" w:eastAsia="Calibri" w:hAnsi="Arial" w:cs="Arial"/>
                  <w:b/>
                </w:rPr>
                <w:delText>GEO</w:delText>
              </w:r>
            </w:del>
            <w:ins w:id="5193" w:author="Laura Viignola" w:date="2017-06-22T12:34: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033A45" w14:textId="69EA12D2" w:rsidR="00434059" w:rsidRPr="00F27DF7" w:rsidRDefault="00434059" w:rsidP="00434059">
            <w:pPr>
              <w:jc w:val="both"/>
              <w:rPr>
                <w:rFonts w:ascii="Arial" w:hAnsi="Arial" w:cs="Arial"/>
              </w:rPr>
            </w:pPr>
            <w:del w:id="5194" w:author="Laura Viignola" w:date="2017-06-22T12:34:00Z">
              <w:r w:rsidRPr="00F27DF7" w:rsidDel="00434059">
                <w:rPr>
                  <w:rFonts w:ascii="Arial" w:eastAsia="Calibri" w:hAnsi="Arial" w:cs="Arial"/>
                  <w:b/>
                </w:rPr>
                <w:delText>SEX</w:delText>
              </w:r>
            </w:del>
            <w:ins w:id="5195" w:author="Laura Viignola" w:date="2017-06-22T12:34: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DF4CCC" w14:textId="321EA263" w:rsidR="00434059" w:rsidRPr="00F27DF7" w:rsidRDefault="00434059" w:rsidP="00434059">
            <w:pPr>
              <w:jc w:val="both"/>
              <w:rPr>
                <w:rFonts w:ascii="Arial" w:hAnsi="Arial" w:cs="Arial"/>
              </w:rPr>
            </w:pPr>
            <w:del w:id="5196" w:author="Laura Viignola" w:date="2017-06-22T12:34:00Z">
              <w:r w:rsidRPr="00F27DF7" w:rsidDel="00434059">
                <w:rPr>
                  <w:rFonts w:ascii="Arial" w:eastAsia="Calibri" w:hAnsi="Arial" w:cs="Arial"/>
                  <w:b/>
                </w:rPr>
                <w:delText>UNIT</w:delText>
              </w:r>
            </w:del>
            <w:ins w:id="5197" w:author="Laura Viignola" w:date="2017-06-22T12:34: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91FEE1" w14:textId="0A13C2F8" w:rsidR="00434059" w:rsidRPr="00F27DF7" w:rsidRDefault="00434059" w:rsidP="00434059">
            <w:pPr>
              <w:jc w:val="both"/>
              <w:rPr>
                <w:rFonts w:ascii="Arial" w:hAnsi="Arial" w:cs="Arial"/>
              </w:rPr>
            </w:pPr>
            <w:ins w:id="5198" w:author="Laura Viignola" w:date="2017-06-22T12:34:00Z">
              <w:r w:rsidRPr="00F27DF7">
                <w:rPr>
                  <w:rFonts w:ascii="Arial" w:eastAsia="Calibri" w:hAnsi="Arial" w:cs="Arial"/>
                  <w:b/>
                </w:rPr>
                <w:t>Id_4</w:t>
              </w:r>
            </w:ins>
            <w:del w:id="5199" w:author="Laura Viignola" w:date="2017-06-22T12:34:00Z">
              <w:r w:rsidRPr="00F27DF7" w:rsidDel="00434059">
                <w:rPr>
                  <w:rFonts w:ascii="Arial" w:eastAsia="Calibri" w:hAnsi="Arial" w:cs="Arial"/>
                  <w:b/>
                </w:rPr>
                <w:delText>C_BIRTH</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EBF699" w14:textId="11DAE171" w:rsidR="00434059" w:rsidRPr="00F27DF7" w:rsidRDefault="00434059" w:rsidP="00434059">
            <w:pPr>
              <w:jc w:val="both"/>
              <w:rPr>
                <w:rFonts w:ascii="Arial" w:hAnsi="Arial" w:cs="Arial"/>
              </w:rPr>
            </w:pPr>
            <w:del w:id="5200" w:author="Laura Viignola" w:date="2017-06-22T12:34:00Z">
              <w:r w:rsidRPr="00F27DF7" w:rsidDel="00434059">
                <w:rPr>
                  <w:rFonts w:ascii="Arial" w:eastAsia="Calibri" w:hAnsi="Arial" w:cs="Arial"/>
                  <w:b/>
                </w:rPr>
                <w:delText>VALUE</w:delText>
              </w:r>
            </w:del>
            <w:ins w:id="5201" w:author="Laura Viignola" w:date="2017-06-22T12:34:00Z">
              <w:r w:rsidRPr="00F27DF7">
                <w:rPr>
                  <w:rFonts w:ascii="Arial" w:eastAsia="Calibri" w:hAnsi="Arial" w:cs="Arial"/>
                  <w:b/>
                </w:rPr>
                <w:t>Me_1</w:t>
              </w:r>
            </w:ins>
          </w:p>
        </w:tc>
      </w:tr>
      <w:tr w:rsidR="00434059" w:rsidRPr="00E352EF" w14:paraId="2A292EB7"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7452D0"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C56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254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B6C4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15A6" w14:textId="77777777" w:rsidR="00434059" w:rsidRPr="00F27DF7" w:rsidRDefault="00434059" w:rsidP="00434059">
            <w:pPr>
              <w:jc w:val="both"/>
              <w:rPr>
                <w:rFonts w:ascii="Arial" w:hAnsi="Arial" w:cs="Arial"/>
              </w:rPr>
            </w:pPr>
            <w:r w:rsidRPr="00F27DF7">
              <w:rPr>
                <w:rFonts w:ascii="Arial" w:eastAsia="Calibri" w:hAnsi="Arial" w:cs="Arial"/>
              </w:rPr>
              <w:t>7.1</w:t>
            </w:r>
          </w:p>
        </w:tc>
      </w:tr>
      <w:tr w:rsidR="00434059" w:rsidRPr="00E352EF" w14:paraId="4FA73B5A"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1D8CF"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73043"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35F3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93758"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D0DCD" w14:textId="77777777" w:rsidR="00434059" w:rsidRPr="00F27DF7" w:rsidRDefault="00434059" w:rsidP="00434059">
            <w:pPr>
              <w:jc w:val="both"/>
              <w:rPr>
                <w:rFonts w:ascii="Arial" w:hAnsi="Arial" w:cs="Arial"/>
              </w:rPr>
            </w:pPr>
            <w:r w:rsidRPr="00F27DF7">
              <w:rPr>
                <w:rFonts w:ascii="Arial" w:eastAsia="Calibri" w:hAnsi="Arial" w:cs="Arial"/>
              </w:rPr>
              <w:t>NULL</w:t>
            </w:r>
          </w:p>
        </w:tc>
      </w:tr>
    </w:tbl>
    <w:p w14:paraId="22DD1BC5" w14:textId="77777777" w:rsidR="00434059" w:rsidRDefault="00434059" w:rsidP="00D544A1">
      <w:pPr>
        <w:rPr>
          <w:rFonts w:ascii="Cambria" w:hAnsi="Cambria"/>
        </w:rPr>
      </w:pPr>
    </w:p>
    <w:p w14:paraId="318CA849" w14:textId="77777777" w:rsidR="00434059" w:rsidRDefault="00434059" w:rsidP="00D544A1">
      <w:pPr>
        <w:rPr>
          <w:rFonts w:ascii="Cambria" w:hAnsi="Cambria"/>
        </w:rPr>
      </w:pPr>
    </w:p>
    <w:p w14:paraId="1124470E" w14:textId="77777777" w:rsidR="00434059" w:rsidRDefault="00434059" w:rsidP="00D544A1">
      <w:pPr>
        <w:rPr>
          <w:ins w:id="5202" w:author="Laura Viignola" w:date="2017-06-22T12:33:00Z"/>
          <w:rFonts w:ascii="Cambria" w:eastAsia="Calibri" w:hAnsi="Cambria" w:cs="Calibri"/>
          <w:i/>
        </w:rPr>
      </w:pPr>
    </w:p>
    <w:p w14:paraId="1C662949" w14:textId="77777777" w:rsidR="00434059" w:rsidRDefault="00434059" w:rsidP="00D544A1">
      <w:pPr>
        <w:rPr>
          <w:ins w:id="5203" w:author="Laura Viignola" w:date="2017-06-22T12:33:00Z"/>
          <w:rFonts w:ascii="Cambria" w:eastAsia="Calibri" w:hAnsi="Cambria" w:cs="Calibri"/>
          <w:i/>
        </w:rPr>
      </w:pPr>
    </w:p>
    <w:p w14:paraId="064CB669" w14:textId="77777777" w:rsidR="00434059" w:rsidRDefault="00434059" w:rsidP="00D544A1">
      <w:pPr>
        <w:rPr>
          <w:ins w:id="5204" w:author="Laura Viignola" w:date="2017-06-22T12:33:00Z"/>
          <w:rFonts w:ascii="Cambria" w:eastAsia="Calibri" w:hAnsi="Cambria" w:cs="Calibri"/>
          <w:i/>
        </w:rPr>
      </w:pPr>
    </w:p>
    <w:p w14:paraId="1D461256" w14:textId="77777777" w:rsidR="00434059" w:rsidRDefault="00434059" w:rsidP="00D544A1">
      <w:pPr>
        <w:rPr>
          <w:ins w:id="5205" w:author="Laura Viignola" w:date="2017-06-22T12:33:00Z"/>
          <w:rFonts w:ascii="Cambria" w:eastAsia="Calibri" w:hAnsi="Cambria" w:cs="Calibri"/>
          <w:i/>
        </w:rPr>
      </w:pPr>
    </w:p>
    <w:p w14:paraId="63EB908C" w14:textId="77777777" w:rsidR="00434059" w:rsidRDefault="00434059" w:rsidP="00D544A1">
      <w:pPr>
        <w:rPr>
          <w:ins w:id="5206" w:author="Laura Viignola" w:date="2017-06-22T12:33:00Z"/>
          <w:rFonts w:ascii="Cambria" w:eastAsia="Calibri" w:hAnsi="Cambria" w:cs="Calibri"/>
          <w:i/>
        </w:rPr>
      </w:pPr>
    </w:p>
    <w:p w14:paraId="00DC2135" w14:textId="25246CF5" w:rsidR="00434059" w:rsidDel="00D71CDA" w:rsidRDefault="00434059" w:rsidP="00D544A1">
      <w:pPr>
        <w:rPr>
          <w:ins w:id="5207" w:author="Laura Viignola" w:date="2017-06-22T12:33:00Z"/>
          <w:del w:id="5208" w:author="Utente" w:date="2017-06-27T17:19:00Z"/>
          <w:rFonts w:ascii="Cambria" w:eastAsia="Calibri" w:hAnsi="Cambria" w:cs="Calibri"/>
          <w:i/>
        </w:rPr>
      </w:pPr>
    </w:p>
    <w:p w14:paraId="192A474C" w14:textId="5AC95EF0" w:rsidR="00434059" w:rsidRPr="00F27DF7" w:rsidRDefault="00434059" w:rsidP="00D544A1">
      <w:pPr>
        <w:rPr>
          <w:rFonts w:ascii="Arial" w:eastAsia="Calibri" w:hAnsi="Arial" w:cs="Arial"/>
        </w:rPr>
      </w:pPr>
      <w:ins w:id="5209" w:author="Laura Viignola" w:date="2017-06-22T12:34:00Z">
        <w:r>
          <w:rPr>
            <w:rFonts w:ascii="Cambria" w:eastAsia="Calibri" w:hAnsi="Cambria" w:cs="Calibri"/>
          </w:rPr>
          <w:t>a</w:t>
        </w:r>
      </w:ins>
      <w:ins w:id="5210" w:author="Laura Viignola" w:date="2017-06-22T12:33:00Z">
        <w:r>
          <w:rPr>
            <w:rFonts w:ascii="Cambria" w:eastAsia="Calibri" w:hAnsi="Cambria" w:cs="Calibri"/>
          </w:rPr>
          <w:t>nd the right operand Data Set</w:t>
        </w:r>
        <w:del w:id="5211" w:author="Utente" w:date="2017-06-26T16:08:00Z">
          <w:r w:rsidDel="00F27DF7">
            <w:rPr>
              <w:rFonts w:ascii="Cambria" w:eastAsia="Calibri" w:hAnsi="Cambria" w:cs="Calibri"/>
            </w:rPr>
            <w:delText>, DS_2</w:delText>
          </w:r>
        </w:del>
        <w:r>
          <w:rPr>
            <w:rFonts w:ascii="Cambria" w:eastAsia="Calibri" w:hAnsi="Cambria" w:cs="Calibri"/>
          </w:rPr>
          <w:t>:</w:t>
        </w:r>
      </w:ins>
    </w:p>
    <w:tbl>
      <w:tblPr>
        <w:tblpPr w:leftFromText="141" w:rightFromText="141" w:vertAnchor="text" w:horzAnchor="margin" w:tblpY="175"/>
        <w:tblW w:w="548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1265"/>
      </w:tblGrid>
      <w:tr w:rsidR="00434059" w:rsidRPr="00F27DF7" w14:paraId="537EC584" w14:textId="77777777" w:rsidTr="00434059">
        <w:tc>
          <w:tcPr>
            <w:tcW w:w="548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805D0F" w14:textId="63DC9581" w:rsidR="00434059" w:rsidRPr="00F27DF7" w:rsidRDefault="00434059" w:rsidP="00434059">
            <w:pPr>
              <w:jc w:val="both"/>
              <w:rPr>
                <w:rFonts w:ascii="Arial" w:hAnsi="Arial" w:cs="Arial"/>
              </w:rPr>
            </w:pPr>
            <w:del w:id="5212" w:author="Laura Viignola" w:date="2017-06-22T12:34:00Z">
              <w:r w:rsidRPr="00F27DF7" w:rsidDel="00434059">
                <w:rPr>
                  <w:rFonts w:ascii="Arial" w:eastAsia="Calibri" w:hAnsi="Arial" w:cs="Arial"/>
                </w:rPr>
                <w:delText>y_unemployment_2011</w:delText>
              </w:r>
            </w:del>
            <w:ins w:id="5213" w:author="Laura Viignola" w:date="2017-06-22T12:34:00Z">
              <w:r w:rsidRPr="00F27DF7">
                <w:rPr>
                  <w:rFonts w:ascii="Arial" w:eastAsia="Calibri" w:hAnsi="Arial" w:cs="Arial"/>
                </w:rPr>
                <w:t>DS_2</w:t>
              </w:r>
            </w:ins>
          </w:p>
        </w:tc>
      </w:tr>
      <w:tr w:rsidR="00434059" w:rsidRPr="00F27DF7" w14:paraId="54650629" w14:textId="77777777" w:rsidTr="00434059">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16C3437" w14:textId="49188788" w:rsidR="00434059" w:rsidRPr="00F27DF7" w:rsidRDefault="00434059" w:rsidP="00434059">
            <w:pPr>
              <w:jc w:val="both"/>
              <w:rPr>
                <w:rFonts w:ascii="Arial" w:hAnsi="Arial" w:cs="Arial"/>
              </w:rPr>
            </w:pPr>
            <w:del w:id="5214" w:author="Laura Viignola" w:date="2017-06-22T12:35:00Z">
              <w:r w:rsidRPr="00F27DF7" w:rsidDel="00434059">
                <w:rPr>
                  <w:rFonts w:ascii="Arial" w:eastAsia="Calibri" w:hAnsi="Arial" w:cs="Arial"/>
                  <w:b/>
                </w:rPr>
                <w:delText>GEO</w:delText>
              </w:r>
            </w:del>
            <w:ins w:id="5215" w:author="Laura Viignola" w:date="2017-06-22T12:35: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F1C04F5" w14:textId="134EBBA1" w:rsidR="00434059" w:rsidRPr="00F27DF7" w:rsidRDefault="00434059" w:rsidP="00434059">
            <w:pPr>
              <w:jc w:val="both"/>
              <w:rPr>
                <w:rFonts w:ascii="Arial" w:hAnsi="Arial" w:cs="Arial"/>
              </w:rPr>
            </w:pPr>
            <w:del w:id="5216" w:author="Laura Viignola" w:date="2017-06-22T12:35:00Z">
              <w:r w:rsidRPr="00F27DF7" w:rsidDel="00434059">
                <w:rPr>
                  <w:rFonts w:ascii="Arial" w:eastAsia="Calibri" w:hAnsi="Arial" w:cs="Arial"/>
                  <w:b/>
                </w:rPr>
                <w:delText>SEX</w:delText>
              </w:r>
            </w:del>
            <w:ins w:id="5217" w:author="Laura Viignola" w:date="2017-06-22T12:35: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0F7292F" w14:textId="791C55AC" w:rsidR="00434059" w:rsidRPr="00F27DF7" w:rsidRDefault="00434059" w:rsidP="00434059">
            <w:pPr>
              <w:jc w:val="both"/>
              <w:rPr>
                <w:rFonts w:ascii="Arial" w:hAnsi="Arial" w:cs="Arial"/>
              </w:rPr>
            </w:pPr>
            <w:del w:id="5218" w:author="Laura Viignola" w:date="2017-06-22T12:35:00Z">
              <w:r w:rsidRPr="00F27DF7" w:rsidDel="00434059">
                <w:rPr>
                  <w:rFonts w:ascii="Arial" w:eastAsia="Calibri" w:hAnsi="Arial" w:cs="Arial"/>
                  <w:b/>
                </w:rPr>
                <w:delText>UNIT</w:delText>
              </w:r>
            </w:del>
            <w:ins w:id="5219" w:author="Laura Viignola" w:date="2017-06-22T12:35: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4F3C56B" w14:textId="093CBE9E" w:rsidR="00434059" w:rsidRPr="00F27DF7" w:rsidRDefault="00434059" w:rsidP="00434059">
            <w:pPr>
              <w:jc w:val="both"/>
              <w:rPr>
                <w:rFonts w:ascii="Arial" w:hAnsi="Arial" w:cs="Arial"/>
              </w:rPr>
            </w:pPr>
            <w:ins w:id="5220" w:author="Laura Viignola" w:date="2017-06-22T12:35:00Z">
              <w:r w:rsidRPr="00F27DF7">
                <w:rPr>
                  <w:rFonts w:ascii="Arial" w:eastAsia="Calibri" w:hAnsi="Arial" w:cs="Arial"/>
                  <w:b/>
                </w:rPr>
                <w:t>Id_4</w:t>
              </w:r>
            </w:ins>
            <w:del w:id="5221" w:author="Laura Viignola" w:date="2017-06-22T12:35:00Z">
              <w:r w:rsidRPr="00F27DF7" w:rsidDel="00434059">
                <w:rPr>
                  <w:rFonts w:ascii="Arial" w:eastAsia="Calibri" w:hAnsi="Arial" w:cs="Arial"/>
                  <w:b/>
                </w:rPr>
                <w:delText>C_BIRTH</w:delText>
              </w:r>
            </w:del>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E96F70" w14:textId="2F9FD97E" w:rsidR="00434059" w:rsidRPr="00F27DF7" w:rsidRDefault="00434059" w:rsidP="00434059">
            <w:pPr>
              <w:jc w:val="both"/>
              <w:rPr>
                <w:rFonts w:ascii="Arial" w:hAnsi="Arial" w:cs="Arial"/>
              </w:rPr>
            </w:pPr>
            <w:del w:id="5222" w:author="Laura Viignola" w:date="2017-06-22T12:36:00Z">
              <w:r w:rsidRPr="00F27DF7" w:rsidDel="00434059">
                <w:rPr>
                  <w:rFonts w:ascii="Arial" w:eastAsia="Calibri" w:hAnsi="Arial" w:cs="Arial"/>
                  <w:b/>
                </w:rPr>
                <w:delText>VALUE</w:delText>
              </w:r>
            </w:del>
            <w:ins w:id="5223" w:author="Laura Viignola" w:date="2017-06-22T12:36:00Z">
              <w:r w:rsidRPr="00F27DF7">
                <w:rPr>
                  <w:rFonts w:ascii="Arial" w:eastAsia="Calibri" w:hAnsi="Arial" w:cs="Arial"/>
                  <w:b/>
                </w:rPr>
                <w:t>Me_1</w:t>
              </w:r>
            </w:ins>
          </w:p>
        </w:tc>
      </w:tr>
      <w:tr w:rsidR="00434059" w:rsidRPr="00F27DF7" w14:paraId="504E54B8"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3101"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6D29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A0C40"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4D6D5"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26C38" w14:textId="77777777" w:rsidR="00434059" w:rsidRPr="00F27DF7" w:rsidRDefault="00434059" w:rsidP="00434059">
            <w:pPr>
              <w:jc w:val="both"/>
              <w:rPr>
                <w:rFonts w:ascii="Arial" w:hAnsi="Arial" w:cs="Arial"/>
              </w:rPr>
            </w:pPr>
            <w:r w:rsidRPr="00F27DF7">
              <w:rPr>
                <w:rFonts w:ascii="Arial" w:eastAsia="Calibri" w:hAnsi="Arial" w:cs="Arial"/>
              </w:rPr>
              <w:t>7.5</w:t>
            </w:r>
          </w:p>
        </w:tc>
      </w:tr>
      <w:tr w:rsidR="00434059" w:rsidRPr="00F27DF7" w14:paraId="36A78C10"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FAE9"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A998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1BF6A"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935C1"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BFE456" w14:textId="77777777" w:rsidR="00434059" w:rsidRPr="00F27DF7" w:rsidRDefault="00434059" w:rsidP="00434059">
            <w:pPr>
              <w:jc w:val="both"/>
              <w:rPr>
                <w:rFonts w:ascii="Arial" w:hAnsi="Arial" w:cs="Arial"/>
              </w:rPr>
            </w:pPr>
            <w:r w:rsidRPr="00F27DF7">
              <w:rPr>
                <w:rFonts w:ascii="Arial" w:eastAsia="Calibri" w:hAnsi="Arial" w:cs="Arial"/>
              </w:rPr>
              <w:t>3</w:t>
            </w:r>
          </w:p>
        </w:tc>
      </w:tr>
    </w:tbl>
    <w:p w14:paraId="791E49AD" w14:textId="77777777" w:rsidR="00434059" w:rsidRPr="00F27DF7" w:rsidRDefault="00434059" w:rsidP="00D544A1">
      <w:pPr>
        <w:rPr>
          <w:rFonts w:ascii="Arial" w:eastAsia="Calibri" w:hAnsi="Arial" w:cs="Arial"/>
          <w:i/>
        </w:rPr>
      </w:pPr>
    </w:p>
    <w:p w14:paraId="26CCE626" w14:textId="77777777" w:rsidR="00434059" w:rsidRPr="00F27DF7" w:rsidRDefault="00434059" w:rsidP="00D544A1">
      <w:pPr>
        <w:rPr>
          <w:rFonts w:ascii="Arial" w:eastAsia="Calibri" w:hAnsi="Arial" w:cs="Arial"/>
          <w:i/>
        </w:rPr>
      </w:pPr>
    </w:p>
    <w:p w14:paraId="1407D667" w14:textId="77777777" w:rsidR="00434059" w:rsidRPr="00F27DF7" w:rsidRDefault="00434059" w:rsidP="00D544A1">
      <w:pPr>
        <w:rPr>
          <w:rFonts w:ascii="Arial" w:eastAsia="Calibri" w:hAnsi="Arial" w:cs="Arial"/>
          <w:i/>
        </w:rPr>
      </w:pPr>
    </w:p>
    <w:p w14:paraId="441050C6" w14:textId="77777777" w:rsidR="00434059" w:rsidRPr="00F27DF7" w:rsidRDefault="00434059" w:rsidP="00D544A1">
      <w:pPr>
        <w:rPr>
          <w:rFonts w:ascii="Arial" w:eastAsia="Calibri" w:hAnsi="Arial" w:cs="Arial"/>
          <w:i/>
        </w:rPr>
      </w:pPr>
    </w:p>
    <w:p w14:paraId="13D64506" w14:textId="77777777" w:rsidR="00434059" w:rsidRPr="00F27DF7" w:rsidRDefault="00434059" w:rsidP="00D544A1">
      <w:pPr>
        <w:rPr>
          <w:rFonts w:ascii="Arial" w:eastAsia="Calibri" w:hAnsi="Arial" w:cs="Arial"/>
          <w:i/>
        </w:rPr>
      </w:pPr>
    </w:p>
    <w:p w14:paraId="19A67A13" w14:textId="77777777" w:rsidR="00434059" w:rsidRPr="00F27DF7" w:rsidRDefault="00434059" w:rsidP="00D544A1">
      <w:pPr>
        <w:rPr>
          <w:ins w:id="5224" w:author="Laura Viignola" w:date="2017-06-22T12:36:00Z"/>
          <w:rFonts w:ascii="Arial" w:eastAsia="Calibri" w:hAnsi="Arial" w:cs="Arial"/>
          <w:i/>
        </w:rPr>
      </w:pPr>
    </w:p>
    <w:p w14:paraId="271CF966" w14:textId="77777777" w:rsidR="00434059" w:rsidRPr="00F27DF7" w:rsidRDefault="00434059" w:rsidP="00D544A1">
      <w:pPr>
        <w:rPr>
          <w:ins w:id="5225" w:author="Laura Viignola" w:date="2017-06-22T12:36:00Z"/>
          <w:rFonts w:ascii="Arial" w:eastAsia="Calibri" w:hAnsi="Arial" w:cs="Arial"/>
          <w:i/>
        </w:rPr>
      </w:pPr>
    </w:p>
    <w:p w14:paraId="7DEF85FA" w14:textId="77777777" w:rsidR="00434059" w:rsidRPr="00F27DF7" w:rsidRDefault="00434059" w:rsidP="00D544A1">
      <w:pPr>
        <w:rPr>
          <w:ins w:id="5226" w:author="Laura Viignola" w:date="2017-06-22T12:36:00Z"/>
          <w:rFonts w:ascii="Arial" w:eastAsia="Calibri" w:hAnsi="Arial" w:cs="Arial"/>
          <w:i/>
        </w:rPr>
      </w:pPr>
    </w:p>
    <w:p w14:paraId="249F40CD" w14:textId="2D809713" w:rsidR="00434059" w:rsidRPr="00F27DF7" w:rsidDel="00DE4FE7" w:rsidRDefault="00434059" w:rsidP="00D544A1">
      <w:pPr>
        <w:rPr>
          <w:del w:id="5227" w:author="Utente" w:date="2017-06-27T18:29:00Z"/>
          <w:rFonts w:ascii="Arial" w:hAnsi="Arial" w:cs="Arial"/>
        </w:rPr>
      </w:pPr>
      <w:r>
        <w:rPr>
          <w:rFonts w:ascii="Cambria" w:eastAsia="Calibri" w:hAnsi="Cambria" w:cs="Calibri"/>
          <w:i/>
        </w:rPr>
        <w:t>Example 1:</w:t>
      </w:r>
      <w:r w:rsidRPr="00434059">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w:t>
      </w:r>
      <w:r w:rsidRPr="00F27DF7">
        <w:rPr>
          <w:rFonts w:ascii="Arial" w:eastAsia="Calibri" w:hAnsi="Arial" w:cs="Arial"/>
          <w:b/>
        </w:rPr>
        <w:t>&lt;&gt;</w:t>
      </w:r>
      <w:r w:rsidRPr="00F27DF7">
        <w:rPr>
          <w:rFonts w:ascii="Arial" w:eastAsia="Calibri" w:hAnsi="Arial" w:cs="Arial"/>
        </w:rPr>
        <w:t xml:space="preserve"> DS_2</w:t>
      </w:r>
    </w:p>
    <w:p w14:paraId="7BACD153" w14:textId="77777777" w:rsidR="005A2227" w:rsidRPr="00E352EF" w:rsidRDefault="005A2227" w:rsidP="00DE4FE7"/>
    <w:tbl>
      <w:tblPr>
        <w:tblW w:w="601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3332"/>
      </w:tblGrid>
      <w:tr w:rsidR="005A2227" w:rsidRPr="00F27DF7" w14:paraId="58740F22" w14:textId="77777777">
        <w:tc>
          <w:tcPr>
            <w:tcW w:w="105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FE75351" w14:textId="759B1AC1" w:rsidR="005A2227" w:rsidRPr="00F27DF7" w:rsidRDefault="0097053A">
            <w:pPr>
              <w:jc w:val="both"/>
              <w:rPr>
                <w:rFonts w:ascii="Arial" w:hAnsi="Arial" w:cs="Arial"/>
              </w:rPr>
            </w:pPr>
            <w:del w:id="5228" w:author="Laura Viignola" w:date="2017-06-22T12:38:00Z">
              <w:r w:rsidRPr="00F27DF7" w:rsidDel="00965D6E">
                <w:rPr>
                  <w:rFonts w:ascii="Arial" w:eastAsia="Calibri" w:hAnsi="Arial" w:cs="Arial"/>
                </w:rPr>
                <w:delText>compare_ds</w:delText>
              </w:r>
            </w:del>
            <w:ins w:id="5229" w:author="Laura Viignola" w:date="2017-06-22T12:38:00Z">
              <w:r w:rsidR="00965D6E" w:rsidRPr="00F27DF7">
                <w:rPr>
                  <w:rFonts w:ascii="Arial" w:eastAsia="Calibri" w:hAnsi="Arial" w:cs="Arial"/>
                </w:rPr>
                <w:t>DS_r</w:t>
              </w:r>
            </w:ins>
          </w:p>
        </w:tc>
      </w:tr>
      <w:tr w:rsidR="005A2227" w:rsidRPr="00F27DF7" w14:paraId="10ACE16D" w14:textId="77777777">
        <w:tc>
          <w:tcPr>
            <w:tcW w:w="10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757AD8" w14:textId="799AD55D" w:rsidR="005A2227" w:rsidRPr="00F27DF7" w:rsidRDefault="0097053A">
            <w:pPr>
              <w:jc w:val="both"/>
              <w:rPr>
                <w:rFonts w:ascii="Arial" w:hAnsi="Arial" w:cs="Arial"/>
              </w:rPr>
            </w:pPr>
            <w:del w:id="5230" w:author="Laura Viignola" w:date="2017-06-22T12:38:00Z">
              <w:r w:rsidRPr="00F27DF7" w:rsidDel="00965D6E">
                <w:rPr>
                  <w:rFonts w:ascii="Arial" w:eastAsia="Calibri" w:hAnsi="Arial" w:cs="Arial"/>
                  <w:b/>
                </w:rPr>
                <w:delText>GEO</w:delText>
              </w:r>
            </w:del>
            <w:ins w:id="5231" w:author="Laura Viignola" w:date="2017-06-22T12:38:00Z">
              <w:r w:rsidR="00965D6E" w:rsidRPr="00F27DF7">
                <w:rPr>
                  <w:rFonts w:ascii="Arial" w:eastAsia="Calibri" w:hAnsi="Arial" w:cs="Arial"/>
                  <w:b/>
                </w:rPr>
                <w:t>Id_1</w:t>
              </w:r>
            </w:ins>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F69518" w14:textId="4BCF4C3F" w:rsidR="005A2227" w:rsidRPr="00F27DF7" w:rsidRDefault="0097053A">
            <w:pPr>
              <w:jc w:val="both"/>
              <w:rPr>
                <w:rFonts w:ascii="Arial" w:hAnsi="Arial" w:cs="Arial"/>
              </w:rPr>
            </w:pPr>
            <w:del w:id="5232" w:author="Laura Viignola" w:date="2017-06-22T12:38:00Z">
              <w:r w:rsidRPr="00F27DF7" w:rsidDel="00965D6E">
                <w:rPr>
                  <w:rFonts w:ascii="Arial" w:eastAsia="Calibri" w:hAnsi="Arial" w:cs="Arial"/>
                  <w:b/>
                </w:rPr>
                <w:delText>SEX</w:delText>
              </w:r>
            </w:del>
            <w:ins w:id="5233" w:author="Laura Viignola" w:date="2017-06-22T12:38:00Z">
              <w:r w:rsidR="00965D6E" w:rsidRPr="00F27DF7">
                <w:rPr>
                  <w:rFonts w:ascii="Arial" w:eastAsia="Calibri" w:hAnsi="Arial" w:cs="Arial"/>
                  <w:b/>
                </w:rPr>
                <w:t>Id_2</w:t>
              </w:r>
            </w:ins>
          </w:p>
        </w:tc>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C2B7D3" w14:textId="241EB988" w:rsidR="005A2227" w:rsidRPr="00F27DF7" w:rsidRDefault="0097053A">
            <w:pPr>
              <w:jc w:val="both"/>
              <w:rPr>
                <w:rFonts w:ascii="Arial" w:hAnsi="Arial" w:cs="Arial"/>
              </w:rPr>
            </w:pPr>
            <w:del w:id="5234" w:author="Laura Viignola" w:date="2017-06-22T12:39:00Z">
              <w:r w:rsidRPr="00F27DF7" w:rsidDel="00965D6E">
                <w:rPr>
                  <w:rFonts w:ascii="Arial" w:eastAsia="Calibri" w:hAnsi="Arial" w:cs="Arial"/>
                  <w:b/>
                </w:rPr>
                <w:delText>UNIT</w:delText>
              </w:r>
            </w:del>
            <w:ins w:id="5235" w:author="Laura Viignola" w:date="2017-06-22T12:39:00Z">
              <w:r w:rsidR="00965D6E" w:rsidRPr="00F27DF7">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12E81A" w14:textId="1CB19766" w:rsidR="005A2227" w:rsidRPr="00F27DF7" w:rsidRDefault="0097053A">
            <w:pPr>
              <w:jc w:val="both"/>
              <w:rPr>
                <w:rFonts w:ascii="Arial" w:hAnsi="Arial" w:cs="Arial"/>
              </w:rPr>
            </w:pPr>
            <w:del w:id="5236" w:author="Laura Viignola" w:date="2017-06-22T12:39:00Z">
              <w:r w:rsidRPr="00F27DF7" w:rsidDel="00965D6E">
                <w:rPr>
                  <w:rFonts w:ascii="Arial" w:eastAsia="Calibri" w:hAnsi="Arial" w:cs="Arial"/>
                  <w:b/>
                </w:rPr>
                <w:delText>C_BIRTH</w:delText>
              </w:r>
            </w:del>
            <w:ins w:id="5237" w:author="Laura Viignola" w:date="2017-06-22T12:39:00Z">
              <w:r w:rsidR="00965D6E" w:rsidRPr="00F27DF7">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5F0E1B" w14:textId="3A36A321" w:rsidR="005A2227" w:rsidRPr="00F27DF7" w:rsidRDefault="00390729" w:rsidP="0062787A">
            <w:pPr>
              <w:jc w:val="both"/>
              <w:rPr>
                <w:rFonts w:ascii="Arial" w:hAnsi="Arial" w:cs="Arial"/>
              </w:rPr>
            </w:pPr>
            <w:ins w:id="5238" w:author="Utente" w:date="2017-06-26T16:35:00Z">
              <w:r w:rsidRPr="00F27DF7">
                <w:rPr>
                  <w:rFonts w:ascii="Arial" w:eastAsia="Calibri" w:hAnsi="Arial" w:cs="Arial"/>
                  <w:b/>
                </w:rPr>
                <w:t>bool_var</w:t>
              </w:r>
            </w:ins>
            <w:del w:id="5239" w:author="Laura Viignola" w:date="2017-06-22T12:39:00Z">
              <w:r w:rsidR="0097053A" w:rsidRPr="00F27DF7" w:rsidDel="00965D6E">
                <w:rPr>
                  <w:rFonts w:ascii="Arial" w:eastAsia="Calibri" w:hAnsi="Arial" w:cs="Arial"/>
                  <w:b/>
                </w:rPr>
                <w:delText>VALUE</w:delText>
              </w:r>
              <w:r w:rsidR="00C847B8" w:rsidRPr="00F27DF7" w:rsidDel="00965D6E">
                <w:rPr>
                  <w:rFonts w:ascii="Arial" w:eastAsia="Calibri" w:hAnsi="Arial" w:cs="Arial"/>
                  <w:b/>
                </w:rPr>
                <w:delText>_CONDITION</w:delText>
              </w:r>
            </w:del>
            <w:ins w:id="5240" w:author="Laura Viignola" w:date="2017-06-22T12:39:00Z">
              <w:del w:id="5241" w:author="Utente" w:date="2017-06-26T16:35:00Z">
                <w:r w:rsidR="00965D6E" w:rsidRPr="00F27DF7" w:rsidDel="00390729">
                  <w:rPr>
                    <w:rFonts w:ascii="Arial" w:eastAsia="Calibri" w:hAnsi="Arial" w:cs="Arial"/>
                    <w:b/>
                  </w:rPr>
                  <w:delText>Me_1</w:delText>
                </w:r>
              </w:del>
            </w:ins>
          </w:p>
        </w:tc>
      </w:tr>
      <w:tr w:rsidR="005A2227" w:rsidRPr="00F27DF7" w14:paraId="1810A545"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CE3D" w14:textId="77777777" w:rsidR="005A2227" w:rsidRPr="00F27DF7" w:rsidRDefault="0097053A">
            <w:pPr>
              <w:jc w:val="both"/>
              <w:rPr>
                <w:rFonts w:ascii="Arial" w:hAnsi="Arial" w:cs="Arial"/>
              </w:rPr>
            </w:pPr>
            <w:r w:rsidRPr="00F27DF7">
              <w:rPr>
                <w:rFonts w:ascii="Arial" w:eastAsia="Calibri" w:hAnsi="Arial" w:cs="Arial"/>
              </w:rPr>
              <w:t>Germany</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4EA7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2ED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71813"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35C82"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1D16399B"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10AD4" w14:textId="77777777" w:rsidR="005A2227" w:rsidRPr="00F27DF7" w:rsidRDefault="0097053A">
            <w:pPr>
              <w:jc w:val="both"/>
              <w:rPr>
                <w:rFonts w:ascii="Arial" w:hAnsi="Arial" w:cs="Arial"/>
              </w:rPr>
            </w:pPr>
            <w:r w:rsidRPr="00F27DF7">
              <w:rPr>
                <w:rFonts w:ascii="Arial" w:eastAsia="Calibri" w:hAnsi="Arial" w:cs="Arial"/>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3AC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10DB6"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7A6AE"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23775" w14:textId="77777777" w:rsidR="005A2227" w:rsidRPr="00F27DF7" w:rsidRDefault="0097053A">
            <w:pPr>
              <w:jc w:val="both"/>
              <w:rPr>
                <w:rFonts w:ascii="Arial" w:hAnsi="Arial" w:cs="Arial"/>
              </w:rPr>
            </w:pPr>
            <w:r w:rsidRPr="00F27DF7">
              <w:rPr>
                <w:rFonts w:ascii="Arial" w:eastAsia="Calibri" w:hAnsi="Arial" w:cs="Arial"/>
              </w:rPr>
              <w:t>NULL</w:t>
            </w:r>
          </w:p>
        </w:tc>
      </w:tr>
    </w:tbl>
    <w:p w14:paraId="78ACA853" w14:textId="77777777" w:rsidR="005A2227" w:rsidRPr="00E352EF" w:rsidRDefault="005A2227">
      <w:pPr>
        <w:ind w:left="720"/>
      </w:pPr>
    </w:p>
    <w:p w14:paraId="12C28120" w14:textId="77777777" w:rsidR="005A2227" w:rsidRPr="00E352EF" w:rsidRDefault="0097053A" w:rsidP="00AB605E">
      <w:pPr>
        <w:rPr>
          <w:rFonts w:ascii="Cambria" w:hAnsi="Cambria"/>
        </w:rPr>
      </w:pPr>
      <w:r w:rsidRPr="00E352EF">
        <w:rPr>
          <w:rFonts w:ascii="Cambria" w:eastAsia="Calibri" w:hAnsi="Cambria"/>
        </w:rPr>
        <w:t xml:space="preserve">If VALUE for Greece in the second operand had also been NULL, then the result would still be NULL for Greece. </w:t>
      </w:r>
    </w:p>
    <w:p w14:paraId="006CC9BB" w14:textId="77777777" w:rsidR="00DD142E" w:rsidRDefault="00DD142E">
      <w:pPr>
        <w:rPr>
          <w:ins w:id="5242" w:author="Laura Viignola" w:date="2017-06-22T12:40:00Z"/>
          <w:rFonts w:ascii="Cambria" w:eastAsia="Calibri" w:hAnsi="Cambria" w:cs="Calibri"/>
          <w:i/>
        </w:rPr>
      </w:pPr>
    </w:p>
    <w:p w14:paraId="4AE05D99" w14:textId="58CA0F3A" w:rsidR="005A2227" w:rsidRPr="00F27DF7" w:rsidRDefault="00DD142E">
      <w:pPr>
        <w:rPr>
          <w:rFonts w:ascii="Arial" w:eastAsia="Calibri" w:hAnsi="Arial" w:cs="Arial"/>
        </w:rPr>
      </w:pPr>
      <w:r>
        <w:rPr>
          <w:rFonts w:ascii="Cambria" w:eastAsia="Calibri" w:hAnsi="Cambria" w:cs="Calibri"/>
          <w:i/>
        </w:rPr>
        <w:lastRenderedPageBreak/>
        <w:t>Example</w:t>
      </w:r>
      <w:del w:id="5243" w:author="Utente" w:date="2017-06-27T17:27:00Z">
        <w:r w:rsidDel="00D71CDA">
          <w:rPr>
            <w:rFonts w:ascii="Cambria" w:eastAsia="Calibri" w:hAnsi="Cambria" w:cs="Calibri"/>
            <w:i/>
          </w:rPr>
          <w:delText xml:space="preserve"> </w:delText>
        </w:r>
      </w:del>
      <w:ins w:id="5244" w:author="Utente" w:date="2017-06-27T17:28:00Z">
        <w:r w:rsidR="00D71CDA">
          <w:rPr>
            <w:rFonts w:ascii="Cambria" w:eastAsia="Calibri" w:hAnsi="Cambria" w:cs="Calibri"/>
            <w:i/>
          </w:rPr>
          <w:t xml:space="preserve"> </w:t>
        </w:r>
      </w:ins>
      <w:r>
        <w:rPr>
          <w:rFonts w:ascii="Cambria" w:eastAsia="Calibri" w:hAnsi="Cambria" w:cs="Calibri"/>
          <w:i/>
        </w:rPr>
        <w:t>2</w:t>
      </w:r>
      <w:ins w:id="5245" w:author="Laura Viignola" w:date="2017-06-22T17:09:00Z">
        <w:r w:rsidR="00DF49EE">
          <w:rPr>
            <w:rFonts w:ascii="Cambria" w:eastAsia="Calibri" w:hAnsi="Cambria" w:cs="Calibri"/>
            <w:i/>
          </w:rPr>
          <w:t xml:space="preserve"> (on Components)</w:t>
        </w:r>
      </w:ins>
      <w:r>
        <w:rPr>
          <w:rFonts w:ascii="Cambria" w:eastAsia="Calibri" w:hAnsi="Cambria" w:cs="Calibri"/>
          <w:i/>
        </w:rPr>
        <w:t>:</w:t>
      </w:r>
      <w:r w:rsidRPr="00DD142E">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Me_2 </w:t>
      </w:r>
      <w:r w:rsidRPr="00F27DF7">
        <w:rPr>
          <w:rFonts w:ascii="Arial" w:eastAsia="Calibri" w:hAnsi="Arial" w:cs="Arial"/>
          <w:b/>
        </w:rPr>
        <w:t>:=</w:t>
      </w:r>
      <w:r w:rsidRPr="00F27DF7">
        <w:rPr>
          <w:rFonts w:ascii="Arial" w:eastAsia="Calibri" w:hAnsi="Arial" w:cs="Arial"/>
        </w:rPr>
        <w:t xml:space="preserve"> Me_1</w:t>
      </w:r>
      <w:r w:rsidRPr="00F27DF7">
        <w:rPr>
          <w:rFonts w:ascii="Arial" w:eastAsia="Calibri" w:hAnsi="Arial" w:cs="Arial"/>
          <w:b/>
        </w:rPr>
        <w:t>&lt;&gt;</w:t>
      </w:r>
      <w:r w:rsidRPr="00F27DF7">
        <w:rPr>
          <w:rFonts w:ascii="Arial" w:eastAsia="Calibri" w:hAnsi="Arial" w:cs="Arial"/>
        </w:rPr>
        <w:t>7.5]</w:t>
      </w:r>
    </w:p>
    <w:tbl>
      <w:tblPr>
        <w:tblpPr w:leftFromText="141" w:rightFromText="141" w:vertAnchor="text" w:horzAnchor="margin" w:tblpY="175"/>
        <w:tblW w:w="676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720"/>
        <w:gridCol w:w="1282"/>
        <w:gridCol w:w="1138"/>
        <w:gridCol w:w="1281"/>
        <w:gridCol w:w="1281"/>
      </w:tblGrid>
      <w:tr w:rsidR="00DD142E" w:rsidRPr="00F27DF7" w14:paraId="3494D518" w14:textId="3F56798E" w:rsidTr="00CC779A">
        <w:tc>
          <w:tcPr>
            <w:tcW w:w="6767"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21CDE" w14:textId="6C25154F" w:rsidR="00DD142E" w:rsidRPr="00F27DF7" w:rsidRDefault="00DD142E" w:rsidP="00DD142E">
            <w:pPr>
              <w:jc w:val="both"/>
              <w:rPr>
                <w:rFonts w:ascii="Arial" w:eastAsia="Calibri" w:hAnsi="Arial" w:cs="Arial"/>
              </w:rPr>
            </w:pPr>
            <w:r w:rsidRPr="00F27DF7">
              <w:rPr>
                <w:rFonts w:ascii="Arial" w:eastAsia="Calibri" w:hAnsi="Arial" w:cs="Arial"/>
              </w:rPr>
              <w:t>DS_r</w:t>
            </w:r>
          </w:p>
        </w:tc>
      </w:tr>
      <w:tr w:rsidR="00DD142E" w:rsidRPr="00F27DF7" w14:paraId="6A255089" w14:textId="619A5A25" w:rsidTr="00DD142E">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CBFBCEE" w14:textId="77777777" w:rsidR="00DD142E" w:rsidRPr="00F27DF7" w:rsidRDefault="00DD142E" w:rsidP="00CC779A">
            <w:pPr>
              <w:jc w:val="both"/>
              <w:rPr>
                <w:rFonts w:ascii="Arial" w:hAnsi="Arial" w:cs="Arial"/>
              </w:rPr>
            </w:pPr>
            <w:r w:rsidRPr="00F27DF7">
              <w:rPr>
                <w:rFonts w:ascii="Arial" w:eastAsia="Calibri" w:hAnsi="Arial" w:cs="Arial"/>
                <w:b/>
              </w:rPr>
              <w:t>Id_1</w:t>
            </w:r>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2BFCDAD" w14:textId="77777777" w:rsidR="00DD142E" w:rsidRPr="00F27DF7" w:rsidRDefault="00DD142E" w:rsidP="00CC779A">
            <w:pPr>
              <w:jc w:val="both"/>
              <w:rPr>
                <w:rFonts w:ascii="Arial" w:hAnsi="Arial" w:cs="Arial"/>
              </w:rPr>
            </w:pPr>
            <w:r w:rsidRPr="00F27DF7">
              <w:rPr>
                <w:rFonts w:ascii="Arial" w:eastAsia="Calibri" w:hAnsi="Arial" w:cs="Arial"/>
                <w:b/>
              </w:rPr>
              <w:t>Id_2</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342502C" w14:textId="77777777" w:rsidR="00DD142E" w:rsidRPr="00F27DF7" w:rsidRDefault="00DD142E" w:rsidP="00CC779A">
            <w:pPr>
              <w:jc w:val="both"/>
              <w:rPr>
                <w:rFonts w:ascii="Arial" w:hAnsi="Arial" w:cs="Arial"/>
              </w:rPr>
            </w:pPr>
            <w:r w:rsidRPr="00F27DF7">
              <w:rPr>
                <w:rFonts w:ascii="Arial" w:eastAsia="Calibri" w:hAnsi="Arial" w:cs="Arial"/>
                <w:b/>
              </w:rPr>
              <w:t>Id_3</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20A783B" w14:textId="77777777" w:rsidR="00DD142E" w:rsidRPr="00F27DF7" w:rsidRDefault="00DD142E" w:rsidP="00CC779A">
            <w:pPr>
              <w:jc w:val="both"/>
              <w:rPr>
                <w:rFonts w:ascii="Arial" w:hAnsi="Arial" w:cs="Arial"/>
              </w:rPr>
            </w:pPr>
            <w:r w:rsidRPr="00F27DF7">
              <w:rPr>
                <w:rFonts w:ascii="Arial" w:eastAsia="Calibri" w:hAnsi="Arial" w:cs="Arial"/>
                <w:b/>
              </w:rPr>
              <w:t>Id_4</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B35DE1" w14:textId="77777777" w:rsidR="00DD142E" w:rsidRPr="00F27DF7" w:rsidRDefault="00DD142E" w:rsidP="00CC779A">
            <w:pPr>
              <w:jc w:val="both"/>
              <w:rPr>
                <w:rFonts w:ascii="Arial" w:hAnsi="Arial" w:cs="Arial"/>
              </w:rPr>
            </w:pPr>
            <w:r w:rsidRPr="00F27DF7">
              <w:rPr>
                <w:rFonts w:ascii="Arial" w:eastAsia="Calibri" w:hAnsi="Arial" w:cs="Arial"/>
                <w:b/>
              </w:rPr>
              <w:t>Me_1</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Pr>
          <w:p w14:paraId="7981340D" w14:textId="69524A31" w:rsidR="00DD142E" w:rsidRPr="00F27DF7" w:rsidRDefault="00DD142E" w:rsidP="00CC779A">
            <w:pPr>
              <w:jc w:val="both"/>
              <w:rPr>
                <w:rFonts w:ascii="Arial" w:eastAsia="Calibri" w:hAnsi="Arial" w:cs="Arial"/>
                <w:b/>
              </w:rPr>
            </w:pPr>
            <w:r w:rsidRPr="00F27DF7">
              <w:rPr>
                <w:rFonts w:ascii="Arial" w:eastAsia="Calibri" w:hAnsi="Arial" w:cs="Arial"/>
                <w:b/>
              </w:rPr>
              <w:t>Me_2</w:t>
            </w:r>
          </w:p>
        </w:tc>
      </w:tr>
      <w:tr w:rsidR="00DD142E" w:rsidRPr="00F27DF7" w14:paraId="76D617F4" w14:textId="6CB6C52A"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2C5" w14:textId="77777777" w:rsidR="00DD142E" w:rsidRPr="00F27DF7" w:rsidRDefault="00DD142E" w:rsidP="00CC779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881B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5A551"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1215"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86862C" w14:textId="77777777" w:rsidR="00DD142E" w:rsidRPr="00F27DF7" w:rsidRDefault="00DD142E" w:rsidP="00CC779A">
            <w:pPr>
              <w:jc w:val="both"/>
              <w:rPr>
                <w:rFonts w:ascii="Arial" w:hAnsi="Arial" w:cs="Arial"/>
              </w:rPr>
            </w:pPr>
            <w:r w:rsidRPr="00F27DF7">
              <w:rPr>
                <w:rFonts w:ascii="Arial" w:eastAsia="Calibri" w:hAnsi="Arial" w:cs="Arial"/>
              </w:rPr>
              <w:t>7.5</w:t>
            </w:r>
          </w:p>
        </w:tc>
        <w:tc>
          <w:tcPr>
            <w:tcW w:w="1281" w:type="dxa"/>
            <w:tcBorders>
              <w:top w:val="single" w:sz="6" w:space="0" w:color="000000"/>
              <w:left w:val="single" w:sz="6" w:space="0" w:color="000000"/>
              <w:bottom w:val="single" w:sz="6" w:space="0" w:color="000000"/>
              <w:right w:val="single" w:sz="6" w:space="0" w:color="000000"/>
            </w:tcBorders>
          </w:tcPr>
          <w:p w14:paraId="3AB6D292" w14:textId="1C0DA6C3" w:rsidR="00DD142E" w:rsidRPr="00F27DF7" w:rsidRDefault="00DD142E" w:rsidP="00CC779A">
            <w:pPr>
              <w:jc w:val="both"/>
              <w:rPr>
                <w:rFonts w:ascii="Arial" w:eastAsia="Calibri" w:hAnsi="Arial" w:cs="Arial"/>
              </w:rPr>
            </w:pPr>
            <w:r w:rsidRPr="00F27DF7">
              <w:rPr>
                <w:rFonts w:ascii="Arial" w:eastAsia="Calibri" w:hAnsi="Arial" w:cs="Arial"/>
              </w:rPr>
              <w:t>true</w:t>
            </w:r>
          </w:p>
        </w:tc>
      </w:tr>
      <w:tr w:rsidR="00DD142E" w:rsidRPr="00F27DF7" w14:paraId="78549B00" w14:textId="12B8FDB0"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E0E8" w14:textId="77777777" w:rsidR="00DD142E" w:rsidRPr="00F27DF7" w:rsidRDefault="00DD142E" w:rsidP="00CC779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DE219"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AD4D"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0431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B3E5F" w14:textId="77777777" w:rsidR="00DD142E" w:rsidRPr="00F27DF7" w:rsidRDefault="00DD142E" w:rsidP="00CC779A">
            <w:pPr>
              <w:jc w:val="both"/>
              <w:rPr>
                <w:rFonts w:ascii="Arial" w:hAnsi="Arial" w:cs="Arial"/>
              </w:rPr>
            </w:pPr>
            <w:r w:rsidRPr="00F27DF7">
              <w:rPr>
                <w:rFonts w:ascii="Arial" w:eastAsia="Calibri" w:hAnsi="Arial" w:cs="Arial"/>
              </w:rPr>
              <w:t>3</w:t>
            </w:r>
          </w:p>
        </w:tc>
        <w:tc>
          <w:tcPr>
            <w:tcW w:w="1281" w:type="dxa"/>
            <w:tcBorders>
              <w:top w:val="single" w:sz="6" w:space="0" w:color="000000"/>
              <w:left w:val="single" w:sz="6" w:space="0" w:color="000000"/>
              <w:bottom w:val="single" w:sz="6" w:space="0" w:color="000000"/>
              <w:right w:val="single" w:sz="6" w:space="0" w:color="000000"/>
            </w:tcBorders>
          </w:tcPr>
          <w:p w14:paraId="5DE909D3" w14:textId="26F74338" w:rsidR="00DD142E" w:rsidRPr="00F27DF7" w:rsidRDefault="00DD142E" w:rsidP="00CC779A">
            <w:pPr>
              <w:jc w:val="both"/>
              <w:rPr>
                <w:rFonts w:ascii="Arial" w:eastAsia="Calibri" w:hAnsi="Arial" w:cs="Arial"/>
              </w:rPr>
            </w:pPr>
            <w:r w:rsidRPr="00F27DF7">
              <w:rPr>
                <w:rFonts w:ascii="Arial" w:eastAsia="Calibri" w:hAnsi="Arial" w:cs="Arial"/>
              </w:rPr>
              <w:t>NULL</w:t>
            </w:r>
          </w:p>
        </w:tc>
      </w:tr>
    </w:tbl>
    <w:p w14:paraId="0EB5CB06" w14:textId="77777777" w:rsidR="00DD142E" w:rsidRPr="00F27DF7" w:rsidRDefault="00DD142E">
      <w:pPr>
        <w:rPr>
          <w:rFonts w:ascii="Arial" w:hAnsi="Arial" w:cs="Arial"/>
        </w:rPr>
      </w:pPr>
    </w:p>
    <w:p w14:paraId="45884DF0" w14:textId="77777777" w:rsidR="00DD142E" w:rsidRPr="00F27DF7" w:rsidRDefault="00DD142E" w:rsidP="00DD142E">
      <w:pPr>
        <w:rPr>
          <w:rFonts w:ascii="Arial" w:eastAsia="Calibri" w:hAnsi="Arial" w:cs="Arial"/>
          <w:i/>
          <w:color w:val="5B9BD5"/>
        </w:rPr>
      </w:pPr>
      <w:bookmarkStart w:id="5246" w:name="_Toc462659693"/>
      <w:bookmarkStart w:id="5247" w:name="_Toc463805759"/>
      <w:bookmarkStart w:id="5248" w:name="_Toc464487936"/>
    </w:p>
    <w:p w14:paraId="68775355" w14:textId="77777777" w:rsidR="00DD142E" w:rsidRPr="00F27DF7" w:rsidRDefault="00DD142E" w:rsidP="00DD142E">
      <w:pPr>
        <w:rPr>
          <w:rFonts w:ascii="Arial" w:eastAsia="Calibri" w:hAnsi="Arial" w:cs="Arial"/>
          <w:i/>
          <w:color w:val="5B9BD5"/>
        </w:rPr>
      </w:pPr>
    </w:p>
    <w:p w14:paraId="34848E40" w14:textId="77777777" w:rsidR="00DD142E" w:rsidRPr="00F27DF7" w:rsidRDefault="00DD142E" w:rsidP="00DD142E">
      <w:pPr>
        <w:rPr>
          <w:rFonts w:ascii="Arial" w:hAnsi="Arial" w:cs="Arial"/>
        </w:rPr>
      </w:pPr>
    </w:p>
    <w:p w14:paraId="79C7AB5F" w14:textId="77777777" w:rsidR="00DD142E" w:rsidRPr="00F27DF7" w:rsidRDefault="00DD142E" w:rsidP="00DD142E">
      <w:pPr>
        <w:rPr>
          <w:rFonts w:ascii="Arial" w:eastAsia="Calibri" w:hAnsi="Arial" w:cs="Arial"/>
          <w:i/>
          <w:color w:val="5B9BD5"/>
        </w:rPr>
      </w:pPr>
    </w:p>
    <w:p w14:paraId="4E2D2143" w14:textId="77777777" w:rsidR="00DD142E" w:rsidRPr="00F27DF7" w:rsidRDefault="00DD142E" w:rsidP="00DD142E">
      <w:pPr>
        <w:rPr>
          <w:rFonts w:ascii="Arial" w:eastAsia="Calibri" w:hAnsi="Arial" w:cs="Arial"/>
          <w:i/>
          <w:color w:val="5B9BD5"/>
        </w:rPr>
      </w:pPr>
    </w:p>
    <w:p w14:paraId="378FB8B3" w14:textId="77777777" w:rsidR="00DD142E" w:rsidRDefault="00DD142E" w:rsidP="00DD142E">
      <w:pPr>
        <w:rPr>
          <w:rFonts w:ascii="Cambria" w:eastAsia="Calibri" w:hAnsi="Cambria" w:cs="Calibri"/>
          <w:i/>
          <w:color w:val="5B9BD5"/>
        </w:rPr>
      </w:pPr>
    </w:p>
    <w:p w14:paraId="754FAF93" w14:textId="77777777" w:rsidR="00DD142E" w:rsidRDefault="00DD142E" w:rsidP="00DD142E">
      <w:pPr>
        <w:rPr>
          <w:rFonts w:ascii="Cambria" w:eastAsia="Calibri" w:hAnsi="Cambria" w:cs="Calibri"/>
          <w:i/>
          <w:color w:val="5B9BD5"/>
        </w:rPr>
      </w:pPr>
    </w:p>
    <w:p w14:paraId="1C73A088" w14:textId="77777777" w:rsidR="005A2227" w:rsidRPr="00E352EF" w:rsidRDefault="0097053A" w:rsidP="00DD142E">
      <w:pPr>
        <w:pStyle w:val="Stile3"/>
        <w:rPr>
          <w:lang w:val="en-GB"/>
        </w:rPr>
      </w:pPr>
      <w:r w:rsidRPr="00DD142E">
        <w:rPr>
          <w:lang w:val="en-GB"/>
        </w:rPr>
        <w:t>greater</w:t>
      </w:r>
      <w:r w:rsidRPr="00E352EF">
        <w:rPr>
          <w:lang w:val="en-GB"/>
        </w:rPr>
        <w:t xml:space="preserve"> than     &gt;  &gt;=</w:t>
      </w:r>
      <w:bookmarkEnd w:id="5246"/>
      <w:bookmarkEnd w:id="5247"/>
      <w:bookmarkEnd w:id="5248"/>
    </w:p>
    <w:p w14:paraId="2A0F112C" w14:textId="7C252EC1" w:rsidR="00DD142E" w:rsidDel="005933D2" w:rsidRDefault="00DD142E" w:rsidP="00AC4A81">
      <w:pPr>
        <w:rPr>
          <w:del w:id="5249" w:author="Laura Viignola" w:date="2017-06-22T12:48:00Z"/>
          <w:rFonts w:ascii="Cambria" w:eastAsia="Calibri" w:hAnsi="Cambria" w:cs="Calibri"/>
          <w:i/>
          <w:color w:val="5B9BD5"/>
        </w:rPr>
      </w:pPr>
    </w:p>
    <w:p w14:paraId="1AE2551B" w14:textId="717FC3CA" w:rsidR="005A2227" w:rsidRPr="00E352EF" w:rsidDel="005933D2" w:rsidRDefault="0097053A" w:rsidP="00AC4A81">
      <w:pPr>
        <w:rPr>
          <w:del w:id="5250" w:author="Laura Viignola" w:date="2017-06-22T12:48:00Z"/>
          <w:rFonts w:ascii="Cambria" w:eastAsia="Calibri" w:hAnsi="Cambria" w:cs="Calibri"/>
          <w:i/>
          <w:color w:val="5B9BD5"/>
        </w:rPr>
      </w:pPr>
      <w:del w:id="5251" w:author="Laura Viignola" w:date="2017-06-22T12:48:00Z">
        <w:r w:rsidRPr="00E352EF" w:rsidDel="005933D2">
          <w:rPr>
            <w:rFonts w:ascii="Cambria" w:eastAsia="Calibri" w:hAnsi="Cambria" w:cs="Calibri"/>
            <w:i/>
            <w:color w:val="5B9BD5"/>
          </w:rPr>
          <w:delText>Semantic</w:delText>
        </w:r>
      </w:del>
    </w:p>
    <w:p w14:paraId="77E79C29" w14:textId="2B233E1E" w:rsidR="005A2227" w:rsidRPr="00E352EF" w:rsidDel="005933D2" w:rsidRDefault="0097053A" w:rsidP="00B82A38">
      <w:pPr>
        <w:rPr>
          <w:del w:id="5252" w:author="Laura Viignola" w:date="2017-06-22T12:48:00Z"/>
          <w:rFonts w:ascii="Cambria" w:hAnsi="Cambria"/>
        </w:rPr>
      </w:pPr>
      <w:del w:id="5253" w:author="Laura Viignola" w:date="2017-06-22T12:48:00Z">
        <w:r w:rsidRPr="00E352EF" w:rsidDel="005933D2">
          <w:rPr>
            <w:rFonts w:ascii="Cambria" w:eastAsia="Calibri" w:hAnsi="Cambria" w:cs="Calibri"/>
          </w:rPr>
          <w:delText xml:space="preserve">The operator </w:delText>
        </w:r>
        <w:r w:rsidRPr="00E352EF" w:rsidDel="005933D2">
          <w:rPr>
            <w:rFonts w:ascii="Cambria" w:eastAsia="Calibri" w:hAnsi="Cambria" w:cs="Calibri"/>
            <w:b/>
          </w:rPr>
          <w:delText>&gt;</w:delText>
        </w:r>
        <w:r w:rsidRPr="00E352EF" w:rsidDel="005933D2">
          <w:rPr>
            <w:rFonts w:ascii="Cambria" w:eastAsia="Calibri" w:hAnsi="Cambria" w:cs="Calibri"/>
          </w:rPr>
          <w:delText xml:space="preserve"> </w:delText>
        </w:r>
        <w:r w:rsidRPr="00E352EF" w:rsidDel="005933D2">
          <w:rPr>
            <w:rFonts w:ascii="Cambria" w:eastAsia="Calibri" w:hAnsi="Cambria" w:cs="Calibri"/>
            <w:b/>
          </w:rPr>
          <w:delText xml:space="preserve">&gt;=  </w:delText>
        </w:r>
        <w:r w:rsidRPr="00E352EF" w:rsidDel="005933D2">
          <w:rPr>
            <w:rFonts w:ascii="Cambria" w:eastAsia="Calibri" w:hAnsi="Cambria" w:cs="Calibri"/>
          </w:rPr>
          <w:delText>compares two values to evaluate if one</w:delText>
        </w:r>
        <w:r w:rsidR="00FD3798" w:rsidRPr="00E352EF" w:rsidDel="005933D2">
          <w:rPr>
            <w:rFonts w:ascii="Cambria" w:eastAsia="Calibri" w:hAnsi="Cambria" w:cs="Calibri"/>
          </w:rPr>
          <w:delText xml:space="preserve"> is</w:delText>
        </w:r>
        <w:r w:rsidRPr="00E352EF" w:rsidDel="005933D2">
          <w:rPr>
            <w:rFonts w:ascii="Cambria" w:eastAsia="Calibri" w:hAnsi="Cambria" w:cs="Calibri"/>
          </w:rPr>
          <w:delText xml:space="preserve"> greater (or equal) to the other.</w:delText>
        </w:r>
      </w:del>
    </w:p>
    <w:p w14:paraId="0B5EC94F" w14:textId="0212C9B0" w:rsidR="00B82A38" w:rsidRPr="00E352EF" w:rsidDel="005933D2" w:rsidRDefault="00B82A38" w:rsidP="00B82A38">
      <w:pPr>
        <w:rPr>
          <w:del w:id="5254" w:author="Laura Viignola" w:date="2017-06-22T12:48:00Z"/>
          <w:rFonts w:ascii="Cambria" w:eastAsia="Calibri" w:hAnsi="Cambria" w:cs="Calibri"/>
          <w:i/>
          <w:color w:val="5B9BD5"/>
        </w:rPr>
      </w:pPr>
    </w:p>
    <w:p w14:paraId="4E5D8B4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5B509BE" w14:textId="7120E604" w:rsidR="005A2227" w:rsidRPr="0026664B" w:rsidRDefault="0097053A" w:rsidP="00B82A38">
      <w:pPr>
        <w:rPr>
          <w:rFonts w:ascii="Arial" w:hAnsi="Arial" w:cs="Arial"/>
        </w:rPr>
      </w:pPr>
      <w:r w:rsidRPr="0026664B">
        <w:rPr>
          <w:rFonts w:ascii="Arial" w:eastAsia="Calibri" w:hAnsi="Arial" w:cs="Arial"/>
        </w:rPr>
        <w:t xml:space="preserve"> </w:t>
      </w:r>
      <w:del w:id="5255" w:author="Laura Viignola" w:date="2017-06-22T12:48:00Z">
        <w:r w:rsidRPr="0026664B" w:rsidDel="005933D2">
          <w:rPr>
            <w:rFonts w:ascii="Arial" w:eastAsia="Calibri" w:hAnsi="Arial" w:cs="Arial"/>
            <w:i/>
          </w:rPr>
          <w:delText>ds_1</w:delText>
        </w:r>
      </w:del>
      <w:ins w:id="5256" w:author="Laura Viignola" w:date="2017-06-22T12:48:00Z">
        <w:r w:rsidR="005933D2" w:rsidRPr="0026664B">
          <w:rPr>
            <w:rFonts w:ascii="Arial" w:eastAsia="Calibri" w:hAnsi="Arial" w:cs="Arial"/>
          </w:rPr>
          <w:t>left</w:t>
        </w:r>
      </w:ins>
      <w:r w:rsidRPr="0026664B">
        <w:rPr>
          <w:rFonts w:ascii="Arial" w:eastAsia="Calibri" w:hAnsi="Arial" w:cs="Arial"/>
          <w:i/>
        </w:rPr>
        <w:t xml:space="preserve"> </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w:t>
      </w:r>
      <w:r w:rsidRPr="0026664B">
        <w:rPr>
          <w:rFonts w:ascii="Arial" w:eastAsia="Calibri" w:hAnsi="Arial" w:cs="Arial"/>
          <w:b/>
        </w:rPr>
        <w:t xml:space="preserve">   </w:t>
      </w:r>
      <w:del w:id="5257" w:author="Laura Viignola" w:date="2017-06-22T12:48:00Z">
        <w:r w:rsidRPr="0026664B" w:rsidDel="005933D2">
          <w:rPr>
            <w:rFonts w:ascii="Arial" w:eastAsia="Calibri" w:hAnsi="Arial" w:cs="Arial"/>
            <w:i/>
          </w:rPr>
          <w:delText>ds_2</w:delText>
        </w:r>
        <w:r w:rsidRPr="0026664B" w:rsidDel="005933D2">
          <w:rPr>
            <w:rFonts w:ascii="Arial" w:eastAsia="Calibri" w:hAnsi="Arial" w:cs="Arial"/>
          </w:rPr>
          <w:delText xml:space="preserve"> </w:delText>
        </w:r>
      </w:del>
      <w:ins w:id="5258" w:author="Laura Viignola" w:date="2017-06-22T12:48:00Z">
        <w:r w:rsidR="0026664B" w:rsidRPr="0026664B">
          <w:rPr>
            <w:rFonts w:ascii="Arial" w:eastAsia="Calibri" w:hAnsi="Arial" w:cs="Arial"/>
          </w:rPr>
          <w:t>rig</w:t>
        </w:r>
        <w:r w:rsidR="005933D2" w:rsidRPr="0026664B">
          <w:rPr>
            <w:rFonts w:ascii="Arial" w:eastAsia="Calibri" w:hAnsi="Arial" w:cs="Arial"/>
          </w:rPr>
          <w:t>h</w:t>
        </w:r>
      </w:ins>
      <w:ins w:id="5259" w:author="Laura Viignola" w:date="2017-07-10T16:15:00Z">
        <w:r w:rsidR="0026664B" w:rsidRPr="0026664B">
          <w:rPr>
            <w:rFonts w:ascii="Arial" w:eastAsia="Calibri" w:hAnsi="Arial" w:cs="Arial"/>
          </w:rPr>
          <w:t>t</w:t>
        </w:r>
      </w:ins>
    </w:p>
    <w:p w14:paraId="3D43ADE4" w14:textId="77777777" w:rsidR="00B82A38" w:rsidRPr="00E352EF" w:rsidRDefault="00B82A38" w:rsidP="00B82A38">
      <w:pPr>
        <w:rPr>
          <w:rFonts w:ascii="Cambria" w:eastAsia="Calibri" w:hAnsi="Cambria" w:cs="Calibri"/>
          <w:i/>
          <w:color w:val="5B9BD5"/>
        </w:rPr>
      </w:pPr>
    </w:p>
    <w:p w14:paraId="6872E502" w14:textId="27A386B0" w:rsidR="005A2227" w:rsidRDefault="005933D2" w:rsidP="00AC4A81">
      <w:pPr>
        <w:rPr>
          <w:ins w:id="5260" w:author="Laura Viignola" w:date="2017-06-22T12:48:00Z"/>
          <w:rFonts w:ascii="Cambria" w:eastAsia="Calibri" w:hAnsi="Cambria" w:cs="Calibri"/>
          <w:i/>
          <w:color w:val="5B9BD5"/>
        </w:rPr>
      </w:pPr>
      <w:ins w:id="5261" w:author="Laura Viignola" w:date="2017-06-22T12:48:00Z">
        <w:r>
          <w:rPr>
            <w:rFonts w:ascii="Cambria" w:eastAsia="Calibri" w:hAnsi="Cambria" w:cs="Calibri"/>
            <w:i/>
            <w:color w:val="5B9BD5"/>
          </w:rPr>
          <w:t xml:space="preserve">Input </w:t>
        </w:r>
      </w:ins>
      <w:del w:id="5262" w:author="Laura Viignola" w:date="2017-06-22T12:48:00Z">
        <w:r w:rsidR="0097053A" w:rsidRPr="00E352EF" w:rsidDel="005933D2">
          <w:rPr>
            <w:rFonts w:ascii="Cambria" w:eastAsia="Calibri" w:hAnsi="Cambria" w:cs="Calibri"/>
            <w:i/>
            <w:color w:val="5B9BD5"/>
          </w:rPr>
          <w:delText>P</w:delText>
        </w:r>
      </w:del>
      <w:ins w:id="5263" w:author="Laura Viignola" w:date="2017-06-22T12:48:00Z">
        <w:r>
          <w:rPr>
            <w:rFonts w:ascii="Cambria" w:eastAsia="Calibri" w:hAnsi="Cambria" w:cs="Calibri"/>
            <w:i/>
            <w:color w:val="5B9BD5"/>
          </w:rPr>
          <w:t>p</w:t>
        </w:r>
      </w:ins>
      <w:r w:rsidR="0097053A" w:rsidRPr="00E352EF">
        <w:rPr>
          <w:rFonts w:ascii="Cambria" w:eastAsia="Calibri" w:hAnsi="Cambria" w:cs="Calibri"/>
          <w:i/>
          <w:color w:val="5B9BD5"/>
        </w:rPr>
        <w:t>arameters</w:t>
      </w:r>
    </w:p>
    <w:p w14:paraId="47D89AAB" w14:textId="77777777" w:rsidR="005933D2" w:rsidRPr="00D71CDA" w:rsidRDefault="005933D2" w:rsidP="005933D2">
      <w:pPr>
        <w:rPr>
          <w:ins w:id="5264" w:author="Laura Viignola" w:date="2017-06-22T12:48:00Z"/>
          <w:rFonts w:asciiTheme="majorHAnsi" w:eastAsia="Calibri" w:hAnsiTheme="majorHAnsi" w:cs="Calibri"/>
          <w:color w:val="auto"/>
        </w:rPr>
      </w:pPr>
      <w:ins w:id="5265" w:author="Laura Viignola" w:date="2017-06-22T12:48: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5BB26630" w14:textId="77777777" w:rsidR="005933D2" w:rsidRPr="00D71CDA" w:rsidRDefault="005933D2" w:rsidP="005933D2">
      <w:pPr>
        <w:rPr>
          <w:ins w:id="5266" w:author="Laura Viignola" w:date="2017-06-22T12:48:00Z"/>
          <w:rFonts w:asciiTheme="majorHAnsi" w:eastAsia="Calibri" w:hAnsiTheme="majorHAnsi" w:cs="Calibri"/>
          <w:color w:val="auto"/>
        </w:rPr>
      </w:pPr>
      <w:ins w:id="5267" w:author="Laura Viignola" w:date="2017-06-22T12:4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4772D485" w14:textId="77777777" w:rsidR="005933D2" w:rsidRPr="00D71CDA" w:rsidRDefault="005933D2" w:rsidP="00AC4A81">
      <w:pPr>
        <w:rPr>
          <w:rFonts w:ascii="Cambria" w:eastAsia="Calibri" w:hAnsi="Cambria" w:cs="Calibri"/>
          <w:i/>
          <w:color w:val="auto"/>
        </w:rPr>
      </w:pPr>
    </w:p>
    <w:p w14:paraId="1AC86E1F" w14:textId="16B0F6B7" w:rsidR="005A2227" w:rsidRPr="00E352EF" w:rsidDel="005933D2" w:rsidRDefault="0097053A" w:rsidP="00B82A38">
      <w:pPr>
        <w:rPr>
          <w:del w:id="5268" w:author="Laura Viignola" w:date="2017-06-22T12:48:00Z"/>
          <w:rFonts w:ascii="Cambria" w:hAnsi="Cambria"/>
        </w:rPr>
      </w:pPr>
      <w:del w:id="5269" w:author="Laura Viignola" w:date="2017-06-22T12:48:00Z">
        <w:r w:rsidRPr="00E352EF" w:rsidDel="005933D2">
          <w:rPr>
            <w:rFonts w:ascii="Cambria" w:hAnsi="Cambria"/>
            <w:i/>
          </w:rPr>
          <w:delText>ds_1</w:delText>
        </w:r>
        <w:r w:rsidRPr="00E352EF" w:rsidDel="005933D2">
          <w:rPr>
            <w:rFonts w:ascii="Cambria" w:hAnsi="Cambria"/>
          </w:rPr>
          <w:delText xml:space="preserve">, </w:delText>
        </w:r>
        <w:r w:rsidRPr="00E352EF" w:rsidDel="005933D2">
          <w:rPr>
            <w:rFonts w:ascii="Cambria" w:hAnsi="Cambria"/>
            <w:i/>
          </w:rPr>
          <w:delText>ds_2</w:delText>
        </w:r>
        <w:r w:rsidR="00B82A38" w:rsidRPr="00E352EF" w:rsidDel="005933D2">
          <w:rPr>
            <w:rFonts w:ascii="Cambria" w:hAnsi="Cambria"/>
          </w:rPr>
          <w:delText xml:space="preserve"> :</w:delText>
        </w:r>
        <w:r w:rsidRPr="00E352EF" w:rsidDel="005933D2">
          <w:rPr>
            <w:rFonts w:ascii="Cambria" w:hAnsi="Cambria"/>
          </w:rPr>
          <w:delText xml:space="preserve"> [</w:delText>
        </w:r>
        <w:r w:rsidRPr="00E352EF" w:rsidDel="005933D2">
          <w:rPr>
            <w:rFonts w:ascii="Cambria" w:eastAsia="Calibri" w:hAnsi="Cambria" w:cs="Calibri"/>
          </w:rPr>
          <w:delText xml:space="preserve">dataset {identifier &lt;IDENT&gt; as scalar-type}+ {measure &lt;IDENT&gt; as &lt;T&gt;}+ </w:delText>
        </w:r>
        <w:r w:rsidRPr="00E352EF" w:rsidDel="005933D2">
          <w:rPr>
            <w:rFonts w:ascii="Cambria" w:hAnsi="Cambria"/>
          </w:rPr>
          <w:delText>| bool</w:delText>
        </w:r>
        <w:r w:rsidR="00B82A38" w:rsidRPr="00E352EF" w:rsidDel="005933D2">
          <w:rPr>
            <w:rFonts w:ascii="Cambria" w:hAnsi="Cambria"/>
          </w:rPr>
          <w:delText>ean</w:delText>
        </w:r>
        <w:r w:rsidRPr="00E352EF" w:rsidDel="005933D2">
          <w:rPr>
            <w:rFonts w:ascii="Cambria" w:hAnsi="Cambria"/>
          </w:rPr>
          <w:delText>]</w:delText>
        </w:r>
      </w:del>
    </w:p>
    <w:p w14:paraId="1635606C" w14:textId="1DF57D82" w:rsidR="00DC675D" w:rsidRPr="00E352EF" w:rsidDel="005933D2" w:rsidRDefault="00DC675D" w:rsidP="00B82A38">
      <w:pPr>
        <w:rPr>
          <w:del w:id="5270" w:author="Laura Viignola" w:date="2017-06-22T12:48:00Z"/>
          <w:rFonts w:ascii="Cambria" w:hAnsi="Cambria"/>
        </w:rPr>
      </w:pPr>
    </w:p>
    <w:p w14:paraId="18C0DBD0" w14:textId="6941BB43" w:rsidR="005A2227" w:rsidRPr="00E352EF" w:rsidDel="005933D2" w:rsidRDefault="0097053A" w:rsidP="00B82A38">
      <w:pPr>
        <w:rPr>
          <w:del w:id="5271" w:author="Laura Viignola" w:date="2017-06-22T12:48:00Z"/>
          <w:rFonts w:ascii="Cambria" w:hAnsi="Cambria"/>
        </w:rPr>
      </w:pPr>
      <w:del w:id="5272" w:author="Laura Viignola" w:date="2017-06-22T12:48:00Z">
        <w:r w:rsidRPr="00E352EF" w:rsidDel="005933D2">
          <w:rPr>
            <w:rFonts w:ascii="Cambria" w:hAnsi="Cambria"/>
            <w:i/>
          </w:rPr>
          <w:delText>ds_1</w:delText>
        </w:r>
        <w:r w:rsidRPr="00E352EF" w:rsidDel="005933D2">
          <w:rPr>
            <w:rFonts w:ascii="Cambria" w:hAnsi="Cambria"/>
          </w:rPr>
          <w:delText>,</w:delText>
        </w:r>
        <w:r w:rsidRPr="00E352EF" w:rsidDel="005933D2">
          <w:rPr>
            <w:rFonts w:ascii="Cambria" w:hAnsi="Cambria"/>
            <w:i/>
          </w:rPr>
          <w:delText>ds_2</w:delText>
        </w:r>
        <w:r w:rsidRPr="00E352EF" w:rsidDel="005933D2">
          <w:rPr>
            <w:rFonts w:ascii="Cambria" w:hAnsi="Cambria"/>
          </w:rPr>
          <w:delText xml:space="preserve"> – is a </w:delText>
        </w:r>
        <w:r w:rsidR="00F4601C" w:rsidRPr="00E352EF" w:rsidDel="005933D2">
          <w:delText>Dataset</w:delText>
        </w:r>
        <w:r w:rsidRPr="00E352EF" w:rsidDel="005933D2">
          <w:rPr>
            <w:rFonts w:ascii="Cambria" w:hAnsi="Cambria"/>
          </w:rPr>
          <w:delText xml:space="preserve"> expression or a Boolean</w:delText>
        </w:r>
      </w:del>
    </w:p>
    <w:p w14:paraId="10EBB95E" w14:textId="77777777" w:rsidR="000D307F" w:rsidRPr="00D47502" w:rsidRDefault="000D307F" w:rsidP="000D307F">
      <w:pPr>
        <w:rPr>
          <w:ins w:id="5273" w:author="Laura Viignola" w:date="2017-06-22T16:28:00Z"/>
          <w:rFonts w:ascii="Cambria" w:eastAsia="Calibri" w:hAnsi="Cambria" w:cs="Calibri"/>
          <w:i/>
          <w:color w:val="5B9BD5"/>
        </w:rPr>
      </w:pPr>
      <w:ins w:id="5274" w:author="Laura Viignola" w:date="2017-06-22T16:28:00Z">
        <w:r w:rsidRPr="00D47502">
          <w:rPr>
            <w:rFonts w:ascii="Cambria" w:eastAsia="Calibri" w:hAnsi="Cambria" w:cs="Calibri"/>
            <w:i/>
            <w:color w:val="5B9BD5"/>
          </w:rPr>
          <w:t>Examples of valid syntaxes</w:t>
        </w:r>
      </w:ins>
    </w:p>
    <w:p w14:paraId="3E330AEA" w14:textId="53D3B63F" w:rsidR="000D307F" w:rsidRPr="00D71CDA" w:rsidRDefault="000D307F" w:rsidP="000D307F">
      <w:pPr>
        <w:rPr>
          <w:ins w:id="5275" w:author="Laura Viignola" w:date="2017-06-22T16:28:00Z"/>
          <w:rFonts w:ascii="Arial" w:eastAsia="Calibri" w:hAnsi="Arial" w:cs="Arial"/>
          <w:color w:val="auto"/>
        </w:rPr>
      </w:pPr>
      <w:ins w:id="5276"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AE4A5C2" w14:textId="04DC6293" w:rsidR="000D307F" w:rsidRPr="00D71CDA" w:rsidRDefault="000D307F" w:rsidP="000D307F">
      <w:pPr>
        <w:rPr>
          <w:ins w:id="5277" w:author="Laura Viignola" w:date="2017-06-22T16:28:00Z"/>
          <w:rFonts w:ascii="Arial" w:eastAsia="Calibri" w:hAnsi="Arial" w:cs="Arial"/>
          <w:color w:val="auto"/>
        </w:rPr>
      </w:pPr>
      <w:ins w:id="5278"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9BD8677" w14:textId="77777777" w:rsidR="00B82A38" w:rsidRDefault="00B82A38" w:rsidP="00B82A38">
      <w:pPr>
        <w:rPr>
          <w:ins w:id="5279" w:author="Laura Viignola" w:date="2017-06-22T16:30:00Z"/>
          <w:rFonts w:ascii="Cambria" w:eastAsia="Calibri" w:hAnsi="Cambria" w:cs="Calibri"/>
          <w:i/>
          <w:color w:val="5B9BD5"/>
        </w:rPr>
      </w:pPr>
    </w:p>
    <w:p w14:paraId="6A485D1E" w14:textId="77777777" w:rsidR="001C025D" w:rsidRDefault="001C025D" w:rsidP="001C025D">
      <w:pPr>
        <w:rPr>
          <w:ins w:id="5280" w:author="Laura Viignola" w:date="2017-06-22T16:30:00Z"/>
          <w:rFonts w:ascii="Cambria" w:eastAsia="Calibri" w:hAnsi="Cambria" w:cs="Calibri"/>
          <w:i/>
          <w:color w:val="5B9BD5"/>
        </w:rPr>
      </w:pPr>
      <w:ins w:id="5281" w:author="Laura Viignola" w:date="2017-06-22T16:30:00Z">
        <w:r>
          <w:rPr>
            <w:rFonts w:ascii="Cambria" w:eastAsia="Calibri" w:hAnsi="Cambria" w:cs="Calibri"/>
            <w:i/>
            <w:color w:val="5B9BD5"/>
          </w:rPr>
          <w:t>Semantic for scalar operations</w:t>
        </w:r>
      </w:ins>
    </w:p>
    <w:p w14:paraId="752943FA" w14:textId="4587051B" w:rsidR="001C025D" w:rsidRPr="00783602" w:rsidRDefault="001C025D" w:rsidP="001C025D">
      <w:pPr>
        <w:rPr>
          <w:ins w:id="5282" w:author="Laura Viignola" w:date="2017-06-22T16:30:00Z"/>
          <w:rFonts w:ascii="Cambria" w:eastAsia="Calibri" w:hAnsi="Cambria" w:cs="Calibri"/>
          <w:color w:val="5B9BD5"/>
          <w:sz w:val="22"/>
        </w:rPr>
      </w:pPr>
      <w:ins w:id="5283" w:author="Laura Viignola" w:date="2017-06-22T16:30:00Z">
        <w:r>
          <w:rPr>
            <w:rFonts w:ascii="Cambria" w:eastAsia="Calibri" w:hAnsi="Cambria" w:cs="Calibri"/>
          </w:rPr>
          <w:t xml:space="preserve">The operator </w:t>
        </w:r>
      </w:ins>
      <w:ins w:id="5284" w:author="Laura Viignola" w:date="2017-06-22T16:33:00Z">
        <w:r>
          <w:rPr>
            <w:rFonts w:ascii="Cambria" w:eastAsia="Calibri" w:hAnsi="Cambria" w:cs="Calibri"/>
          </w:rPr>
          <w:t>verifies if the left operand is greater (equal) than the right operand.</w:t>
        </w:r>
      </w:ins>
      <w:ins w:id="5285" w:author="Laura Viignola" w:date="2017-06-22T16:34:00Z">
        <w:r w:rsidR="00A023FF">
          <w:rPr>
            <w:rFonts w:ascii="Cambria" w:eastAsia="Calibri" w:hAnsi="Cambria" w:cs="Calibri"/>
          </w:rPr>
          <w:t xml:space="preserve"> The two opera</w:t>
        </w:r>
        <w:r>
          <w:rPr>
            <w:rFonts w:ascii="Cambria" w:eastAsia="Calibri" w:hAnsi="Cambria" w:cs="Calibri"/>
          </w:rPr>
          <w:t>nds can</w:t>
        </w:r>
      </w:ins>
      <w:ins w:id="5286" w:author="Laura Viignola" w:date="2017-06-22T16:30:00Z">
        <w:r>
          <w:rPr>
            <w:rFonts w:ascii="Cambria" w:eastAsia="Calibri" w:hAnsi="Cambria" w:cs="Calibri"/>
          </w:rPr>
          <w:t xml:space="preserve"> be of any scalar-type</w:t>
        </w:r>
      </w:ins>
      <w:ins w:id="5287" w:author="Laura Viignola" w:date="2017-06-22T16:34:00Z">
        <w:r>
          <w:t>.</w:t>
        </w:r>
      </w:ins>
    </w:p>
    <w:p w14:paraId="62253CEC" w14:textId="77777777" w:rsidR="001C025D" w:rsidRDefault="001C025D" w:rsidP="00B82A38">
      <w:pPr>
        <w:rPr>
          <w:ins w:id="5288" w:author="Laura Viignola" w:date="2017-06-22T16:29:00Z"/>
          <w:rFonts w:ascii="Cambria" w:eastAsia="Calibri" w:hAnsi="Cambria" w:cs="Calibri"/>
          <w:i/>
          <w:color w:val="5B9BD5"/>
        </w:rPr>
      </w:pPr>
    </w:p>
    <w:p w14:paraId="168686FE" w14:textId="5A3DB11A" w:rsidR="001C025D" w:rsidRPr="006619C5" w:rsidRDefault="001C025D" w:rsidP="001C025D">
      <w:pPr>
        <w:rPr>
          <w:ins w:id="5289" w:author="Laura Viignola" w:date="2017-06-22T16:35:00Z"/>
          <w:rFonts w:ascii="Cambria" w:eastAsia="Calibri" w:hAnsi="Cambria" w:cs="Calibri"/>
          <w:i/>
          <w:color w:val="5B9BD5"/>
        </w:rPr>
      </w:pPr>
      <w:ins w:id="5290" w:author="Laura Viignola" w:date="2017-06-22T16:35:00Z">
        <w:r w:rsidRPr="006619C5">
          <w:rPr>
            <w:rFonts w:ascii="Cambria" w:eastAsia="Calibri" w:hAnsi="Cambria" w:cs="Calibri"/>
            <w:i/>
            <w:color w:val="5B9BD5"/>
          </w:rPr>
          <w:t>Example</w:t>
        </w:r>
      </w:ins>
      <w:ins w:id="5291" w:author="Utente" w:date="2017-06-23T12:09:00Z">
        <w:r w:rsidR="00294F20" w:rsidRPr="006619C5">
          <w:rPr>
            <w:rFonts w:ascii="Cambria" w:eastAsia="Calibri" w:hAnsi="Cambria" w:cs="Calibri"/>
            <w:i/>
            <w:color w:val="5B9BD5"/>
          </w:rPr>
          <w:t>s</w:t>
        </w:r>
      </w:ins>
    </w:p>
    <w:p w14:paraId="41F575DF" w14:textId="25310226" w:rsidR="001C025D" w:rsidRPr="00F27DF7" w:rsidRDefault="001C025D" w:rsidP="001C025D">
      <w:pPr>
        <w:rPr>
          <w:ins w:id="5292" w:author="Laura Viignola" w:date="2017-06-22T16:35:00Z"/>
          <w:rFonts w:ascii="Arial" w:hAnsi="Arial" w:cs="Arial"/>
        </w:rPr>
      </w:pPr>
      <w:ins w:id="5293"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9  gives: </w:t>
        </w:r>
        <w:del w:id="5294" w:author="Utente" w:date="2017-06-27T18:12:00Z">
          <w:r w:rsidRPr="00F27DF7" w:rsidDel="006619C5">
            <w:rPr>
              <w:rFonts w:ascii="Arial" w:eastAsia="Calibri" w:hAnsi="Arial" w:cs="Arial"/>
            </w:rPr>
            <w:delText>true</w:delText>
          </w:r>
        </w:del>
      </w:ins>
      <w:ins w:id="5295" w:author="Utente" w:date="2017-06-27T18:12:00Z">
        <w:r w:rsidR="006619C5">
          <w:rPr>
            <w:rFonts w:ascii="Arial" w:eastAsia="Calibri" w:hAnsi="Arial" w:cs="Arial"/>
          </w:rPr>
          <w:t>false</w:t>
        </w:r>
      </w:ins>
    </w:p>
    <w:p w14:paraId="00B7BD50" w14:textId="6A342CB2" w:rsidR="001C025D" w:rsidRPr="00F27DF7" w:rsidRDefault="001C025D" w:rsidP="001C025D">
      <w:pPr>
        <w:rPr>
          <w:ins w:id="5296" w:author="Laura Viignola" w:date="2017-06-22T16:35:00Z"/>
          <w:rFonts w:ascii="Arial" w:hAnsi="Arial" w:cs="Arial"/>
        </w:rPr>
      </w:pPr>
      <w:ins w:id="5297"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5  gives: </w:t>
        </w:r>
      </w:ins>
      <w:ins w:id="5298" w:author="Laura Viignola" w:date="2017-06-22T16:36:00Z">
        <w:r w:rsidRPr="00F27DF7">
          <w:rPr>
            <w:rFonts w:ascii="Arial" w:eastAsia="Calibri" w:hAnsi="Arial" w:cs="Arial"/>
          </w:rPr>
          <w:t>true</w:t>
        </w:r>
      </w:ins>
    </w:p>
    <w:p w14:paraId="23E65C9D" w14:textId="1BE656A7" w:rsidR="001C025D" w:rsidRPr="00F27DF7" w:rsidRDefault="001C025D" w:rsidP="001C025D">
      <w:pPr>
        <w:rPr>
          <w:ins w:id="5299" w:author="Laura Viignola" w:date="2017-06-22T16:35:00Z"/>
          <w:rFonts w:ascii="Arial" w:hAnsi="Arial" w:cs="Arial"/>
          <w:lang w:val="en-US"/>
        </w:rPr>
      </w:pPr>
      <w:ins w:id="5300" w:author="Laura Viignola" w:date="2017-06-22T16:35:00Z">
        <w:r w:rsidRPr="00F27DF7">
          <w:rPr>
            <w:rFonts w:ascii="Arial" w:eastAsia="Calibri" w:hAnsi="Arial" w:cs="Arial"/>
            <w:lang w:val="en-US"/>
          </w:rPr>
          <w:t xml:space="preserve">“hello” </w:t>
        </w:r>
        <w:r w:rsidRPr="00F27DF7">
          <w:rPr>
            <w:rFonts w:ascii="Arial" w:eastAsia="Calibri" w:hAnsi="Arial" w:cs="Arial"/>
            <w:b/>
            <w:lang w:val="en-US"/>
          </w:rPr>
          <w:t>&gt;</w:t>
        </w:r>
        <w:r w:rsidRPr="00F27DF7">
          <w:rPr>
            <w:rFonts w:ascii="Arial" w:eastAsia="Calibri" w:hAnsi="Arial" w:cs="Arial"/>
            <w:lang w:val="en-US"/>
          </w:rPr>
          <w:t xml:space="preserve"> “hi”  gives: </w:t>
        </w:r>
      </w:ins>
      <w:ins w:id="5301" w:author="Laura Viignola" w:date="2017-06-22T16:36:00Z">
        <w:r w:rsidRPr="00F27DF7">
          <w:rPr>
            <w:rFonts w:ascii="Arial" w:eastAsia="Calibri" w:hAnsi="Arial" w:cs="Arial"/>
            <w:lang w:val="en-US"/>
          </w:rPr>
          <w:t>false</w:t>
        </w:r>
      </w:ins>
    </w:p>
    <w:p w14:paraId="577BAF81" w14:textId="77777777" w:rsidR="001C025D" w:rsidRPr="00F27DF7" w:rsidRDefault="001C025D" w:rsidP="001C025D">
      <w:pPr>
        <w:rPr>
          <w:ins w:id="5302" w:author="Laura Viignola" w:date="2017-06-22T16:35:00Z"/>
          <w:rFonts w:ascii="Arial" w:eastAsia="Calibri" w:hAnsi="Arial" w:cs="Arial"/>
          <w:i/>
          <w:color w:val="5B9BD5"/>
          <w:lang w:val="en-US"/>
        </w:rPr>
      </w:pPr>
    </w:p>
    <w:p w14:paraId="3F08BD3F" w14:textId="77777777" w:rsidR="001C025D" w:rsidRDefault="001C025D" w:rsidP="001C025D">
      <w:pPr>
        <w:rPr>
          <w:ins w:id="5303" w:author="Laura Viignola" w:date="2017-06-22T16:35:00Z"/>
          <w:rFonts w:ascii="Cambria" w:eastAsia="Calibri" w:hAnsi="Cambria" w:cs="Calibri"/>
          <w:i/>
          <w:color w:val="5B9BD5"/>
        </w:rPr>
      </w:pPr>
      <w:ins w:id="5304" w:author="Laura Viignola" w:date="2017-06-22T16:35:00Z">
        <w:r>
          <w:rPr>
            <w:rFonts w:ascii="Cambria" w:eastAsia="Calibri" w:hAnsi="Cambria" w:cs="Calibri"/>
            <w:i/>
            <w:color w:val="5B9BD5"/>
          </w:rPr>
          <w:t>Input parameters type</w:t>
        </w:r>
      </w:ins>
    </w:p>
    <w:p w14:paraId="4D50DFB8" w14:textId="77777777" w:rsidR="001C025D" w:rsidRPr="00F27DF7" w:rsidRDefault="001C025D" w:rsidP="001C025D">
      <w:pPr>
        <w:rPr>
          <w:ins w:id="5305" w:author="Laura Viignola" w:date="2017-06-22T16:35:00Z"/>
          <w:rFonts w:asciiTheme="majorHAnsi" w:eastAsia="Calibri" w:hAnsiTheme="majorHAnsi" w:cs="Courier New"/>
        </w:rPr>
      </w:pPr>
      <w:ins w:id="5306" w:author="Laura Viignola" w:date="2017-06-22T16:35:00Z">
        <w:r w:rsidRPr="00930F4A">
          <w:rPr>
            <w:rFonts w:asciiTheme="majorHAnsi" w:eastAsia="Calibri" w:hAnsiTheme="majorHAnsi" w:cs="Courier New"/>
            <w:i/>
          </w:rPr>
          <w:t>left</w:t>
        </w:r>
        <w:r w:rsidRPr="00F27DF7">
          <w:rPr>
            <w:rFonts w:asciiTheme="majorHAnsi" w:eastAsia="Calibri" w:hAnsiTheme="majorHAnsi" w:cs="Courier New"/>
          </w:rPr>
          <w:t>,</w:t>
        </w:r>
      </w:ins>
    </w:p>
    <w:p w14:paraId="32A37AC6" w14:textId="073A9EC2" w:rsidR="001C025D" w:rsidRPr="00F27DF7" w:rsidRDefault="001C025D" w:rsidP="001C025D">
      <w:pPr>
        <w:rPr>
          <w:ins w:id="5307" w:author="Laura Viignola" w:date="2017-06-22T16:35:00Z"/>
          <w:rFonts w:asciiTheme="majorHAnsi" w:eastAsia="Calibri" w:hAnsiTheme="majorHAnsi" w:cs="Courier New"/>
        </w:rPr>
      </w:pPr>
      <w:ins w:id="5308" w:author="Laura Viignola" w:date="2017-06-22T16:35:00Z">
        <w:r w:rsidRPr="00930F4A">
          <w:rPr>
            <w:rFonts w:asciiTheme="majorHAnsi" w:eastAsia="Calibri" w:hAnsiTheme="majorHAnsi" w:cs="Courier New"/>
            <w:i/>
          </w:rPr>
          <w:t>rig</w:t>
        </w:r>
      </w:ins>
      <w:ins w:id="5309" w:author="Laura Viignola" w:date="2017-07-10T16:17:00Z">
        <w:r w:rsidR="0026664B">
          <w:rPr>
            <w:rFonts w:asciiTheme="majorHAnsi" w:eastAsia="Calibri" w:hAnsiTheme="majorHAnsi" w:cs="Courier New"/>
            <w:i/>
          </w:rPr>
          <w:t>ht</w:t>
        </w:r>
      </w:ins>
      <w:ins w:id="5310" w:author="Laura Viignola" w:date="2017-06-22T16:35:00Z">
        <w:r w:rsidRPr="00F27DF7">
          <w:rPr>
            <w:rFonts w:asciiTheme="majorHAnsi" w:eastAsia="Calibri" w:hAnsiTheme="majorHAnsi" w:cs="Courier New"/>
          </w:rPr>
          <w:tab/>
          <w:t>::</w:t>
        </w:r>
      </w:ins>
      <w:ins w:id="5311" w:author="Laura Viignola" w:date="2017-06-22T16:36:00Z">
        <w:r w:rsidRPr="00F27DF7">
          <w:rPr>
            <w:rFonts w:asciiTheme="majorHAnsi" w:eastAsia="Calibri" w:hAnsiTheme="majorHAnsi" w:cs="Courier New"/>
          </w:rPr>
          <w:tab/>
          <w:t xml:space="preserve">   </w:t>
        </w:r>
      </w:ins>
      <w:ins w:id="5312" w:author="Laura Viignola" w:date="2017-06-22T16:35:00Z">
        <w:r w:rsidRPr="00F27DF7">
          <w:rPr>
            <w:rFonts w:asciiTheme="majorHAnsi" w:eastAsia="Calibri" w:hAnsiTheme="majorHAnsi" w:cs="Courier New"/>
          </w:rPr>
          <w:t>dataset   {measure&lt;</w:t>
        </w:r>
        <w:del w:id="5313" w:author="Utente" w:date="2017-06-23T17:17:00Z">
          <w:r w:rsidRPr="00F27DF7" w:rsidDel="00234472">
            <w:rPr>
              <w:rFonts w:asciiTheme="majorHAnsi" w:eastAsia="Calibri" w:hAnsiTheme="majorHAnsi" w:cs="Courier New"/>
            </w:rPr>
            <w:delText>string</w:delText>
          </w:r>
        </w:del>
      </w:ins>
      <w:ins w:id="5314" w:author="Utente" w:date="2017-06-23T17:17:00Z">
        <w:r w:rsidR="00234472" w:rsidRPr="00F27DF7">
          <w:rPr>
            <w:rFonts w:asciiTheme="majorHAnsi" w:eastAsia="Calibri" w:hAnsiTheme="majorHAnsi" w:cs="Courier New"/>
          </w:rPr>
          <w:t>scalar</w:t>
        </w:r>
      </w:ins>
      <w:ins w:id="5315" w:author="Laura Viignola" w:date="2017-06-22T16:35:00Z">
        <w:r w:rsidRPr="00F27DF7">
          <w:rPr>
            <w:rFonts w:asciiTheme="majorHAnsi" w:eastAsia="Calibri" w:hAnsiTheme="majorHAnsi" w:cs="Courier New"/>
          </w:rPr>
          <w:t>&gt; _}</w:t>
        </w:r>
      </w:ins>
    </w:p>
    <w:p w14:paraId="44A9CB1B" w14:textId="5390A71E" w:rsidR="001C025D" w:rsidRPr="00F27DF7" w:rsidRDefault="001C025D" w:rsidP="001C025D">
      <w:pPr>
        <w:ind w:left="706" w:firstLine="706"/>
        <w:rPr>
          <w:ins w:id="5316" w:author="Laura Viignola" w:date="2017-06-22T16:35:00Z"/>
          <w:rFonts w:asciiTheme="majorHAnsi" w:eastAsia="Calibri" w:hAnsiTheme="majorHAnsi" w:cs="Courier New"/>
        </w:rPr>
      </w:pPr>
      <w:ins w:id="5317" w:author="Laura Viignola" w:date="2017-06-22T16:35:00Z">
        <w:r w:rsidRPr="00F27DF7">
          <w:rPr>
            <w:rFonts w:asciiTheme="majorHAnsi" w:eastAsia="Calibri" w:hAnsiTheme="majorHAnsi" w:cs="Courier New"/>
          </w:rPr>
          <w:t>|  component&lt;</w:t>
        </w:r>
        <w:del w:id="5318" w:author="Utente" w:date="2017-06-23T17:17:00Z">
          <w:r w:rsidRPr="00F27DF7" w:rsidDel="00234472">
            <w:rPr>
              <w:rFonts w:asciiTheme="majorHAnsi" w:eastAsia="Calibri" w:hAnsiTheme="majorHAnsi" w:cs="Courier New"/>
            </w:rPr>
            <w:delText>string</w:delText>
          </w:r>
        </w:del>
      </w:ins>
      <w:ins w:id="5319" w:author="Utente" w:date="2017-06-23T17:17:00Z">
        <w:r w:rsidR="00234472" w:rsidRPr="00F27DF7">
          <w:rPr>
            <w:rFonts w:asciiTheme="majorHAnsi" w:eastAsia="Calibri" w:hAnsiTheme="majorHAnsi" w:cs="Courier New"/>
          </w:rPr>
          <w:t>scalar</w:t>
        </w:r>
      </w:ins>
      <w:ins w:id="5320" w:author="Laura Viignola" w:date="2017-06-22T16:35:00Z">
        <w:r w:rsidRPr="00F27DF7">
          <w:rPr>
            <w:rFonts w:asciiTheme="majorHAnsi" w:eastAsia="Calibri" w:hAnsiTheme="majorHAnsi" w:cs="Courier New"/>
          </w:rPr>
          <w:t>&gt;</w:t>
        </w:r>
      </w:ins>
    </w:p>
    <w:p w14:paraId="40E1A818" w14:textId="77777777" w:rsidR="001C025D" w:rsidRDefault="001C025D" w:rsidP="001C025D">
      <w:pPr>
        <w:ind w:left="708" w:firstLine="708"/>
        <w:rPr>
          <w:ins w:id="5321" w:author="Utente" w:date="2017-07-05T17:54:00Z"/>
          <w:rFonts w:asciiTheme="majorHAnsi" w:eastAsia="Calibri" w:hAnsiTheme="majorHAnsi" w:cs="Courier New"/>
          <w:noProof/>
          <w:color w:val="5B9BD5"/>
          <w:lang w:val="en-US"/>
        </w:rPr>
      </w:pPr>
      <w:ins w:id="5322" w:author="Laura Viignola" w:date="2017-06-22T16:35: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5EDD9D28" w14:textId="77777777" w:rsidR="000F6BEE" w:rsidRDefault="000F6BEE" w:rsidP="001C025D">
      <w:pPr>
        <w:ind w:left="708" w:firstLine="708"/>
        <w:rPr>
          <w:ins w:id="5323" w:author="Utente" w:date="2017-07-05T17:54:00Z"/>
          <w:rFonts w:asciiTheme="majorHAnsi" w:eastAsia="Calibri" w:hAnsiTheme="majorHAnsi" w:cs="Courier New"/>
          <w:noProof/>
          <w:color w:val="5B9BD5"/>
          <w:lang w:val="en-US"/>
        </w:rPr>
      </w:pPr>
    </w:p>
    <w:p w14:paraId="2879F628" w14:textId="77777777" w:rsidR="000F6BEE" w:rsidRPr="00E64258" w:rsidRDefault="000F6BEE" w:rsidP="000F6BEE">
      <w:pPr>
        <w:rPr>
          <w:ins w:id="5324" w:author="Utente" w:date="2017-07-05T17:54:00Z"/>
          <w:rFonts w:ascii="Cambria" w:eastAsia="Calibri" w:hAnsi="Cambria" w:cs="Calibri"/>
          <w:i/>
          <w:color w:val="5B9BD5"/>
        </w:rPr>
      </w:pPr>
      <w:ins w:id="5325" w:author="Utente" w:date="2017-07-05T17:54:00Z">
        <w:r w:rsidRPr="00E64258">
          <w:rPr>
            <w:rFonts w:ascii="Cambria" w:eastAsia="Calibri" w:hAnsi="Cambria" w:cs="Calibri"/>
            <w:i/>
            <w:color w:val="5B9BD5"/>
          </w:rPr>
          <w:t>Result type</w:t>
        </w:r>
      </w:ins>
    </w:p>
    <w:p w14:paraId="69E51925" w14:textId="77777777" w:rsidR="000F6BEE" w:rsidRPr="00E64258" w:rsidRDefault="000F6BEE" w:rsidP="000F6BEE">
      <w:pPr>
        <w:rPr>
          <w:ins w:id="5326" w:author="Utente" w:date="2017-07-05T17:54:00Z"/>
          <w:rFonts w:ascii="Cambria" w:eastAsia="Calibri" w:hAnsi="Cambria" w:cs="Calibri"/>
          <w:i/>
          <w:color w:val="auto"/>
        </w:rPr>
      </w:pPr>
    </w:p>
    <w:p w14:paraId="15029EA0" w14:textId="1B32A5A0" w:rsidR="000F6BEE" w:rsidRPr="006F2FA3" w:rsidRDefault="000F6BEE" w:rsidP="000F6BEE">
      <w:pPr>
        <w:rPr>
          <w:ins w:id="5327" w:author="Utente" w:date="2017-07-05T17:54:00Z"/>
          <w:rFonts w:ascii="Cambria" w:eastAsia="Calibri" w:hAnsi="Cambria" w:cs="Calibri"/>
        </w:rPr>
      </w:pPr>
      <w:ins w:id="5328" w:author="Utente" w:date="2017-07-05T17:5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208C0F1B" w14:textId="77777777" w:rsidR="000F6BEE" w:rsidRPr="006F2FA3" w:rsidRDefault="000F6BEE" w:rsidP="000F6BEE">
      <w:pPr>
        <w:ind w:left="708" w:firstLine="708"/>
        <w:rPr>
          <w:ins w:id="5329" w:author="Utente" w:date="2017-07-05T17:54:00Z"/>
          <w:rFonts w:ascii="Cambria" w:eastAsia="Calibri" w:hAnsi="Cambria" w:cs="Calibri"/>
        </w:rPr>
      </w:pPr>
      <w:ins w:id="5330" w:author="Utente" w:date="2017-07-05T17:5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D844C49" w14:textId="382C5461" w:rsidR="000F6BEE" w:rsidRPr="00F27DF7" w:rsidRDefault="000F6BEE" w:rsidP="000F6BEE">
      <w:pPr>
        <w:ind w:left="708" w:firstLine="708"/>
        <w:rPr>
          <w:ins w:id="5331" w:author="Laura Viignola" w:date="2017-06-22T16:35:00Z"/>
          <w:rFonts w:asciiTheme="majorHAnsi" w:eastAsia="Calibri" w:hAnsiTheme="majorHAnsi" w:cs="Courier New"/>
        </w:rPr>
      </w:pPr>
      <w:ins w:id="5332" w:author="Utente" w:date="2017-07-05T17:5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262793E" w14:textId="77777777" w:rsidR="000D307F" w:rsidRPr="00E352EF" w:rsidRDefault="000D307F" w:rsidP="00B82A38">
      <w:pPr>
        <w:rPr>
          <w:rFonts w:ascii="Cambria" w:eastAsia="Calibri" w:hAnsi="Cambria" w:cs="Calibri"/>
          <w:i/>
          <w:color w:val="5B9BD5"/>
        </w:rPr>
      </w:pPr>
    </w:p>
    <w:p w14:paraId="36DC5D25" w14:textId="391A6DDA" w:rsidR="005A2227" w:rsidRDefault="001C025D" w:rsidP="00AC4A81">
      <w:pPr>
        <w:rPr>
          <w:ins w:id="5333" w:author="Laura Viignola" w:date="2017-06-22T16:37:00Z"/>
          <w:rFonts w:ascii="Cambria" w:eastAsia="Calibri" w:hAnsi="Cambria" w:cs="Calibri"/>
          <w:i/>
          <w:color w:val="5B9BD5"/>
        </w:rPr>
      </w:pPr>
      <w:ins w:id="5334" w:author="Laura Viignola" w:date="2017-06-22T16:37:00Z">
        <w:r>
          <w:rPr>
            <w:rFonts w:ascii="Cambria" w:eastAsia="Calibri" w:hAnsi="Cambria" w:cs="Calibri"/>
            <w:i/>
            <w:color w:val="5B9BD5"/>
          </w:rPr>
          <w:t xml:space="preserve">Additional </w:t>
        </w:r>
      </w:ins>
      <w:del w:id="5335" w:author="Laura Viignola" w:date="2017-06-22T16:37:00Z">
        <w:r w:rsidR="0097053A" w:rsidRPr="00E352EF" w:rsidDel="001C025D">
          <w:rPr>
            <w:rFonts w:ascii="Cambria" w:eastAsia="Calibri" w:hAnsi="Cambria" w:cs="Calibri"/>
            <w:i/>
            <w:color w:val="5B9BD5"/>
          </w:rPr>
          <w:delText>C</w:delText>
        </w:r>
      </w:del>
      <w:ins w:id="5336" w:author="Laura Viignola" w:date="2017-06-22T16:37: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5F5042F" w14:textId="6529F222" w:rsidR="001C025D" w:rsidRPr="00D71CDA" w:rsidRDefault="001C025D" w:rsidP="00AC4A81">
      <w:pPr>
        <w:rPr>
          <w:rFonts w:ascii="Cambria" w:eastAsia="Calibri" w:hAnsi="Cambria" w:cs="Calibri"/>
          <w:i/>
          <w:color w:val="auto"/>
        </w:rPr>
      </w:pPr>
      <w:ins w:id="5337" w:author="Laura Viignola" w:date="2017-06-22T16:37:00Z">
        <w:r w:rsidRPr="00D71CDA">
          <w:rPr>
            <w:rFonts w:ascii="Cambria" w:eastAsia="Calibri" w:hAnsi="Cambria" w:cs="Calibri"/>
            <w:color w:val="auto"/>
          </w:rPr>
          <w:t>(empty)</w:t>
        </w:r>
      </w:ins>
    </w:p>
    <w:p w14:paraId="3EEE2D15" w14:textId="370B61B1" w:rsidR="005A2227" w:rsidRPr="00E352EF" w:rsidDel="001C025D" w:rsidRDefault="0097053A" w:rsidP="008A7573">
      <w:pPr>
        <w:numPr>
          <w:ilvl w:val="0"/>
          <w:numId w:val="4"/>
        </w:numPr>
        <w:ind w:left="360"/>
        <w:rPr>
          <w:del w:id="5338" w:author="Laura Viignola" w:date="2017-06-22T16:37:00Z"/>
          <w:rFonts w:ascii="Cambria" w:hAnsi="Cambria"/>
        </w:rPr>
      </w:pPr>
      <w:del w:id="5339"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they must have at least </w:delText>
        </w:r>
        <w:r w:rsidR="00CC6A4A" w:rsidRPr="00E352EF" w:rsidDel="001C025D">
          <w:rPr>
            <w:rFonts w:ascii="Cambria" w:eastAsia="Calibri" w:hAnsi="Cambria" w:cs="Calibri"/>
          </w:rPr>
          <w:delText>one Identifier Component</w:delText>
        </w:r>
        <w:r w:rsidRPr="00E352EF" w:rsidDel="001C025D">
          <w:rPr>
            <w:rFonts w:ascii="Cambria" w:eastAsia="Calibri" w:hAnsi="Cambria" w:cs="Calibri"/>
          </w:rPr>
          <w:delText>in common (with the same name</w:delText>
        </w:r>
        <w:r w:rsidR="00D522BE" w:rsidRPr="00E352EF" w:rsidDel="001C025D">
          <w:rPr>
            <w:rFonts w:ascii="Cambria" w:eastAsia="Calibri" w:hAnsi="Cambria" w:cs="Calibri"/>
          </w:rPr>
          <w:delText xml:space="preserve"> and data type</w:delText>
        </w:r>
        <w:r w:rsidRPr="00E352EF" w:rsidDel="001C025D">
          <w:rPr>
            <w:rFonts w:ascii="Cambria" w:eastAsia="Calibri" w:hAnsi="Cambria" w:cs="Calibri"/>
          </w:rPr>
          <w:delText>).</w:delText>
        </w:r>
      </w:del>
    </w:p>
    <w:p w14:paraId="524453E6" w14:textId="62A287AD" w:rsidR="005A2227" w:rsidRPr="00E352EF" w:rsidDel="001C025D" w:rsidRDefault="0097053A" w:rsidP="008A7573">
      <w:pPr>
        <w:numPr>
          <w:ilvl w:val="0"/>
          <w:numId w:val="4"/>
        </w:numPr>
        <w:ind w:left="360"/>
        <w:rPr>
          <w:del w:id="5340" w:author="Laura Viignola" w:date="2017-06-22T16:37:00Z"/>
          <w:rFonts w:ascii="Cambria" w:hAnsi="Cambria"/>
        </w:rPr>
      </w:pPr>
      <w:del w:id="5341"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either they have one or more measures in common, or at least one of them has only a measure. </w:delText>
        </w:r>
      </w:del>
    </w:p>
    <w:p w14:paraId="22536D28" w14:textId="103BEED6" w:rsidR="00AC4A81" w:rsidRPr="00E352EF" w:rsidDel="001C025D" w:rsidRDefault="00AC4A81" w:rsidP="00AC4A81">
      <w:pPr>
        <w:rPr>
          <w:del w:id="5342" w:author="Laura Viignola" w:date="2017-06-22T16:37:00Z"/>
          <w:rFonts w:ascii="Cambria" w:eastAsia="Calibri" w:hAnsi="Cambria" w:cs="Calibri"/>
          <w:i/>
          <w:color w:val="5B9BD5"/>
        </w:rPr>
      </w:pPr>
    </w:p>
    <w:p w14:paraId="00BEB9F3" w14:textId="77777777" w:rsidR="00D71CDA" w:rsidRDefault="00D71CDA" w:rsidP="001C025D">
      <w:pPr>
        <w:rPr>
          <w:ins w:id="5343" w:author="Utente" w:date="2017-06-27T17:19:00Z"/>
          <w:rFonts w:ascii="Cambria" w:eastAsia="Calibri" w:hAnsi="Cambria" w:cs="Calibri"/>
          <w:i/>
          <w:color w:val="5B9BD5"/>
        </w:rPr>
      </w:pPr>
    </w:p>
    <w:p w14:paraId="55CD9E52" w14:textId="77777777" w:rsidR="001C025D" w:rsidRDefault="001C025D" w:rsidP="001C025D">
      <w:pPr>
        <w:rPr>
          <w:ins w:id="5344" w:author="Laura Viignola" w:date="2017-06-22T16:37:00Z"/>
          <w:rFonts w:ascii="Cambria" w:eastAsia="Calibri" w:hAnsi="Cambria" w:cs="Calibri"/>
          <w:i/>
          <w:color w:val="5B9BD5"/>
        </w:rPr>
      </w:pPr>
      <w:ins w:id="5345" w:author="Laura Viignola" w:date="2017-06-22T16:37:00Z">
        <w:r>
          <w:rPr>
            <w:rFonts w:ascii="Cambria" w:eastAsia="Calibri" w:hAnsi="Cambria" w:cs="Calibri"/>
            <w:i/>
            <w:color w:val="5B9BD5"/>
          </w:rPr>
          <w:lastRenderedPageBreak/>
          <w:t>Behaviour</w:t>
        </w:r>
      </w:ins>
    </w:p>
    <w:p w14:paraId="03B69CEC" w14:textId="77777777" w:rsidR="001C025D" w:rsidRDefault="001C025D" w:rsidP="001C025D">
      <w:pPr>
        <w:rPr>
          <w:ins w:id="5346" w:author="Laura Viignola" w:date="2017-06-22T16:37:00Z"/>
          <w:rFonts w:ascii="Cambria" w:eastAsia="Calibri" w:hAnsi="Cambria" w:cs="Calibri"/>
          <w:color w:val="auto"/>
        </w:rPr>
      </w:pPr>
      <w:ins w:id="5347" w:author="Laura Viignola" w:date="2017-06-22T16:37: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758F5FC2" w14:textId="518F8660" w:rsidR="005A2227" w:rsidRPr="00E352EF" w:rsidDel="006619C5" w:rsidRDefault="0097053A" w:rsidP="001C025D">
      <w:pPr>
        <w:rPr>
          <w:del w:id="5348" w:author="Utente" w:date="2017-06-27T18:13:00Z"/>
          <w:rFonts w:ascii="Cambria" w:eastAsia="Calibri" w:hAnsi="Cambria" w:cs="Calibri"/>
          <w:i/>
          <w:color w:val="5B9BD5"/>
        </w:rPr>
      </w:pPr>
      <w:del w:id="5349" w:author="Utente" w:date="2017-06-27T18:13:00Z">
        <w:r w:rsidRPr="00E352EF" w:rsidDel="006619C5">
          <w:rPr>
            <w:rFonts w:ascii="Cambria" w:eastAsia="Calibri" w:hAnsi="Cambria" w:cs="Calibri"/>
            <w:i/>
            <w:color w:val="5B9BD5"/>
          </w:rPr>
          <w:delText>Returns</w:delText>
        </w:r>
      </w:del>
    </w:p>
    <w:p w14:paraId="18599994" w14:textId="313CF49C" w:rsidR="005A2227" w:rsidRPr="00E352EF" w:rsidDel="006619C5" w:rsidRDefault="0097053A" w:rsidP="00B82A38">
      <w:pPr>
        <w:rPr>
          <w:del w:id="5350" w:author="Utente" w:date="2017-06-27T18:13:00Z"/>
          <w:rFonts w:ascii="Cambria" w:hAnsi="Cambria"/>
        </w:rPr>
      </w:pPr>
      <w:del w:id="5351" w:author="Utente" w:date="2017-06-27T18:13: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operator returns a scalar </w:delText>
        </w:r>
        <w:r w:rsidR="00B82A38"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comparison </w:delText>
        </w:r>
        <w:r w:rsidRPr="00E352EF" w:rsidDel="006619C5">
          <w:rPr>
            <w:rFonts w:ascii="Cambria" w:eastAsia="Calibri" w:hAnsi="Cambria" w:cs="Calibri"/>
            <w:i/>
          </w:rPr>
          <w:delText>greater</w:delText>
        </w:r>
        <w:r w:rsidRPr="00E352EF" w:rsidDel="006619C5">
          <w:rPr>
            <w:rFonts w:ascii="Cambria" w:eastAsia="Calibri" w:hAnsi="Cambria" w:cs="Calibri"/>
          </w:rPr>
          <w:delText xml:space="preserve"> (or </w:delText>
        </w:r>
        <w:r w:rsidRPr="00E352EF" w:rsidDel="006619C5">
          <w:rPr>
            <w:rFonts w:ascii="Cambria" w:eastAsia="Calibri" w:hAnsi="Cambria" w:cs="Calibri"/>
            <w:i/>
          </w:rPr>
          <w:delText>equal</w:delText>
        </w:r>
        <w:r w:rsidRPr="00E352EF" w:rsidDel="006619C5">
          <w:rPr>
            <w:rFonts w:ascii="Cambria" w:eastAsia="Calibri" w:hAnsi="Cambria" w:cs="Calibri"/>
          </w:rPr>
          <w:delText>) validation.</w:delText>
        </w:r>
      </w:del>
    </w:p>
    <w:p w14:paraId="40657F3C" w14:textId="6997659B" w:rsidR="005A2227" w:rsidRPr="00E352EF" w:rsidDel="006619C5" w:rsidRDefault="0097053A" w:rsidP="00B82A38">
      <w:pPr>
        <w:rPr>
          <w:del w:id="5352" w:author="Utente" w:date="2017-06-27T18:13:00Z"/>
          <w:rFonts w:ascii="Cambria" w:hAnsi="Cambria"/>
        </w:rPr>
      </w:pPr>
      <w:del w:id="5353" w:author="Utente" w:date="2017-06-27T18:13: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delText>Dataset</w:delText>
        </w:r>
        <w:r w:rsidRPr="00E352EF" w:rsidDel="006619C5">
          <w:rPr>
            <w:rFonts w:ascii="Cambria" w:hAnsi="Cambria"/>
          </w:rPr>
          <w:delText xml:space="preserve"> then the operator returns a Dataset having the following components: </w:delText>
        </w:r>
      </w:del>
    </w:p>
    <w:p w14:paraId="10CEEAAE" w14:textId="6A6787A9" w:rsidR="005A2227" w:rsidRPr="00E352EF" w:rsidDel="006619C5" w:rsidRDefault="0097053A" w:rsidP="008A7573">
      <w:pPr>
        <w:numPr>
          <w:ilvl w:val="0"/>
          <w:numId w:val="4"/>
        </w:numPr>
        <w:ind w:left="360"/>
        <w:rPr>
          <w:del w:id="5354" w:author="Utente" w:date="2017-06-27T18:13:00Z"/>
          <w:rFonts w:ascii="Cambria" w:hAnsi="Cambria"/>
        </w:rPr>
      </w:pPr>
      <w:del w:id="5355" w:author="Utente" w:date="2017-06-27T18:13: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w:delText>
        </w:r>
        <w:r w:rsidR="00E9063A" w:rsidRPr="00E352EF" w:rsidDel="006619C5">
          <w:rPr>
            <w:rFonts w:ascii="Cambria" w:eastAsia="Calibri" w:hAnsi="Cambria" w:cs="Calibri"/>
          </w:rPr>
          <w:delText>I</w:delText>
        </w:r>
        <w:r w:rsidR="001E4C0B" w:rsidRPr="00E352EF" w:rsidDel="006619C5">
          <w:rPr>
            <w:rFonts w:ascii="Cambria" w:eastAsia="Calibri" w:hAnsi="Cambria" w:cs="Calibri"/>
          </w:rPr>
          <w:delText xml:space="preserve">dentifier </w:delText>
        </w:r>
        <w:r w:rsidR="00E9063A" w:rsidRPr="00E352EF" w:rsidDel="006619C5">
          <w:rPr>
            <w:rFonts w:ascii="Cambria" w:eastAsia="Calibri" w:hAnsi="Cambria" w:cs="Calibri"/>
          </w:rPr>
          <w:delText>C</w:delText>
        </w:r>
        <w:r w:rsidR="001E4C0B" w:rsidRPr="00E352EF" w:rsidDel="006619C5">
          <w:rPr>
            <w:rFonts w:ascii="Cambria" w:eastAsia="Calibri" w:hAnsi="Cambria" w:cs="Calibri"/>
          </w:rPr>
          <w:delText xml:space="preserve">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6D0DCC6E" w14:textId="1880149F" w:rsidR="005A2227" w:rsidRPr="00E352EF" w:rsidDel="006619C5" w:rsidRDefault="0097053A" w:rsidP="008A7573">
      <w:pPr>
        <w:numPr>
          <w:ilvl w:val="0"/>
          <w:numId w:val="4"/>
        </w:numPr>
        <w:ind w:left="360"/>
        <w:rPr>
          <w:del w:id="5356" w:author="Utente" w:date="2017-06-27T18:13:00Z"/>
          <w:rFonts w:ascii="Cambria" w:hAnsi="Cambria"/>
        </w:rPr>
      </w:pPr>
      <w:del w:id="5357" w:author="Utente" w:date="2017-06-27T18:13: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comparison greater (or equal) 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comparison greater (or equal)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45689325" w14:textId="41714C1A" w:rsidR="005A2227" w:rsidRPr="00E352EF" w:rsidDel="006619C5" w:rsidRDefault="0097053A" w:rsidP="00B82A38">
      <w:pPr>
        <w:rPr>
          <w:del w:id="5358" w:author="Utente" w:date="2017-06-27T18:13:00Z"/>
          <w:rFonts w:ascii="Cambria" w:hAnsi="Cambria"/>
        </w:rPr>
      </w:pPr>
      <w:del w:id="5359" w:author="Utente" w:date="2017-06-27T18:13:00Z">
        <w:r w:rsidRPr="00E352EF" w:rsidDel="006619C5">
          <w:rPr>
            <w:rFonts w:ascii="Cambria" w:hAnsi="Cambria"/>
          </w:rPr>
          <w:delText xml:space="preserve">The resulting </w:delText>
        </w:r>
        <w:r w:rsidR="00F4601C" w:rsidRPr="00E352EF" w:rsidDel="006619C5">
          <w:delText>Dataset</w:delText>
        </w:r>
        <w:r w:rsidRPr="00E352EF" w:rsidDel="006619C5">
          <w:rPr>
            <w:rFonts w:ascii="Cambria" w:hAnsi="Cambria"/>
          </w:rPr>
          <w:delText xml:space="preserve"> contains a data point for each pair of data points of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that have the same key (the same values of the </w:delText>
        </w:r>
        <w:r w:rsidR="00CC6A4A" w:rsidRPr="00E352EF" w:rsidDel="006619C5">
          <w:rPr>
            <w:rFonts w:ascii="Cambria" w:eastAsia="Calibri" w:hAnsi="Cambria" w:cs="Calibri"/>
          </w:rPr>
          <w:delText>Identifier Component</w:delText>
        </w:r>
        <w:r w:rsidRPr="00E352EF" w:rsidDel="006619C5">
          <w:rPr>
            <w:rFonts w:ascii="Cambria" w:hAnsi="Cambria"/>
          </w:rPr>
          <w:delText xml:space="preserve">s). </w:delText>
        </w:r>
      </w:del>
    </w:p>
    <w:p w14:paraId="57E1BD98" w14:textId="32814E53" w:rsidR="00B82A38" w:rsidRPr="00E352EF" w:rsidDel="006619C5" w:rsidRDefault="00B82A38" w:rsidP="00B82A38">
      <w:pPr>
        <w:rPr>
          <w:del w:id="5360" w:author="Utente" w:date="2017-06-27T18:13:00Z"/>
          <w:rFonts w:ascii="Cambria" w:eastAsia="Calibri" w:hAnsi="Cambria" w:cs="Calibri"/>
          <w:i/>
          <w:color w:val="5B9BD5"/>
        </w:rPr>
      </w:pPr>
    </w:p>
    <w:p w14:paraId="0A33512E" w14:textId="00AB8F1C" w:rsidR="005A2227" w:rsidRPr="00E352EF" w:rsidDel="006619C5" w:rsidRDefault="0097053A" w:rsidP="00AC4A81">
      <w:pPr>
        <w:rPr>
          <w:del w:id="5361" w:author="Utente" w:date="2017-06-27T18:13:00Z"/>
          <w:rFonts w:ascii="Cambria" w:eastAsia="Calibri" w:hAnsi="Cambria" w:cs="Calibri"/>
          <w:i/>
          <w:color w:val="5B9BD5"/>
        </w:rPr>
      </w:pPr>
      <w:del w:id="5362" w:author="Utente" w:date="2017-06-27T18:13:00Z">
        <w:r w:rsidRPr="00E352EF" w:rsidDel="006619C5">
          <w:rPr>
            <w:rFonts w:ascii="Cambria" w:eastAsia="Calibri" w:hAnsi="Cambria" w:cs="Calibri"/>
            <w:i/>
            <w:color w:val="5B9BD5"/>
          </w:rPr>
          <w:delText>Semantic specification</w:delText>
        </w:r>
      </w:del>
    </w:p>
    <w:p w14:paraId="6DBE06D5" w14:textId="766B254A" w:rsidR="005A2227" w:rsidRPr="00E352EF" w:rsidDel="006619C5" w:rsidRDefault="00850CDE" w:rsidP="00B82A38">
      <w:pPr>
        <w:rPr>
          <w:del w:id="5363" w:author="Utente" w:date="2017-06-27T18:13:00Z"/>
          <w:rFonts w:ascii="Cambria" w:hAnsi="Cambria"/>
        </w:rPr>
      </w:pPr>
      <w:del w:id="5364" w:author="Utente" w:date="2017-06-27T18:13:00Z">
        <w:r w:rsidRPr="00E352EF" w:rsidDel="006619C5">
          <w:rPr>
            <w:rFonts w:ascii="Cambria" w:eastAsia="Calibri" w:hAnsi="Cambria" w:cs="Calibri"/>
          </w:rPr>
          <w:delText xml:space="preserve">If the value on the left side is greater </w:delText>
        </w:r>
        <w:r w:rsidR="00193EF8" w:rsidRPr="00E352EF" w:rsidDel="006619C5">
          <w:rPr>
            <w:rFonts w:ascii="Cambria" w:eastAsia="Calibri" w:hAnsi="Cambria" w:cs="Calibri"/>
          </w:rPr>
          <w:delText>(</w:delText>
        </w:r>
        <w:r w:rsidRPr="00E352EF" w:rsidDel="006619C5">
          <w:rPr>
            <w:rFonts w:ascii="Cambria" w:eastAsia="Calibri" w:hAnsi="Cambria" w:cs="Calibri"/>
          </w:rPr>
          <w:delText xml:space="preserve">or </w:delText>
        </w:r>
        <w:r w:rsidR="00193EF8" w:rsidRPr="00E352EF" w:rsidDel="006619C5">
          <w:rPr>
            <w:rFonts w:ascii="Cambria" w:eastAsia="Calibri" w:hAnsi="Cambria" w:cs="Calibri"/>
          </w:rPr>
          <w:delText xml:space="preserve">equal) </w:delText>
        </w:r>
        <w:r w:rsidRPr="00E352EF" w:rsidDel="006619C5">
          <w:rPr>
            <w:rFonts w:ascii="Cambria" w:eastAsia="Calibri" w:hAnsi="Cambria" w:cs="Calibri"/>
          </w:rPr>
          <w:delText xml:space="preserve">than the value on the right side, </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if,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w:delText>
        </w:r>
        <w:r w:rsidRPr="00E352EF" w:rsidDel="006619C5">
          <w:rPr>
            <w:rFonts w:ascii="Cambria" w:eastAsia="Calibri" w:hAnsi="Cambria" w:cs="Calibri"/>
          </w:rPr>
          <w:delText xml:space="preserve">not </w:delText>
        </w:r>
        <w:r w:rsidR="0097053A" w:rsidRPr="00E352EF" w:rsidDel="006619C5">
          <w:rPr>
            <w:rFonts w:ascii="Cambria" w:eastAsia="Calibri" w:hAnsi="Cambria" w:cs="Calibri"/>
          </w:rPr>
          <w:delText xml:space="preserve">or </w:delText>
        </w:r>
        <w:r w:rsidRPr="00E352EF" w:rsidDel="006619C5">
          <w:rPr>
            <w:rFonts w:ascii="Cambria" w:eastAsia="Calibri" w:hAnsi="Cambria" w:cs="Calibri"/>
          </w:rPr>
          <w:delText xml:space="preserve">either of them is </w:delText>
        </w:r>
        <w:r w:rsidR="0097053A" w:rsidRPr="00E352EF" w:rsidDel="006619C5">
          <w:rPr>
            <w:rFonts w:ascii="Cambria" w:eastAsia="Calibri" w:hAnsi="Cambria" w:cs="Calibri"/>
          </w:rPr>
          <w:delText xml:space="preserve">NULL. </w:delText>
        </w:r>
      </w:del>
    </w:p>
    <w:p w14:paraId="2E191144" w14:textId="07828517" w:rsidR="00B82A38" w:rsidRPr="00E352EF" w:rsidDel="006619C5" w:rsidRDefault="00B82A38" w:rsidP="00B82A38">
      <w:pPr>
        <w:rPr>
          <w:del w:id="5365" w:author="Utente" w:date="2017-06-27T18:13:00Z"/>
          <w:rFonts w:ascii="Cambria" w:eastAsia="Calibri" w:hAnsi="Cambria" w:cs="Calibri"/>
          <w:i/>
          <w:color w:val="5B9BD5"/>
        </w:rPr>
      </w:pPr>
    </w:p>
    <w:p w14:paraId="35388AEA" w14:textId="77777777" w:rsidR="006619C5" w:rsidRDefault="006619C5" w:rsidP="00AB605E">
      <w:pPr>
        <w:rPr>
          <w:ins w:id="5366" w:author="Utente" w:date="2017-06-27T18:13:00Z"/>
          <w:rFonts w:ascii="Cambria" w:eastAsia="Calibri" w:hAnsi="Cambria" w:cs="Calibri"/>
          <w:i/>
          <w:color w:val="5B9BD5"/>
        </w:rPr>
      </w:pPr>
    </w:p>
    <w:p w14:paraId="12B82929"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3E0FBA00" w14:textId="6FFFB472" w:rsidR="005A2227" w:rsidRPr="00E352EF" w:rsidDel="00D71CDA" w:rsidRDefault="00EA6708" w:rsidP="00B82A38">
      <w:pPr>
        <w:rPr>
          <w:del w:id="5367" w:author="Utente" w:date="2017-06-27T17:20:00Z"/>
          <w:rFonts w:ascii="Cambria" w:hAnsi="Cambria"/>
        </w:rPr>
      </w:pPr>
      <w:del w:id="5368" w:author="Utente" w:date="2017-06-27T17:20:00Z">
        <w:r w:rsidRPr="00E352EF" w:rsidDel="00D71CDA">
          <w:rPr>
            <w:rFonts w:ascii="Cambria" w:hAnsi="Cambria"/>
          </w:rPr>
          <w:delText>O</w:delText>
        </w:r>
        <w:r w:rsidR="0097053A" w:rsidRPr="00E352EF" w:rsidDel="00D71CDA">
          <w:rPr>
            <w:rFonts w:ascii="Cambria" w:hAnsi="Cambria"/>
          </w:rPr>
          <w:delText>n scalar</w:delText>
        </w:r>
      </w:del>
    </w:p>
    <w:p w14:paraId="7C5F5D00" w14:textId="5EA73E70" w:rsidR="005A2227" w:rsidRPr="00E352EF" w:rsidDel="00D71CDA" w:rsidRDefault="00EA6708" w:rsidP="00B82A38">
      <w:pPr>
        <w:rPr>
          <w:del w:id="5369" w:author="Utente" w:date="2017-06-27T17:20:00Z"/>
          <w:rFonts w:ascii="Cambria" w:hAnsi="Cambria"/>
        </w:rPr>
      </w:pPr>
      <w:del w:id="5370" w:author="Utente" w:date="2017-06-27T17:20:00Z">
        <w:r w:rsidRPr="00E352EF" w:rsidDel="00D71CDA">
          <w:rPr>
            <w:rFonts w:ascii="Cambria" w:eastAsia="Calibri" w:hAnsi="Cambria" w:cs="Calibri"/>
          </w:rPr>
          <w:delText xml:space="preserve">1) </w:delText>
        </w:r>
        <w:r w:rsidR="0097053A" w:rsidRPr="00E352EF" w:rsidDel="00D71CDA">
          <w:rPr>
            <w:rFonts w:ascii="Cambria" w:eastAsia="Calibri" w:hAnsi="Cambria" w:cs="Calibri"/>
          </w:rPr>
          <w:delText>If A = 5, B = 9, C = 5:</w:delText>
        </w:r>
      </w:del>
    </w:p>
    <w:p w14:paraId="717FC262" w14:textId="5EAC9273" w:rsidR="005A2227" w:rsidRPr="00E352EF" w:rsidDel="00D71CDA" w:rsidRDefault="0097053A" w:rsidP="00B82A38">
      <w:pPr>
        <w:ind w:left="720"/>
        <w:rPr>
          <w:del w:id="5371" w:author="Utente" w:date="2017-06-27T17:20:00Z"/>
          <w:rFonts w:ascii="Cambria" w:hAnsi="Cambria"/>
        </w:rPr>
      </w:pPr>
      <w:del w:id="5372"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4D510D55" w14:textId="1B273892" w:rsidR="005A2227" w:rsidRPr="00E352EF" w:rsidDel="00D71CDA" w:rsidRDefault="0097053A" w:rsidP="00B82A38">
      <w:pPr>
        <w:ind w:left="720"/>
        <w:rPr>
          <w:del w:id="5373" w:author="Utente" w:date="2017-06-27T17:20:00Z"/>
          <w:rFonts w:ascii="Cambria" w:hAnsi="Cambria"/>
        </w:rPr>
      </w:pPr>
      <w:del w:id="5374"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C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true</w:delText>
        </w:r>
      </w:del>
    </w:p>
    <w:p w14:paraId="397946BA" w14:textId="65D5E933" w:rsidR="005A2227" w:rsidRPr="00E352EF" w:rsidDel="00D71CDA" w:rsidRDefault="00EA6708" w:rsidP="00B82A38">
      <w:pPr>
        <w:rPr>
          <w:del w:id="5375" w:author="Utente" w:date="2017-06-27T17:20:00Z"/>
          <w:rFonts w:ascii="Cambria" w:hAnsi="Cambria"/>
        </w:rPr>
      </w:pPr>
      <w:del w:id="5376" w:author="Utente" w:date="2017-06-27T17:20:00Z">
        <w:r w:rsidRPr="00E352EF" w:rsidDel="00D71CDA">
          <w:rPr>
            <w:rFonts w:ascii="Cambria" w:eastAsia="Calibri" w:hAnsi="Cambria" w:cs="Calibri"/>
          </w:rPr>
          <w:delText xml:space="preserve">2) </w:delText>
        </w:r>
        <w:r w:rsidR="0097053A" w:rsidRPr="00E352EF" w:rsidDel="00D71CDA">
          <w:rPr>
            <w:rFonts w:ascii="Cambria" w:eastAsia="Calibri" w:hAnsi="Cambria" w:cs="Calibri"/>
          </w:rPr>
          <w:delText>If A = “hello”, B = “hi”, C = “Hi”:</w:delText>
        </w:r>
      </w:del>
    </w:p>
    <w:p w14:paraId="7C9B2708" w14:textId="2A7665DE" w:rsidR="005A2227" w:rsidRPr="00E352EF" w:rsidDel="00D71CDA" w:rsidRDefault="0097053A" w:rsidP="00B82A38">
      <w:pPr>
        <w:ind w:left="720"/>
        <w:rPr>
          <w:del w:id="5377" w:author="Utente" w:date="2017-06-27T17:20:00Z"/>
          <w:rFonts w:ascii="Cambria" w:hAnsi="Cambria"/>
        </w:rPr>
      </w:pPr>
      <w:del w:id="5378" w:author="Utente" w:date="2017-06-27T17:20:00Z">
        <w:r w:rsidRPr="00E352EF" w:rsidDel="00D71CDA">
          <w:rPr>
            <w:rFonts w:ascii="Cambria" w:eastAsia="Calibri" w:hAnsi="Cambria" w:cs="Calibri"/>
          </w:rPr>
          <w:delText>D := A</w:delText>
        </w:r>
        <w:r w:rsidRPr="00E352EF" w:rsidDel="00D71CDA">
          <w:rPr>
            <w:rFonts w:ascii="Cambria" w:eastAsia="Calibri" w:hAnsi="Cambria" w:cs="Calibri"/>
            <w:b/>
          </w:rPr>
          <w:delText xml:space="preserve"> &gt;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67355976" w14:textId="1B2ECAEB" w:rsidR="005A2227" w:rsidRPr="00E352EF" w:rsidDel="00D71CDA" w:rsidRDefault="005A2227" w:rsidP="00B82A38">
      <w:pPr>
        <w:rPr>
          <w:del w:id="5379" w:author="Utente" w:date="2017-06-27T17:20:00Z"/>
          <w:rFonts w:ascii="Cambria" w:hAnsi="Cambria"/>
        </w:rPr>
      </w:pPr>
    </w:p>
    <w:p w14:paraId="04B5F1F1" w14:textId="6BA9E66F" w:rsidR="005A2227" w:rsidRPr="00E352EF" w:rsidDel="00D71CDA" w:rsidRDefault="00EA6708" w:rsidP="00B82A38">
      <w:pPr>
        <w:rPr>
          <w:del w:id="5380" w:author="Utente" w:date="2017-06-27T17:20:00Z"/>
          <w:rFonts w:ascii="Cambria" w:hAnsi="Cambria"/>
        </w:rPr>
      </w:pPr>
      <w:del w:id="5381" w:author="Utente" w:date="2017-06-27T17:20:00Z">
        <w:r w:rsidRPr="00E352EF" w:rsidDel="00D71CDA">
          <w:rPr>
            <w:rFonts w:ascii="Cambria" w:hAnsi="Cambria"/>
          </w:rPr>
          <w:delText>O</w:delText>
        </w:r>
        <w:r w:rsidR="0097053A" w:rsidRPr="00E352EF" w:rsidDel="00D71CDA">
          <w:rPr>
            <w:rFonts w:ascii="Cambria" w:hAnsi="Cambria"/>
          </w:rPr>
          <w:delText xml:space="preserve">n </w:delText>
        </w:r>
        <w:r w:rsidR="00F4601C" w:rsidRPr="00E352EF" w:rsidDel="00D71CDA">
          <w:delText>Dataset</w:delText>
        </w:r>
        <w:r w:rsidR="0097053A" w:rsidRPr="00E352EF" w:rsidDel="00D71CDA">
          <w:rPr>
            <w:rFonts w:ascii="Cambria" w:eastAsia="Calibri" w:hAnsi="Cambria" w:cs="Calibri"/>
          </w:rPr>
          <w:delText xml:space="preserve"> </w:delText>
        </w:r>
      </w:del>
    </w:p>
    <w:p w14:paraId="0DC51F72" w14:textId="0280BDAE" w:rsidR="001C025D" w:rsidDel="00D71CDA" w:rsidRDefault="00EA6708" w:rsidP="00B82A38">
      <w:pPr>
        <w:rPr>
          <w:del w:id="5382" w:author="Utente" w:date="2017-06-27T17:20:00Z"/>
          <w:rFonts w:ascii="Cambria" w:eastAsia="Calibri" w:hAnsi="Cambria"/>
        </w:rPr>
      </w:pPr>
      <w:del w:id="5383" w:author="Utente" w:date="2017-06-27T17:20:00Z">
        <w:r w:rsidRPr="00E352EF" w:rsidDel="00D71CDA">
          <w:rPr>
            <w:rFonts w:ascii="Cambria" w:eastAsia="Calibri" w:hAnsi="Cambria"/>
          </w:rPr>
          <w:delText>3</w:delText>
        </w:r>
        <w:r w:rsidR="00B82A38" w:rsidRPr="00E352EF" w:rsidDel="00D71CDA">
          <w:rPr>
            <w:rFonts w:ascii="Cambria" w:eastAsia="Calibri" w:hAnsi="Cambria"/>
          </w:rPr>
          <w:delText xml:space="preserve">) </w:delText>
        </w:r>
      </w:del>
    </w:p>
    <w:p w14:paraId="58F08287" w14:textId="4EC187BC" w:rsidR="001C025D" w:rsidRDefault="001C025D" w:rsidP="001C025D">
      <w:pPr>
        <w:rPr>
          <w:ins w:id="5384" w:author="Laura Viignola" w:date="2017-06-22T16:39:00Z"/>
          <w:rFonts w:ascii="Cambria" w:hAnsi="Cambria"/>
        </w:rPr>
      </w:pPr>
      <w:ins w:id="5385" w:author="Laura Viignola" w:date="2017-06-22T16:39:00Z">
        <w:r>
          <w:rPr>
            <w:rFonts w:ascii="Cambria" w:hAnsi="Cambria"/>
          </w:rPr>
          <w:t>Given the left operand Data Set</w:t>
        </w:r>
        <w:del w:id="5386" w:author="Utente" w:date="2017-06-26T16:11:00Z">
          <w:r w:rsidDel="00F27DF7">
            <w:rPr>
              <w:rFonts w:ascii="Cambria" w:hAnsi="Cambria"/>
            </w:rPr>
            <w:delText>, DS_1</w:delText>
          </w:r>
        </w:del>
        <w:r>
          <w:rPr>
            <w:rFonts w:ascii="Cambria" w:hAnsi="Cambria"/>
          </w:rPr>
          <w:t>:</w:t>
        </w:r>
      </w:ins>
    </w:p>
    <w:p w14:paraId="530F5782" w14:textId="4C237977" w:rsidR="005A2227" w:rsidRPr="00E352EF" w:rsidDel="00A040C9" w:rsidRDefault="0097053A" w:rsidP="00B82A38">
      <w:pPr>
        <w:rPr>
          <w:del w:id="5387" w:author="Laura Viignola" w:date="2017-06-22T16:42:00Z"/>
          <w:rFonts w:ascii="Cambria" w:eastAsia="Calibri" w:hAnsi="Cambria" w:cs="Calibri"/>
        </w:rPr>
      </w:pPr>
      <w:del w:id="5388" w:author="Laura Viignola" w:date="2017-06-22T16:42:00Z">
        <w:r w:rsidRPr="00E352EF" w:rsidDel="00A040C9">
          <w:rPr>
            <w:rFonts w:ascii="Cambria" w:eastAsia="Calibri" w:hAnsi="Cambria" w:cs="Calibri"/>
          </w:rPr>
          <w:delText>compare_ds := foreign_languages_known &gt; 20</w:delText>
        </w:r>
      </w:del>
    </w:p>
    <w:p w14:paraId="0E9CEF78" w14:textId="77777777" w:rsidR="0062787A" w:rsidRPr="00E352EF" w:rsidRDefault="0062787A" w:rsidP="00B82A38">
      <w:pPr>
        <w:rPr>
          <w:rFonts w:ascii="Cambria" w:hAnsi="Cambria"/>
        </w:rPr>
      </w:pPr>
    </w:p>
    <w:tbl>
      <w:tblPr>
        <w:tblW w:w="645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1265"/>
      </w:tblGrid>
      <w:tr w:rsidR="005A2227" w:rsidRPr="00F27DF7" w14:paraId="2BC54819" w14:textId="77777777">
        <w:tc>
          <w:tcPr>
            <w:tcW w:w="92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9B8EE2" w14:textId="2C208D4E" w:rsidR="005A2227" w:rsidRPr="00F27DF7" w:rsidRDefault="0097053A">
            <w:pPr>
              <w:jc w:val="both"/>
              <w:rPr>
                <w:rFonts w:ascii="Arial" w:hAnsi="Arial" w:cs="Arial"/>
              </w:rPr>
            </w:pPr>
            <w:del w:id="5389" w:author="Laura Viignola" w:date="2017-06-22T16:42:00Z">
              <w:r w:rsidRPr="00F27DF7" w:rsidDel="00A040C9">
                <w:rPr>
                  <w:rFonts w:ascii="Arial" w:eastAsia="Calibri" w:hAnsi="Arial" w:cs="Arial"/>
                </w:rPr>
                <w:delText>foreign_languages_known</w:delText>
              </w:r>
            </w:del>
            <w:ins w:id="5390" w:author="Laura Viignola" w:date="2017-06-22T16:42:00Z">
              <w:r w:rsidR="00A040C9" w:rsidRPr="00F27DF7">
                <w:rPr>
                  <w:rFonts w:ascii="Arial" w:eastAsia="Calibri" w:hAnsi="Arial" w:cs="Arial"/>
                </w:rPr>
                <w:t>DS_1</w:t>
              </w:r>
            </w:ins>
          </w:p>
        </w:tc>
      </w:tr>
      <w:tr w:rsidR="005A2227" w:rsidRPr="00F27DF7" w14:paraId="06E6412D"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6BB24F" w14:textId="72EB97A7" w:rsidR="005A2227" w:rsidRPr="00F27DF7" w:rsidRDefault="0097053A" w:rsidP="00A040C9">
            <w:pPr>
              <w:jc w:val="both"/>
              <w:rPr>
                <w:rFonts w:ascii="Arial" w:hAnsi="Arial" w:cs="Arial"/>
              </w:rPr>
            </w:pPr>
            <w:del w:id="5391" w:author="Laura Viignola" w:date="2017-06-22T16:42:00Z">
              <w:r w:rsidRPr="00F27DF7" w:rsidDel="00A040C9">
                <w:rPr>
                  <w:rFonts w:ascii="Arial" w:eastAsia="Calibri" w:hAnsi="Arial" w:cs="Arial"/>
                  <w:b/>
                </w:rPr>
                <w:delText>N_LANG</w:delText>
              </w:r>
            </w:del>
            <w:ins w:id="5392" w:author="Laura Viignola" w:date="2017-06-22T16:42:00Z">
              <w:r w:rsidR="00A040C9" w:rsidRPr="00F27DF7">
                <w:rPr>
                  <w:rFonts w:ascii="Arial" w:eastAsia="Calibri" w:hAnsi="Arial" w:cs="Arial"/>
                  <w:b/>
                </w:rPr>
                <w:t>Id_1</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468A1" w14:textId="60CB0EEB" w:rsidR="005A2227" w:rsidRPr="00F27DF7" w:rsidRDefault="0097053A">
            <w:pPr>
              <w:jc w:val="both"/>
              <w:rPr>
                <w:rFonts w:ascii="Arial" w:hAnsi="Arial" w:cs="Arial"/>
              </w:rPr>
            </w:pPr>
            <w:del w:id="5393" w:author="Laura Viignola" w:date="2017-06-22T16:42:00Z">
              <w:r w:rsidRPr="00F27DF7" w:rsidDel="00A040C9">
                <w:rPr>
                  <w:rFonts w:ascii="Arial" w:eastAsia="Calibri" w:hAnsi="Arial" w:cs="Arial"/>
                  <w:b/>
                </w:rPr>
                <w:delText>GEO</w:delText>
              </w:r>
            </w:del>
            <w:ins w:id="5394" w:author="Laura Viignola" w:date="2017-06-22T16:42:00Z">
              <w:r w:rsidR="00A040C9" w:rsidRPr="00F27DF7">
                <w:rPr>
                  <w:rFonts w:ascii="Arial" w:eastAsia="Calibri" w:hAnsi="Arial" w:cs="Arial"/>
                  <w:b/>
                </w:rPr>
                <w:t>Id_2</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4E997D" w14:textId="7760D6E0" w:rsidR="005A2227" w:rsidRPr="00F27DF7" w:rsidRDefault="0097053A">
            <w:pPr>
              <w:jc w:val="both"/>
              <w:rPr>
                <w:rFonts w:ascii="Arial" w:hAnsi="Arial" w:cs="Arial"/>
              </w:rPr>
            </w:pPr>
            <w:del w:id="5395" w:author="Laura Viignola" w:date="2017-06-22T16:42:00Z">
              <w:r w:rsidRPr="00F27DF7" w:rsidDel="00A040C9">
                <w:rPr>
                  <w:rFonts w:ascii="Arial" w:eastAsia="Calibri" w:hAnsi="Arial" w:cs="Arial"/>
                  <w:b/>
                </w:rPr>
                <w:delText>TIME</w:delText>
              </w:r>
            </w:del>
            <w:ins w:id="5396" w:author="Laura Viignola" w:date="2017-06-22T16:42:00Z">
              <w:r w:rsidR="00A040C9"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6348AC" w14:textId="1A17D9BD" w:rsidR="005A2227" w:rsidRPr="00F27DF7" w:rsidRDefault="0097053A">
            <w:pPr>
              <w:jc w:val="both"/>
              <w:rPr>
                <w:rFonts w:ascii="Arial" w:hAnsi="Arial" w:cs="Arial"/>
              </w:rPr>
            </w:pPr>
            <w:del w:id="5397" w:author="Laura Viignola" w:date="2017-06-22T16:42:00Z">
              <w:r w:rsidRPr="00F27DF7" w:rsidDel="00A040C9">
                <w:rPr>
                  <w:rFonts w:ascii="Arial" w:eastAsia="Calibri" w:hAnsi="Arial" w:cs="Arial"/>
                  <w:b/>
                </w:rPr>
                <w:delText>AGE</w:delText>
              </w:r>
            </w:del>
            <w:ins w:id="5398" w:author="Laura Viignola" w:date="2017-06-22T16:42: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E7B66A" w14:textId="26FAC096" w:rsidR="005A2227" w:rsidRPr="00F27DF7" w:rsidRDefault="0097053A">
            <w:pPr>
              <w:jc w:val="both"/>
              <w:rPr>
                <w:rFonts w:ascii="Arial" w:hAnsi="Arial" w:cs="Arial"/>
              </w:rPr>
            </w:pPr>
            <w:del w:id="5399" w:author="Laura Viignola" w:date="2017-06-22T16:42:00Z">
              <w:r w:rsidRPr="00F27DF7" w:rsidDel="00A040C9">
                <w:rPr>
                  <w:rFonts w:ascii="Arial" w:eastAsia="Calibri" w:hAnsi="Arial" w:cs="Arial"/>
                  <w:b/>
                </w:rPr>
                <w:delText>UNIT</w:delText>
              </w:r>
            </w:del>
            <w:ins w:id="5400" w:author="Laura Viignola" w:date="2017-06-22T16:42:00Z">
              <w:r w:rsidR="00A040C9" w:rsidRPr="00F27DF7">
                <w:rPr>
                  <w:rFonts w:ascii="Arial" w:eastAsia="Calibri" w:hAnsi="Arial" w:cs="Arial"/>
                  <w:b/>
                </w:rPr>
                <w:t>Id_5</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4DE8BC" w14:textId="520B701D" w:rsidR="005A2227" w:rsidRPr="00F27DF7" w:rsidRDefault="0097053A">
            <w:pPr>
              <w:jc w:val="both"/>
              <w:rPr>
                <w:rFonts w:ascii="Arial" w:hAnsi="Arial" w:cs="Arial"/>
              </w:rPr>
            </w:pPr>
            <w:del w:id="5401" w:author="Laura Viignola" w:date="2017-06-22T16:42:00Z">
              <w:r w:rsidRPr="00F27DF7" w:rsidDel="00A040C9">
                <w:rPr>
                  <w:rFonts w:ascii="Arial" w:eastAsia="Calibri" w:hAnsi="Arial" w:cs="Arial"/>
                  <w:b/>
                </w:rPr>
                <w:delText>VALUE</w:delText>
              </w:r>
            </w:del>
            <w:ins w:id="5402" w:author="Laura Viignola" w:date="2017-06-22T16:42:00Z">
              <w:r w:rsidR="00A040C9" w:rsidRPr="00F27DF7">
                <w:rPr>
                  <w:rFonts w:ascii="Arial" w:eastAsia="Calibri" w:hAnsi="Arial" w:cs="Arial"/>
                  <w:b/>
                </w:rPr>
                <w:t>Me_1</w:t>
              </w:r>
            </w:ins>
          </w:p>
        </w:tc>
      </w:tr>
      <w:tr w:rsidR="005A2227" w:rsidRPr="00F27DF7" w14:paraId="6FD98794"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F1CC2"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2E45" w14:textId="77777777" w:rsidR="005A2227" w:rsidRPr="00F27DF7" w:rsidRDefault="0097053A">
            <w:pPr>
              <w:jc w:val="both"/>
              <w:rPr>
                <w:rFonts w:ascii="Arial" w:hAnsi="Arial" w:cs="Arial"/>
              </w:rPr>
            </w:pPr>
            <w:r w:rsidRPr="00F27DF7">
              <w:rPr>
                <w:rFonts w:ascii="Arial" w:eastAsia="Calibri" w:hAnsi="Arial" w:cs="Arial"/>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EE735"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8A370"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2C89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63EF1"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4B99B5F7"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256A"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F15AB" w14:textId="77777777" w:rsidR="005A2227" w:rsidRPr="00F27DF7" w:rsidRDefault="0097053A">
            <w:pPr>
              <w:jc w:val="both"/>
              <w:rPr>
                <w:rFonts w:ascii="Arial" w:hAnsi="Arial" w:cs="Arial"/>
              </w:rPr>
            </w:pPr>
            <w:r w:rsidRPr="00F27DF7">
              <w:rPr>
                <w:rFonts w:ascii="Arial" w:eastAsia="Calibri" w:hAnsi="Arial" w:cs="Arial"/>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F29DF"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6274E"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EA644"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4AC2" w14:textId="77777777" w:rsidR="005A2227" w:rsidRPr="00F27DF7" w:rsidRDefault="0097053A">
            <w:pPr>
              <w:jc w:val="both"/>
              <w:rPr>
                <w:rFonts w:ascii="Arial" w:hAnsi="Arial" w:cs="Arial"/>
              </w:rPr>
            </w:pPr>
            <w:r w:rsidRPr="00F27DF7">
              <w:rPr>
                <w:rFonts w:ascii="Arial" w:eastAsia="Calibri" w:hAnsi="Arial" w:cs="Arial"/>
              </w:rPr>
              <w:t>12.2</w:t>
            </w:r>
          </w:p>
        </w:tc>
      </w:tr>
      <w:tr w:rsidR="005A2227" w:rsidRPr="00F27DF7" w14:paraId="5AD2910A"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69520"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3E902" w14:textId="77777777" w:rsidR="005A2227" w:rsidRPr="00F27DF7" w:rsidRDefault="0097053A">
            <w:pPr>
              <w:jc w:val="both"/>
              <w:rPr>
                <w:rFonts w:ascii="Arial" w:hAnsi="Arial" w:cs="Arial"/>
              </w:rPr>
            </w:pPr>
            <w:r w:rsidRPr="00F27DF7">
              <w:rPr>
                <w:rFonts w:ascii="Arial" w:eastAsia="Calibri" w:hAnsi="Arial" w:cs="Arial"/>
              </w:rPr>
              <w:t>Finland</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EB949"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6EAE7"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E81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70BF6" w14:textId="77777777" w:rsidR="005A2227" w:rsidRPr="00F27DF7" w:rsidRDefault="0097053A">
            <w:pPr>
              <w:jc w:val="both"/>
              <w:rPr>
                <w:rFonts w:ascii="Arial" w:hAnsi="Arial" w:cs="Arial"/>
              </w:rPr>
            </w:pPr>
            <w:r w:rsidRPr="00F27DF7">
              <w:rPr>
                <w:rFonts w:ascii="Arial" w:eastAsia="Calibri" w:hAnsi="Arial" w:cs="Arial"/>
              </w:rPr>
              <w:t>29.5</w:t>
            </w:r>
          </w:p>
        </w:tc>
      </w:tr>
    </w:tbl>
    <w:p w14:paraId="5B132112" w14:textId="77777777" w:rsidR="005A2227" w:rsidRDefault="005A2227"/>
    <w:p w14:paraId="24EA76D8" w14:textId="19F43759" w:rsidR="00A040C9" w:rsidRPr="00F27DF7" w:rsidDel="006619C5" w:rsidRDefault="00A040C9" w:rsidP="00A040C9">
      <w:pPr>
        <w:rPr>
          <w:ins w:id="5403" w:author="Laura Viignola" w:date="2017-06-22T16:41:00Z"/>
          <w:del w:id="5404" w:author="Utente" w:date="2017-06-27T18:13:00Z"/>
          <w:rFonts w:ascii="Arial" w:eastAsia="Calibri" w:hAnsi="Arial" w:cs="Arial"/>
        </w:rPr>
      </w:pPr>
      <w:ins w:id="5405" w:author="Laura Viignola" w:date="2017-06-22T16:43:00Z">
        <w:r w:rsidRPr="00D71CDA">
          <w:rPr>
            <w:rFonts w:ascii="Cambria" w:hAnsi="Cambria"/>
            <w:i/>
          </w:rPr>
          <w:t>Example</w:t>
        </w:r>
      </w:ins>
      <w:ins w:id="5406" w:author="Utente" w:date="2017-06-27T17:29:00Z">
        <w:r w:rsidR="00D71CDA">
          <w:rPr>
            <w:rFonts w:ascii="Cambria" w:hAnsi="Cambria"/>
            <w:i/>
          </w:rPr>
          <w:t xml:space="preserve"> </w:t>
        </w:r>
      </w:ins>
      <w:ins w:id="5407" w:author="Laura Viignola" w:date="2017-06-22T16:43:00Z">
        <w:r w:rsidRPr="00D71CDA">
          <w:rPr>
            <w:rFonts w:ascii="Cambria" w:hAnsi="Cambria"/>
            <w:i/>
          </w:rPr>
          <w:t>1</w:t>
        </w:r>
        <w:r w:rsidRPr="00DF49EE">
          <w:rPr>
            <w:rFonts w:ascii="Cambria" w:hAnsi="Cambria"/>
          </w:rPr>
          <w:t>:</w:t>
        </w:r>
        <w:r>
          <w:rPr>
            <w:rFonts w:ascii="Cambria" w:hAnsi="Cambria"/>
          </w:rPr>
          <w:t xml:space="preserve"> </w:t>
        </w:r>
        <w:r>
          <w:rPr>
            <w:rFonts w:ascii="Cambria" w:hAnsi="Cambria"/>
          </w:rPr>
          <w:tab/>
        </w:r>
      </w:ins>
      <w:ins w:id="5408" w:author="Laura Viignola" w:date="2017-06-22T16:42:00Z">
        <w:r w:rsidRPr="00F27DF7">
          <w:rPr>
            <w:rFonts w:ascii="Arial" w:eastAsia="Calibri" w:hAnsi="Arial" w:cs="Arial"/>
          </w:rPr>
          <w:t>DS_r</w:t>
        </w:r>
      </w:ins>
      <w:ins w:id="5409" w:author="Laura Viignola" w:date="2017-06-22T16:41:00Z">
        <w:r w:rsidRPr="00F27DF7">
          <w:rPr>
            <w:rFonts w:ascii="Arial" w:eastAsia="Calibri" w:hAnsi="Arial" w:cs="Arial"/>
          </w:rPr>
          <w:t xml:space="preserve"> </w:t>
        </w:r>
        <w:r w:rsidRPr="00D71CDA">
          <w:rPr>
            <w:rFonts w:ascii="Arial" w:eastAsia="Calibri" w:hAnsi="Arial" w:cs="Arial"/>
            <w:b/>
          </w:rPr>
          <w:t>:=</w:t>
        </w:r>
        <w:r w:rsidRPr="00F27DF7">
          <w:rPr>
            <w:rFonts w:ascii="Arial" w:eastAsia="Calibri" w:hAnsi="Arial" w:cs="Arial"/>
          </w:rPr>
          <w:t xml:space="preserve"> </w:t>
        </w:r>
      </w:ins>
      <w:ins w:id="5410" w:author="Laura Viignola" w:date="2017-06-22T16:42:00Z">
        <w:r w:rsidRPr="00F27DF7">
          <w:rPr>
            <w:rFonts w:ascii="Arial" w:eastAsia="Calibri" w:hAnsi="Arial" w:cs="Arial"/>
          </w:rPr>
          <w:t>DS_1</w:t>
        </w:r>
      </w:ins>
      <w:ins w:id="5411" w:author="Laura Viignola" w:date="2017-06-22T16:41:00Z">
        <w:r w:rsidRPr="00F27DF7">
          <w:rPr>
            <w:rFonts w:ascii="Arial" w:eastAsia="Calibri" w:hAnsi="Arial" w:cs="Arial"/>
          </w:rPr>
          <w:t xml:space="preserve"> </w:t>
        </w:r>
        <w:r w:rsidRPr="00D71CDA">
          <w:rPr>
            <w:rFonts w:ascii="Arial" w:eastAsia="Calibri" w:hAnsi="Arial" w:cs="Arial"/>
            <w:b/>
          </w:rPr>
          <w:t>&gt;</w:t>
        </w:r>
        <w:r w:rsidRPr="00F27DF7">
          <w:rPr>
            <w:rFonts w:ascii="Arial" w:eastAsia="Calibri" w:hAnsi="Arial" w:cs="Arial"/>
          </w:rPr>
          <w:t xml:space="preserve"> 20</w:t>
        </w:r>
      </w:ins>
    </w:p>
    <w:p w14:paraId="44BE9855" w14:textId="77777777" w:rsidR="001C025D" w:rsidRPr="00F27DF7" w:rsidRDefault="001C025D">
      <w:pPr>
        <w:rPr>
          <w:rFonts w:ascii="Arial" w:hAnsi="Arial" w:cs="Arial"/>
        </w:rPr>
      </w:pPr>
    </w:p>
    <w:tbl>
      <w:tblPr>
        <w:tblW w:w="64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2543"/>
      </w:tblGrid>
      <w:tr w:rsidR="005A2227" w:rsidRPr="00F27DF7" w14:paraId="029FB53D" w14:textId="77777777">
        <w:tc>
          <w:tcPr>
            <w:tcW w:w="87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E8A21C" w14:textId="438243A0" w:rsidR="005A2227" w:rsidRPr="00F27DF7" w:rsidRDefault="0097053A" w:rsidP="00A040C9">
            <w:pPr>
              <w:jc w:val="both"/>
              <w:rPr>
                <w:rFonts w:ascii="Arial" w:hAnsi="Arial" w:cs="Arial"/>
              </w:rPr>
            </w:pPr>
            <w:del w:id="5412" w:author="Laura Viignola" w:date="2017-06-22T16:44:00Z">
              <w:r w:rsidRPr="00F27DF7" w:rsidDel="00A040C9">
                <w:rPr>
                  <w:rFonts w:ascii="Arial" w:eastAsia="Calibri" w:hAnsi="Arial" w:cs="Arial"/>
                </w:rPr>
                <w:delText>compare_ds</w:delText>
              </w:r>
            </w:del>
            <w:ins w:id="5413" w:author="Laura Viignola" w:date="2017-06-22T16:44:00Z">
              <w:r w:rsidR="00A040C9" w:rsidRPr="00F27DF7">
                <w:rPr>
                  <w:rFonts w:ascii="Arial" w:eastAsia="Calibri" w:hAnsi="Arial" w:cs="Arial"/>
                </w:rPr>
                <w:t>DS_r</w:t>
              </w:r>
            </w:ins>
          </w:p>
        </w:tc>
      </w:tr>
      <w:tr w:rsidR="005A2227" w:rsidRPr="00F27DF7" w14:paraId="778E8211" w14:textId="77777777">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F886F4" w14:textId="7618ED52" w:rsidR="005A2227" w:rsidRPr="00F27DF7" w:rsidRDefault="0097053A">
            <w:pPr>
              <w:jc w:val="both"/>
              <w:rPr>
                <w:rFonts w:ascii="Arial" w:hAnsi="Arial" w:cs="Arial"/>
              </w:rPr>
            </w:pPr>
            <w:del w:id="5414" w:author="Laura Viignola" w:date="2017-06-22T16:44:00Z">
              <w:r w:rsidRPr="00F27DF7" w:rsidDel="00A040C9">
                <w:rPr>
                  <w:rFonts w:ascii="Arial" w:eastAsia="Calibri" w:hAnsi="Arial" w:cs="Arial"/>
                  <w:b/>
                </w:rPr>
                <w:delText>N_LANG</w:delText>
              </w:r>
            </w:del>
            <w:ins w:id="5415" w:author="Laura Viignola" w:date="2017-06-22T16:44:00Z">
              <w:r w:rsidR="00A040C9" w:rsidRPr="00F27DF7">
                <w:rPr>
                  <w:rFonts w:ascii="Arial" w:eastAsia="Calibri" w:hAnsi="Arial" w:cs="Arial"/>
                  <w:b/>
                </w:rPr>
                <w:t>Id_1</w:t>
              </w:r>
            </w:ins>
          </w:p>
        </w:tc>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5E1569" w14:textId="4C5B7F14" w:rsidR="005A2227" w:rsidRPr="00F27DF7" w:rsidRDefault="0097053A">
            <w:pPr>
              <w:jc w:val="both"/>
              <w:rPr>
                <w:rFonts w:ascii="Arial" w:hAnsi="Arial" w:cs="Arial"/>
              </w:rPr>
            </w:pPr>
            <w:del w:id="5416" w:author="Laura Viignola" w:date="2017-06-22T16:44:00Z">
              <w:r w:rsidRPr="00F27DF7" w:rsidDel="00A040C9">
                <w:rPr>
                  <w:rFonts w:ascii="Arial" w:eastAsia="Calibri" w:hAnsi="Arial" w:cs="Arial"/>
                  <w:b/>
                </w:rPr>
                <w:delText>GEO</w:delText>
              </w:r>
            </w:del>
            <w:ins w:id="5417" w:author="Laura Viignola" w:date="2017-06-22T16:44:00Z">
              <w:r w:rsidR="00A040C9" w:rsidRPr="00F27DF7">
                <w:rPr>
                  <w:rFonts w:ascii="Arial" w:eastAsia="Calibri" w:hAnsi="Arial" w:cs="Arial"/>
                  <w:b/>
                </w:rPr>
                <w:t>Id_2</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834AA" w14:textId="2F80BCFE" w:rsidR="005A2227" w:rsidRPr="00F27DF7" w:rsidRDefault="0097053A">
            <w:pPr>
              <w:jc w:val="both"/>
              <w:rPr>
                <w:rFonts w:ascii="Arial" w:hAnsi="Arial" w:cs="Arial"/>
              </w:rPr>
            </w:pPr>
            <w:del w:id="5418" w:author="Laura Viignola" w:date="2017-06-22T16:44:00Z">
              <w:r w:rsidRPr="00F27DF7" w:rsidDel="00A040C9">
                <w:rPr>
                  <w:rFonts w:ascii="Arial" w:eastAsia="Calibri" w:hAnsi="Arial" w:cs="Arial"/>
                  <w:b/>
                </w:rPr>
                <w:delText>TIME</w:delText>
              </w:r>
            </w:del>
            <w:ins w:id="5419" w:author="Laura Viignola" w:date="2017-06-22T16:44:00Z">
              <w:r w:rsidR="00A040C9" w:rsidRPr="00F27DF7">
                <w:rPr>
                  <w:rFonts w:ascii="Arial" w:eastAsia="Calibri" w:hAnsi="Arial" w:cs="Arial"/>
                  <w:b/>
                </w:rPr>
                <w:t>Id_3</w:t>
              </w:r>
            </w:ins>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B9173A" w14:textId="7D878390" w:rsidR="005A2227" w:rsidRPr="00F27DF7" w:rsidRDefault="0097053A">
            <w:pPr>
              <w:jc w:val="both"/>
              <w:rPr>
                <w:rFonts w:ascii="Arial" w:hAnsi="Arial" w:cs="Arial"/>
              </w:rPr>
            </w:pPr>
            <w:del w:id="5420" w:author="Laura Viignola" w:date="2017-06-22T16:44:00Z">
              <w:r w:rsidRPr="00F27DF7" w:rsidDel="00A040C9">
                <w:rPr>
                  <w:rFonts w:ascii="Arial" w:eastAsia="Calibri" w:hAnsi="Arial" w:cs="Arial"/>
                  <w:b/>
                </w:rPr>
                <w:delText>AGE</w:delText>
              </w:r>
            </w:del>
            <w:ins w:id="5421" w:author="Laura Viignola" w:date="2017-06-22T16:44:00Z">
              <w:r w:rsidR="00A040C9" w:rsidRPr="00F27DF7">
                <w:rPr>
                  <w:rFonts w:ascii="Arial" w:eastAsia="Calibri" w:hAnsi="Arial" w:cs="Arial"/>
                  <w:b/>
                </w:rPr>
                <w:t>Id_4</w:t>
              </w:r>
            </w:ins>
          </w:p>
        </w:tc>
        <w:tc>
          <w:tcPr>
            <w:tcW w:w="14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BCF21F" w14:textId="7C0A3397" w:rsidR="005A2227" w:rsidRPr="00F27DF7" w:rsidRDefault="0097053A">
            <w:pPr>
              <w:jc w:val="both"/>
              <w:rPr>
                <w:rFonts w:ascii="Arial" w:hAnsi="Arial" w:cs="Arial"/>
              </w:rPr>
            </w:pPr>
            <w:del w:id="5422" w:author="Laura Viignola" w:date="2017-06-22T16:44:00Z">
              <w:r w:rsidRPr="00F27DF7" w:rsidDel="00A040C9">
                <w:rPr>
                  <w:rFonts w:ascii="Arial" w:eastAsia="Calibri" w:hAnsi="Arial" w:cs="Arial"/>
                  <w:b/>
                </w:rPr>
                <w:delText>UNIT</w:delText>
              </w:r>
            </w:del>
            <w:ins w:id="5423" w:author="Laura Viignola" w:date="2017-06-22T16:44:00Z">
              <w:r w:rsidR="00A040C9" w:rsidRPr="00F27DF7">
                <w:rPr>
                  <w:rFonts w:ascii="Arial" w:eastAsia="Calibri" w:hAnsi="Arial" w:cs="Arial"/>
                  <w:b/>
                </w:rPr>
                <w:t>Id_5</w:t>
              </w:r>
            </w:ins>
          </w:p>
        </w:tc>
        <w:tc>
          <w:tcPr>
            <w:tcW w:w="14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A1783D" w14:textId="0D94633C" w:rsidR="005A2227" w:rsidRPr="00F27DF7" w:rsidRDefault="0097053A">
            <w:pPr>
              <w:jc w:val="both"/>
              <w:rPr>
                <w:rFonts w:ascii="Arial" w:hAnsi="Arial" w:cs="Arial"/>
              </w:rPr>
            </w:pPr>
            <w:del w:id="5424" w:author="Laura Viignola" w:date="2017-06-22T16:44:00Z">
              <w:r w:rsidRPr="00F27DF7" w:rsidDel="00A040C9">
                <w:rPr>
                  <w:rFonts w:ascii="Arial" w:eastAsia="Calibri" w:hAnsi="Arial" w:cs="Arial"/>
                  <w:b/>
                </w:rPr>
                <w:delText>CONDITION</w:delText>
              </w:r>
            </w:del>
            <w:ins w:id="5425" w:author="Utente" w:date="2017-06-26T16:36:00Z">
              <w:r w:rsidR="00390729" w:rsidRPr="00F27DF7">
                <w:rPr>
                  <w:rFonts w:ascii="Arial" w:eastAsia="Calibri" w:hAnsi="Arial" w:cs="Arial"/>
                  <w:b/>
                </w:rPr>
                <w:t>bool_var</w:t>
              </w:r>
            </w:ins>
            <w:ins w:id="5426" w:author="Laura Viignola" w:date="2017-06-22T16:44:00Z">
              <w:del w:id="5427" w:author="Utente" w:date="2017-06-26T16:36:00Z">
                <w:r w:rsidR="00A040C9" w:rsidRPr="00F27DF7" w:rsidDel="00390729">
                  <w:rPr>
                    <w:rFonts w:ascii="Arial" w:eastAsia="Calibri" w:hAnsi="Arial" w:cs="Arial"/>
                    <w:b/>
                  </w:rPr>
                  <w:delText>Me_1</w:delText>
                </w:r>
              </w:del>
            </w:ins>
          </w:p>
        </w:tc>
      </w:tr>
      <w:tr w:rsidR="005A2227" w:rsidRPr="00F27DF7" w14:paraId="2AA2CDF0"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0B2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C4BF5" w14:textId="77777777" w:rsidR="005A2227" w:rsidRPr="00F27DF7" w:rsidRDefault="0097053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AD3AA"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FC8B"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34DE3"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00529"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7EE05AD"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334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1861B" w14:textId="77777777" w:rsidR="005A2227" w:rsidRPr="00F27DF7" w:rsidRDefault="0097053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2A569"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5A54"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6104D"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C0DE6"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C50A489"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C7E8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E3810" w14:textId="77777777" w:rsidR="005A2227" w:rsidRPr="00F27DF7" w:rsidRDefault="0097053A">
            <w:pPr>
              <w:jc w:val="both"/>
              <w:rPr>
                <w:rFonts w:ascii="Arial" w:hAnsi="Arial" w:cs="Arial"/>
              </w:rPr>
            </w:pPr>
            <w:r w:rsidRPr="00F27DF7">
              <w:rPr>
                <w:rFonts w:ascii="Arial" w:eastAsia="Calibri" w:hAnsi="Arial" w:cs="Arial"/>
              </w:rPr>
              <w:t>Finland</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99ACC"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46DE9"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9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1D260" w14:textId="77777777" w:rsidR="005A2227" w:rsidRPr="00F27DF7" w:rsidRDefault="0097053A">
            <w:pPr>
              <w:jc w:val="both"/>
              <w:rPr>
                <w:rFonts w:ascii="Arial" w:hAnsi="Arial" w:cs="Arial"/>
              </w:rPr>
            </w:pPr>
            <w:r w:rsidRPr="00F27DF7">
              <w:rPr>
                <w:rFonts w:ascii="Arial" w:eastAsia="Calibri" w:hAnsi="Arial" w:cs="Arial"/>
              </w:rPr>
              <w:t>true</w:t>
            </w:r>
          </w:p>
        </w:tc>
      </w:tr>
    </w:tbl>
    <w:p w14:paraId="1CC4F8C2" w14:textId="77777777" w:rsidR="005A2227" w:rsidRPr="00F27DF7" w:rsidRDefault="005A2227">
      <w:pPr>
        <w:rPr>
          <w:rFonts w:ascii="Arial" w:hAnsi="Arial" w:cs="Arial"/>
        </w:rPr>
      </w:pPr>
    </w:p>
    <w:p w14:paraId="5CDFC885" w14:textId="43496CBE" w:rsidR="00A040C9" w:rsidRPr="00F27DF7" w:rsidDel="006619C5" w:rsidRDefault="00A040C9">
      <w:pPr>
        <w:rPr>
          <w:ins w:id="5428" w:author="Laura Viignola" w:date="2017-06-22T16:45:00Z"/>
          <w:del w:id="5429" w:author="Utente" w:date="2017-06-27T18:13:00Z"/>
          <w:rFonts w:ascii="Arial" w:eastAsia="Calibri" w:hAnsi="Arial" w:cs="Arial"/>
        </w:rPr>
      </w:pPr>
      <w:ins w:id="5430" w:author="Laura Viignola" w:date="2017-06-22T16:43:00Z">
        <w:r w:rsidRPr="00D71CDA">
          <w:rPr>
            <w:rFonts w:ascii="Cambria" w:eastAsia="Calibri" w:hAnsi="Cambria" w:cs="Calibri"/>
            <w:i/>
          </w:rPr>
          <w:t>Example</w:t>
        </w:r>
      </w:ins>
      <w:ins w:id="5431" w:author="Utente" w:date="2017-06-27T17:29:00Z">
        <w:r w:rsidR="00D71CDA">
          <w:rPr>
            <w:rFonts w:ascii="Cambria" w:eastAsia="Calibri" w:hAnsi="Cambria" w:cs="Calibri"/>
            <w:i/>
          </w:rPr>
          <w:t xml:space="preserve"> </w:t>
        </w:r>
      </w:ins>
      <w:ins w:id="5432" w:author="Laura Viignola" w:date="2017-06-22T16:43:00Z">
        <w:r w:rsidRPr="00D71CDA">
          <w:rPr>
            <w:rFonts w:ascii="Cambria" w:eastAsia="Calibri" w:hAnsi="Cambria" w:cs="Calibri"/>
            <w:i/>
          </w:rPr>
          <w:t>2</w:t>
        </w:r>
      </w:ins>
      <w:ins w:id="5433" w:author="Utente" w:date="2017-06-27T17:29:00Z">
        <w:r w:rsidR="00D71CDA">
          <w:rPr>
            <w:rFonts w:ascii="Cambria" w:eastAsia="Calibri" w:hAnsi="Cambria" w:cs="Calibri"/>
            <w:i/>
          </w:rPr>
          <w:t xml:space="preserve"> (on Components)</w:t>
        </w:r>
      </w:ins>
      <w:ins w:id="5434" w:author="Laura Viignola" w:date="2017-06-22T16:43:00Z">
        <w:r w:rsidRPr="00DF49EE">
          <w:rPr>
            <w:rFonts w:ascii="Cambria" w:eastAsia="Calibri" w:hAnsi="Cambria" w:cs="Calibri"/>
          </w:rPr>
          <w:t>:</w:t>
        </w:r>
        <w:r>
          <w:rPr>
            <w:rFonts w:ascii="Cambria" w:eastAsia="Calibri" w:hAnsi="Cambria" w:cs="Calibri"/>
          </w:rPr>
          <w:t xml:space="preserve"> </w:t>
        </w:r>
        <w:r>
          <w:rPr>
            <w:rFonts w:ascii="Cambria" w:eastAsia="Calibri" w:hAnsi="Cambria" w:cs="Calibri"/>
          </w:rPr>
          <w:tab/>
        </w:r>
      </w:ins>
      <w:ins w:id="5435" w:author="Laura Viignola" w:date="2017-06-22T16:44:00Z">
        <w:r w:rsidRPr="00F27DF7">
          <w:rPr>
            <w:rFonts w:ascii="Arial" w:eastAsia="Calibri" w:hAnsi="Arial" w:cs="Arial"/>
          </w:rPr>
          <w:t xml:space="preserve">DS_r </w:t>
        </w:r>
        <w:r w:rsidRPr="00D71CDA">
          <w:rPr>
            <w:rFonts w:ascii="Arial" w:eastAsia="Calibri" w:hAnsi="Arial" w:cs="Arial"/>
            <w:b/>
          </w:rPr>
          <w:t>:=</w:t>
        </w:r>
        <w:r w:rsidRPr="00F27DF7">
          <w:rPr>
            <w:rFonts w:ascii="Arial" w:eastAsia="Calibri" w:hAnsi="Arial" w:cs="Arial"/>
          </w:rPr>
          <w:t xml:space="preserve"> DS_1</w:t>
        </w:r>
        <w:r w:rsidRPr="00D71CDA">
          <w:rPr>
            <w:rFonts w:ascii="Arial" w:eastAsia="Calibri" w:hAnsi="Arial" w:cs="Arial"/>
            <w:b/>
          </w:rPr>
          <w:t>[</w:t>
        </w:r>
      </w:ins>
      <w:ins w:id="5436" w:author="Utente" w:date="2017-06-27T17:21:00Z">
        <w:r w:rsidR="00D71CDA">
          <w:rPr>
            <w:rFonts w:ascii="Arial" w:eastAsia="Calibri" w:hAnsi="Arial" w:cs="Arial"/>
          </w:rPr>
          <w:t xml:space="preserve"> </w:t>
        </w:r>
      </w:ins>
      <w:ins w:id="5437" w:author="Laura Viignola" w:date="2017-06-22T16:44:00Z">
        <w:r w:rsidRPr="00F27DF7">
          <w:rPr>
            <w:rFonts w:ascii="Arial" w:eastAsia="Calibri" w:hAnsi="Arial" w:cs="Arial"/>
          </w:rPr>
          <w:t xml:space="preserve">Me_2 </w:t>
        </w:r>
        <w:r w:rsidRPr="00D71CDA">
          <w:rPr>
            <w:rFonts w:ascii="Arial" w:eastAsia="Calibri" w:hAnsi="Arial" w:cs="Arial"/>
            <w:b/>
          </w:rPr>
          <w:t>:=</w:t>
        </w:r>
        <w:r w:rsidRPr="00F27DF7">
          <w:rPr>
            <w:rFonts w:ascii="Arial" w:eastAsia="Calibri" w:hAnsi="Arial" w:cs="Arial"/>
          </w:rPr>
          <w:t xml:space="preserve"> Me_1</w:t>
        </w:r>
        <w:r w:rsidRPr="00D71CDA">
          <w:rPr>
            <w:rFonts w:ascii="Arial" w:eastAsia="Calibri" w:hAnsi="Arial" w:cs="Arial"/>
            <w:b/>
          </w:rPr>
          <w:t>&gt;</w:t>
        </w:r>
        <w:r w:rsidRPr="00F27DF7">
          <w:rPr>
            <w:rFonts w:ascii="Arial" w:eastAsia="Calibri" w:hAnsi="Arial" w:cs="Arial"/>
          </w:rPr>
          <w:t>20</w:t>
        </w:r>
        <w:r w:rsidRPr="00D71CDA">
          <w:rPr>
            <w:rFonts w:ascii="Arial" w:eastAsia="Calibri" w:hAnsi="Arial" w:cs="Arial"/>
            <w:b/>
          </w:rPr>
          <w:t>]</w:t>
        </w:r>
      </w:ins>
    </w:p>
    <w:p w14:paraId="5115E4D6" w14:textId="77777777" w:rsidR="00A040C9" w:rsidRPr="00F27DF7" w:rsidRDefault="00A040C9">
      <w:pPr>
        <w:rPr>
          <w:ins w:id="5438" w:author="Laura Viignola" w:date="2017-06-22T16:45:00Z"/>
          <w:rFonts w:ascii="Arial" w:eastAsia="Calibri" w:hAnsi="Arial" w:cs="Arial"/>
        </w:rPr>
      </w:pPr>
    </w:p>
    <w:tbl>
      <w:tblPr>
        <w:tblW w:w="64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3"/>
        <w:gridCol w:w="909"/>
        <w:gridCol w:w="701"/>
        <w:gridCol w:w="700"/>
        <w:gridCol w:w="1268"/>
        <w:gridCol w:w="1129"/>
        <w:gridCol w:w="1112"/>
      </w:tblGrid>
      <w:tr w:rsidR="00A040C9" w:rsidRPr="00F27DF7" w14:paraId="4691B7AC" w14:textId="13D4D28E" w:rsidTr="00A040C9">
        <w:tc>
          <w:tcPr>
            <w:tcW w:w="642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9E5385" w14:textId="06448A34" w:rsidR="00A040C9" w:rsidRPr="00F27DF7" w:rsidRDefault="00A040C9" w:rsidP="00CC779A">
            <w:pPr>
              <w:jc w:val="both"/>
              <w:rPr>
                <w:ins w:id="5439" w:author="Laura Viignola" w:date="2017-06-22T16:45:00Z"/>
                <w:rFonts w:ascii="Arial" w:eastAsia="Calibri" w:hAnsi="Arial" w:cs="Arial"/>
              </w:rPr>
            </w:pPr>
            <w:r w:rsidRPr="00F27DF7">
              <w:rPr>
                <w:rFonts w:ascii="Arial" w:eastAsia="Calibri" w:hAnsi="Arial" w:cs="Arial"/>
              </w:rPr>
              <w:t>DS_r</w:t>
            </w:r>
          </w:p>
        </w:tc>
      </w:tr>
      <w:tr w:rsidR="00A040C9" w:rsidRPr="00F27DF7" w14:paraId="348A30F2" w14:textId="62F70F86" w:rsidTr="00A040C9">
        <w:tc>
          <w:tcPr>
            <w:tcW w:w="6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4021EA" w14:textId="77777777" w:rsidR="00A040C9" w:rsidRPr="00F27DF7" w:rsidRDefault="00A040C9" w:rsidP="00CC779A">
            <w:pPr>
              <w:jc w:val="both"/>
              <w:rPr>
                <w:rFonts w:ascii="Arial" w:hAnsi="Arial" w:cs="Arial"/>
              </w:rPr>
            </w:pPr>
            <w:r w:rsidRPr="00F27DF7">
              <w:rPr>
                <w:rFonts w:ascii="Arial" w:eastAsia="Calibri" w:hAnsi="Arial" w:cs="Arial"/>
                <w:b/>
              </w:rPr>
              <w:t>Id_1</w:t>
            </w:r>
          </w:p>
        </w:tc>
        <w:tc>
          <w:tcPr>
            <w:tcW w:w="8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620572" w14:textId="77777777" w:rsidR="00A040C9" w:rsidRPr="00F27DF7" w:rsidRDefault="00A040C9" w:rsidP="00CC779A">
            <w:pPr>
              <w:jc w:val="both"/>
              <w:rPr>
                <w:rFonts w:ascii="Arial" w:hAnsi="Arial" w:cs="Arial"/>
              </w:rPr>
            </w:pPr>
            <w:r w:rsidRPr="00F27DF7">
              <w:rPr>
                <w:rFonts w:ascii="Arial" w:eastAsia="Calibri" w:hAnsi="Arial" w:cs="Arial"/>
                <w:b/>
              </w:rPr>
              <w:t>Id_2</w:t>
            </w:r>
          </w:p>
        </w:tc>
        <w:tc>
          <w:tcPr>
            <w:tcW w:w="7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7AE6B" w14:textId="77777777" w:rsidR="00A040C9" w:rsidRPr="00F27DF7" w:rsidRDefault="00A040C9" w:rsidP="00CC779A">
            <w:pPr>
              <w:jc w:val="both"/>
              <w:rPr>
                <w:rFonts w:ascii="Arial" w:hAnsi="Arial" w:cs="Arial"/>
              </w:rPr>
            </w:pPr>
            <w:r w:rsidRPr="00F27DF7">
              <w:rPr>
                <w:rFonts w:ascii="Arial" w:eastAsia="Calibri" w:hAnsi="Arial" w:cs="Arial"/>
                <w:b/>
              </w:rPr>
              <w:t>Id_3</w:t>
            </w:r>
          </w:p>
        </w:tc>
        <w:tc>
          <w:tcPr>
            <w:tcW w:w="7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B2E10" w14:textId="77777777" w:rsidR="00A040C9" w:rsidRPr="00F27DF7" w:rsidRDefault="00A040C9" w:rsidP="00CC779A">
            <w:pPr>
              <w:jc w:val="both"/>
              <w:rPr>
                <w:rFonts w:ascii="Arial" w:hAnsi="Arial" w:cs="Arial"/>
              </w:rPr>
            </w:pPr>
            <w:r w:rsidRPr="00F27DF7">
              <w:rPr>
                <w:rFonts w:ascii="Arial" w:eastAsia="Calibri" w:hAnsi="Arial" w:cs="Arial"/>
                <w:b/>
              </w:rPr>
              <w:t>Id_4</w:t>
            </w:r>
          </w:p>
        </w:tc>
        <w:tc>
          <w:tcPr>
            <w:tcW w:w="12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D30AEE" w14:textId="77777777" w:rsidR="00A040C9" w:rsidRPr="00F27DF7" w:rsidRDefault="00A040C9" w:rsidP="00CC779A">
            <w:pPr>
              <w:jc w:val="both"/>
              <w:rPr>
                <w:rFonts w:ascii="Arial" w:hAnsi="Arial" w:cs="Arial"/>
              </w:rPr>
            </w:pPr>
            <w:r w:rsidRPr="00F27DF7">
              <w:rPr>
                <w:rFonts w:ascii="Arial" w:eastAsia="Calibri" w:hAnsi="Arial" w:cs="Arial"/>
                <w:b/>
              </w:rPr>
              <w:t>Id_5</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57349D" w14:textId="77777777" w:rsidR="00A040C9" w:rsidRPr="00F27DF7" w:rsidRDefault="00A040C9" w:rsidP="00CC779A">
            <w:pPr>
              <w:jc w:val="both"/>
              <w:rPr>
                <w:rFonts w:ascii="Arial" w:hAnsi="Arial" w:cs="Arial"/>
              </w:rPr>
            </w:pPr>
            <w:r w:rsidRPr="00F27DF7">
              <w:rPr>
                <w:rFonts w:ascii="Arial" w:eastAsia="Calibri" w:hAnsi="Arial" w:cs="Arial"/>
                <w:b/>
              </w:rPr>
              <w:t>Me_1</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Pr>
          <w:p w14:paraId="3B1B6B56" w14:textId="0F00D515" w:rsidR="00A040C9" w:rsidRPr="00F27DF7" w:rsidRDefault="00A040C9" w:rsidP="00CC779A">
            <w:pPr>
              <w:jc w:val="both"/>
              <w:rPr>
                <w:ins w:id="5440" w:author="Laura Viignola" w:date="2017-06-22T16:45:00Z"/>
                <w:rFonts w:ascii="Arial" w:eastAsia="Calibri" w:hAnsi="Arial" w:cs="Arial"/>
                <w:b/>
              </w:rPr>
            </w:pPr>
            <w:ins w:id="5441" w:author="Laura Viignola" w:date="2017-06-22T16:45:00Z">
              <w:r w:rsidRPr="00F27DF7">
                <w:rPr>
                  <w:rFonts w:ascii="Arial" w:eastAsia="Calibri" w:hAnsi="Arial" w:cs="Arial"/>
                  <w:b/>
                </w:rPr>
                <w:t>Me_2</w:t>
              </w:r>
            </w:ins>
          </w:p>
        </w:tc>
      </w:tr>
      <w:tr w:rsidR="00A040C9" w:rsidRPr="00F27DF7" w14:paraId="263F463D" w14:textId="25F18C0C"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47973"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33F9D5" w14:textId="77777777" w:rsidR="00A040C9" w:rsidRPr="00F27DF7" w:rsidRDefault="00A040C9" w:rsidP="00CC779A">
            <w:pPr>
              <w:jc w:val="both"/>
              <w:rPr>
                <w:rFonts w:ascii="Arial" w:hAnsi="Arial" w:cs="Arial"/>
              </w:rPr>
            </w:pPr>
            <w:r w:rsidRPr="00F27DF7">
              <w:rPr>
                <w:rFonts w:ascii="Arial" w:eastAsia="Calibri" w:hAnsi="Arial" w:cs="Arial"/>
              </w:rPr>
              <w:t>Germany</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3E0A"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CE16B"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0B345"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190A" w14:textId="77777777" w:rsidR="00A040C9" w:rsidRPr="00F27DF7" w:rsidRDefault="00A040C9" w:rsidP="00CC779A">
            <w:pPr>
              <w:jc w:val="both"/>
              <w:rPr>
                <w:rFonts w:ascii="Arial" w:hAnsi="Arial" w:cs="Arial"/>
              </w:rPr>
            </w:pPr>
            <w:r w:rsidRPr="00F27DF7">
              <w:rPr>
                <w:rFonts w:ascii="Arial" w:eastAsia="Calibri" w:hAnsi="Arial" w:cs="Arial"/>
              </w:rPr>
              <w:t>NULL</w:t>
            </w:r>
          </w:p>
        </w:tc>
        <w:tc>
          <w:tcPr>
            <w:tcW w:w="1134" w:type="dxa"/>
            <w:tcBorders>
              <w:top w:val="single" w:sz="6" w:space="0" w:color="000000"/>
              <w:left w:val="single" w:sz="6" w:space="0" w:color="000000"/>
              <w:bottom w:val="single" w:sz="6" w:space="0" w:color="000000"/>
              <w:right w:val="single" w:sz="6" w:space="0" w:color="000000"/>
            </w:tcBorders>
          </w:tcPr>
          <w:p w14:paraId="3E967EFA" w14:textId="6AFD262C" w:rsidR="00A040C9" w:rsidRPr="00F27DF7" w:rsidRDefault="00A040C9" w:rsidP="00CC779A">
            <w:pPr>
              <w:jc w:val="both"/>
              <w:rPr>
                <w:ins w:id="5442" w:author="Laura Viignola" w:date="2017-06-22T16:45:00Z"/>
                <w:rFonts w:ascii="Arial" w:eastAsia="Calibri" w:hAnsi="Arial" w:cs="Arial"/>
              </w:rPr>
            </w:pPr>
            <w:ins w:id="5443" w:author="Laura Viignola" w:date="2017-06-22T16:45:00Z">
              <w:r w:rsidRPr="00F27DF7">
                <w:rPr>
                  <w:rFonts w:ascii="Arial" w:eastAsia="Calibri" w:hAnsi="Arial" w:cs="Arial"/>
                </w:rPr>
                <w:t>NULL</w:t>
              </w:r>
            </w:ins>
          </w:p>
        </w:tc>
      </w:tr>
      <w:tr w:rsidR="00A040C9" w:rsidRPr="00F27DF7" w14:paraId="2A160CC8" w14:textId="2E9215C3"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66612" w14:textId="77777777" w:rsidR="00A040C9" w:rsidRPr="00F27DF7" w:rsidRDefault="00A040C9" w:rsidP="00CC779A">
            <w:pPr>
              <w:jc w:val="both"/>
              <w:rPr>
                <w:rFonts w:ascii="Arial" w:hAnsi="Arial" w:cs="Arial"/>
              </w:rPr>
            </w:pPr>
            <w:r w:rsidRPr="00F27DF7">
              <w:rPr>
                <w:rFonts w:ascii="Arial" w:eastAsia="Calibri" w:hAnsi="Arial" w:cs="Arial"/>
              </w:rPr>
              <w:lastRenderedPageBreak/>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69BEA" w14:textId="77777777" w:rsidR="00A040C9" w:rsidRPr="00F27DF7" w:rsidRDefault="00A040C9" w:rsidP="00CC779A">
            <w:pPr>
              <w:jc w:val="both"/>
              <w:rPr>
                <w:rFonts w:ascii="Arial" w:hAnsi="Arial" w:cs="Arial"/>
              </w:rPr>
            </w:pPr>
            <w:r w:rsidRPr="00F27DF7">
              <w:rPr>
                <w:rFonts w:ascii="Arial" w:eastAsia="Calibri" w:hAnsi="Arial" w:cs="Arial"/>
              </w:rPr>
              <w:t>Greece</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83A39"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E6ADC"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3EB4"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075DA" w14:textId="384BC1A2" w:rsidR="00A040C9" w:rsidRPr="00F27DF7" w:rsidRDefault="00A040C9" w:rsidP="00A040C9">
            <w:pPr>
              <w:jc w:val="both"/>
              <w:rPr>
                <w:rFonts w:ascii="Arial" w:hAnsi="Arial" w:cs="Arial"/>
              </w:rPr>
            </w:pPr>
            <w:del w:id="5444" w:author="Laura Viignola" w:date="2017-06-22T16:45:00Z">
              <w:r w:rsidRPr="00F27DF7" w:rsidDel="00A040C9">
                <w:rPr>
                  <w:rFonts w:ascii="Arial" w:eastAsia="Calibri" w:hAnsi="Arial" w:cs="Arial"/>
                </w:rPr>
                <w:delText>False</w:delText>
              </w:r>
            </w:del>
            <w:ins w:id="5445" w:author="Laura Viignola" w:date="2017-06-22T16:45:00Z">
              <w:del w:id="5446" w:author="Utente" w:date="2017-06-27T18:26:00Z">
                <w:r w:rsidRPr="00F27DF7" w:rsidDel="00DE4FE7">
                  <w:rPr>
                    <w:rFonts w:ascii="Arial" w:eastAsia="Calibri" w:hAnsi="Arial" w:cs="Arial"/>
                  </w:rPr>
                  <w:delText>f</w:delText>
                </w:r>
              </w:del>
              <w:r w:rsidRPr="00F27DF7">
                <w:rPr>
                  <w:rFonts w:ascii="Arial" w:eastAsia="Calibri" w:hAnsi="Arial" w:cs="Arial"/>
                </w:rPr>
                <w:t>12.2</w:t>
              </w:r>
            </w:ins>
          </w:p>
        </w:tc>
        <w:tc>
          <w:tcPr>
            <w:tcW w:w="1134" w:type="dxa"/>
            <w:tcBorders>
              <w:top w:val="single" w:sz="6" w:space="0" w:color="000000"/>
              <w:left w:val="single" w:sz="6" w:space="0" w:color="000000"/>
              <w:bottom w:val="single" w:sz="6" w:space="0" w:color="000000"/>
              <w:right w:val="single" w:sz="6" w:space="0" w:color="000000"/>
            </w:tcBorders>
          </w:tcPr>
          <w:p w14:paraId="3559A49F" w14:textId="5FDD9D24" w:rsidR="00A040C9" w:rsidRPr="00F27DF7" w:rsidRDefault="00A040C9" w:rsidP="00CC779A">
            <w:pPr>
              <w:jc w:val="both"/>
              <w:rPr>
                <w:ins w:id="5447" w:author="Laura Viignola" w:date="2017-06-22T16:45:00Z"/>
                <w:rFonts w:ascii="Arial" w:eastAsia="Calibri" w:hAnsi="Arial" w:cs="Arial"/>
              </w:rPr>
            </w:pPr>
            <w:ins w:id="5448" w:author="Laura Viignola" w:date="2017-06-22T16:45:00Z">
              <w:r w:rsidRPr="00F27DF7">
                <w:rPr>
                  <w:rFonts w:ascii="Arial" w:eastAsia="Calibri" w:hAnsi="Arial" w:cs="Arial"/>
                </w:rPr>
                <w:t>false</w:t>
              </w:r>
            </w:ins>
          </w:p>
        </w:tc>
      </w:tr>
      <w:tr w:rsidR="00A040C9" w:rsidRPr="00F27DF7" w14:paraId="60E4A81D" w14:textId="4B0D25E0"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50D4E"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291A" w14:textId="77777777" w:rsidR="00A040C9" w:rsidRPr="00F27DF7" w:rsidRDefault="00A040C9" w:rsidP="00CC779A">
            <w:pPr>
              <w:jc w:val="both"/>
              <w:rPr>
                <w:rFonts w:ascii="Arial" w:hAnsi="Arial" w:cs="Arial"/>
              </w:rPr>
            </w:pPr>
            <w:r w:rsidRPr="00F27DF7">
              <w:rPr>
                <w:rFonts w:ascii="Arial" w:eastAsia="Calibri" w:hAnsi="Arial" w:cs="Arial"/>
              </w:rPr>
              <w:t>Finland</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19406"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89241"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FACFD"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5CE6" w14:textId="0C11821C" w:rsidR="00A040C9" w:rsidRPr="00F27DF7" w:rsidRDefault="00A040C9" w:rsidP="00CC779A">
            <w:pPr>
              <w:jc w:val="both"/>
              <w:rPr>
                <w:rFonts w:ascii="Arial" w:hAnsi="Arial" w:cs="Arial"/>
              </w:rPr>
            </w:pPr>
            <w:del w:id="5449" w:author="Laura Viignola" w:date="2017-06-22T16:45:00Z">
              <w:r w:rsidRPr="00F27DF7" w:rsidDel="00A040C9">
                <w:rPr>
                  <w:rFonts w:ascii="Arial" w:eastAsia="Calibri" w:hAnsi="Arial" w:cs="Arial"/>
                </w:rPr>
                <w:delText>true</w:delText>
              </w:r>
            </w:del>
            <w:ins w:id="5450" w:author="Laura Viignola" w:date="2017-06-22T16:45:00Z">
              <w:r w:rsidRPr="00F27DF7">
                <w:rPr>
                  <w:rFonts w:ascii="Arial" w:eastAsia="Calibri" w:hAnsi="Arial" w:cs="Arial"/>
                </w:rPr>
                <w:t>29.5</w:t>
              </w:r>
            </w:ins>
          </w:p>
        </w:tc>
        <w:tc>
          <w:tcPr>
            <w:tcW w:w="1134" w:type="dxa"/>
            <w:tcBorders>
              <w:top w:val="single" w:sz="6" w:space="0" w:color="000000"/>
              <w:left w:val="single" w:sz="6" w:space="0" w:color="000000"/>
              <w:bottom w:val="single" w:sz="6" w:space="0" w:color="000000"/>
              <w:right w:val="single" w:sz="6" w:space="0" w:color="000000"/>
            </w:tcBorders>
          </w:tcPr>
          <w:p w14:paraId="5272F278" w14:textId="14551C79" w:rsidR="00A040C9" w:rsidRPr="00F27DF7" w:rsidRDefault="00A040C9" w:rsidP="00CC779A">
            <w:pPr>
              <w:jc w:val="both"/>
              <w:rPr>
                <w:ins w:id="5451" w:author="Laura Viignola" w:date="2017-06-22T16:45:00Z"/>
                <w:rFonts w:ascii="Arial" w:eastAsia="Calibri" w:hAnsi="Arial" w:cs="Arial"/>
              </w:rPr>
            </w:pPr>
            <w:ins w:id="5452" w:author="Laura Viignola" w:date="2017-06-22T16:45:00Z">
              <w:r w:rsidRPr="00F27DF7">
                <w:rPr>
                  <w:rFonts w:ascii="Arial" w:eastAsia="Calibri" w:hAnsi="Arial" w:cs="Arial"/>
                </w:rPr>
                <w:t>true</w:t>
              </w:r>
            </w:ins>
          </w:p>
        </w:tc>
      </w:tr>
    </w:tbl>
    <w:p w14:paraId="1FBE0121" w14:textId="77777777" w:rsidR="00A040C9" w:rsidRDefault="00A040C9">
      <w:pPr>
        <w:rPr>
          <w:ins w:id="5453" w:author="Laura Viignola" w:date="2017-06-22T16:45:00Z"/>
          <w:rFonts w:ascii="Cambria" w:eastAsia="Calibri" w:hAnsi="Cambria" w:cs="Calibri"/>
        </w:rPr>
      </w:pPr>
    </w:p>
    <w:p w14:paraId="404DCFBA" w14:textId="18682D01" w:rsidR="00A040C9" w:rsidDel="00DE4FE7" w:rsidRDefault="00A040C9">
      <w:pPr>
        <w:rPr>
          <w:ins w:id="5454" w:author="Laura Viignola" w:date="2017-06-22T16:46:00Z"/>
          <w:del w:id="5455" w:author="Utente" w:date="2017-06-27T18:28:00Z"/>
          <w:rFonts w:ascii="Cambria" w:hAnsi="Cambria"/>
        </w:rPr>
      </w:pPr>
      <w:ins w:id="5456" w:author="Laura Viignola" w:date="2017-06-22T16:46:00Z">
        <w:r>
          <w:rPr>
            <w:rFonts w:ascii="Cambria" w:hAnsi="Cambria"/>
          </w:rPr>
          <w:t>Given the left operand Data Set</w:t>
        </w:r>
      </w:ins>
      <w:ins w:id="5457" w:author="Utente" w:date="2017-06-27T17:21:00Z">
        <w:r w:rsidR="00D71CDA">
          <w:rPr>
            <w:rFonts w:ascii="Cambria" w:hAnsi="Cambria"/>
          </w:rPr>
          <w:t>:</w:t>
        </w:r>
      </w:ins>
      <w:ins w:id="5458" w:author="Laura Viignola" w:date="2017-06-22T16:46:00Z">
        <w:del w:id="5459" w:author="Utente" w:date="2017-06-26T16:12:00Z">
          <w:r w:rsidDel="00F27DF7">
            <w:rPr>
              <w:rFonts w:ascii="Cambria" w:hAnsi="Cambria"/>
            </w:rPr>
            <w:delText>, DS_1</w:delText>
          </w:r>
        </w:del>
      </w:ins>
    </w:p>
    <w:p w14:paraId="4B87EDE9" w14:textId="50448F4E" w:rsidR="005A2227" w:rsidRPr="00E352EF" w:rsidDel="00A040C9" w:rsidRDefault="00EA6708">
      <w:pPr>
        <w:rPr>
          <w:del w:id="5460" w:author="Laura Viignola" w:date="2017-06-22T16:49:00Z"/>
          <w:rFonts w:ascii="Cambria" w:hAnsi="Cambria"/>
        </w:rPr>
      </w:pPr>
      <w:del w:id="5461" w:author="Laura Viignola" w:date="2017-06-22T16:49:00Z">
        <w:r w:rsidRPr="00E352EF" w:rsidDel="00A040C9">
          <w:rPr>
            <w:rFonts w:ascii="Cambria" w:eastAsia="Calibri" w:hAnsi="Cambria" w:cs="Calibri"/>
          </w:rPr>
          <w:delText>4</w:delText>
        </w:r>
        <w:r w:rsidR="00B82A38" w:rsidRPr="00E352EF" w:rsidDel="00A040C9">
          <w:rPr>
            <w:rFonts w:ascii="Cambria" w:eastAsia="Calibri" w:hAnsi="Cambria" w:cs="Calibri"/>
          </w:rPr>
          <w:delText>)</w:delText>
        </w:r>
        <w:r w:rsidRPr="00E352EF" w:rsidDel="00A040C9">
          <w:rPr>
            <w:rFonts w:ascii="Cambria" w:eastAsia="Calibri" w:hAnsi="Cambria" w:cs="Calibri"/>
          </w:rPr>
          <w:delText xml:space="preserve"> </w:delText>
        </w:r>
        <w:r w:rsidR="0097053A" w:rsidRPr="00E352EF" w:rsidDel="00A040C9">
          <w:rPr>
            <w:rFonts w:ascii="Cambria" w:eastAsia="Calibri" w:hAnsi="Cambria" w:cs="Calibri"/>
          </w:rPr>
          <w:delText xml:space="preserve">compare_ds := y_unemployment_2012 </w:delText>
        </w:r>
        <w:r w:rsidR="0097053A" w:rsidRPr="00E352EF" w:rsidDel="00A040C9">
          <w:rPr>
            <w:rFonts w:ascii="Cambria" w:eastAsia="Calibri" w:hAnsi="Cambria" w:cs="Calibri"/>
            <w:b/>
          </w:rPr>
          <w:delText>&gt;</w:delText>
        </w:r>
        <w:r w:rsidR="0097053A" w:rsidRPr="00E352EF" w:rsidDel="00A040C9">
          <w:rPr>
            <w:rFonts w:ascii="Cambria" w:eastAsia="Calibri" w:hAnsi="Cambria" w:cs="Calibri"/>
          </w:rPr>
          <w:delText xml:space="preserve"> y_unemployment_2011</w:delText>
        </w:r>
      </w:del>
    </w:p>
    <w:p w14:paraId="38BEEFC4" w14:textId="77777777" w:rsidR="005A2227" w:rsidRPr="00E352EF" w:rsidRDefault="005A2227"/>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22"/>
        <w:gridCol w:w="887"/>
        <w:gridCol w:w="1312"/>
        <w:gridCol w:w="1353"/>
        <w:gridCol w:w="1460"/>
      </w:tblGrid>
      <w:tr w:rsidR="005A2227" w:rsidRPr="00F27DF7" w14:paraId="13D5EC8F"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001102B" w14:textId="5CF342EC" w:rsidR="005A2227" w:rsidRPr="00F27DF7" w:rsidRDefault="0097053A">
            <w:pPr>
              <w:jc w:val="both"/>
              <w:rPr>
                <w:rFonts w:ascii="Arial" w:hAnsi="Arial" w:cs="Arial"/>
              </w:rPr>
            </w:pPr>
            <w:del w:id="5462" w:author="Laura Viignola" w:date="2017-06-22T16:46:00Z">
              <w:r w:rsidRPr="00F27DF7" w:rsidDel="00A040C9">
                <w:rPr>
                  <w:rFonts w:ascii="Arial" w:eastAsia="Calibri" w:hAnsi="Arial" w:cs="Arial"/>
                </w:rPr>
                <w:delText>y_unemployment_2012</w:delText>
              </w:r>
            </w:del>
            <w:ins w:id="5463" w:author="Laura Viignola" w:date="2017-06-22T16:46:00Z">
              <w:r w:rsidR="00A040C9" w:rsidRPr="00F27DF7">
                <w:rPr>
                  <w:rFonts w:ascii="Arial" w:eastAsia="Calibri" w:hAnsi="Arial" w:cs="Arial"/>
                </w:rPr>
                <w:t>DS_1</w:t>
              </w:r>
            </w:ins>
          </w:p>
        </w:tc>
      </w:tr>
      <w:tr w:rsidR="005A2227" w:rsidRPr="00F27DF7" w14:paraId="659BB614" w14:textId="77777777">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E0E080" w14:textId="4DA310DA" w:rsidR="005A2227" w:rsidRPr="00F27DF7" w:rsidRDefault="00A040C9">
            <w:pPr>
              <w:jc w:val="both"/>
              <w:rPr>
                <w:rFonts w:ascii="Arial" w:hAnsi="Arial" w:cs="Arial"/>
              </w:rPr>
            </w:pPr>
            <w:ins w:id="5464" w:author="Laura Viignola" w:date="2017-06-22T16:46:00Z">
              <w:r w:rsidRPr="00F27DF7">
                <w:rPr>
                  <w:rFonts w:ascii="Arial" w:eastAsia="Calibri" w:hAnsi="Arial" w:cs="Arial"/>
                  <w:b/>
                </w:rPr>
                <w:t>Id_1</w:t>
              </w:r>
            </w:ins>
            <w:del w:id="5465" w:author="Laura Viignola" w:date="2017-06-22T16:46:00Z">
              <w:r w:rsidR="0097053A" w:rsidRPr="00F27DF7" w:rsidDel="00A040C9">
                <w:rPr>
                  <w:rFonts w:ascii="Arial" w:eastAsia="Calibri" w:hAnsi="Arial" w:cs="Arial"/>
                  <w:b/>
                </w:rPr>
                <w:delText>GEO</w:delText>
              </w:r>
            </w:del>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14AF8" w14:textId="62D7421C" w:rsidR="005A2227" w:rsidRPr="00F27DF7" w:rsidRDefault="0097053A">
            <w:pPr>
              <w:jc w:val="both"/>
              <w:rPr>
                <w:rFonts w:ascii="Arial" w:hAnsi="Arial" w:cs="Arial"/>
              </w:rPr>
            </w:pPr>
            <w:del w:id="5466" w:author="Laura Viignola" w:date="2017-06-22T16:46:00Z">
              <w:r w:rsidRPr="00F27DF7" w:rsidDel="00A040C9">
                <w:rPr>
                  <w:rFonts w:ascii="Arial" w:eastAsia="Calibri" w:hAnsi="Arial" w:cs="Arial"/>
                  <w:b/>
                </w:rPr>
                <w:delText>SEX</w:delText>
              </w:r>
            </w:del>
            <w:ins w:id="5467" w:author="Laura Viignola" w:date="2017-06-22T16:46: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75D5FA" w14:textId="3D0E222D" w:rsidR="005A2227" w:rsidRPr="00F27DF7" w:rsidRDefault="0097053A">
            <w:pPr>
              <w:jc w:val="both"/>
              <w:rPr>
                <w:rFonts w:ascii="Arial" w:hAnsi="Arial" w:cs="Arial"/>
              </w:rPr>
            </w:pPr>
            <w:del w:id="5468" w:author="Laura Viignola" w:date="2017-06-22T16:46:00Z">
              <w:r w:rsidRPr="00F27DF7" w:rsidDel="00A040C9">
                <w:rPr>
                  <w:rFonts w:ascii="Arial" w:eastAsia="Calibri" w:hAnsi="Arial" w:cs="Arial"/>
                  <w:b/>
                </w:rPr>
                <w:delText>UNIT</w:delText>
              </w:r>
            </w:del>
            <w:ins w:id="5469" w:author="Laura Viignola" w:date="2017-06-22T16:46: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9E8F0A" w14:textId="4E091FCC" w:rsidR="005A2227" w:rsidRPr="00F27DF7" w:rsidRDefault="0097053A">
            <w:pPr>
              <w:jc w:val="both"/>
              <w:rPr>
                <w:rFonts w:ascii="Arial" w:hAnsi="Arial" w:cs="Arial"/>
              </w:rPr>
            </w:pPr>
            <w:del w:id="5470" w:author="Laura Viignola" w:date="2017-06-22T16:47:00Z">
              <w:r w:rsidRPr="00F27DF7" w:rsidDel="00A040C9">
                <w:rPr>
                  <w:rFonts w:ascii="Arial" w:eastAsia="Calibri" w:hAnsi="Arial" w:cs="Arial"/>
                  <w:b/>
                </w:rPr>
                <w:delText>C_BIRTH</w:delText>
              </w:r>
            </w:del>
            <w:ins w:id="5471" w:author="Laura Viignola" w:date="2017-06-22T16:47: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E26DD2" w14:textId="50C17C4A" w:rsidR="005A2227" w:rsidRPr="00F27DF7" w:rsidRDefault="0097053A">
            <w:pPr>
              <w:jc w:val="both"/>
              <w:rPr>
                <w:rFonts w:ascii="Arial" w:hAnsi="Arial" w:cs="Arial"/>
              </w:rPr>
            </w:pPr>
            <w:del w:id="5472" w:author="Laura Viignola" w:date="2017-06-22T16:47:00Z">
              <w:r w:rsidRPr="00F27DF7" w:rsidDel="00A040C9">
                <w:rPr>
                  <w:rFonts w:ascii="Arial" w:eastAsia="Calibri" w:hAnsi="Arial" w:cs="Arial"/>
                  <w:b/>
                </w:rPr>
                <w:delText>VALUE</w:delText>
              </w:r>
            </w:del>
            <w:ins w:id="5473" w:author="Laura Viignola" w:date="2017-06-22T16:47:00Z">
              <w:r w:rsidR="00A040C9" w:rsidRPr="00F27DF7">
                <w:rPr>
                  <w:rFonts w:ascii="Arial" w:eastAsia="Calibri" w:hAnsi="Arial" w:cs="Arial"/>
                  <w:b/>
                </w:rPr>
                <w:t>Me_1</w:t>
              </w:r>
            </w:ins>
          </w:p>
        </w:tc>
      </w:tr>
      <w:tr w:rsidR="005A2227" w:rsidRPr="00F27DF7" w14:paraId="55D9611D"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4FE3A" w14:textId="77777777" w:rsidR="005A2227" w:rsidRPr="00F27DF7" w:rsidRDefault="0097053A">
            <w:pPr>
              <w:jc w:val="both"/>
              <w:rPr>
                <w:rFonts w:ascii="Arial" w:hAnsi="Arial" w:cs="Arial"/>
              </w:rPr>
            </w:pPr>
            <w:r w:rsidRPr="00F27DF7">
              <w:rPr>
                <w:rFonts w:ascii="Arial" w:eastAsia="Calibri" w:hAnsi="Arial" w:cs="Arial"/>
              </w:rPr>
              <w:t>Germany</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B9AC32"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FCBA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5EA65"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DD4CB" w14:textId="1D21340F" w:rsidR="005A2227" w:rsidRPr="00F27DF7" w:rsidRDefault="0097053A">
            <w:pPr>
              <w:jc w:val="both"/>
              <w:rPr>
                <w:rFonts w:ascii="Arial" w:hAnsi="Arial" w:cs="Arial"/>
              </w:rPr>
            </w:pPr>
            <w:r w:rsidRPr="00F27DF7">
              <w:rPr>
                <w:rFonts w:ascii="Arial" w:eastAsia="Calibri" w:hAnsi="Arial" w:cs="Arial"/>
              </w:rPr>
              <w:t>7.1</w:t>
            </w:r>
          </w:p>
        </w:tc>
      </w:tr>
      <w:tr w:rsidR="005A2227" w:rsidRPr="00F27DF7" w14:paraId="5439A843"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F688F" w14:textId="77777777" w:rsidR="005A2227" w:rsidRPr="00F27DF7" w:rsidRDefault="0097053A">
            <w:pPr>
              <w:jc w:val="both"/>
              <w:rPr>
                <w:rFonts w:ascii="Arial" w:hAnsi="Arial" w:cs="Arial"/>
              </w:rPr>
            </w:pPr>
            <w:r w:rsidRPr="00F27DF7">
              <w:rPr>
                <w:rFonts w:ascii="Arial" w:eastAsia="Calibri" w:hAnsi="Arial" w:cs="Arial"/>
              </w:rPr>
              <w:t>Greece</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AF35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53B32"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CE606"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14D92" w14:textId="77777777" w:rsidR="005A2227" w:rsidRPr="00F27DF7" w:rsidRDefault="0097053A">
            <w:pPr>
              <w:jc w:val="both"/>
              <w:rPr>
                <w:rFonts w:ascii="Arial" w:hAnsi="Arial" w:cs="Arial"/>
              </w:rPr>
            </w:pPr>
            <w:r w:rsidRPr="00F27DF7">
              <w:rPr>
                <w:rFonts w:ascii="Arial" w:eastAsia="Calibri" w:hAnsi="Arial" w:cs="Arial"/>
              </w:rPr>
              <w:t>42.5</w:t>
            </w:r>
          </w:p>
        </w:tc>
      </w:tr>
    </w:tbl>
    <w:p w14:paraId="4A5A4996" w14:textId="2D6600A8" w:rsidR="00A040C9" w:rsidRDefault="00A040C9" w:rsidP="00A040C9"/>
    <w:p w14:paraId="6E577294" w14:textId="0E990531" w:rsidR="00A040C9" w:rsidDel="00DE4FE7" w:rsidRDefault="00A040C9" w:rsidP="00A040C9">
      <w:pPr>
        <w:rPr>
          <w:del w:id="5474" w:author="Utente" w:date="2017-06-27T18:28:00Z"/>
        </w:rPr>
      </w:pPr>
      <w:ins w:id="5475" w:author="Laura Viignola" w:date="2017-06-22T16:48:00Z">
        <w:r>
          <w:t>and the right operand Data Set</w:t>
        </w:r>
      </w:ins>
      <w:ins w:id="5476" w:author="Utente" w:date="2017-06-27T17:21:00Z">
        <w:r w:rsidR="00D71CDA">
          <w:t>:</w:t>
        </w:r>
      </w:ins>
      <w:ins w:id="5477" w:author="Laura Viignola" w:date="2017-06-22T16:48:00Z">
        <w:del w:id="5478" w:author="Utente" w:date="2017-06-26T16:12:00Z">
          <w:r w:rsidDel="00F27DF7">
            <w:delText>, DS_2</w:delText>
          </w:r>
        </w:del>
      </w:ins>
    </w:p>
    <w:p w14:paraId="4A674DE4" w14:textId="77777777" w:rsidR="00A040C9" w:rsidRPr="00E352EF" w:rsidRDefault="00A040C9" w:rsidP="00A040C9"/>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30"/>
        <w:gridCol w:w="887"/>
        <w:gridCol w:w="1308"/>
        <w:gridCol w:w="1353"/>
        <w:gridCol w:w="1456"/>
      </w:tblGrid>
      <w:tr w:rsidR="005A2227" w:rsidRPr="00F27DF7" w14:paraId="5F13F790" w14:textId="77777777" w:rsidTr="00EA6708">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CC87B" w14:textId="4352EE6F" w:rsidR="005A2227" w:rsidRPr="00F27DF7" w:rsidRDefault="0097053A">
            <w:pPr>
              <w:jc w:val="both"/>
              <w:rPr>
                <w:rFonts w:ascii="Arial" w:hAnsi="Arial" w:cs="Arial"/>
              </w:rPr>
            </w:pPr>
            <w:del w:id="5479" w:author="Laura Viignola" w:date="2017-06-22T16:48:00Z">
              <w:r w:rsidRPr="00F27DF7" w:rsidDel="00A040C9">
                <w:rPr>
                  <w:rFonts w:ascii="Arial" w:eastAsia="Calibri" w:hAnsi="Arial" w:cs="Arial"/>
                </w:rPr>
                <w:delText>y_unemployment_2011</w:delText>
              </w:r>
            </w:del>
            <w:ins w:id="5480" w:author="Laura Viignola" w:date="2017-06-22T16:48:00Z">
              <w:r w:rsidR="00A040C9" w:rsidRPr="00F27DF7">
                <w:rPr>
                  <w:rFonts w:ascii="Arial" w:eastAsia="Calibri" w:hAnsi="Arial" w:cs="Arial"/>
                </w:rPr>
                <w:t>DS_2</w:t>
              </w:r>
            </w:ins>
          </w:p>
        </w:tc>
      </w:tr>
      <w:tr w:rsidR="005A2227" w:rsidRPr="00F27DF7" w14:paraId="176F0A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0D4A33" w14:textId="24080735" w:rsidR="005A2227" w:rsidRPr="00F27DF7" w:rsidRDefault="00A040C9">
            <w:pPr>
              <w:jc w:val="both"/>
              <w:rPr>
                <w:rFonts w:ascii="Arial" w:hAnsi="Arial" w:cs="Arial"/>
              </w:rPr>
            </w:pPr>
            <w:ins w:id="5481" w:author="Laura Viignola" w:date="2017-06-22T16:48:00Z">
              <w:r w:rsidRPr="00F27DF7">
                <w:rPr>
                  <w:rFonts w:ascii="Arial" w:eastAsia="Calibri" w:hAnsi="Arial" w:cs="Arial"/>
                  <w:b/>
                </w:rPr>
                <w:t>Id_1</w:t>
              </w:r>
            </w:ins>
            <w:del w:id="5482" w:author="Laura Viignola" w:date="2017-06-22T16:48:00Z">
              <w:r w:rsidR="0097053A" w:rsidRPr="00F27DF7" w:rsidDel="00A040C9">
                <w:rPr>
                  <w:rFonts w:ascii="Arial" w:eastAsia="Calibri" w:hAnsi="Arial" w:cs="Arial"/>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E435CF" w14:textId="1D19CE24" w:rsidR="005A2227" w:rsidRPr="00F27DF7" w:rsidRDefault="0097053A">
            <w:pPr>
              <w:jc w:val="both"/>
              <w:rPr>
                <w:rFonts w:ascii="Arial" w:hAnsi="Arial" w:cs="Arial"/>
              </w:rPr>
            </w:pPr>
            <w:del w:id="5483" w:author="Laura Viignola" w:date="2017-06-22T16:49:00Z">
              <w:r w:rsidRPr="00F27DF7" w:rsidDel="00A040C9">
                <w:rPr>
                  <w:rFonts w:ascii="Arial" w:eastAsia="Calibri" w:hAnsi="Arial" w:cs="Arial"/>
                  <w:b/>
                </w:rPr>
                <w:delText>SEX</w:delText>
              </w:r>
            </w:del>
            <w:ins w:id="5484" w:author="Laura Viignola" w:date="2017-06-22T16:49: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F11148" w14:textId="737B0C01" w:rsidR="005A2227" w:rsidRPr="00F27DF7" w:rsidRDefault="0097053A">
            <w:pPr>
              <w:jc w:val="both"/>
              <w:rPr>
                <w:rFonts w:ascii="Arial" w:hAnsi="Arial" w:cs="Arial"/>
              </w:rPr>
            </w:pPr>
            <w:del w:id="5485" w:author="Laura Viignola" w:date="2017-06-22T16:49:00Z">
              <w:r w:rsidRPr="00F27DF7" w:rsidDel="00A040C9">
                <w:rPr>
                  <w:rFonts w:ascii="Arial" w:eastAsia="Calibri" w:hAnsi="Arial" w:cs="Arial"/>
                  <w:b/>
                </w:rPr>
                <w:delText>UNIT</w:delText>
              </w:r>
            </w:del>
            <w:ins w:id="5486" w:author="Laura Viignola" w:date="2017-06-22T16:49: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30AAC9" w14:textId="21187D2E" w:rsidR="005A2227" w:rsidRPr="00F27DF7" w:rsidRDefault="0097053A">
            <w:pPr>
              <w:jc w:val="both"/>
              <w:rPr>
                <w:rFonts w:ascii="Arial" w:hAnsi="Arial" w:cs="Arial"/>
              </w:rPr>
            </w:pPr>
            <w:del w:id="5487" w:author="Laura Viignola" w:date="2017-06-22T16:49:00Z">
              <w:r w:rsidRPr="00F27DF7" w:rsidDel="00A040C9">
                <w:rPr>
                  <w:rFonts w:ascii="Arial" w:eastAsia="Calibri" w:hAnsi="Arial" w:cs="Arial"/>
                  <w:b/>
                </w:rPr>
                <w:delText>C_BIRTH</w:delText>
              </w:r>
            </w:del>
            <w:ins w:id="5488" w:author="Laura Viignola" w:date="2017-06-22T16:49: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49A45" w14:textId="358D3252" w:rsidR="005A2227" w:rsidRPr="00F27DF7" w:rsidRDefault="0097053A">
            <w:pPr>
              <w:jc w:val="both"/>
              <w:rPr>
                <w:rFonts w:ascii="Arial" w:hAnsi="Arial" w:cs="Arial"/>
              </w:rPr>
            </w:pPr>
            <w:del w:id="5489" w:author="Laura Viignola" w:date="2017-06-22T16:49:00Z">
              <w:r w:rsidRPr="00F27DF7" w:rsidDel="00A040C9">
                <w:rPr>
                  <w:rFonts w:ascii="Arial" w:eastAsia="Calibri" w:hAnsi="Arial" w:cs="Arial"/>
                  <w:b/>
                </w:rPr>
                <w:delText>VALUE</w:delText>
              </w:r>
            </w:del>
            <w:ins w:id="5490" w:author="Laura Viignola" w:date="2017-06-22T16:49:00Z">
              <w:r w:rsidR="00A040C9" w:rsidRPr="00F27DF7">
                <w:rPr>
                  <w:rFonts w:ascii="Arial" w:eastAsia="Calibri" w:hAnsi="Arial" w:cs="Arial"/>
                  <w:b/>
                </w:rPr>
                <w:t>Me_1</w:t>
              </w:r>
            </w:ins>
          </w:p>
        </w:tc>
      </w:tr>
      <w:tr w:rsidR="005A2227" w:rsidRPr="00F27DF7" w14:paraId="6F8CFF5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03978" w14:textId="77777777" w:rsidR="005A2227" w:rsidRPr="00F27DF7" w:rsidRDefault="0097053A">
            <w:pPr>
              <w:jc w:val="both"/>
              <w:rPr>
                <w:rFonts w:ascii="Arial" w:hAnsi="Arial" w:cs="Arial"/>
              </w:rPr>
            </w:pPr>
            <w:r w:rsidRPr="00F27DF7">
              <w:rPr>
                <w:rFonts w:ascii="Arial" w:eastAsia="Calibri" w:hAnsi="Arial" w:cs="Arial"/>
              </w:rPr>
              <w:t>Germany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9762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990C"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D18A8"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7C0D2" w14:textId="77777777" w:rsidR="005A2227" w:rsidRPr="00F27DF7" w:rsidRDefault="0097053A">
            <w:pPr>
              <w:jc w:val="both"/>
              <w:rPr>
                <w:rFonts w:ascii="Arial" w:hAnsi="Arial" w:cs="Arial"/>
              </w:rPr>
            </w:pPr>
            <w:r w:rsidRPr="00F27DF7">
              <w:rPr>
                <w:rFonts w:ascii="Arial" w:eastAsia="Calibri" w:hAnsi="Arial" w:cs="Arial"/>
              </w:rPr>
              <w:t>7.5</w:t>
            </w:r>
          </w:p>
        </w:tc>
      </w:tr>
      <w:tr w:rsidR="005A2227" w:rsidRPr="00F27DF7" w14:paraId="3FC4EDF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CE20"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F534E"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B9B38"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EA2E9"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CB050" w14:textId="77777777" w:rsidR="005A2227" w:rsidRPr="00F27DF7" w:rsidRDefault="0097053A">
            <w:pPr>
              <w:jc w:val="both"/>
              <w:rPr>
                <w:rFonts w:ascii="Arial" w:hAnsi="Arial" w:cs="Arial"/>
              </w:rPr>
            </w:pPr>
            <w:r w:rsidRPr="00F27DF7">
              <w:rPr>
                <w:rFonts w:ascii="Arial" w:eastAsia="Calibri" w:hAnsi="Arial" w:cs="Arial"/>
              </w:rPr>
              <w:t>33.7</w:t>
            </w:r>
          </w:p>
        </w:tc>
      </w:tr>
    </w:tbl>
    <w:p w14:paraId="00E8FA37" w14:textId="77777777" w:rsidR="005A2227" w:rsidRDefault="005A2227" w:rsidP="00A040C9">
      <w:pPr>
        <w:rPr>
          <w:ins w:id="5491" w:author="Laura Viignola" w:date="2017-06-22T16:49:00Z"/>
        </w:rPr>
      </w:pPr>
    </w:p>
    <w:p w14:paraId="672B2F9E" w14:textId="16284021" w:rsidR="00A040C9" w:rsidRPr="00F27DF7" w:rsidDel="00DE4FE7" w:rsidRDefault="00A040C9" w:rsidP="00A040C9">
      <w:pPr>
        <w:rPr>
          <w:ins w:id="5492" w:author="Laura Viignola" w:date="2017-06-22T16:49:00Z"/>
          <w:del w:id="5493" w:author="Utente" w:date="2017-06-27T18:28:00Z"/>
          <w:rFonts w:ascii="Arial" w:hAnsi="Arial" w:cs="Arial"/>
        </w:rPr>
      </w:pPr>
      <w:ins w:id="5494" w:author="Laura Viignola" w:date="2017-06-22T16:49:00Z">
        <w:r w:rsidRPr="00D71CDA">
          <w:rPr>
            <w:i/>
          </w:rPr>
          <w:t>Example</w:t>
        </w:r>
      </w:ins>
      <w:ins w:id="5495" w:author="Utente" w:date="2017-06-27T17:29:00Z">
        <w:r w:rsidR="00D71CDA">
          <w:rPr>
            <w:i/>
          </w:rPr>
          <w:t xml:space="preserve"> </w:t>
        </w:r>
      </w:ins>
      <w:ins w:id="5496" w:author="Laura Viignola" w:date="2017-06-22T16:49:00Z">
        <w:r w:rsidRPr="00D71CDA">
          <w:rPr>
            <w:i/>
          </w:rPr>
          <w:t>3</w:t>
        </w:r>
        <w:r>
          <w:t>:</w:t>
        </w:r>
      </w:ins>
      <w:ins w:id="5497" w:author="Laura Viignola" w:date="2017-06-22T17:07:00Z">
        <w:r w:rsidR="00DF49EE">
          <w:tab/>
        </w:r>
      </w:ins>
      <w:ins w:id="5498" w:author="Laura Viignola" w:date="2017-06-22T16:49:00Z">
        <w:del w:id="5499" w:author="Utente" w:date="2017-06-26T16:12:00Z">
          <w:r w:rsidRPr="00E352EF" w:rsidDel="00F27DF7">
            <w:rPr>
              <w:rFonts w:ascii="Cambria" w:eastAsia="Calibri" w:hAnsi="Cambria" w:cs="Calibri"/>
            </w:rPr>
            <w:delText>compare_</w:delText>
          </w:r>
        </w:del>
      </w:ins>
      <w:ins w:id="5500" w:author="Laura Viignola" w:date="2017-06-22T16:50:00Z">
        <w:r w:rsidRPr="00F27DF7">
          <w:rPr>
            <w:rFonts w:ascii="Arial" w:eastAsia="Calibri" w:hAnsi="Arial" w:cs="Arial"/>
          </w:rPr>
          <w:t>DS_r</w:t>
        </w:r>
      </w:ins>
      <w:ins w:id="5501" w:author="Laura Viignola" w:date="2017-06-22T16:49:00Z">
        <w:r w:rsidRPr="00D71CDA">
          <w:rPr>
            <w:rFonts w:ascii="Arial" w:eastAsia="Calibri" w:hAnsi="Arial" w:cs="Arial"/>
            <w:b/>
          </w:rPr>
          <w:t>:=</w:t>
        </w:r>
        <w:r w:rsidRPr="00F27DF7">
          <w:rPr>
            <w:rFonts w:ascii="Arial" w:eastAsia="Calibri" w:hAnsi="Arial" w:cs="Arial"/>
          </w:rPr>
          <w:t xml:space="preserve"> </w:t>
        </w:r>
      </w:ins>
      <w:ins w:id="5502" w:author="Laura Viignola" w:date="2017-06-22T16:50:00Z">
        <w:r w:rsidRPr="00F27DF7">
          <w:rPr>
            <w:rFonts w:ascii="Arial" w:eastAsia="Calibri" w:hAnsi="Arial" w:cs="Arial"/>
          </w:rPr>
          <w:t>DS_1</w:t>
        </w:r>
      </w:ins>
      <w:ins w:id="5503" w:author="Laura Viignola" w:date="2017-06-22T16:49:00Z">
        <w:r w:rsidRPr="00F27DF7">
          <w:rPr>
            <w:rFonts w:ascii="Arial" w:eastAsia="Calibri" w:hAnsi="Arial" w:cs="Arial"/>
          </w:rPr>
          <w:t xml:space="preserve"> </w:t>
        </w:r>
        <w:r w:rsidRPr="00F27DF7">
          <w:rPr>
            <w:rFonts w:ascii="Arial" w:eastAsia="Calibri" w:hAnsi="Arial" w:cs="Arial"/>
            <w:b/>
          </w:rPr>
          <w:t>&gt;</w:t>
        </w:r>
        <w:r w:rsidRPr="00F27DF7">
          <w:rPr>
            <w:rFonts w:ascii="Arial" w:eastAsia="Calibri" w:hAnsi="Arial" w:cs="Arial"/>
          </w:rPr>
          <w:t xml:space="preserve"> </w:t>
        </w:r>
        <w:del w:id="5504" w:author="Utente" w:date="2017-06-27T18:27:00Z">
          <w:r w:rsidRPr="00F27DF7" w:rsidDel="00DE4FE7">
            <w:rPr>
              <w:rFonts w:ascii="Arial" w:eastAsia="Calibri" w:hAnsi="Arial" w:cs="Arial"/>
            </w:rPr>
            <w:delText>y_</w:delText>
          </w:r>
        </w:del>
      </w:ins>
      <w:ins w:id="5505" w:author="Laura Viignola" w:date="2017-06-22T16:50:00Z">
        <w:r w:rsidRPr="00F27DF7">
          <w:rPr>
            <w:rFonts w:ascii="Arial" w:eastAsia="Calibri" w:hAnsi="Arial" w:cs="Arial"/>
          </w:rPr>
          <w:t>DS_2</w:t>
        </w:r>
      </w:ins>
    </w:p>
    <w:p w14:paraId="60CCA8B1" w14:textId="3DBBC2C1" w:rsidR="00A040C9" w:rsidRPr="00F27DF7" w:rsidDel="00DE4FE7" w:rsidRDefault="00A040C9" w:rsidP="00A040C9">
      <w:pPr>
        <w:rPr>
          <w:del w:id="5506" w:author="Utente" w:date="2017-06-27T18:28:00Z"/>
          <w:rFonts w:ascii="Arial" w:hAnsi="Arial" w:cs="Arial"/>
        </w:rPr>
      </w:pPr>
    </w:p>
    <w:p w14:paraId="645A831D" w14:textId="77777777" w:rsidR="00A040C9" w:rsidRPr="00F27DF7" w:rsidRDefault="00A040C9" w:rsidP="00DE4FE7">
      <w:pPr>
        <w:rPr>
          <w:rFonts w:ascii="Arial" w:hAnsi="Arial" w:cs="Arial"/>
        </w:rPr>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Layout w:type="fixed"/>
        <w:tblCellMar>
          <w:top w:w="40" w:type="dxa"/>
          <w:left w:w="80" w:type="dxa"/>
          <w:bottom w:w="40" w:type="dxa"/>
          <w:right w:w="80" w:type="dxa"/>
        </w:tblCellMar>
        <w:tblLook w:val="04A0" w:firstRow="1" w:lastRow="0" w:firstColumn="1" w:lastColumn="0" w:noHBand="0" w:noVBand="1"/>
      </w:tblPr>
      <w:tblGrid>
        <w:gridCol w:w="1036"/>
        <w:gridCol w:w="992"/>
        <w:gridCol w:w="1134"/>
        <w:gridCol w:w="992"/>
        <w:gridCol w:w="2139"/>
      </w:tblGrid>
      <w:tr w:rsidR="005A2227" w:rsidRPr="00F27DF7" w14:paraId="4B1DCFC1" w14:textId="77777777" w:rsidTr="00C847B8">
        <w:tc>
          <w:tcPr>
            <w:tcW w:w="62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4D3C449" w14:textId="63464532" w:rsidR="005A2227" w:rsidRPr="00F27DF7" w:rsidRDefault="0097053A">
            <w:pPr>
              <w:jc w:val="both"/>
              <w:rPr>
                <w:rFonts w:ascii="Arial" w:hAnsi="Arial" w:cs="Arial"/>
              </w:rPr>
            </w:pPr>
            <w:del w:id="5507" w:author="Laura Viignola" w:date="2017-06-22T16:50:00Z">
              <w:r w:rsidRPr="00F27DF7" w:rsidDel="00A040C9">
                <w:rPr>
                  <w:rFonts w:ascii="Arial" w:eastAsia="Calibri" w:hAnsi="Arial" w:cs="Arial"/>
                </w:rPr>
                <w:delText>compare_ds</w:delText>
              </w:r>
            </w:del>
            <w:ins w:id="5508" w:author="Laura Viignola" w:date="2017-06-22T16:50:00Z">
              <w:r w:rsidR="00A040C9" w:rsidRPr="00F27DF7">
                <w:rPr>
                  <w:rFonts w:ascii="Arial" w:eastAsia="Calibri" w:hAnsi="Arial" w:cs="Arial"/>
                </w:rPr>
                <w:t>DS_r</w:t>
              </w:r>
            </w:ins>
          </w:p>
        </w:tc>
      </w:tr>
      <w:tr w:rsidR="005A2227" w:rsidRPr="00F27DF7" w14:paraId="50A9BC91" w14:textId="77777777" w:rsidTr="00D71CDA">
        <w:tc>
          <w:tcPr>
            <w:tcW w:w="10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B7FD08" w14:textId="477F9A06" w:rsidR="005A2227" w:rsidRPr="00F27DF7" w:rsidRDefault="0097053A">
            <w:pPr>
              <w:jc w:val="both"/>
              <w:rPr>
                <w:rFonts w:ascii="Arial" w:hAnsi="Arial" w:cs="Arial"/>
              </w:rPr>
            </w:pPr>
            <w:del w:id="5509" w:author="Laura Viignola" w:date="2017-06-22T16:50:00Z">
              <w:r w:rsidRPr="00F27DF7" w:rsidDel="00A040C9">
                <w:rPr>
                  <w:rFonts w:ascii="Arial" w:eastAsia="Calibri" w:hAnsi="Arial" w:cs="Arial"/>
                  <w:b/>
                </w:rPr>
                <w:delText>GEO</w:delText>
              </w:r>
            </w:del>
            <w:ins w:id="5510" w:author="Laura Viignola" w:date="2017-06-22T16:50:00Z">
              <w:r w:rsidR="00A040C9" w:rsidRPr="00F27DF7">
                <w:rPr>
                  <w:rFonts w:ascii="Arial" w:eastAsia="Calibri" w:hAnsi="Arial" w:cs="Arial"/>
                  <w:b/>
                </w:rPr>
                <w:t>Id_1</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72F54C" w14:textId="7981783C" w:rsidR="005A2227" w:rsidRPr="00F27DF7" w:rsidRDefault="0097053A">
            <w:pPr>
              <w:jc w:val="both"/>
              <w:rPr>
                <w:rFonts w:ascii="Arial" w:hAnsi="Arial" w:cs="Arial"/>
              </w:rPr>
            </w:pPr>
            <w:del w:id="5511" w:author="Laura Viignola" w:date="2017-06-22T16:50:00Z">
              <w:r w:rsidRPr="00F27DF7" w:rsidDel="00A040C9">
                <w:rPr>
                  <w:rFonts w:ascii="Arial" w:eastAsia="Calibri" w:hAnsi="Arial" w:cs="Arial"/>
                  <w:b/>
                </w:rPr>
                <w:delText>SEX</w:delText>
              </w:r>
            </w:del>
            <w:ins w:id="5512" w:author="Laura Viignola" w:date="2017-06-22T16:50:00Z">
              <w:r w:rsidR="00A040C9" w:rsidRPr="00F27DF7">
                <w:rPr>
                  <w:rFonts w:ascii="Arial" w:eastAsia="Calibri" w:hAnsi="Arial" w:cs="Arial"/>
                  <w:b/>
                </w:rPr>
                <w:t>Id_2</w:t>
              </w:r>
            </w:ins>
          </w:p>
        </w:tc>
        <w:tc>
          <w:tcPr>
            <w:tcW w:w="11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932D6" w14:textId="22371744" w:rsidR="005A2227" w:rsidRPr="00F27DF7" w:rsidRDefault="0097053A">
            <w:pPr>
              <w:jc w:val="both"/>
              <w:rPr>
                <w:rFonts w:ascii="Arial" w:hAnsi="Arial" w:cs="Arial"/>
              </w:rPr>
            </w:pPr>
            <w:del w:id="5513" w:author="Laura Viignola" w:date="2017-06-22T16:50:00Z">
              <w:r w:rsidRPr="00F27DF7" w:rsidDel="00A040C9">
                <w:rPr>
                  <w:rFonts w:ascii="Arial" w:eastAsia="Calibri" w:hAnsi="Arial" w:cs="Arial"/>
                  <w:b/>
                </w:rPr>
                <w:delText>UNIT</w:delText>
              </w:r>
            </w:del>
            <w:ins w:id="5514" w:author="Laura Viignola" w:date="2017-06-22T16:50:00Z">
              <w:r w:rsidR="00A040C9" w:rsidRPr="00F27DF7">
                <w:rPr>
                  <w:rFonts w:ascii="Arial" w:eastAsia="Calibri" w:hAnsi="Arial" w:cs="Arial"/>
                  <w:b/>
                </w:rPr>
                <w:t>Id_3</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0077E" w14:textId="27A57B01" w:rsidR="005A2227" w:rsidRPr="00F27DF7" w:rsidRDefault="0097053A">
            <w:pPr>
              <w:jc w:val="both"/>
              <w:rPr>
                <w:rFonts w:ascii="Arial" w:hAnsi="Arial" w:cs="Arial"/>
              </w:rPr>
            </w:pPr>
            <w:del w:id="5515" w:author="Laura Viignola" w:date="2017-06-22T16:50:00Z">
              <w:r w:rsidRPr="00F27DF7" w:rsidDel="00A040C9">
                <w:rPr>
                  <w:rFonts w:ascii="Arial" w:eastAsia="Calibri" w:hAnsi="Arial" w:cs="Arial"/>
                  <w:b/>
                </w:rPr>
                <w:delText>C_BIRTH</w:delText>
              </w:r>
            </w:del>
            <w:ins w:id="5516" w:author="Laura Viignola" w:date="2017-06-22T16:50:00Z">
              <w:r w:rsidR="00A040C9" w:rsidRPr="00F27DF7">
                <w:rPr>
                  <w:rFonts w:ascii="Arial" w:eastAsia="Calibri" w:hAnsi="Arial" w:cs="Arial"/>
                  <w:b/>
                </w:rPr>
                <w:t>Id_4</w:t>
              </w:r>
            </w:ins>
          </w:p>
        </w:tc>
        <w:tc>
          <w:tcPr>
            <w:tcW w:w="213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0C375" w14:textId="7FEDF419" w:rsidR="00CC779A" w:rsidRPr="00F27DF7" w:rsidDel="00D71CDA" w:rsidRDefault="0097053A" w:rsidP="00C847B8">
            <w:pPr>
              <w:jc w:val="both"/>
              <w:rPr>
                <w:ins w:id="5517" w:author="Laura Viignola" w:date="2017-06-22T16:59:00Z"/>
                <w:del w:id="5518" w:author="Utente" w:date="2017-06-27T17:22:00Z"/>
                <w:rFonts w:ascii="Arial" w:eastAsia="Calibri" w:hAnsi="Arial" w:cs="Arial"/>
                <w:b/>
              </w:rPr>
            </w:pPr>
            <w:del w:id="5519" w:author="Utente" w:date="2017-06-27T17:22:00Z">
              <w:r w:rsidRPr="00F27DF7" w:rsidDel="00D71CDA">
                <w:rPr>
                  <w:rFonts w:ascii="Arial" w:eastAsia="Calibri" w:hAnsi="Arial" w:cs="Arial"/>
                  <w:b/>
                </w:rPr>
                <w:delText>VALUE</w:delText>
              </w:r>
              <w:r w:rsidR="00C847B8" w:rsidRPr="00F27DF7" w:rsidDel="00D71CDA">
                <w:rPr>
                  <w:rFonts w:ascii="Arial" w:eastAsia="Calibri" w:hAnsi="Arial" w:cs="Arial"/>
                  <w:b/>
                </w:rPr>
                <w:delText>_CONDITION</w:delText>
              </w:r>
            </w:del>
          </w:p>
          <w:p w14:paraId="170C5F1E" w14:textId="5A7DA799" w:rsidR="005A2227" w:rsidRPr="00F27DF7" w:rsidRDefault="00390729" w:rsidP="00C847B8">
            <w:pPr>
              <w:jc w:val="both"/>
              <w:rPr>
                <w:rFonts w:ascii="Arial" w:hAnsi="Arial" w:cs="Arial"/>
              </w:rPr>
            </w:pPr>
            <w:ins w:id="5520" w:author="Utente" w:date="2017-06-26T16:36:00Z">
              <w:r w:rsidRPr="00F27DF7">
                <w:rPr>
                  <w:rFonts w:ascii="Arial" w:eastAsia="Calibri" w:hAnsi="Arial" w:cs="Arial"/>
                  <w:b/>
                </w:rPr>
                <w:t>bool_var</w:t>
              </w:r>
            </w:ins>
            <w:ins w:id="5521" w:author="Laura Viignola" w:date="2017-06-22T16:50:00Z">
              <w:del w:id="5522" w:author="Utente" w:date="2017-06-26T16:36:00Z">
                <w:r w:rsidR="00A040C9" w:rsidRPr="00F27DF7" w:rsidDel="00390729">
                  <w:rPr>
                    <w:rFonts w:ascii="Arial" w:eastAsia="Calibri" w:hAnsi="Arial" w:cs="Arial"/>
                    <w:b/>
                  </w:rPr>
                  <w:delText>Me_1</w:delText>
                </w:r>
              </w:del>
            </w:ins>
          </w:p>
        </w:tc>
      </w:tr>
      <w:tr w:rsidR="005A2227" w:rsidRPr="00F27DF7" w14:paraId="55DE45BF"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3E922" w14:textId="77777777" w:rsidR="005A2227" w:rsidRPr="00F27DF7" w:rsidRDefault="0097053A">
            <w:pPr>
              <w:jc w:val="both"/>
              <w:rPr>
                <w:rFonts w:ascii="Arial" w:hAnsi="Arial" w:cs="Arial"/>
              </w:rPr>
            </w:pPr>
            <w:r w:rsidRPr="00F27DF7">
              <w:rPr>
                <w:rFonts w:ascii="Arial" w:eastAsia="Calibri" w:hAnsi="Arial" w:cs="Arial"/>
              </w:rPr>
              <w:t>Germany</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38AC2"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ED9F1"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2BC580"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48CE6" w14:textId="35BD58BC"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6638794E"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68355" w14:textId="77777777" w:rsidR="005A2227" w:rsidRPr="00F27DF7" w:rsidRDefault="0097053A">
            <w:pPr>
              <w:jc w:val="both"/>
              <w:rPr>
                <w:rFonts w:ascii="Arial" w:hAnsi="Arial" w:cs="Arial"/>
              </w:rPr>
            </w:pPr>
            <w:r w:rsidRPr="00F27DF7">
              <w:rPr>
                <w:rFonts w:ascii="Arial" w:eastAsia="Calibri" w:hAnsi="Arial" w:cs="Arial"/>
              </w:rPr>
              <w:t>Greece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930A4"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BD878"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C6C14"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B1819" w14:textId="77777777" w:rsidR="005A2227" w:rsidRPr="00F27DF7" w:rsidRDefault="0097053A">
            <w:pPr>
              <w:jc w:val="both"/>
              <w:rPr>
                <w:rFonts w:ascii="Arial" w:hAnsi="Arial" w:cs="Arial"/>
              </w:rPr>
            </w:pPr>
            <w:r w:rsidRPr="00F27DF7">
              <w:rPr>
                <w:rFonts w:ascii="Arial" w:eastAsia="Calibri" w:hAnsi="Arial" w:cs="Arial"/>
              </w:rPr>
              <w:t>true</w:t>
            </w:r>
          </w:p>
        </w:tc>
      </w:tr>
    </w:tbl>
    <w:p w14:paraId="1F9299DA" w14:textId="77777777" w:rsidR="005A2227" w:rsidRPr="00E352EF" w:rsidRDefault="005A2227">
      <w:pPr>
        <w:ind w:left="720"/>
      </w:pPr>
    </w:p>
    <w:p w14:paraId="47364893" w14:textId="095B4B4D" w:rsidR="00D71CDA" w:rsidRPr="000F6D91" w:rsidRDefault="0097053A" w:rsidP="000F6D91">
      <w:pPr>
        <w:ind w:hanging="14"/>
        <w:rPr>
          <w:rFonts w:ascii="Cambria" w:eastAsia="Calibri" w:hAnsi="Cambria" w:cs="Calibri"/>
        </w:rPr>
      </w:pPr>
      <w:r w:rsidRPr="00E352EF">
        <w:rPr>
          <w:rFonts w:ascii="Cambria" w:eastAsia="Calibri" w:hAnsi="Cambria" w:cs="Calibri"/>
        </w:rPr>
        <w:t xml:space="preserve">If the VALUE column for Germany in the </w:t>
      </w:r>
      <w:del w:id="5523" w:author="Laura Viignola" w:date="2017-06-22T17:11:00Z">
        <w:r w:rsidRPr="00E352EF" w:rsidDel="00DF49EE">
          <w:rPr>
            <w:rFonts w:ascii="Cambria" w:eastAsia="Calibri" w:hAnsi="Cambria" w:cs="Calibri"/>
          </w:rPr>
          <w:delText>y_unemployment_2012</w:delText>
        </w:r>
      </w:del>
      <w:ins w:id="5524" w:author="Laura Viignola" w:date="2017-06-22T17:11:00Z">
        <w:r w:rsidR="00DF49EE">
          <w:rPr>
            <w:rFonts w:ascii="Cambria" w:eastAsia="Calibri" w:hAnsi="Cambria" w:cs="Calibri"/>
          </w:rPr>
          <w:t>DS_2</w:t>
        </w:r>
      </w:ins>
      <w:r w:rsidRPr="00E352EF">
        <w:rPr>
          <w:rFonts w:ascii="Cambria" w:eastAsia="Calibri" w:hAnsi="Cambria" w:cs="Calibri"/>
        </w:rPr>
        <w:t xml:space="preserve"> </w:t>
      </w:r>
      <w:r w:rsidR="00F4601C" w:rsidRPr="00E352EF">
        <w:t>Data</w:t>
      </w:r>
      <w:del w:id="5525" w:author="Utente" w:date="2017-06-27T17:23:00Z">
        <w:r w:rsidR="00F4601C" w:rsidRPr="00E352EF" w:rsidDel="00D71CDA">
          <w:delText>s</w:delText>
        </w:r>
      </w:del>
      <w:ins w:id="5526" w:author="Utente" w:date="2017-06-27T17:23:00Z">
        <w:r w:rsidR="00D71CDA">
          <w:t xml:space="preserve"> S</w:t>
        </w:r>
      </w:ins>
      <w:r w:rsidR="00F4601C" w:rsidRPr="00E352EF">
        <w:t>et</w:t>
      </w:r>
      <w:r w:rsidRPr="00E352EF">
        <w:rPr>
          <w:rFonts w:ascii="Cambria" w:eastAsia="Calibri" w:hAnsi="Cambria" w:cs="Calibri"/>
        </w:rPr>
        <w:t xml:space="preserve"> had a NULL value the result would be:</w:t>
      </w: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1"/>
        <w:gridCol w:w="887"/>
        <w:gridCol w:w="1258"/>
        <w:gridCol w:w="1353"/>
        <w:gridCol w:w="1794"/>
      </w:tblGrid>
      <w:tr w:rsidR="005A2227" w:rsidRPr="00F27DF7" w14:paraId="6B9B67A9" w14:textId="018D2619">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3CE148" w14:textId="7B1909E7" w:rsidR="005A2227" w:rsidRPr="00F27DF7" w:rsidRDefault="00DF49EE" w:rsidP="00DF49EE">
            <w:pPr>
              <w:jc w:val="both"/>
              <w:rPr>
                <w:rFonts w:ascii="Arial" w:hAnsi="Arial" w:cs="Arial"/>
              </w:rPr>
            </w:pPr>
            <w:ins w:id="5527" w:author="Laura Viignola" w:date="2017-06-22T17:11:00Z">
              <w:r w:rsidRPr="00F27DF7">
                <w:rPr>
                  <w:rFonts w:ascii="Arial" w:eastAsia="Calibri" w:hAnsi="Arial" w:cs="Arial"/>
                </w:rPr>
                <w:t>DS_r</w:t>
              </w:r>
            </w:ins>
            <w:del w:id="5528" w:author="Laura Viignola" w:date="2017-06-22T17:11:00Z">
              <w:r w:rsidR="0097053A" w:rsidRPr="00F27DF7" w:rsidDel="00DF49EE">
                <w:rPr>
                  <w:rFonts w:ascii="Arial" w:eastAsia="Calibri" w:hAnsi="Arial" w:cs="Arial"/>
                </w:rPr>
                <w:delText>compare_ds</w:delText>
              </w:r>
            </w:del>
          </w:p>
        </w:tc>
      </w:tr>
      <w:tr w:rsidR="005A2227" w:rsidRPr="00F27DF7" w14:paraId="56215643" w14:textId="72AD5D9F">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E4BCCC" w14:textId="232C26AC" w:rsidR="005A2227" w:rsidRPr="00F27DF7" w:rsidRDefault="0097053A">
            <w:pPr>
              <w:jc w:val="both"/>
              <w:rPr>
                <w:rFonts w:ascii="Arial" w:hAnsi="Arial" w:cs="Arial"/>
              </w:rPr>
            </w:pPr>
            <w:del w:id="5529" w:author="Utente" w:date="2017-06-26T16:36:00Z">
              <w:r w:rsidRPr="00F27DF7" w:rsidDel="00390729">
                <w:rPr>
                  <w:rFonts w:ascii="Arial" w:eastAsia="Calibri" w:hAnsi="Arial" w:cs="Arial"/>
                  <w:b/>
                </w:rPr>
                <w:delText>GEO</w:delText>
              </w:r>
            </w:del>
            <w:ins w:id="5530" w:author="Utente" w:date="2017-06-26T16:36:00Z">
              <w:r w:rsidR="00390729">
                <w:rPr>
                  <w:rFonts w:ascii="Arial" w:eastAsia="Calibri" w:hAnsi="Arial" w:cs="Arial"/>
                  <w:b/>
                </w:rPr>
                <w:t>id_1</w:t>
              </w:r>
            </w:ins>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2BC86F" w14:textId="54859B3E" w:rsidR="005A2227" w:rsidRPr="00F27DF7" w:rsidRDefault="0097053A">
            <w:pPr>
              <w:jc w:val="both"/>
              <w:rPr>
                <w:rFonts w:ascii="Arial" w:hAnsi="Arial" w:cs="Arial"/>
              </w:rPr>
            </w:pPr>
            <w:del w:id="5531" w:author="Utente" w:date="2017-06-26T16:36:00Z">
              <w:r w:rsidRPr="00F27DF7" w:rsidDel="00390729">
                <w:rPr>
                  <w:rFonts w:ascii="Arial" w:eastAsia="Calibri" w:hAnsi="Arial" w:cs="Arial"/>
                  <w:b/>
                </w:rPr>
                <w:delText>SEX</w:delText>
              </w:r>
            </w:del>
            <w:ins w:id="5532" w:author="Utente" w:date="2017-06-26T16:36:00Z">
              <w:r w:rsidR="00390729">
                <w:rPr>
                  <w:rFonts w:ascii="Arial" w:eastAsia="Calibri" w:hAnsi="Arial" w:cs="Arial"/>
                  <w:b/>
                </w:rPr>
                <w:t>Id_2</w:t>
              </w:r>
            </w:ins>
          </w:p>
        </w:tc>
        <w:tc>
          <w:tcPr>
            <w:tcW w:w="139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B51A7F" w14:textId="73D642B5" w:rsidR="005A2227" w:rsidRPr="00F27DF7" w:rsidRDefault="0097053A">
            <w:pPr>
              <w:jc w:val="both"/>
              <w:rPr>
                <w:rFonts w:ascii="Arial" w:hAnsi="Arial" w:cs="Arial"/>
              </w:rPr>
            </w:pPr>
            <w:del w:id="5533" w:author="Utente" w:date="2017-06-26T16:36:00Z">
              <w:r w:rsidRPr="00F27DF7" w:rsidDel="00390729">
                <w:rPr>
                  <w:rFonts w:ascii="Arial" w:eastAsia="Calibri" w:hAnsi="Arial" w:cs="Arial"/>
                  <w:b/>
                </w:rPr>
                <w:delText>UNIT</w:delText>
              </w:r>
            </w:del>
            <w:ins w:id="5534" w:author="Utente" w:date="2017-06-26T16:36:00Z">
              <w:r w:rsidR="00390729">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C6619D" w14:textId="16C94B6B" w:rsidR="005A2227" w:rsidRPr="00F27DF7" w:rsidRDefault="0097053A">
            <w:pPr>
              <w:jc w:val="both"/>
              <w:rPr>
                <w:rFonts w:ascii="Arial" w:hAnsi="Arial" w:cs="Arial"/>
              </w:rPr>
            </w:pPr>
            <w:del w:id="5535" w:author="Utente" w:date="2017-06-26T16:36:00Z">
              <w:r w:rsidRPr="00F27DF7" w:rsidDel="00390729">
                <w:rPr>
                  <w:rFonts w:ascii="Arial" w:eastAsia="Calibri" w:hAnsi="Arial" w:cs="Arial"/>
                  <w:b/>
                </w:rPr>
                <w:delText>C_BIRTH</w:delText>
              </w:r>
            </w:del>
            <w:ins w:id="5536" w:author="Utente" w:date="2017-06-26T16:36:00Z">
              <w:r w:rsidR="00390729">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29B97F4" w14:textId="0E73ED90" w:rsidR="005A2227" w:rsidRPr="00F27DF7" w:rsidRDefault="00390729">
            <w:pPr>
              <w:jc w:val="both"/>
              <w:rPr>
                <w:rFonts w:ascii="Arial" w:hAnsi="Arial" w:cs="Arial"/>
              </w:rPr>
            </w:pPr>
            <w:ins w:id="5537" w:author="Utente" w:date="2017-06-26T16:36:00Z">
              <w:r w:rsidRPr="00F27DF7">
                <w:rPr>
                  <w:rFonts w:ascii="Arial" w:eastAsia="Calibri" w:hAnsi="Arial" w:cs="Arial"/>
                  <w:b/>
                </w:rPr>
                <w:t>bool_var</w:t>
              </w:r>
            </w:ins>
            <w:del w:id="5538" w:author="Utente" w:date="2017-06-26T16:36:00Z">
              <w:r w:rsidR="0097053A" w:rsidRPr="00F27DF7" w:rsidDel="00390729">
                <w:rPr>
                  <w:rFonts w:ascii="Arial" w:eastAsia="Calibri" w:hAnsi="Arial" w:cs="Arial"/>
                  <w:b/>
                </w:rPr>
                <w:delText>VALUE</w:delText>
              </w:r>
              <w:r w:rsidR="00C847B8" w:rsidRPr="00F27DF7" w:rsidDel="00390729">
                <w:rPr>
                  <w:rFonts w:ascii="Arial" w:eastAsia="Calibri" w:hAnsi="Arial" w:cs="Arial"/>
                  <w:b/>
                </w:rPr>
                <w:delText>_ CONDITION</w:delText>
              </w:r>
            </w:del>
          </w:p>
        </w:tc>
      </w:tr>
      <w:tr w:rsidR="005A2227" w:rsidRPr="00F27DF7" w14:paraId="34FC26C3" w14:textId="4AB0A59D">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73476" w14:textId="6D1AF0E5" w:rsidR="005A2227" w:rsidRPr="00F27DF7" w:rsidRDefault="0097053A">
            <w:pPr>
              <w:jc w:val="both"/>
              <w:rPr>
                <w:rFonts w:ascii="Arial" w:hAnsi="Arial" w:cs="Arial"/>
              </w:rPr>
            </w:pPr>
            <w:r w:rsidRPr="00F27DF7">
              <w:rPr>
                <w:rFonts w:ascii="Arial" w:eastAsia="Calibri" w:hAnsi="Arial" w:cs="Arial"/>
              </w:rPr>
              <w:t>Germany</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470D4" w14:textId="1A7E6159"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94650" w14:textId="49E56F59"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47FA" w14:textId="0E07D518"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FE49" w14:textId="1275C26E"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36C98F28" w14:textId="7D7578F3">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7E46D" w14:textId="0A2A2D64" w:rsidR="005A2227" w:rsidRPr="00F27DF7" w:rsidRDefault="0097053A">
            <w:pPr>
              <w:jc w:val="both"/>
              <w:rPr>
                <w:rFonts w:ascii="Arial" w:hAnsi="Arial" w:cs="Arial"/>
              </w:rPr>
            </w:pPr>
            <w:r w:rsidRPr="00F27DF7">
              <w:rPr>
                <w:rFonts w:ascii="Arial" w:eastAsia="Calibri" w:hAnsi="Arial" w:cs="Arial"/>
              </w:rPr>
              <w:t>Greece</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2FE6A" w14:textId="42B58B0F"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71A05" w14:textId="4964ECB6"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3923" w14:textId="245691FD"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2CF5B" w14:textId="2152B84F" w:rsidR="005A2227" w:rsidRPr="00F27DF7" w:rsidRDefault="0097053A">
            <w:pPr>
              <w:jc w:val="both"/>
              <w:rPr>
                <w:rFonts w:ascii="Arial" w:hAnsi="Arial" w:cs="Arial"/>
              </w:rPr>
            </w:pPr>
            <w:r w:rsidRPr="00F27DF7">
              <w:rPr>
                <w:rFonts w:ascii="Arial" w:eastAsia="Calibri" w:hAnsi="Arial" w:cs="Arial"/>
              </w:rPr>
              <w:t>true</w:t>
            </w:r>
          </w:p>
        </w:tc>
      </w:tr>
    </w:tbl>
    <w:p w14:paraId="6D85B4BD" w14:textId="1EAE02B5" w:rsidR="005A2227" w:rsidRPr="00E352EF" w:rsidRDefault="005A2227">
      <w:pPr>
        <w:ind w:hanging="14"/>
      </w:pPr>
    </w:p>
    <w:p w14:paraId="3D73B43E" w14:textId="77777777" w:rsidR="005A2227" w:rsidRPr="00E352EF" w:rsidRDefault="0097053A" w:rsidP="00B82A38">
      <w:pPr>
        <w:pStyle w:val="Stile3"/>
        <w:rPr>
          <w:lang w:val="en-GB"/>
        </w:rPr>
      </w:pPr>
      <w:bookmarkStart w:id="5539" w:name="_Toc462659694"/>
      <w:bookmarkStart w:id="5540" w:name="_Toc463805760"/>
      <w:bookmarkStart w:id="5541" w:name="_Toc464487937"/>
      <w:r w:rsidRPr="00E352EF">
        <w:rPr>
          <w:lang w:val="en-GB"/>
        </w:rPr>
        <w:t>less than     &lt;  &lt;=</w:t>
      </w:r>
      <w:bookmarkEnd w:id="5539"/>
      <w:bookmarkEnd w:id="5540"/>
      <w:bookmarkEnd w:id="5541"/>
    </w:p>
    <w:p w14:paraId="1AD6727C" w14:textId="586141BC" w:rsidR="005A2227" w:rsidRPr="00E352EF" w:rsidDel="00CC779A" w:rsidRDefault="0097053A" w:rsidP="00B82A38">
      <w:pPr>
        <w:rPr>
          <w:del w:id="5542" w:author="Laura Viignola" w:date="2017-06-22T17:00:00Z"/>
          <w:rFonts w:ascii="Cambria" w:hAnsi="Cambria"/>
        </w:rPr>
      </w:pPr>
      <w:del w:id="5543" w:author="Laura Viignola" w:date="2017-06-22T17:00:00Z">
        <w:r w:rsidRPr="00E352EF" w:rsidDel="00CC779A">
          <w:rPr>
            <w:rFonts w:ascii="Cambria" w:eastAsia="Calibri" w:hAnsi="Cambria" w:cs="Calibri"/>
            <w:i/>
            <w:color w:val="5B9BD5"/>
          </w:rPr>
          <w:delText>Semantic</w:delText>
        </w:r>
      </w:del>
    </w:p>
    <w:p w14:paraId="2FF2CF39" w14:textId="5FBCBD31" w:rsidR="005A2227" w:rsidRPr="00E352EF" w:rsidDel="00CC779A" w:rsidRDefault="0097053A" w:rsidP="00B82A38">
      <w:pPr>
        <w:rPr>
          <w:del w:id="5544" w:author="Laura Viignola" w:date="2017-06-22T17:00:00Z"/>
          <w:rFonts w:ascii="Cambria" w:hAnsi="Cambria"/>
        </w:rPr>
      </w:pPr>
      <w:del w:id="5545" w:author="Laura Viignola" w:date="2017-06-22T17:00:00Z">
        <w:r w:rsidRPr="00E352EF" w:rsidDel="00CC779A">
          <w:rPr>
            <w:rFonts w:ascii="Cambria" w:eastAsia="Calibri" w:hAnsi="Cambria" w:cs="Calibri"/>
          </w:rPr>
          <w:delText xml:space="preserve">The operator </w:delText>
        </w:r>
        <w:r w:rsidR="00FD3798" w:rsidRPr="00E352EF" w:rsidDel="00CC779A">
          <w:rPr>
            <w:rFonts w:ascii="Cambria" w:eastAsia="Calibri" w:hAnsi="Cambria" w:cs="Calibri"/>
            <w:b/>
          </w:rPr>
          <w:delText>&lt; &lt;=</w:delText>
        </w:r>
        <w:r w:rsidRPr="00E352EF" w:rsidDel="00CC779A">
          <w:rPr>
            <w:rFonts w:ascii="Cambria" w:eastAsia="Calibri" w:hAnsi="Cambria" w:cs="Calibri"/>
            <w:b/>
          </w:rPr>
          <w:delText xml:space="preserve">  </w:delText>
        </w:r>
        <w:r w:rsidRPr="00E352EF" w:rsidDel="00CC779A">
          <w:rPr>
            <w:rFonts w:ascii="Cambria" w:eastAsia="Calibri" w:hAnsi="Cambria" w:cs="Calibri"/>
          </w:rPr>
          <w:delText xml:space="preserve">compares two values to evaluate if </w:delText>
        </w:r>
        <w:r w:rsidR="00FD3798" w:rsidRPr="00E352EF" w:rsidDel="00CC779A">
          <w:rPr>
            <w:rFonts w:ascii="Cambria" w:eastAsia="Calibri" w:hAnsi="Cambria" w:cs="Calibri"/>
          </w:rPr>
          <w:delText xml:space="preserve">one is </w:delText>
        </w:r>
        <w:r w:rsidRPr="00E352EF" w:rsidDel="00CC779A">
          <w:rPr>
            <w:rFonts w:ascii="Cambria" w:eastAsia="Calibri" w:hAnsi="Cambria" w:cs="Calibri"/>
          </w:rPr>
          <w:delText>less (or equal) to the other.</w:delText>
        </w:r>
      </w:del>
    </w:p>
    <w:p w14:paraId="11047ED3" w14:textId="77777777" w:rsidR="00B82A38" w:rsidRPr="00E352EF" w:rsidRDefault="00B82A38" w:rsidP="00B82A38">
      <w:pPr>
        <w:rPr>
          <w:rFonts w:ascii="Cambria" w:eastAsia="Calibri" w:hAnsi="Cambria" w:cs="Calibri"/>
          <w:i/>
          <w:color w:val="5B9BD5"/>
        </w:rPr>
      </w:pPr>
    </w:p>
    <w:p w14:paraId="7482123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3D0165E1" w14:textId="4F269F3C" w:rsidR="005A2227" w:rsidRPr="0026664B" w:rsidRDefault="0097053A" w:rsidP="00B82A38">
      <w:pPr>
        <w:rPr>
          <w:rFonts w:ascii="Arial" w:hAnsi="Arial" w:cs="Arial"/>
        </w:rPr>
      </w:pPr>
      <w:r w:rsidRPr="0026664B">
        <w:rPr>
          <w:rFonts w:ascii="Arial" w:eastAsia="Calibri" w:hAnsi="Arial" w:cs="Arial"/>
        </w:rPr>
        <w:t xml:space="preserve"> </w:t>
      </w:r>
      <w:del w:id="5546" w:author="Laura Viignola" w:date="2017-06-22T17:00:00Z">
        <w:r w:rsidRPr="0026664B" w:rsidDel="00CC779A">
          <w:rPr>
            <w:rFonts w:ascii="Arial" w:eastAsia="Calibri" w:hAnsi="Arial" w:cs="Arial"/>
          </w:rPr>
          <w:delText>ds_1</w:delText>
        </w:r>
      </w:del>
      <w:ins w:id="5547" w:author="Laura Viignola" w:date="2017-06-22T17:00:00Z">
        <w:r w:rsidR="00CC779A" w:rsidRPr="0026664B">
          <w:rPr>
            <w:rFonts w:ascii="Arial" w:eastAsia="Calibri" w:hAnsi="Arial" w:cs="Arial"/>
          </w:rPr>
          <w:t>left</w:t>
        </w:r>
      </w:ins>
      <w:del w:id="5548" w:author="Laura Viignola" w:date="2017-07-10T16:14:00Z">
        <w:r w:rsidRPr="0026664B" w:rsidDel="0026664B">
          <w:rPr>
            <w:rFonts w:ascii="Arial" w:eastAsia="Calibri" w:hAnsi="Arial" w:cs="Arial"/>
            <w:i/>
          </w:rPr>
          <w:delText xml:space="preserve"> </w:delText>
        </w:r>
      </w:del>
      <w:ins w:id="5549" w:author="Laura Viignola" w:date="2017-07-10T16:14:00Z">
        <w:r w:rsidR="0026664B" w:rsidRPr="0026664B">
          <w:rPr>
            <w:rFonts w:ascii="Arial" w:eastAsia="Calibri" w:hAnsi="Arial" w:cs="Arial"/>
            <w:i/>
          </w:rPr>
          <w:t xml:space="preserve"> </w:t>
        </w:r>
      </w:ins>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w:t>
      </w:r>
      <w:r w:rsidRPr="0026664B">
        <w:rPr>
          <w:rFonts w:ascii="Arial" w:eastAsia="Calibri" w:hAnsi="Arial" w:cs="Arial"/>
          <w:b/>
        </w:rPr>
        <w:t xml:space="preserve">   </w:t>
      </w:r>
      <w:del w:id="5550" w:author="Laura Viignola" w:date="2017-06-22T17:00:00Z">
        <w:r w:rsidRPr="0026664B" w:rsidDel="00CC779A">
          <w:rPr>
            <w:rFonts w:ascii="Arial" w:eastAsia="Calibri" w:hAnsi="Arial" w:cs="Arial"/>
          </w:rPr>
          <w:delText xml:space="preserve">ds_2 </w:delText>
        </w:r>
      </w:del>
      <w:ins w:id="5551" w:author="Laura Viignola" w:date="2017-06-22T17:00:00Z">
        <w:r w:rsidR="00CC779A" w:rsidRPr="0026664B">
          <w:rPr>
            <w:rFonts w:ascii="Arial" w:eastAsia="Calibri" w:hAnsi="Arial" w:cs="Arial"/>
          </w:rPr>
          <w:t>righ</w:t>
        </w:r>
      </w:ins>
      <w:ins w:id="5552" w:author="Laura Viignola" w:date="2017-07-10T16:14:00Z">
        <w:r w:rsidR="0026664B" w:rsidRPr="0026664B">
          <w:rPr>
            <w:rFonts w:ascii="Arial" w:eastAsia="Calibri" w:hAnsi="Arial" w:cs="Arial"/>
          </w:rPr>
          <w:t>t</w:t>
        </w:r>
      </w:ins>
    </w:p>
    <w:p w14:paraId="79AE2E7E" w14:textId="77777777" w:rsidR="00B82A38" w:rsidRPr="00E352EF" w:rsidRDefault="00B82A38" w:rsidP="00B82A38">
      <w:pPr>
        <w:rPr>
          <w:rFonts w:ascii="Cambria" w:eastAsia="Calibri" w:hAnsi="Cambria" w:cs="Calibri"/>
          <w:i/>
          <w:color w:val="5B9BD5"/>
        </w:rPr>
      </w:pPr>
    </w:p>
    <w:p w14:paraId="2A3A9C19" w14:textId="214095BD" w:rsidR="005A2227" w:rsidRPr="00E352EF" w:rsidRDefault="00CC779A" w:rsidP="00AC4A81">
      <w:pPr>
        <w:rPr>
          <w:rFonts w:ascii="Cambria" w:eastAsia="Calibri" w:hAnsi="Cambria" w:cs="Calibri"/>
          <w:i/>
          <w:color w:val="5B9BD5"/>
        </w:rPr>
      </w:pPr>
      <w:ins w:id="5553" w:author="Laura Viignola" w:date="2017-06-22T17:00:00Z">
        <w:r>
          <w:rPr>
            <w:rFonts w:ascii="Cambria" w:eastAsia="Calibri" w:hAnsi="Cambria" w:cs="Calibri"/>
            <w:i/>
            <w:color w:val="5B9BD5"/>
          </w:rPr>
          <w:t xml:space="preserve">Input </w:t>
        </w:r>
      </w:ins>
      <w:del w:id="5554" w:author="Laura Viignola" w:date="2017-06-22T17:00:00Z">
        <w:r w:rsidR="0097053A" w:rsidRPr="00E352EF" w:rsidDel="00CC779A">
          <w:rPr>
            <w:rFonts w:ascii="Cambria" w:eastAsia="Calibri" w:hAnsi="Cambria" w:cs="Calibri"/>
            <w:i/>
            <w:color w:val="5B9BD5"/>
          </w:rPr>
          <w:delText>P</w:delText>
        </w:r>
      </w:del>
      <w:ins w:id="5555" w:author="Laura Viignola" w:date="2017-06-22T17:00: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833C88" w14:textId="60DF2309" w:rsidR="005A2227" w:rsidRPr="00E352EF" w:rsidDel="00CC779A" w:rsidRDefault="0097053A" w:rsidP="00B82A38">
      <w:pPr>
        <w:rPr>
          <w:del w:id="5556" w:author="Laura Viignola" w:date="2017-06-22T17:00:00Z"/>
          <w:rFonts w:ascii="Cambria" w:hAnsi="Cambria"/>
        </w:rPr>
      </w:pPr>
      <w:del w:id="5557" w:author="Laura Viignola" w:date="2017-06-22T17:00:00Z">
        <w:r w:rsidRPr="00E352EF" w:rsidDel="00CC779A">
          <w:rPr>
            <w:rFonts w:ascii="Cambria" w:hAnsi="Cambria"/>
            <w:i/>
          </w:rPr>
          <w:delText>ds_1</w:delText>
        </w:r>
        <w:r w:rsidRPr="00E352EF" w:rsidDel="00CC779A">
          <w:rPr>
            <w:rFonts w:ascii="Cambria" w:hAnsi="Cambria"/>
          </w:rPr>
          <w:delText xml:space="preserve">, </w:delText>
        </w:r>
        <w:r w:rsidRPr="00E352EF" w:rsidDel="00CC779A">
          <w:rPr>
            <w:rFonts w:ascii="Cambria" w:hAnsi="Cambria"/>
            <w:i/>
          </w:rPr>
          <w:delText>ds_2</w:delText>
        </w:r>
        <w:r w:rsidR="00B82A38" w:rsidRPr="00E352EF" w:rsidDel="00CC779A">
          <w:rPr>
            <w:rFonts w:ascii="Cambria" w:hAnsi="Cambria"/>
            <w:i/>
          </w:rPr>
          <w:delText xml:space="preserve"> </w:delText>
        </w:r>
        <w:r w:rsidR="00B82A38" w:rsidRPr="00E352EF" w:rsidDel="00CC779A">
          <w:rPr>
            <w:rFonts w:ascii="Cambria" w:hAnsi="Cambria"/>
          </w:rPr>
          <w:delText>:</w:delText>
        </w:r>
        <w:r w:rsidRPr="00E352EF" w:rsidDel="00CC779A">
          <w:rPr>
            <w:rFonts w:ascii="Cambria" w:hAnsi="Cambria"/>
          </w:rPr>
          <w:delText xml:space="preserve"> [</w:delText>
        </w:r>
        <w:r w:rsidRPr="00E352EF" w:rsidDel="00CC779A">
          <w:rPr>
            <w:rFonts w:ascii="Cambria" w:eastAsia="Calibri" w:hAnsi="Cambria" w:cs="Calibri"/>
          </w:rPr>
          <w:delText xml:space="preserve">dataset {identifier &lt;IDENT&gt; as scalar-type}+ {measure &lt;IDENT&gt; as &lt;T&gt;}+ </w:delText>
        </w:r>
        <w:r w:rsidRPr="00E352EF" w:rsidDel="00CC779A">
          <w:rPr>
            <w:rFonts w:ascii="Cambria" w:hAnsi="Cambria"/>
          </w:rPr>
          <w:delText>| bool</w:delText>
        </w:r>
        <w:r w:rsidR="00B82A38" w:rsidRPr="00E352EF" w:rsidDel="00CC779A">
          <w:rPr>
            <w:rFonts w:ascii="Cambria" w:hAnsi="Cambria"/>
          </w:rPr>
          <w:delText>ean</w:delText>
        </w:r>
        <w:r w:rsidRPr="00E352EF" w:rsidDel="00CC779A">
          <w:rPr>
            <w:rFonts w:ascii="Cambria" w:hAnsi="Cambria"/>
          </w:rPr>
          <w:delText>]</w:delText>
        </w:r>
      </w:del>
    </w:p>
    <w:p w14:paraId="36B5F1E4" w14:textId="6B500767" w:rsidR="00DC675D" w:rsidRPr="00E352EF" w:rsidDel="00CC779A" w:rsidRDefault="00DC675D" w:rsidP="00B82A38">
      <w:pPr>
        <w:rPr>
          <w:del w:id="5558" w:author="Laura Viignola" w:date="2017-06-22T17:00:00Z"/>
          <w:rFonts w:ascii="Cambria" w:hAnsi="Cambria"/>
        </w:rPr>
      </w:pPr>
    </w:p>
    <w:p w14:paraId="7D0D926A" w14:textId="7231FF4F" w:rsidR="005A2227" w:rsidRPr="00E352EF" w:rsidDel="00CC779A" w:rsidRDefault="0097053A" w:rsidP="00B82A38">
      <w:pPr>
        <w:rPr>
          <w:del w:id="5559" w:author="Laura Viignola" w:date="2017-06-22T17:00:00Z"/>
          <w:rFonts w:ascii="Cambria" w:hAnsi="Cambria"/>
        </w:rPr>
      </w:pPr>
      <w:del w:id="5560" w:author="Laura Viignola" w:date="2017-06-22T17:00:00Z">
        <w:r w:rsidRPr="00E352EF" w:rsidDel="00CC779A">
          <w:rPr>
            <w:rFonts w:ascii="Cambria" w:hAnsi="Cambria"/>
            <w:i/>
          </w:rPr>
          <w:delText>ds_1</w:delText>
        </w:r>
        <w:r w:rsidRPr="00E352EF" w:rsidDel="00CC779A">
          <w:rPr>
            <w:rFonts w:ascii="Cambria" w:hAnsi="Cambria"/>
          </w:rPr>
          <w:delText>,</w:delText>
        </w:r>
        <w:r w:rsidRPr="00E352EF" w:rsidDel="00CC779A">
          <w:rPr>
            <w:rFonts w:ascii="Cambria" w:hAnsi="Cambria"/>
            <w:i/>
          </w:rPr>
          <w:delText>ds_2</w:delText>
        </w:r>
        <w:r w:rsidRPr="00E352EF" w:rsidDel="00CC779A">
          <w:rPr>
            <w:rFonts w:ascii="Cambria" w:hAnsi="Cambria"/>
          </w:rPr>
          <w:delText xml:space="preserve"> – is a </w:delText>
        </w:r>
        <w:r w:rsidR="00F4601C" w:rsidRPr="00E352EF" w:rsidDel="00CC779A">
          <w:delText>Dataset</w:delText>
        </w:r>
        <w:r w:rsidRPr="00E352EF" w:rsidDel="00CC779A">
          <w:rPr>
            <w:rFonts w:ascii="Cambria" w:hAnsi="Cambria"/>
          </w:rPr>
          <w:delText xml:space="preserve"> expression or a </w:delText>
        </w:r>
        <w:r w:rsidR="00B82A38" w:rsidRPr="00E352EF" w:rsidDel="00CC779A">
          <w:rPr>
            <w:rFonts w:ascii="Cambria" w:hAnsi="Cambria"/>
          </w:rPr>
          <w:delText>b</w:delText>
        </w:r>
        <w:r w:rsidRPr="00E352EF" w:rsidDel="00CC779A">
          <w:rPr>
            <w:rFonts w:ascii="Cambria" w:hAnsi="Cambria"/>
          </w:rPr>
          <w:delText>oolean</w:delText>
        </w:r>
      </w:del>
    </w:p>
    <w:p w14:paraId="15E57FD6" w14:textId="77777777" w:rsidR="00CC779A" w:rsidRPr="00D71CDA" w:rsidRDefault="00CC779A" w:rsidP="00CC779A">
      <w:pPr>
        <w:rPr>
          <w:ins w:id="5561" w:author="Laura Viignola" w:date="2017-06-22T17:00:00Z"/>
          <w:rFonts w:asciiTheme="majorHAnsi" w:eastAsia="Calibri" w:hAnsiTheme="majorHAnsi" w:cs="Calibri"/>
          <w:color w:val="auto"/>
        </w:rPr>
      </w:pPr>
      <w:ins w:id="5562" w:author="Laura Viignola" w:date="2017-06-22T17:00: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2065EB84" w14:textId="77777777" w:rsidR="00CC779A" w:rsidRPr="00D71CDA" w:rsidRDefault="00CC779A" w:rsidP="00CC779A">
      <w:pPr>
        <w:rPr>
          <w:ins w:id="5563" w:author="Laura Viignola" w:date="2017-06-22T17:00:00Z"/>
          <w:rFonts w:asciiTheme="majorHAnsi" w:eastAsia="Calibri" w:hAnsiTheme="majorHAnsi" w:cs="Calibri"/>
          <w:color w:val="auto"/>
        </w:rPr>
      </w:pPr>
      <w:ins w:id="5564" w:author="Laura Viignola" w:date="2017-06-22T17:00: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084F8224" w14:textId="77777777" w:rsidR="00CC779A" w:rsidRPr="00F27DF7" w:rsidRDefault="00CC779A" w:rsidP="00CC779A">
      <w:pPr>
        <w:rPr>
          <w:ins w:id="5565" w:author="Laura Viignola" w:date="2017-06-22T17:01:00Z"/>
          <w:rFonts w:asciiTheme="majorHAnsi" w:eastAsia="Calibri" w:hAnsiTheme="majorHAnsi" w:cs="Calibri"/>
          <w:i/>
          <w:color w:val="5B9BD5"/>
        </w:rPr>
      </w:pPr>
    </w:p>
    <w:p w14:paraId="69A174BA" w14:textId="77777777" w:rsidR="00CC779A" w:rsidRPr="00D47502" w:rsidRDefault="00CC779A" w:rsidP="00CC779A">
      <w:pPr>
        <w:rPr>
          <w:ins w:id="5566" w:author="Laura Viignola" w:date="2017-06-22T17:01:00Z"/>
          <w:rFonts w:ascii="Cambria" w:eastAsia="Calibri" w:hAnsi="Cambria" w:cs="Calibri"/>
          <w:i/>
          <w:color w:val="5B9BD5"/>
        </w:rPr>
      </w:pPr>
      <w:ins w:id="5567" w:author="Laura Viignola" w:date="2017-06-22T17:01:00Z">
        <w:r w:rsidRPr="00D47502">
          <w:rPr>
            <w:rFonts w:ascii="Cambria" w:eastAsia="Calibri" w:hAnsi="Cambria" w:cs="Calibri"/>
            <w:i/>
            <w:color w:val="5B9BD5"/>
          </w:rPr>
          <w:lastRenderedPageBreak/>
          <w:t>Examples of valid syntaxes</w:t>
        </w:r>
      </w:ins>
    </w:p>
    <w:p w14:paraId="7207E1FA" w14:textId="4B9E914E" w:rsidR="00CC779A" w:rsidRPr="00D71CDA" w:rsidRDefault="00CC779A" w:rsidP="00CC779A">
      <w:pPr>
        <w:rPr>
          <w:ins w:id="5568" w:author="Laura Viignola" w:date="2017-06-22T17:01:00Z"/>
          <w:rFonts w:ascii="Arial" w:eastAsia="Calibri" w:hAnsi="Arial" w:cs="Arial"/>
          <w:color w:val="auto"/>
        </w:rPr>
      </w:pPr>
      <w:ins w:id="5569" w:author="Laura Viignola" w:date="2017-06-22T17:01:00Z">
        <w:r w:rsidRPr="00D71CDA">
          <w:rPr>
            <w:rFonts w:ascii="Arial" w:eastAsia="Calibri" w:hAnsi="Arial" w:cs="Arial"/>
            <w:color w:val="auto"/>
          </w:rPr>
          <w:t>DS_1</w:t>
        </w:r>
      </w:ins>
      <w:ins w:id="5570" w:author="Laura Viignola" w:date="2017-06-22T17:03:00Z">
        <w:r w:rsidR="00DF49EE" w:rsidRPr="00D71CDA">
          <w:rPr>
            <w:rFonts w:ascii="Arial" w:eastAsia="Calibri" w:hAnsi="Arial" w:cs="Arial"/>
            <w:b/>
            <w:color w:val="auto"/>
          </w:rPr>
          <w:t xml:space="preserve">&lt; </w:t>
        </w:r>
      </w:ins>
      <w:ins w:id="5571" w:author="Laura Viignola" w:date="2017-06-22T17:01:00Z">
        <w:r w:rsidRPr="00D71CDA">
          <w:rPr>
            <w:rFonts w:ascii="Arial" w:eastAsia="Calibri" w:hAnsi="Arial" w:cs="Arial"/>
            <w:color w:val="auto"/>
          </w:rPr>
          <w:t>DS_2</w:t>
        </w:r>
      </w:ins>
    </w:p>
    <w:p w14:paraId="33752EEE" w14:textId="125C444C" w:rsidR="00CC779A" w:rsidRPr="00D71CDA" w:rsidRDefault="00CC779A" w:rsidP="00CC779A">
      <w:pPr>
        <w:rPr>
          <w:ins w:id="5572" w:author="Laura Viignola" w:date="2017-06-22T17:01:00Z"/>
          <w:rFonts w:ascii="Arial" w:eastAsia="Calibri" w:hAnsi="Arial" w:cs="Arial"/>
          <w:color w:val="auto"/>
        </w:rPr>
      </w:pPr>
      <w:ins w:id="5573" w:author="Laura Viignola" w:date="2017-06-22T17:01:00Z">
        <w:r w:rsidRPr="00D71CDA">
          <w:rPr>
            <w:rFonts w:ascii="Arial" w:eastAsia="Calibri" w:hAnsi="Arial" w:cs="Arial"/>
            <w:color w:val="auto"/>
          </w:rPr>
          <w:t>DS_1</w:t>
        </w:r>
      </w:ins>
      <w:ins w:id="5574" w:author="Laura Viignola" w:date="2017-06-22T17:03:00Z">
        <w:r w:rsidR="00DF49EE" w:rsidRPr="00D71CDA">
          <w:rPr>
            <w:rFonts w:ascii="Arial" w:eastAsia="Calibri" w:hAnsi="Arial" w:cs="Arial"/>
            <w:b/>
            <w:color w:val="auto"/>
          </w:rPr>
          <w:t>&lt;</w:t>
        </w:r>
      </w:ins>
      <w:ins w:id="5575" w:author="Laura Viignola" w:date="2017-06-22T17:01:00Z">
        <w:r w:rsidRPr="00D71CDA">
          <w:rPr>
            <w:rFonts w:ascii="Arial" w:eastAsia="Calibri" w:hAnsi="Arial" w:cs="Arial"/>
            <w:b/>
            <w:color w:val="auto"/>
          </w:rPr>
          <w:t>=</w:t>
        </w:r>
        <w:r w:rsidRPr="00D71CDA">
          <w:rPr>
            <w:rFonts w:ascii="Arial" w:eastAsia="Calibri" w:hAnsi="Arial" w:cs="Arial"/>
            <w:color w:val="auto"/>
          </w:rPr>
          <w:t>DS_2</w:t>
        </w:r>
      </w:ins>
    </w:p>
    <w:p w14:paraId="6568AB77" w14:textId="77777777" w:rsidR="00CC779A" w:rsidRDefault="00CC779A" w:rsidP="00B82A38">
      <w:pPr>
        <w:rPr>
          <w:ins w:id="5576" w:author="Laura Viignola" w:date="2017-06-22T17:01:00Z"/>
          <w:rFonts w:ascii="Cambria" w:eastAsia="Calibri" w:hAnsi="Cambria" w:cs="Calibri"/>
          <w:i/>
          <w:color w:val="5B9BD5"/>
        </w:rPr>
      </w:pPr>
    </w:p>
    <w:p w14:paraId="274124FE" w14:textId="77777777" w:rsidR="00CC779A" w:rsidRDefault="00CC779A" w:rsidP="00CC779A">
      <w:pPr>
        <w:rPr>
          <w:ins w:id="5577" w:author="Laura Viignola" w:date="2017-06-22T17:01:00Z"/>
          <w:rFonts w:ascii="Cambria" w:eastAsia="Calibri" w:hAnsi="Cambria" w:cs="Calibri"/>
          <w:i/>
          <w:color w:val="5B9BD5"/>
        </w:rPr>
      </w:pPr>
      <w:ins w:id="5578" w:author="Laura Viignola" w:date="2017-06-22T17:01:00Z">
        <w:r>
          <w:rPr>
            <w:rFonts w:ascii="Cambria" w:eastAsia="Calibri" w:hAnsi="Cambria" w:cs="Calibri"/>
            <w:i/>
            <w:color w:val="5B9BD5"/>
          </w:rPr>
          <w:t>Semantic for scalar operations</w:t>
        </w:r>
      </w:ins>
    </w:p>
    <w:p w14:paraId="12A590FA" w14:textId="191AD078" w:rsidR="00CC779A" w:rsidRDefault="00CC779A" w:rsidP="00CC779A">
      <w:pPr>
        <w:rPr>
          <w:ins w:id="5579" w:author="Laura Viignola" w:date="2017-06-22T17:01:00Z"/>
          <w:rFonts w:ascii="Cambria" w:eastAsia="Calibri" w:hAnsi="Cambria" w:cs="Calibri"/>
          <w:i/>
          <w:color w:val="5B9BD5"/>
        </w:rPr>
      </w:pPr>
      <w:ins w:id="5580" w:author="Laura Viignola" w:date="2017-06-22T17:01:00Z">
        <w:r>
          <w:rPr>
            <w:rFonts w:ascii="Cambria" w:eastAsia="Calibri" w:hAnsi="Cambria" w:cs="Calibri"/>
          </w:rPr>
          <w:t xml:space="preserve">The operator verifies if the left operand is </w:t>
        </w:r>
      </w:ins>
      <w:ins w:id="5581" w:author="Laura Viignola" w:date="2017-06-22T17:12:00Z">
        <w:r w:rsidR="00A023FF">
          <w:rPr>
            <w:rFonts w:ascii="Cambria" w:eastAsia="Calibri" w:hAnsi="Cambria" w:cs="Calibri"/>
          </w:rPr>
          <w:t>less</w:t>
        </w:r>
      </w:ins>
      <w:ins w:id="5582" w:author="Laura Viignola" w:date="2017-06-22T17:01:00Z">
        <w:r>
          <w:rPr>
            <w:rFonts w:ascii="Cambria" w:eastAsia="Calibri" w:hAnsi="Cambria" w:cs="Calibri"/>
          </w:rPr>
          <w:t xml:space="preserve"> (equal) than t</w:t>
        </w:r>
        <w:r w:rsidR="00A023FF">
          <w:rPr>
            <w:rFonts w:ascii="Cambria" w:eastAsia="Calibri" w:hAnsi="Cambria" w:cs="Calibri"/>
          </w:rPr>
          <w:t>he right operand. The two opera</w:t>
        </w:r>
        <w:r>
          <w:rPr>
            <w:rFonts w:ascii="Cambria" w:eastAsia="Calibri" w:hAnsi="Cambria" w:cs="Calibri"/>
          </w:rPr>
          <w:t>nds can be of any scalar-type</w:t>
        </w:r>
      </w:ins>
    </w:p>
    <w:p w14:paraId="18C621F1" w14:textId="77777777" w:rsidR="00CC779A" w:rsidRDefault="00CC779A" w:rsidP="00B82A38">
      <w:pPr>
        <w:rPr>
          <w:ins w:id="5583" w:author="Laura Viignola" w:date="2017-06-22T17:01:00Z"/>
          <w:rFonts w:ascii="Cambria" w:eastAsia="Calibri" w:hAnsi="Cambria" w:cs="Calibri"/>
          <w:i/>
          <w:color w:val="5B9BD5"/>
        </w:rPr>
      </w:pPr>
    </w:p>
    <w:p w14:paraId="36A91417" w14:textId="5B32AD03" w:rsidR="00CC779A" w:rsidRPr="00F27DF7" w:rsidRDefault="00CC779A" w:rsidP="00CC779A">
      <w:pPr>
        <w:rPr>
          <w:ins w:id="5584" w:author="Laura Viignola" w:date="2017-06-22T17:01:00Z"/>
          <w:rFonts w:ascii="Arial" w:hAnsi="Arial" w:cs="Arial"/>
        </w:rPr>
      </w:pPr>
      <w:ins w:id="5585"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rPr>
          <w:t xml:space="preserve"> </w:t>
        </w:r>
      </w:ins>
      <w:ins w:id="5586" w:author="Laura Viignola" w:date="2017-06-22T17:02:00Z">
        <w:r w:rsidR="00DF49EE" w:rsidRPr="00F27DF7">
          <w:rPr>
            <w:rFonts w:ascii="Arial" w:eastAsia="Calibri" w:hAnsi="Arial" w:cs="Arial"/>
          </w:rPr>
          <w:t>4</w:t>
        </w:r>
      </w:ins>
      <w:ins w:id="5587" w:author="Laura Viignola" w:date="2017-06-22T17:01:00Z">
        <w:r w:rsidRPr="00F27DF7">
          <w:rPr>
            <w:rFonts w:ascii="Arial" w:eastAsia="Calibri" w:hAnsi="Arial" w:cs="Arial"/>
          </w:rPr>
          <w:t xml:space="preserve">  gives: </w:t>
        </w:r>
      </w:ins>
      <w:ins w:id="5588" w:author="Laura Viignola" w:date="2017-06-22T17:02:00Z">
        <w:r w:rsidR="00DF49EE" w:rsidRPr="00F27DF7">
          <w:rPr>
            <w:rFonts w:ascii="Arial" w:eastAsia="Calibri" w:hAnsi="Arial" w:cs="Arial"/>
          </w:rPr>
          <w:t>false</w:t>
        </w:r>
      </w:ins>
    </w:p>
    <w:p w14:paraId="0F74760C" w14:textId="7ED76C53" w:rsidR="00CC779A" w:rsidRPr="00F27DF7" w:rsidRDefault="00CC779A" w:rsidP="00CC779A">
      <w:pPr>
        <w:rPr>
          <w:ins w:id="5589" w:author="Laura Viignola" w:date="2017-06-22T17:01:00Z"/>
          <w:rFonts w:ascii="Arial" w:hAnsi="Arial" w:cs="Arial"/>
        </w:rPr>
      </w:pPr>
      <w:ins w:id="5590"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b/>
          </w:rPr>
          <w:t>=</w:t>
        </w:r>
        <w:r w:rsidRPr="00F27DF7">
          <w:rPr>
            <w:rFonts w:ascii="Arial" w:eastAsia="Calibri" w:hAnsi="Arial" w:cs="Arial"/>
          </w:rPr>
          <w:t xml:space="preserve"> 5  gives: true</w:t>
        </w:r>
      </w:ins>
    </w:p>
    <w:p w14:paraId="01E16CFA" w14:textId="7898C24A" w:rsidR="00CC779A" w:rsidRPr="00F27DF7" w:rsidRDefault="00CC779A" w:rsidP="00CC779A">
      <w:pPr>
        <w:rPr>
          <w:ins w:id="5591" w:author="Laura Viignola" w:date="2017-06-22T17:01:00Z"/>
          <w:rFonts w:ascii="Arial" w:hAnsi="Arial" w:cs="Arial"/>
          <w:lang w:val="en-US"/>
        </w:rPr>
      </w:pPr>
      <w:ins w:id="5592" w:author="Laura Viignola" w:date="2017-06-22T17:01:00Z">
        <w:r w:rsidRPr="00F27DF7">
          <w:rPr>
            <w:rFonts w:ascii="Arial" w:eastAsia="Calibri" w:hAnsi="Arial" w:cs="Arial"/>
            <w:lang w:val="en-US"/>
          </w:rPr>
          <w:t xml:space="preserve">“hello” </w:t>
        </w:r>
      </w:ins>
      <w:ins w:id="5593" w:author="Laura Viignola" w:date="2017-06-22T17:02:00Z">
        <w:r w:rsidR="00DF49EE" w:rsidRPr="00F27DF7">
          <w:rPr>
            <w:rFonts w:ascii="Arial" w:eastAsia="Calibri" w:hAnsi="Arial" w:cs="Arial"/>
            <w:b/>
            <w:lang w:val="en-US"/>
          </w:rPr>
          <w:t>&lt;</w:t>
        </w:r>
      </w:ins>
      <w:ins w:id="5594" w:author="Laura Viignola" w:date="2017-06-22T17:01:00Z">
        <w:r w:rsidRPr="00F27DF7">
          <w:rPr>
            <w:rFonts w:ascii="Arial" w:eastAsia="Calibri" w:hAnsi="Arial" w:cs="Arial"/>
            <w:lang w:val="en-US"/>
          </w:rPr>
          <w:t xml:space="preserve"> “h</w:t>
        </w:r>
      </w:ins>
      <w:ins w:id="5595" w:author="Laura Viignola" w:date="2017-06-22T17:03:00Z">
        <w:r w:rsidR="00DF49EE" w:rsidRPr="00F27DF7">
          <w:rPr>
            <w:rFonts w:ascii="Arial" w:eastAsia="Calibri" w:hAnsi="Arial" w:cs="Arial"/>
            <w:lang w:val="en-US"/>
          </w:rPr>
          <w:t>i</w:t>
        </w:r>
      </w:ins>
      <w:ins w:id="5596" w:author="Laura Viignola" w:date="2017-06-22T17:01:00Z">
        <w:r w:rsidRPr="00F27DF7">
          <w:rPr>
            <w:rFonts w:ascii="Arial" w:eastAsia="Calibri" w:hAnsi="Arial" w:cs="Arial"/>
            <w:lang w:val="en-US"/>
          </w:rPr>
          <w:t xml:space="preserve">”  gives: </w:t>
        </w:r>
      </w:ins>
      <w:ins w:id="5597" w:author="Laura Viignola" w:date="2017-06-22T17:03:00Z">
        <w:r w:rsidR="00DF49EE" w:rsidRPr="00F27DF7">
          <w:rPr>
            <w:rFonts w:ascii="Arial" w:eastAsia="Calibri" w:hAnsi="Arial" w:cs="Arial"/>
            <w:lang w:val="en-US"/>
          </w:rPr>
          <w:t>true</w:t>
        </w:r>
      </w:ins>
    </w:p>
    <w:p w14:paraId="3BE38140" w14:textId="77777777" w:rsidR="00CC779A" w:rsidRDefault="00CC779A" w:rsidP="00B82A38">
      <w:pPr>
        <w:rPr>
          <w:ins w:id="5598" w:author="Laura Viignola" w:date="2017-06-22T17:04:00Z"/>
          <w:rFonts w:ascii="Cambria" w:eastAsia="Calibri" w:hAnsi="Cambria" w:cs="Calibri"/>
          <w:i/>
          <w:color w:val="5B9BD5"/>
          <w:lang w:val="en-US"/>
        </w:rPr>
      </w:pPr>
    </w:p>
    <w:p w14:paraId="55EA3BBB" w14:textId="77777777" w:rsidR="00DF49EE" w:rsidRDefault="00DF49EE" w:rsidP="00DF49EE">
      <w:pPr>
        <w:rPr>
          <w:ins w:id="5599" w:author="Laura Viignola" w:date="2017-06-22T17:04:00Z"/>
          <w:rFonts w:ascii="Cambria" w:eastAsia="Calibri" w:hAnsi="Cambria" w:cs="Calibri"/>
          <w:i/>
          <w:color w:val="5B9BD5"/>
        </w:rPr>
      </w:pPr>
      <w:ins w:id="5600" w:author="Laura Viignola" w:date="2017-06-22T17:04:00Z">
        <w:r>
          <w:rPr>
            <w:rFonts w:ascii="Cambria" w:eastAsia="Calibri" w:hAnsi="Cambria" w:cs="Calibri"/>
            <w:i/>
            <w:color w:val="5B9BD5"/>
          </w:rPr>
          <w:t>Input parameters type</w:t>
        </w:r>
      </w:ins>
    </w:p>
    <w:p w14:paraId="160252F9" w14:textId="77777777" w:rsidR="00DF49EE" w:rsidRPr="00F27DF7" w:rsidRDefault="00DF49EE" w:rsidP="00DF49EE">
      <w:pPr>
        <w:rPr>
          <w:ins w:id="5601" w:author="Laura Viignola" w:date="2017-06-22T17:04:00Z"/>
          <w:rFonts w:asciiTheme="majorHAnsi" w:eastAsia="Calibri" w:hAnsiTheme="majorHAnsi" w:cs="Courier New"/>
        </w:rPr>
      </w:pPr>
      <w:ins w:id="5602" w:author="Laura Viignola" w:date="2017-06-22T17:04:00Z">
        <w:r w:rsidRPr="00F27DF7">
          <w:rPr>
            <w:rFonts w:asciiTheme="majorHAnsi" w:eastAsia="Calibri" w:hAnsiTheme="majorHAnsi" w:cs="Courier New"/>
            <w:i/>
          </w:rPr>
          <w:t>left</w:t>
        </w:r>
        <w:r w:rsidRPr="00F27DF7">
          <w:rPr>
            <w:rFonts w:asciiTheme="majorHAnsi" w:eastAsia="Calibri" w:hAnsiTheme="majorHAnsi" w:cs="Courier New"/>
          </w:rPr>
          <w:t>,</w:t>
        </w:r>
      </w:ins>
    </w:p>
    <w:p w14:paraId="7235CC5B" w14:textId="76314FEB" w:rsidR="00DF49EE" w:rsidRPr="00F27DF7" w:rsidRDefault="00DF49EE" w:rsidP="00DF49EE">
      <w:pPr>
        <w:rPr>
          <w:ins w:id="5603" w:author="Laura Viignola" w:date="2017-06-22T17:04:00Z"/>
          <w:rFonts w:asciiTheme="majorHAnsi" w:eastAsia="Calibri" w:hAnsiTheme="majorHAnsi" w:cs="Courier New"/>
        </w:rPr>
      </w:pPr>
      <w:ins w:id="5604" w:author="Laura Viignola" w:date="2017-06-22T17:04:00Z">
        <w:r w:rsidRPr="00F27DF7">
          <w:rPr>
            <w:rFonts w:asciiTheme="majorHAnsi" w:eastAsia="Calibri" w:hAnsiTheme="majorHAnsi" w:cs="Courier New"/>
            <w:i/>
          </w:rPr>
          <w:t>rig</w:t>
        </w:r>
      </w:ins>
      <w:ins w:id="5605" w:author="Laura Viignola" w:date="2017-07-10T16:18:00Z">
        <w:r w:rsidR="0026664B">
          <w:rPr>
            <w:rFonts w:asciiTheme="majorHAnsi" w:eastAsia="Calibri" w:hAnsiTheme="majorHAnsi" w:cs="Courier New"/>
            <w:i/>
          </w:rPr>
          <w:t>ht</w:t>
        </w:r>
      </w:ins>
      <w:ins w:id="5606" w:author="Laura Viignola" w:date="2017-06-22T17:04:00Z">
        <w:r w:rsidRPr="00F27DF7">
          <w:rPr>
            <w:rFonts w:asciiTheme="majorHAnsi" w:eastAsia="Calibri" w:hAnsiTheme="majorHAnsi" w:cs="Courier New"/>
          </w:rPr>
          <w:tab/>
          <w:t>::</w:t>
        </w:r>
        <w:r w:rsidRPr="00F27DF7">
          <w:rPr>
            <w:rFonts w:asciiTheme="majorHAnsi" w:eastAsia="Calibri" w:hAnsiTheme="majorHAnsi" w:cs="Courier New"/>
          </w:rPr>
          <w:tab/>
          <w:t xml:space="preserve">   dataset   {measure&lt;</w:t>
        </w:r>
        <w:del w:id="5607" w:author="Utente" w:date="2017-06-23T17:17:00Z">
          <w:r w:rsidRPr="00F27DF7" w:rsidDel="00234472">
            <w:rPr>
              <w:rFonts w:asciiTheme="majorHAnsi" w:eastAsia="Calibri" w:hAnsiTheme="majorHAnsi" w:cs="Courier New"/>
            </w:rPr>
            <w:delText>string</w:delText>
          </w:r>
        </w:del>
      </w:ins>
      <w:ins w:id="5608" w:author="Utente" w:date="2017-06-23T17:17:00Z">
        <w:r w:rsidR="00234472" w:rsidRPr="00F27DF7">
          <w:rPr>
            <w:rFonts w:asciiTheme="majorHAnsi" w:eastAsia="Calibri" w:hAnsiTheme="majorHAnsi" w:cs="Courier New"/>
          </w:rPr>
          <w:t>scalar</w:t>
        </w:r>
      </w:ins>
      <w:ins w:id="5609" w:author="Laura Viignola" w:date="2017-06-22T17:04:00Z">
        <w:r w:rsidRPr="00F27DF7">
          <w:rPr>
            <w:rFonts w:asciiTheme="majorHAnsi" w:eastAsia="Calibri" w:hAnsiTheme="majorHAnsi" w:cs="Courier New"/>
          </w:rPr>
          <w:t>&gt; _}</w:t>
        </w:r>
      </w:ins>
    </w:p>
    <w:p w14:paraId="14EDBE37" w14:textId="07801E91" w:rsidR="00DF49EE" w:rsidRPr="00F27DF7" w:rsidRDefault="00DF49EE" w:rsidP="00DF49EE">
      <w:pPr>
        <w:ind w:left="706" w:firstLine="706"/>
        <w:rPr>
          <w:ins w:id="5610" w:author="Laura Viignola" w:date="2017-06-22T17:04:00Z"/>
          <w:rFonts w:asciiTheme="majorHAnsi" w:eastAsia="Calibri" w:hAnsiTheme="majorHAnsi" w:cs="Courier New"/>
        </w:rPr>
      </w:pPr>
      <w:ins w:id="5611" w:author="Laura Viignola" w:date="2017-06-22T17:04:00Z">
        <w:r w:rsidRPr="00F27DF7">
          <w:rPr>
            <w:rFonts w:asciiTheme="majorHAnsi" w:eastAsia="Calibri" w:hAnsiTheme="majorHAnsi" w:cs="Courier New"/>
          </w:rPr>
          <w:t>|  component&lt;</w:t>
        </w:r>
        <w:del w:id="5612" w:author="Utente" w:date="2017-06-23T17:17:00Z">
          <w:r w:rsidRPr="00F27DF7" w:rsidDel="00234472">
            <w:rPr>
              <w:rFonts w:asciiTheme="majorHAnsi" w:eastAsia="Calibri" w:hAnsiTheme="majorHAnsi" w:cs="Courier New"/>
            </w:rPr>
            <w:delText>string</w:delText>
          </w:r>
        </w:del>
      </w:ins>
      <w:ins w:id="5613" w:author="Utente" w:date="2017-06-23T17:17:00Z">
        <w:r w:rsidR="00234472" w:rsidRPr="00F27DF7">
          <w:rPr>
            <w:rFonts w:asciiTheme="majorHAnsi" w:eastAsia="Calibri" w:hAnsiTheme="majorHAnsi" w:cs="Courier New"/>
          </w:rPr>
          <w:t>scalar</w:t>
        </w:r>
      </w:ins>
      <w:ins w:id="5614" w:author="Laura Viignola" w:date="2017-06-22T17:04:00Z">
        <w:r w:rsidRPr="00F27DF7">
          <w:rPr>
            <w:rFonts w:asciiTheme="majorHAnsi" w:eastAsia="Calibri" w:hAnsiTheme="majorHAnsi" w:cs="Courier New"/>
          </w:rPr>
          <w:t>&gt;</w:t>
        </w:r>
      </w:ins>
    </w:p>
    <w:p w14:paraId="6E5C5466" w14:textId="7FA700E5" w:rsidR="00DF49EE" w:rsidRPr="00F27DF7" w:rsidRDefault="00DF49EE" w:rsidP="00DF49EE">
      <w:pPr>
        <w:ind w:left="706" w:firstLine="706"/>
        <w:rPr>
          <w:ins w:id="5615" w:author="Laura Viignola" w:date="2017-06-22T17:04:00Z"/>
          <w:rFonts w:asciiTheme="majorHAnsi" w:eastAsia="Calibri" w:hAnsiTheme="majorHAnsi" w:cs="Courier New"/>
          <w:noProof/>
          <w:color w:val="5B9BD5"/>
          <w:lang w:val="en-US"/>
        </w:rPr>
      </w:pPr>
      <w:ins w:id="5616" w:author="Laura Viignola" w:date="2017-06-22T17:04: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352B6FBC" w14:textId="77777777" w:rsidR="00DF49EE" w:rsidRDefault="00DF49EE" w:rsidP="00DF49EE">
      <w:pPr>
        <w:rPr>
          <w:ins w:id="5617" w:author="Utente" w:date="2017-07-05T23:41:00Z"/>
          <w:rFonts w:ascii="Cambria" w:eastAsia="Calibri" w:hAnsi="Cambria" w:cs="Calibri"/>
          <w:i/>
          <w:color w:val="5B9BD5"/>
          <w:lang w:val="en-US"/>
        </w:rPr>
      </w:pPr>
    </w:p>
    <w:p w14:paraId="7161251A" w14:textId="77777777" w:rsidR="00F73B8C" w:rsidRPr="00E64258" w:rsidDel="0026664B" w:rsidRDefault="00F73B8C" w:rsidP="00F73B8C">
      <w:pPr>
        <w:rPr>
          <w:ins w:id="5618" w:author="Utente" w:date="2017-07-05T23:41:00Z"/>
          <w:del w:id="5619" w:author="Laura Viignola" w:date="2017-07-10T16:18:00Z"/>
          <w:rFonts w:ascii="Cambria" w:eastAsia="Calibri" w:hAnsi="Cambria" w:cs="Calibri"/>
          <w:i/>
          <w:color w:val="5B9BD5"/>
        </w:rPr>
      </w:pPr>
      <w:ins w:id="5620" w:author="Utente" w:date="2017-07-05T23:41:00Z">
        <w:r w:rsidRPr="00E64258">
          <w:rPr>
            <w:rFonts w:ascii="Cambria" w:eastAsia="Calibri" w:hAnsi="Cambria" w:cs="Calibri"/>
            <w:i/>
            <w:color w:val="5B9BD5"/>
          </w:rPr>
          <w:t>Result type</w:t>
        </w:r>
      </w:ins>
    </w:p>
    <w:p w14:paraId="36D940B2" w14:textId="77777777" w:rsidR="00F73B8C" w:rsidRPr="00E64258" w:rsidRDefault="00F73B8C" w:rsidP="00F73B8C">
      <w:pPr>
        <w:rPr>
          <w:ins w:id="5621" w:author="Utente" w:date="2017-07-05T23:41:00Z"/>
          <w:rFonts w:ascii="Cambria" w:eastAsia="Calibri" w:hAnsi="Cambria" w:cs="Calibri"/>
          <w:i/>
          <w:color w:val="auto"/>
        </w:rPr>
      </w:pPr>
    </w:p>
    <w:p w14:paraId="4793B605" w14:textId="77777777" w:rsidR="00F73B8C" w:rsidRPr="006F2FA3" w:rsidRDefault="00F73B8C" w:rsidP="00F73B8C">
      <w:pPr>
        <w:rPr>
          <w:ins w:id="5622" w:author="Utente" w:date="2017-07-05T23:41:00Z"/>
          <w:rFonts w:ascii="Cambria" w:eastAsia="Calibri" w:hAnsi="Cambria" w:cs="Calibri"/>
        </w:rPr>
      </w:pPr>
      <w:ins w:id="5623"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   </w:t>
        </w:r>
        <w:r>
          <w:rPr>
            <w:rFonts w:ascii="Cambria" w:eastAsia="Calibri" w:hAnsi="Cambria" w:cs="Calibri"/>
          </w:rPr>
          <w:t xml:space="preserve"> </w:t>
        </w:r>
        <w:r w:rsidRPr="006F2FA3">
          <w:rPr>
            <w:rFonts w:ascii="Cambria" w:eastAsia="Calibri" w:hAnsi="Cambria" w:cs="Calibri"/>
          </w:rPr>
          <w:t>}</w:t>
        </w:r>
      </w:ins>
    </w:p>
    <w:p w14:paraId="08BAB0FE" w14:textId="77777777" w:rsidR="00F73B8C" w:rsidRPr="006F2FA3" w:rsidRDefault="00F73B8C" w:rsidP="00F73B8C">
      <w:pPr>
        <w:ind w:left="708" w:firstLine="708"/>
        <w:rPr>
          <w:ins w:id="5624" w:author="Utente" w:date="2017-07-05T23:41:00Z"/>
          <w:rFonts w:ascii="Cambria" w:eastAsia="Calibri" w:hAnsi="Cambria" w:cs="Calibri"/>
        </w:rPr>
      </w:pPr>
      <w:ins w:id="5625"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D24A536" w14:textId="77777777" w:rsidR="00F73B8C" w:rsidRDefault="00F73B8C" w:rsidP="00F73B8C">
      <w:pPr>
        <w:ind w:left="708" w:firstLine="708"/>
        <w:rPr>
          <w:ins w:id="5626" w:author="Utente" w:date="2017-07-05T23:41:00Z"/>
          <w:rFonts w:ascii="Cambria" w:hAnsi="Cambria"/>
        </w:rPr>
      </w:pPr>
      <w:ins w:id="5627"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5A222F65" w14:textId="77777777" w:rsidR="00F73B8C" w:rsidRPr="00CC779A" w:rsidRDefault="00F73B8C" w:rsidP="00DF49EE">
      <w:pPr>
        <w:rPr>
          <w:rFonts w:ascii="Cambria" w:eastAsia="Calibri" w:hAnsi="Cambria" w:cs="Calibri"/>
          <w:i/>
          <w:color w:val="5B9BD5"/>
          <w:lang w:val="en-US"/>
        </w:rPr>
      </w:pPr>
    </w:p>
    <w:p w14:paraId="4B3C9D92" w14:textId="77777777" w:rsidR="00DF49EE" w:rsidRDefault="00DF49EE" w:rsidP="00DF49EE">
      <w:pPr>
        <w:rPr>
          <w:ins w:id="5628" w:author="Laura Viignola" w:date="2017-06-22T17:03:00Z"/>
          <w:rFonts w:ascii="Cambria" w:eastAsia="Calibri" w:hAnsi="Cambria" w:cs="Calibri"/>
          <w:i/>
          <w:color w:val="5B9BD5"/>
        </w:rPr>
      </w:pPr>
      <w:ins w:id="5629" w:author="Laura Viignola" w:date="2017-06-22T17:03:00Z">
        <w:r>
          <w:rPr>
            <w:rFonts w:ascii="Cambria" w:eastAsia="Calibri" w:hAnsi="Cambria" w:cs="Calibri"/>
            <w:i/>
            <w:color w:val="5B9BD5"/>
          </w:rPr>
          <w:t>Additional c</w:t>
        </w:r>
        <w:r w:rsidRPr="00E352EF">
          <w:rPr>
            <w:rFonts w:ascii="Cambria" w:eastAsia="Calibri" w:hAnsi="Cambria" w:cs="Calibri"/>
            <w:i/>
            <w:color w:val="5B9BD5"/>
          </w:rPr>
          <w:t>onstraints</w:t>
        </w:r>
      </w:ins>
    </w:p>
    <w:p w14:paraId="6F75B87D" w14:textId="77777777" w:rsidR="00DF49EE" w:rsidRPr="00D71CDA" w:rsidRDefault="00DF49EE" w:rsidP="00DF49EE">
      <w:pPr>
        <w:rPr>
          <w:ins w:id="5630" w:author="Laura Viignola" w:date="2017-06-22T17:03:00Z"/>
          <w:rFonts w:ascii="Cambria" w:eastAsia="Calibri" w:hAnsi="Cambria" w:cs="Calibri"/>
          <w:i/>
          <w:color w:val="auto"/>
        </w:rPr>
      </w:pPr>
      <w:ins w:id="5631" w:author="Laura Viignola" w:date="2017-06-22T17:03:00Z">
        <w:r w:rsidRPr="00D71CDA">
          <w:rPr>
            <w:rFonts w:ascii="Cambria" w:eastAsia="Calibri" w:hAnsi="Cambria" w:cs="Calibri"/>
            <w:color w:val="auto"/>
          </w:rPr>
          <w:t>(empty)</w:t>
        </w:r>
      </w:ins>
    </w:p>
    <w:p w14:paraId="5E5C4E0A" w14:textId="5B4CEC57" w:rsidR="005A2227" w:rsidRPr="00E352EF" w:rsidDel="00DF49EE" w:rsidRDefault="0097053A" w:rsidP="00AC4A81">
      <w:pPr>
        <w:rPr>
          <w:del w:id="5632" w:author="Laura Viignola" w:date="2017-06-22T17:03:00Z"/>
          <w:rFonts w:ascii="Cambria" w:eastAsia="Calibri" w:hAnsi="Cambria" w:cs="Calibri"/>
          <w:i/>
          <w:color w:val="5B9BD5"/>
        </w:rPr>
      </w:pPr>
      <w:del w:id="5633" w:author="Laura Viignola" w:date="2017-06-22T17:03:00Z">
        <w:r w:rsidRPr="00E352EF" w:rsidDel="00DF49EE">
          <w:rPr>
            <w:rFonts w:ascii="Cambria" w:eastAsia="Calibri" w:hAnsi="Cambria" w:cs="Calibri"/>
            <w:i/>
            <w:color w:val="5B9BD5"/>
          </w:rPr>
          <w:delText>Constraints</w:delText>
        </w:r>
      </w:del>
    </w:p>
    <w:p w14:paraId="162ACDF8" w14:textId="7FAC48A2" w:rsidR="005A2227" w:rsidRPr="00E352EF" w:rsidDel="00DF49EE" w:rsidRDefault="0097053A" w:rsidP="008A7573">
      <w:pPr>
        <w:numPr>
          <w:ilvl w:val="0"/>
          <w:numId w:val="4"/>
        </w:numPr>
        <w:ind w:left="360"/>
        <w:rPr>
          <w:del w:id="5634" w:author="Laura Viignola" w:date="2017-06-22T17:03:00Z"/>
          <w:rFonts w:ascii="Cambria" w:hAnsi="Cambria"/>
        </w:rPr>
      </w:pPr>
      <w:del w:id="5635"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they must have at least </w:delText>
        </w:r>
        <w:r w:rsidR="00CC6A4A" w:rsidRPr="00E352EF" w:rsidDel="00DF49EE">
          <w:rPr>
            <w:rFonts w:ascii="Cambria" w:eastAsia="Calibri" w:hAnsi="Cambria" w:cs="Calibri"/>
          </w:rPr>
          <w:delText>one Identifier Component</w:delText>
        </w:r>
        <w:r w:rsidRPr="00E352EF" w:rsidDel="00DF49EE">
          <w:rPr>
            <w:rFonts w:ascii="Cambria" w:eastAsia="Calibri" w:hAnsi="Cambria" w:cs="Calibri"/>
          </w:rPr>
          <w:delText xml:space="preserve"> in common (with the same name</w:delText>
        </w:r>
        <w:r w:rsidR="00D522BE" w:rsidRPr="00E352EF" w:rsidDel="00DF49EE">
          <w:rPr>
            <w:rFonts w:ascii="Cambria" w:eastAsia="Calibri" w:hAnsi="Cambria" w:cs="Calibri"/>
          </w:rPr>
          <w:delText xml:space="preserve"> and data type</w:delText>
        </w:r>
        <w:r w:rsidRPr="00E352EF" w:rsidDel="00DF49EE">
          <w:rPr>
            <w:rFonts w:ascii="Cambria" w:eastAsia="Calibri" w:hAnsi="Cambria" w:cs="Calibri"/>
          </w:rPr>
          <w:delText>).</w:delText>
        </w:r>
      </w:del>
    </w:p>
    <w:p w14:paraId="032C71FF" w14:textId="76D457E3" w:rsidR="005A2227" w:rsidRPr="00E352EF" w:rsidDel="00DF49EE" w:rsidRDefault="0097053A" w:rsidP="008A7573">
      <w:pPr>
        <w:numPr>
          <w:ilvl w:val="0"/>
          <w:numId w:val="4"/>
        </w:numPr>
        <w:ind w:left="360"/>
        <w:rPr>
          <w:del w:id="5636" w:author="Laura Viignola" w:date="2017-06-22T17:03:00Z"/>
          <w:rFonts w:ascii="Cambria" w:hAnsi="Cambria"/>
        </w:rPr>
      </w:pPr>
      <w:del w:id="5637"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either they have one or more measures in common, or at least one of them has only a measure. </w:delText>
        </w:r>
      </w:del>
    </w:p>
    <w:p w14:paraId="5B1E0160" w14:textId="77777777" w:rsidR="00B82A38" w:rsidRPr="00E352EF" w:rsidRDefault="00B82A38" w:rsidP="00B82A38">
      <w:pPr>
        <w:rPr>
          <w:rFonts w:ascii="Cambria" w:eastAsia="Calibri" w:hAnsi="Cambria" w:cs="Calibri"/>
          <w:i/>
          <w:color w:val="5B9BD5"/>
        </w:rPr>
      </w:pPr>
    </w:p>
    <w:p w14:paraId="3752A3E4" w14:textId="77777777" w:rsidR="00DF49EE" w:rsidRDefault="00DF49EE" w:rsidP="00DF49EE">
      <w:pPr>
        <w:rPr>
          <w:ins w:id="5638" w:author="Laura Viignola" w:date="2017-06-22T17:04:00Z"/>
          <w:rFonts w:ascii="Cambria" w:eastAsia="Calibri" w:hAnsi="Cambria" w:cs="Calibri"/>
          <w:i/>
          <w:color w:val="5B9BD5"/>
        </w:rPr>
      </w:pPr>
      <w:ins w:id="5639" w:author="Laura Viignola" w:date="2017-06-22T17:04:00Z">
        <w:r>
          <w:rPr>
            <w:rFonts w:ascii="Cambria" w:eastAsia="Calibri" w:hAnsi="Cambria" w:cs="Calibri"/>
            <w:i/>
            <w:color w:val="5B9BD5"/>
          </w:rPr>
          <w:t>Behaviour</w:t>
        </w:r>
      </w:ins>
    </w:p>
    <w:p w14:paraId="78663991" w14:textId="77777777" w:rsidR="00DF49EE" w:rsidRDefault="00DF49EE" w:rsidP="00DF49EE">
      <w:pPr>
        <w:rPr>
          <w:ins w:id="5640" w:author="Laura Viignola" w:date="2017-06-22T17:04:00Z"/>
          <w:rFonts w:ascii="Cambria" w:eastAsia="Calibri" w:hAnsi="Cambria" w:cs="Calibri"/>
          <w:color w:val="auto"/>
        </w:rPr>
      </w:pPr>
      <w:ins w:id="5641" w:author="Laura Viignola" w:date="2017-06-22T17:04: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2927B37E" w14:textId="75E20223" w:rsidR="005A2227" w:rsidRPr="00E352EF" w:rsidDel="00DF49EE" w:rsidRDefault="0097053A" w:rsidP="00AC4A81">
      <w:pPr>
        <w:rPr>
          <w:del w:id="5642" w:author="Laura Viignola" w:date="2017-06-22T17:04:00Z"/>
          <w:rFonts w:ascii="Cambria" w:eastAsia="Calibri" w:hAnsi="Cambria" w:cs="Calibri"/>
          <w:i/>
          <w:color w:val="5B9BD5"/>
        </w:rPr>
      </w:pPr>
      <w:del w:id="5643" w:author="Laura Viignola" w:date="2017-06-22T17:04:00Z">
        <w:r w:rsidRPr="00E352EF" w:rsidDel="00DF49EE">
          <w:rPr>
            <w:rFonts w:ascii="Cambria" w:eastAsia="Calibri" w:hAnsi="Cambria" w:cs="Calibri"/>
            <w:i/>
            <w:color w:val="5B9BD5"/>
          </w:rPr>
          <w:delText>Returns</w:delText>
        </w:r>
      </w:del>
    </w:p>
    <w:p w14:paraId="731DBDAA" w14:textId="61EE14D3" w:rsidR="005A2227" w:rsidRPr="00E352EF" w:rsidDel="00DF49EE" w:rsidRDefault="0097053A" w:rsidP="00B82A38">
      <w:pPr>
        <w:rPr>
          <w:del w:id="5644" w:author="Laura Viignola" w:date="2017-06-22T17:04:00Z"/>
          <w:rFonts w:ascii="Cambria" w:hAnsi="Cambria"/>
        </w:rPr>
      </w:pPr>
      <w:del w:id="5645" w:author="Laura Viignola" w:date="2017-06-22T17:04:00Z">
        <w:r w:rsidRPr="00E352EF" w:rsidDel="00DF49EE">
          <w:rPr>
            <w:rFonts w:ascii="Cambria" w:hAnsi="Cambria"/>
          </w:rPr>
          <w:delText xml:space="preserve">If both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are scalar values then the operator returns a scalar Boolean value representing </w:delText>
        </w:r>
        <w:r w:rsidRPr="00E352EF" w:rsidDel="00DF49EE">
          <w:rPr>
            <w:rFonts w:ascii="Cambria" w:eastAsia="Calibri" w:hAnsi="Cambria" w:cs="Calibri"/>
          </w:rPr>
          <w:delText xml:space="preserve">the results of the comparison </w:delText>
        </w:r>
        <w:r w:rsidRPr="00E352EF" w:rsidDel="00DF49EE">
          <w:rPr>
            <w:rFonts w:ascii="Cambria" w:eastAsia="Calibri" w:hAnsi="Cambria" w:cs="Calibri"/>
            <w:i/>
          </w:rPr>
          <w:delText>less</w:delText>
        </w:r>
        <w:r w:rsidRPr="00E352EF" w:rsidDel="00DF49EE">
          <w:rPr>
            <w:rFonts w:ascii="Cambria" w:eastAsia="Calibri" w:hAnsi="Cambria" w:cs="Calibri"/>
          </w:rPr>
          <w:delText xml:space="preserve"> (or </w:delText>
        </w:r>
        <w:r w:rsidRPr="00E352EF" w:rsidDel="00DF49EE">
          <w:rPr>
            <w:rFonts w:ascii="Cambria" w:eastAsia="Calibri" w:hAnsi="Cambria" w:cs="Calibri"/>
            <w:i/>
          </w:rPr>
          <w:delText>equal</w:delText>
        </w:r>
        <w:r w:rsidRPr="00E352EF" w:rsidDel="00DF49EE">
          <w:rPr>
            <w:rFonts w:ascii="Cambria" w:eastAsia="Calibri" w:hAnsi="Cambria" w:cs="Calibri"/>
          </w:rPr>
          <w:delText>) than validation.</w:delText>
        </w:r>
      </w:del>
    </w:p>
    <w:p w14:paraId="57021B3E" w14:textId="2EE80037" w:rsidR="005A2227" w:rsidRPr="00E352EF" w:rsidDel="00DF49EE" w:rsidRDefault="0097053A" w:rsidP="00B82A38">
      <w:pPr>
        <w:rPr>
          <w:del w:id="5646" w:author="Laura Viignola" w:date="2017-06-22T17:04:00Z"/>
          <w:rFonts w:ascii="Cambria" w:hAnsi="Cambria"/>
        </w:rPr>
      </w:pPr>
      <w:del w:id="5647" w:author="Laura Viignola" w:date="2017-06-22T17:04:00Z">
        <w:r w:rsidRPr="00E352EF" w:rsidDel="00DF49EE">
          <w:rPr>
            <w:rFonts w:ascii="Cambria" w:hAnsi="Cambria"/>
          </w:rPr>
          <w:delText xml:space="preserve">If either </w:delText>
        </w:r>
        <w:r w:rsidRPr="00E352EF" w:rsidDel="00DF49EE">
          <w:rPr>
            <w:rFonts w:ascii="Cambria" w:hAnsi="Cambria"/>
            <w:i/>
          </w:rPr>
          <w:delText>ds_1</w:delText>
        </w:r>
        <w:r w:rsidRPr="00E352EF" w:rsidDel="00DF49EE">
          <w:rPr>
            <w:rFonts w:ascii="Cambria" w:hAnsi="Cambria"/>
          </w:rPr>
          <w:delText xml:space="preserve"> or </w:delText>
        </w:r>
        <w:r w:rsidRPr="00E352EF" w:rsidDel="00DF49EE">
          <w:rPr>
            <w:rFonts w:ascii="Cambria" w:hAnsi="Cambria"/>
            <w:i/>
          </w:rPr>
          <w:delText>ds_2</w:delText>
        </w:r>
        <w:r w:rsidRPr="00E352EF" w:rsidDel="00DF49EE">
          <w:rPr>
            <w:rFonts w:ascii="Cambria" w:hAnsi="Cambria"/>
          </w:rPr>
          <w:delText xml:space="preserve"> is a </w:delText>
        </w:r>
        <w:r w:rsidR="00F4601C" w:rsidRPr="00E352EF" w:rsidDel="00DF49EE">
          <w:delText>Dataset</w:delText>
        </w:r>
        <w:r w:rsidRPr="00E352EF" w:rsidDel="00DF49EE">
          <w:rPr>
            <w:rFonts w:ascii="Cambria" w:hAnsi="Cambria"/>
          </w:rPr>
          <w:delText xml:space="preserve"> then the operator returns a Dataset having the following components: </w:delText>
        </w:r>
      </w:del>
    </w:p>
    <w:p w14:paraId="06DBF65D" w14:textId="7029145B" w:rsidR="005A2227" w:rsidRPr="00E352EF" w:rsidDel="00DF49EE" w:rsidRDefault="0097053A" w:rsidP="008A7573">
      <w:pPr>
        <w:numPr>
          <w:ilvl w:val="0"/>
          <w:numId w:val="4"/>
        </w:numPr>
        <w:ind w:left="360"/>
        <w:rPr>
          <w:del w:id="5648" w:author="Laura Viignola" w:date="2017-06-22T17:04:00Z"/>
          <w:rFonts w:ascii="Cambria" w:hAnsi="Cambria"/>
        </w:rPr>
      </w:pPr>
      <w:del w:id="5649" w:author="Laura Viignola" w:date="2017-06-22T17:04:00Z">
        <w:r w:rsidRPr="00E352EF" w:rsidDel="00DF49EE">
          <w:rPr>
            <w:rFonts w:ascii="Cambria" w:eastAsia="Calibri" w:hAnsi="Cambria" w:cs="Calibri"/>
          </w:rPr>
          <w:delText xml:space="preserve">The </w:delText>
        </w:r>
        <w:r w:rsidR="001E4C0B" w:rsidRPr="00E352EF" w:rsidDel="00DF49EE">
          <w:rPr>
            <w:rFonts w:ascii="Cambria" w:eastAsia="Calibri" w:hAnsi="Cambria" w:cs="Calibri"/>
          </w:rPr>
          <w:delText xml:space="preserve">superset of the </w:delText>
        </w:r>
        <w:r w:rsidR="00E95DF9" w:rsidRPr="00E352EF" w:rsidDel="00DF49EE">
          <w:rPr>
            <w:rFonts w:ascii="Cambria" w:eastAsia="Calibri" w:hAnsi="Cambria" w:cs="Calibri"/>
          </w:rPr>
          <w:delText>I</w:delText>
        </w:r>
        <w:r w:rsidR="001E4C0B" w:rsidRPr="00E352EF" w:rsidDel="00DF49EE">
          <w:rPr>
            <w:rFonts w:ascii="Cambria" w:eastAsia="Calibri" w:hAnsi="Cambria" w:cs="Calibri"/>
          </w:rPr>
          <w:delText xml:space="preserve">dentifier </w:delText>
        </w:r>
        <w:r w:rsidR="00E95DF9" w:rsidRPr="00E352EF" w:rsidDel="00DF49EE">
          <w:rPr>
            <w:rFonts w:ascii="Cambria" w:eastAsia="Calibri" w:hAnsi="Cambria" w:cs="Calibri"/>
          </w:rPr>
          <w:delText>C</w:delText>
        </w:r>
        <w:r w:rsidR="001E4C0B" w:rsidRPr="00E352EF" w:rsidDel="00DF49EE">
          <w:rPr>
            <w:rFonts w:ascii="Cambria" w:eastAsia="Calibri" w:hAnsi="Cambria" w:cs="Calibri"/>
          </w:rPr>
          <w:delText xml:space="preserve">omponents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del>
    </w:p>
    <w:p w14:paraId="3F870349" w14:textId="68EFBD0F" w:rsidR="005A2227" w:rsidRPr="00E352EF" w:rsidDel="00DF49EE" w:rsidRDefault="0097053A" w:rsidP="008A7573">
      <w:pPr>
        <w:numPr>
          <w:ilvl w:val="0"/>
          <w:numId w:val="4"/>
        </w:numPr>
        <w:ind w:left="360"/>
        <w:rPr>
          <w:del w:id="5650" w:author="Laura Viignola" w:date="2017-06-22T17:04:00Z"/>
          <w:rFonts w:ascii="Cambria" w:hAnsi="Cambria"/>
        </w:rPr>
      </w:pPr>
      <w:del w:id="5651" w:author="Laura Viignola" w:date="2017-06-22T17:04:00Z">
        <w:r w:rsidRPr="00E352EF" w:rsidDel="00DF49EE">
          <w:rPr>
            <w:rFonts w:ascii="Cambria" w:eastAsia="Calibri" w:hAnsi="Cambria" w:cs="Calibri"/>
          </w:rPr>
          <w:delText xml:space="preserve">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have one or more measures in common (i.e., with the same name) then the resulting </w:delText>
        </w:r>
        <w:r w:rsidR="00F4601C" w:rsidRPr="00E352EF" w:rsidDel="00DF49EE">
          <w:delText>Dataset</w:delText>
        </w:r>
        <w:r w:rsidRPr="00E352EF" w:rsidDel="00DF49EE">
          <w:rPr>
            <w:rFonts w:ascii="Cambria" w:eastAsia="Calibri" w:hAnsi="Cambria" w:cs="Calibri"/>
          </w:rPr>
          <w:delText xml:space="preserve"> has these common measures, with the same name</w:delText>
        </w:r>
        <w:r w:rsidRPr="00E352EF" w:rsidDel="00DF49EE">
          <w:rPr>
            <w:rFonts w:ascii="Cambria" w:eastAsia="Calibri Light" w:hAnsi="Cambria" w:cs="Calibri Light"/>
            <w:i/>
            <w:color w:val="5B9BD5"/>
          </w:rPr>
          <w:delText xml:space="preserve"> </w:delText>
        </w:r>
        <w:r w:rsidRPr="00E352EF" w:rsidDel="00DF49EE">
          <w:rPr>
            <w:rFonts w:ascii="Cambria" w:eastAsia="Calibri" w:hAnsi="Cambria" w:cs="Calibri"/>
          </w:rPr>
          <w:delText>concatenated with the suffix  “</w:delText>
        </w:r>
        <w:r w:rsidRPr="00E352EF" w:rsidDel="00DF49EE">
          <w:rPr>
            <w:rFonts w:ascii="Cambria" w:eastAsia="Calibri" w:hAnsi="Cambria" w:cs="Calibri"/>
            <w:b/>
          </w:rPr>
          <w:delText>_</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containing the results of the comparison less (or equal) than validation of the respective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Otherwise, 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do not have any measures in common and have only one measure then the resulting </w:delText>
        </w:r>
        <w:r w:rsidR="00F4601C" w:rsidRPr="00E352EF" w:rsidDel="00DF49EE">
          <w:delText>Dataset</w:delText>
        </w:r>
        <w:r w:rsidRPr="00E352EF" w:rsidDel="00DF49EE">
          <w:rPr>
            <w:rFonts w:ascii="Cambria" w:eastAsia="Calibri" w:hAnsi="Cambria" w:cs="Calibri"/>
          </w:rPr>
          <w:delText xml:space="preserve"> contains a measure named </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that contains the results of the comparison less (or equal) than validation of the single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w:delText>
        </w:r>
      </w:del>
    </w:p>
    <w:p w14:paraId="3995D585" w14:textId="7495F130" w:rsidR="005A2227" w:rsidRPr="00E352EF" w:rsidDel="00DF49EE" w:rsidRDefault="0097053A" w:rsidP="00B82A38">
      <w:pPr>
        <w:rPr>
          <w:del w:id="5652" w:author="Laura Viignola" w:date="2017-06-22T17:04:00Z"/>
          <w:rFonts w:ascii="Cambria" w:hAnsi="Cambria"/>
        </w:rPr>
      </w:pPr>
      <w:del w:id="5653" w:author="Laura Viignola" w:date="2017-06-22T17:04:00Z">
        <w:r w:rsidRPr="00E352EF" w:rsidDel="00DF49EE">
          <w:rPr>
            <w:rFonts w:ascii="Cambria" w:hAnsi="Cambria"/>
          </w:rPr>
          <w:delText xml:space="preserve">The resulting </w:delText>
        </w:r>
        <w:r w:rsidR="00F4601C" w:rsidRPr="00E352EF" w:rsidDel="00DF49EE">
          <w:delText>Dataset</w:delText>
        </w:r>
        <w:r w:rsidRPr="00E352EF" w:rsidDel="00DF49EE">
          <w:rPr>
            <w:rFonts w:ascii="Cambria" w:hAnsi="Cambria"/>
          </w:rPr>
          <w:delText xml:space="preserve"> contains a data point for each pair of data points of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that have the same key (the same values of the </w:delText>
        </w:r>
        <w:r w:rsidR="00CC6A4A" w:rsidRPr="00E352EF" w:rsidDel="00DF49EE">
          <w:rPr>
            <w:rFonts w:ascii="Cambria" w:eastAsia="Calibri" w:hAnsi="Cambria" w:cs="Calibri"/>
          </w:rPr>
          <w:delText>Identifier Component</w:delText>
        </w:r>
        <w:r w:rsidRPr="00E352EF" w:rsidDel="00DF49EE">
          <w:rPr>
            <w:rFonts w:ascii="Cambria" w:hAnsi="Cambria"/>
          </w:rPr>
          <w:delText xml:space="preserve">s). </w:delText>
        </w:r>
      </w:del>
    </w:p>
    <w:p w14:paraId="442D2C87" w14:textId="77777777" w:rsidR="00B82A38" w:rsidRPr="00E352EF" w:rsidRDefault="00B82A38" w:rsidP="00B82A38">
      <w:pPr>
        <w:rPr>
          <w:rFonts w:ascii="Cambria" w:eastAsia="Calibri" w:hAnsi="Cambria" w:cs="Calibri"/>
          <w:i/>
          <w:color w:val="5B9BD5"/>
        </w:rPr>
      </w:pPr>
    </w:p>
    <w:p w14:paraId="14120F63" w14:textId="7FFAB7D7" w:rsidR="005A2227" w:rsidRPr="00E352EF" w:rsidDel="00DF49EE" w:rsidRDefault="0097053A" w:rsidP="00AC4A81">
      <w:pPr>
        <w:rPr>
          <w:del w:id="5654" w:author="Laura Viignola" w:date="2017-06-22T17:05:00Z"/>
          <w:rFonts w:ascii="Cambria" w:eastAsia="Calibri" w:hAnsi="Cambria" w:cs="Calibri"/>
          <w:i/>
          <w:color w:val="5B9BD5"/>
        </w:rPr>
      </w:pPr>
      <w:del w:id="5655" w:author="Laura Viignola" w:date="2017-06-22T17:05:00Z">
        <w:r w:rsidRPr="00E352EF" w:rsidDel="00DF49EE">
          <w:rPr>
            <w:rFonts w:ascii="Cambria" w:eastAsia="Calibri" w:hAnsi="Cambria" w:cs="Calibri"/>
            <w:i/>
            <w:color w:val="5B9BD5"/>
          </w:rPr>
          <w:delText>Semantic specification</w:delText>
        </w:r>
      </w:del>
    </w:p>
    <w:p w14:paraId="13E5025D" w14:textId="36513A97" w:rsidR="005A2227" w:rsidRPr="00E352EF" w:rsidDel="00DF49EE" w:rsidRDefault="00850CDE" w:rsidP="00B82A38">
      <w:pPr>
        <w:rPr>
          <w:del w:id="5656" w:author="Laura Viignola" w:date="2017-06-22T17:05:00Z"/>
          <w:rFonts w:ascii="Cambria" w:hAnsi="Cambria"/>
        </w:rPr>
      </w:pPr>
      <w:del w:id="5657" w:author="Laura Viignola" w:date="2017-06-22T17:05:00Z">
        <w:r w:rsidRPr="00E352EF" w:rsidDel="00DF49EE">
          <w:rPr>
            <w:rFonts w:ascii="Cambria" w:eastAsia="Calibri" w:hAnsi="Cambria" w:cs="Calibri"/>
            <w:i/>
          </w:rPr>
          <w:delText>f</w:delText>
        </w:r>
        <w:r w:rsidRPr="00E352EF" w:rsidDel="00DF49EE">
          <w:rPr>
            <w:rFonts w:ascii="Cambria" w:eastAsia="Calibri" w:hAnsi="Cambria" w:cs="Calibri"/>
          </w:rPr>
          <w:delText xml:space="preserve"> the value on the left side is less </w:delText>
        </w:r>
        <w:r w:rsidR="00E95DF9" w:rsidRPr="00E352EF" w:rsidDel="00DF49EE">
          <w:rPr>
            <w:rFonts w:ascii="Cambria" w:eastAsia="Calibri" w:hAnsi="Cambria" w:cs="Calibri"/>
          </w:rPr>
          <w:delText>(</w:delText>
        </w:r>
        <w:r w:rsidRPr="00E352EF" w:rsidDel="00DF49EE">
          <w:rPr>
            <w:rFonts w:ascii="Cambria" w:eastAsia="Calibri" w:hAnsi="Cambria" w:cs="Calibri"/>
          </w:rPr>
          <w:delText xml:space="preserve">or </w:delText>
        </w:r>
        <w:r w:rsidR="00E95DF9" w:rsidRPr="00E352EF" w:rsidDel="00DF49EE">
          <w:rPr>
            <w:rFonts w:ascii="Cambria" w:eastAsia="Calibri" w:hAnsi="Cambria" w:cs="Calibri"/>
          </w:rPr>
          <w:delText xml:space="preserve">equal) </w:delText>
        </w:r>
        <w:r w:rsidRPr="00E352EF" w:rsidDel="00DF49EE">
          <w:rPr>
            <w:rFonts w:ascii="Cambria" w:eastAsia="Calibri" w:hAnsi="Cambria" w:cs="Calibri"/>
          </w:rPr>
          <w:delText>than the value on the right side</w:delText>
        </w:r>
        <w:r w:rsidR="0097053A" w:rsidRPr="00E352EF" w:rsidDel="00DF49EE">
          <w:rPr>
            <w:rFonts w:ascii="Cambria" w:eastAsia="Calibri" w:hAnsi="Cambria" w:cs="Calibri"/>
          </w:rPr>
          <w:delText xml:space="preserve"> the result of the validation will be </w:delText>
        </w:r>
        <w:r w:rsidR="0097053A" w:rsidRPr="00E352EF" w:rsidDel="00DF49EE">
          <w:rPr>
            <w:rFonts w:ascii="Cambria" w:eastAsia="Calibri" w:hAnsi="Cambria" w:cs="Calibri"/>
            <w:i/>
          </w:rPr>
          <w:delText>true</w:delText>
        </w:r>
        <w:r w:rsidR="0097053A" w:rsidRPr="00E352EF" w:rsidDel="00DF49EE">
          <w:rPr>
            <w:rFonts w:ascii="Cambria" w:eastAsia="Calibri" w:hAnsi="Cambria" w:cs="Calibri"/>
          </w:rPr>
          <w:delText xml:space="preserve">, </w:delText>
        </w:r>
        <w:r w:rsidR="0097053A" w:rsidRPr="00E352EF" w:rsidDel="00DF49EE">
          <w:rPr>
            <w:rFonts w:ascii="Cambria" w:eastAsia="Calibri" w:hAnsi="Cambria" w:cs="Calibri"/>
            <w:i/>
          </w:rPr>
          <w:delText>false</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not or </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either of them </w:delText>
        </w:r>
        <w:r w:rsidR="0097053A" w:rsidRPr="00E352EF" w:rsidDel="00DF49EE">
          <w:rPr>
            <w:rFonts w:ascii="Cambria" w:eastAsia="Calibri" w:hAnsi="Cambria" w:cs="Calibri"/>
          </w:rPr>
          <w:delText xml:space="preserve"> is NULL. </w:delText>
        </w:r>
      </w:del>
    </w:p>
    <w:p w14:paraId="53986281" w14:textId="77777777" w:rsidR="00B82A38" w:rsidRPr="00E352EF" w:rsidRDefault="00B82A38" w:rsidP="00B82A38">
      <w:pPr>
        <w:rPr>
          <w:rFonts w:ascii="Cambria" w:eastAsia="Calibri" w:hAnsi="Cambria" w:cs="Calibri"/>
          <w:i/>
          <w:color w:val="5B9BD5"/>
        </w:rPr>
      </w:pPr>
    </w:p>
    <w:p w14:paraId="1807DBF6"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008E31D4" w14:textId="53EE9B7D" w:rsidR="005A2227" w:rsidRPr="00E352EF" w:rsidDel="00DF49EE" w:rsidRDefault="00EA6708" w:rsidP="00B82A38">
      <w:pPr>
        <w:rPr>
          <w:del w:id="5658" w:author="Laura Viignola" w:date="2017-06-22T17:05:00Z"/>
          <w:rFonts w:ascii="Cambria" w:hAnsi="Cambria"/>
        </w:rPr>
      </w:pPr>
      <w:del w:id="5659" w:author="Laura Viignola" w:date="2017-06-22T17:05:00Z">
        <w:r w:rsidRPr="00E352EF" w:rsidDel="00DF49EE">
          <w:rPr>
            <w:rFonts w:ascii="Cambria" w:hAnsi="Cambria"/>
          </w:rPr>
          <w:delText>O</w:delText>
        </w:r>
        <w:r w:rsidR="0097053A" w:rsidRPr="00E352EF" w:rsidDel="00DF49EE">
          <w:rPr>
            <w:rFonts w:ascii="Cambria" w:hAnsi="Cambria"/>
          </w:rPr>
          <w:delText>n scalar</w:delText>
        </w:r>
      </w:del>
    </w:p>
    <w:p w14:paraId="6A1A541A" w14:textId="227695C7" w:rsidR="005A2227" w:rsidRPr="00E352EF" w:rsidDel="00DF49EE" w:rsidRDefault="00EA6708" w:rsidP="00B82A38">
      <w:pPr>
        <w:rPr>
          <w:del w:id="5660" w:author="Laura Viignola" w:date="2017-06-22T17:05:00Z"/>
          <w:rFonts w:ascii="Cambria" w:hAnsi="Cambria"/>
        </w:rPr>
      </w:pPr>
      <w:del w:id="5661" w:author="Laura Viignola" w:date="2017-06-22T17:05:00Z">
        <w:r w:rsidRPr="00E352EF" w:rsidDel="00DF49EE">
          <w:rPr>
            <w:rFonts w:ascii="Cambria" w:eastAsia="Calibri" w:hAnsi="Cambria" w:cs="Calibri"/>
          </w:rPr>
          <w:delText xml:space="preserve">1) </w:delText>
        </w:r>
        <w:r w:rsidR="0097053A" w:rsidRPr="00E352EF" w:rsidDel="00DF49EE">
          <w:rPr>
            <w:rFonts w:ascii="Cambria" w:eastAsia="Calibri" w:hAnsi="Cambria" w:cs="Calibri"/>
          </w:rPr>
          <w:delText>If A = 5, B = 9, C = 5:</w:delText>
        </w:r>
      </w:del>
    </w:p>
    <w:p w14:paraId="0F194B3B" w14:textId="15FF07C5" w:rsidR="005A2227" w:rsidRPr="00E352EF" w:rsidDel="00DF49EE" w:rsidRDefault="0097053A" w:rsidP="00B82A38">
      <w:pPr>
        <w:ind w:left="720"/>
        <w:rPr>
          <w:del w:id="5662" w:author="Laura Viignola" w:date="2017-06-22T17:05:00Z"/>
          <w:rFonts w:ascii="Cambria" w:hAnsi="Cambria"/>
        </w:rPr>
      </w:pPr>
      <w:del w:id="5663"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B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5867D6F2" w14:textId="0A95ACD1" w:rsidR="005A2227" w:rsidRPr="00E352EF" w:rsidDel="00DF49EE" w:rsidRDefault="0097053A" w:rsidP="00B82A38">
      <w:pPr>
        <w:ind w:left="720"/>
        <w:rPr>
          <w:del w:id="5664" w:author="Laura Viignola" w:date="2017-06-22T17:05:00Z"/>
          <w:rFonts w:ascii="Cambria" w:hAnsi="Cambria"/>
        </w:rPr>
      </w:pPr>
      <w:del w:id="5665"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C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22ADEAD1" w14:textId="19D886BA" w:rsidR="005A2227" w:rsidRPr="00E352EF" w:rsidDel="00DF49EE" w:rsidRDefault="00EA6708" w:rsidP="00B82A38">
      <w:pPr>
        <w:rPr>
          <w:del w:id="5666" w:author="Laura Viignola" w:date="2017-06-22T17:05:00Z"/>
          <w:rFonts w:ascii="Cambria" w:hAnsi="Cambria"/>
        </w:rPr>
      </w:pPr>
      <w:del w:id="5667" w:author="Laura Viignola" w:date="2017-06-22T17:05:00Z">
        <w:r w:rsidRPr="00E352EF" w:rsidDel="00DF49EE">
          <w:rPr>
            <w:rFonts w:ascii="Cambria" w:eastAsia="Calibri" w:hAnsi="Cambria" w:cs="Calibri"/>
          </w:rPr>
          <w:delText xml:space="preserve">2) </w:delText>
        </w:r>
        <w:r w:rsidR="0097053A" w:rsidRPr="00E352EF" w:rsidDel="00DF49EE">
          <w:rPr>
            <w:rFonts w:ascii="Cambria" w:eastAsia="Calibri" w:hAnsi="Cambria" w:cs="Calibri"/>
          </w:rPr>
          <w:delText>If A = “hello”, B = “hi”, C = “Hi”:</w:delText>
        </w:r>
      </w:del>
    </w:p>
    <w:p w14:paraId="051612CB" w14:textId="669613E6" w:rsidR="005A2227" w:rsidRPr="00F70A81" w:rsidDel="00DF49EE" w:rsidRDefault="0097053A" w:rsidP="00B82A38">
      <w:pPr>
        <w:ind w:left="720"/>
        <w:rPr>
          <w:del w:id="5668" w:author="Laura Viignola" w:date="2017-06-22T17:05:00Z"/>
          <w:rFonts w:ascii="Cambria" w:hAnsi="Cambria"/>
          <w:lang w:val="fi-FI"/>
        </w:rPr>
      </w:pPr>
      <w:del w:id="5669" w:author="Laura Viignola" w:date="2017-06-22T17:05:00Z">
        <w:r w:rsidRPr="00F70A81" w:rsidDel="00DF49EE">
          <w:rPr>
            <w:rFonts w:ascii="Cambria" w:eastAsia="Calibri" w:hAnsi="Cambria" w:cs="Calibri"/>
            <w:lang w:val="fi-FI"/>
          </w:rPr>
          <w:delText xml:space="preserve">D := C </w:delText>
        </w:r>
        <w:r w:rsidRPr="00F70A81" w:rsidDel="00DF49EE">
          <w:rPr>
            <w:rFonts w:ascii="Cambria" w:eastAsia="Calibri" w:hAnsi="Cambria" w:cs="Calibri"/>
            <w:b/>
            <w:lang w:val="fi-FI"/>
          </w:rPr>
          <w:delText>&lt;</w:delText>
        </w:r>
        <w:r w:rsidRPr="00F70A81" w:rsidDel="00DF49EE">
          <w:rPr>
            <w:rFonts w:ascii="Cambria" w:eastAsia="Calibri" w:hAnsi="Cambria" w:cs="Calibri"/>
            <w:lang w:val="fi-FI"/>
          </w:rPr>
          <w:delText xml:space="preserve"> B  </w:delText>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Pr="00F70A81" w:rsidDel="00DF49EE">
          <w:rPr>
            <w:rFonts w:ascii="Cambria" w:eastAsia="Calibri" w:hAnsi="Cambria" w:cs="Calibri"/>
            <w:lang w:val="fi-FI"/>
          </w:rPr>
          <w:delText>D = false</w:delText>
        </w:r>
      </w:del>
    </w:p>
    <w:p w14:paraId="3ADBB86F" w14:textId="26863EFD" w:rsidR="005A2227" w:rsidRPr="00F70A81" w:rsidDel="00DF49EE" w:rsidRDefault="005A2227" w:rsidP="00B82A38">
      <w:pPr>
        <w:rPr>
          <w:del w:id="5670" w:author="Laura Viignola" w:date="2017-06-22T17:05:00Z"/>
          <w:rFonts w:ascii="Cambria" w:hAnsi="Cambria"/>
          <w:lang w:val="fi-FI"/>
        </w:rPr>
      </w:pPr>
    </w:p>
    <w:p w14:paraId="1A3F4721" w14:textId="130304A1" w:rsidR="005A2227" w:rsidRPr="00F70A81" w:rsidDel="00DF49EE" w:rsidRDefault="00EA6708" w:rsidP="00B82A38">
      <w:pPr>
        <w:rPr>
          <w:del w:id="5671" w:author="Laura Viignola" w:date="2017-06-22T17:05:00Z"/>
          <w:rFonts w:ascii="Cambria" w:hAnsi="Cambria"/>
          <w:lang w:val="fi-FI"/>
        </w:rPr>
      </w:pPr>
      <w:del w:id="5672" w:author="Laura Viignola" w:date="2017-06-22T17:05:00Z">
        <w:r w:rsidRPr="00F70A81" w:rsidDel="00DF49EE">
          <w:rPr>
            <w:rFonts w:ascii="Cambria" w:hAnsi="Cambria"/>
            <w:lang w:val="fi-FI"/>
          </w:rPr>
          <w:delText>O</w:delText>
        </w:r>
        <w:r w:rsidR="0097053A" w:rsidRPr="00F70A81" w:rsidDel="00DF49EE">
          <w:rPr>
            <w:rFonts w:ascii="Cambria" w:hAnsi="Cambria"/>
            <w:lang w:val="fi-FI"/>
          </w:rPr>
          <w:delText xml:space="preserve">n </w:delText>
        </w:r>
        <w:r w:rsidR="00F4601C" w:rsidRPr="00F70A81" w:rsidDel="00DF49EE">
          <w:rPr>
            <w:lang w:val="fi-FI"/>
          </w:rPr>
          <w:delText>Dataset</w:delText>
        </w:r>
      </w:del>
    </w:p>
    <w:p w14:paraId="1D8DF20D" w14:textId="5270A8A4" w:rsidR="00DF49EE" w:rsidDel="00DE4FE7" w:rsidRDefault="00DF49EE" w:rsidP="00B82A38">
      <w:pPr>
        <w:rPr>
          <w:ins w:id="5673" w:author="Laura Viignola" w:date="2017-06-22T17:05:00Z"/>
          <w:del w:id="5674" w:author="Utente" w:date="2017-06-27T18:29:00Z"/>
          <w:rFonts w:ascii="Cambria" w:hAnsi="Cambria"/>
        </w:rPr>
      </w:pPr>
      <w:ins w:id="5675" w:author="Laura Viignola" w:date="2017-06-22T17:05:00Z">
        <w:r>
          <w:rPr>
            <w:rFonts w:ascii="Cambria" w:hAnsi="Cambria"/>
          </w:rPr>
          <w:t>Given the left operand Data Set</w:t>
        </w:r>
        <w:del w:id="5676" w:author="Utente" w:date="2017-06-27T18:28:00Z">
          <w:r w:rsidDel="00DE4FE7">
            <w:rPr>
              <w:rFonts w:ascii="Cambria" w:hAnsi="Cambria"/>
            </w:rPr>
            <w:delText>, DS_1</w:delText>
          </w:r>
        </w:del>
        <w:r>
          <w:rPr>
            <w:rFonts w:ascii="Cambria" w:hAnsi="Cambria"/>
          </w:rPr>
          <w:t>:</w:t>
        </w:r>
      </w:ins>
    </w:p>
    <w:p w14:paraId="08987770" w14:textId="15A26768" w:rsidR="005A2227" w:rsidRPr="00E352EF" w:rsidRDefault="00DF49EE" w:rsidP="00B82A38">
      <w:pPr>
        <w:rPr>
          <w:rFonts w:ascii="Cambria" w:hAnsi="Cambria"/>
        </w:rPr>
      </w:pPr>
      <w:ins w:id="5677" w:author="Laura Viignola" w:date="2017-06-22T17:05:00Z">
        <w:del w:id="5678" w:author="Utente" w:date="2017-06-23T12:20:00Z">
          <w:r w:rsidDel="00144678">
            <w:rPr>
              <w:rFonts w:ascii="Cambria" w:hAnsi="Cambria"/>
            </w:rPr>
            <w:delText xml:space="preserve"> </w:delText>
          </w:r>
        </w:del>
      </w:ins>
      <w:del w:id="5679" w:author="Utente" w:date="2017-06-23T12:20:00Z">
        <w:r w:rsidR="00EA6708" w:rsidRPr="00E352EF" w:rsidDel="00144678">
          <w:rPr>
            <w:rFonts w:ascii="Cambria" w:hAnsi="Cambria"/>
          </w:rPr>
          <w:delText xml:space="preserve">3) </w:delText>
        </w:r>
        <w:r w:rsidR="0097053A" w:rsidRPr="00E352EF" w:rsidDel="00144678">
          <w:rPr>
            <w:rFonts w:ascii="Cambria" w:hAnsi="Cambria"/>
          </w:rPr>
          <w:delText>compare_ds := total_population &lt; 15000000</w:delText>
        </w:r>
      </w:del>
    </w:p>
    <w:tbl>
      <w:tblPr>
        <w:tblW w:w="576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73"/>
        <w:gridCol w:w="1460"/>
        <w:gridCol w:w="968"/>
        <w:gridCol w:w="1087"/>
        <w:gridCol w:w="1372"/>
      </w:tblGrid>
      <w:tr w:rsidR="005A2227" w:rsidRPr="00E352EF" w14:paraId="6BEA2D23" w14:textId="77777777">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2AAAE0" w14:textId="1846E4BC" w:rsidR="005A2227" w:rsidRPr="00E352EF" w:rsidRDefault="0097053A">
            <w:pPr>
              <w:jc w:val="both"/>
            </w:pPr>
            <w:del w:id="5680" w:author="Laura Viignola" w:date="2017-06-22T17:05:00Z">
              <w:r w:rsidRPr="00E352EF" w:rsidDel="00DF49EE">
                <w:rPr>
                  <w:rFonts w:ascii="Calibri" w:eastAsia="Calibri" w:hAnsi="Calibri" w:cs="Calibri"/>
                </w:rPr>
                <w:delText>total_population</w:delText>
              </w:r>
            </w:del>
            <w:ins w:id="5681" w:author="Laura Viignola" w:date="2017-06-22T17:05:00Z">
              <w:r w:rsidR="00DF49EE">
                <w:rPr>
                  <w:rFonts w:ascii="Calibri" w:eastAsia="Calibri" w:hAnsi="Calibri" w:cs="Calibri"/>
                </w:rPr>
                <w:t>DS_1</w:t>
              </w:r>
            </w:ins>
          </w:p>
        </w:tc>
      </w:tr>
      <w:tr w:rsidR="005A2227" w:rsidRPr="00E352EF" w14:paraId="578D39D5" w14:textId="77777777">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D288C9" w14:textId="35E477EC" w:rsidR="005A2227" w:rsidRPr="00E352EF" w:rsidRDefault="0097053A">
            <w:pPr>
              <w:jc w:val="both"/>
            </w:pPr>
            <w:del w:id="5682" w:author="Laura Viignola" w:date="2017-06-22T17:05:00Z">
              <w:r w:rsidRPr="00E352EF" w:rsidDel="00DF49EE">
                <w:rPr>
                  <w:rFonts w:ascii="Calibri" w:eastAsia="Calibri" w:hAnsi="Calibri" w:cs="Calibri"/>
                  <w:b/>
                </w:rPr>
                <w:delText>TIME</w:delText>
              </w:r>
            </w:del>
            <w:ins w:id="5683" w:author="Laura Viignola" w:date="2017-06-22T17:05:00Z">
              <w:r w:rsidR="00DF49EE">
                <w:rPr>
                  <w:rFonts w:ascii="Calibri" w:eastAsia="Calibri" w:hAnsi="Calibri" w:cs="Calibri"/>
                  <w:b/>
                </w:rPr>
                <w:t>Id_1</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D63E3E" w14:textId="784BAE3F" w:rsidR="005A2227" w:rsidRPr="00E352EF" w:rsidRDefault="0097053A">
            <w:pPr>
              <w:jc w:val="both"/>
            </w:pPr>
            <w:del w:id="5684" w:author="Laura Viignola" w:date="2017-06-22T17:05:00Z">
              <w:r w:rsidRPr="00E352EF" w:rsidDel="00DF49EE">
                <w:rPr>
                  <w:rFonts w:ascii="Calibri" w:eastAsia="Calibri" w:hAnsi="Calibri" w:cs="Calibri"/>
                  <w:b/>
                </w:rPr>
                <w:delText>GEO</w:delText>
              </w:r>
            </w:del>
            <w:ins w:id="5685" w:author="Laura Viignola" w:date="2017-06-22T17:05:00Z">
              <w:r w:rsidR="00DF49EE">
                <w:rPr>
                  <w:rFonts w:ascii="Calibri" w:eastAsia="Calibri" w:hAnsi="Calibri" w:cs="Calibri"/>
                  <w:b/>
                </w:rPr>
                <w:t>Id_2</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1EA558" w14:textId="0AB06367" w:rsidR="005A2227" w:rsidRPr="00E352EF" w:rsidRDefault="0097053A">
            <w:pPr>
              <w:jc w:val="both"/>
            </w:pPr>
            <w:del w:id="5686" w:author="Laura Viignola" w:date="2017-06-22T17:06:00Z">
              <w:r w:rsidRPr="00E352EF" w:rsidDel="00DF49EE">
                <w:rPr>
                  <w:rFonts w:ascii="Calibri" w:eastAsia="Calibri" w:hAnsi="Calibri" w:cs="Calibri"/>
                  <w:b/>
                </w:rPr>
                <w:delText>AGE</w:delText>
              </w:r>
            </w:del>
            <w:ins w:id="5687" w:author="Laura Viignola" w:date="2017-06-22T17:06:00Z">
              <w:r w:rsidR="00DF49EE">
                <w:rPr>
                  <w:rFonts w:ascii="Calibri" w:eastAsia="Calibri" w:hAnsi="Calibri" w:cs="Calibri"/>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B9EC1F" w14:textId="15394B2B" w:rsidR="005A2227" w:rsidRPr="00E352EF" w:rsidRDefault="0097053A">
            <w:pPr>
              <w:jc w:val="both"/>
            </w:pPr>
            <w:del w:id="5688" w:author="Laura Viignola" w:date="2017-06-22T17:06:00Z">
              <w:r w:rsidRPr="00E352EF" w:rsidDel="00DF49EE">
                <w:rPr>
                  <w:rFonts w:ascii="Calibri" w:eastAsia="Calibri" w:hAnsi="Calibri" w:cs="Calibri"/>
                  <w:b/>
                </w:rPr>
                <w:delText>SEX</w:delText>
              </w:r>
            </w:del>
            <w:ins w:id="5689" w:author="Laura Viignola" w:date="2017-06-22T17:06:00Z">
              <w:r w:rsidR="00DF49EE">
                <w:rPr>
                  <w:rFonts w:ascii="Calibri" w:eastAsia="Calibri" w:hAnsi="Calibri" w:cs="Calibri"/>
                  <w:b/>
                </w:rPr>
                <w:t>Id_4</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BA44238" w14:textId="3CE89A95" w:rsidR="005A2227" w:rsidRPr="00E352EF" w:rsidRDefault="0097053A">
            <w:pPr>
              <w:jc w:val="both"/>
            </w:pPr>
            <w:del w:id="5690" w:author="Laura Viignola" w:date="2017-06-22T17:06:00Z">
              <w:r w:rsidRPr="00E352EF" w:rsidDel="00DF49EE">
                <w:rPr>
                  <w:rFonts w:ascii="Calibri" w:eastAsia="Calibri" w:hAnsi="Calibri" w:cs="Calibri"/>
                  <w:b/>
                </w:rPr>
                <w:delText>VALUE</w:delText>
              </w:r>
            </w:del>
            <w:ins w:id="5691" w:author="Laura Viignola" w:date="2017-06-22T17:06:00Z">
              <w:r w:rsidR="00DF49EE">
                <w:rPr>
                  <w:rFonts w:ascii="Calibri" w:eastAsia="Calibri" w:hAnsi="Calibri" w:cs="Calibri"/>
                  <w:b/>
                </w:rPr>
                <w:t>Me_1</w:t>
              </w:r>
            </w:ins>
          </w:p>
        </w:tc>
      </w:tr>
      <w:tr w:rsidR="005A2227" w:rsidRPr="00E352EF" w14:paraId="2E77383C"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071E6"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4E765F"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1FF0FB"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C983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73C74" w14:textId="77777777" w:rsidR="005A2227" w:rsidRPr="00E352EF" w:rsidRDefault="0097053A">
            <w:pPr>
              <w:jc w:val="both"/>
            </w:pPr>
            <w:r w:rsidRPr="00E352EF">
              <w:rPr>
                <w:rFonts w:ascii="Calibri" w:eastAsia="Calibri" w:hAnsi="Calibri" w:cs="Calibri"/>
              </w:rPr>
              <w:t>11094850</w:t>
            </w:r>
          </w:p>
        </w:tc>
      </w:tr>
      <w:tr w:rsidR="005A2227" w:rsidRPr="00E352EF" w14:paraId="6C35D006"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526A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86167" w14:textId="77777777" w:rsidR="005A2227" w:rsidRPr="00E352EF" w:rsidRDefault="0097053A">
            <w:pPr>
              <w:jc w:val="both"/>
            </w:pPr>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A7F9"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E98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8B35E" w14:textId="77777777" w:rsidR="005A2227" w:rsidRPr="00E352EF" w:rsidRDefault="0097053A">
            <w:pPr>
              <w:jc w:val="both"/>
            </w:pPr>
            <w:r w:rsidRPr="00E352EF">
              <w:rPr>
                <w:rFonts w:ascii="Calibri" w:eastAsia="Calibri" w:hAnsi="Calibri" w:cs="Calibri"/>
              </w:rPr>
              <w:t>11123034</w:t>
            </w:r>
          </w:p>
        </w:tc>
      </w:tr>
      <w:tr w:rsidR="005A2227" w:rsidRPr="00E352EF" w14:paraId="0E521560"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A5CD4"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82B86" w14:textId="77777777" w:rsidR="005A2227" w:rsidRPr="00E352EF" w:rsidRDefault="0097053A">
            <w:pPr>
              <w:jc w:val="both"/>
            </w:pPr>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A8CD8"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A1A2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A2249" w14:textId="77777777" w:rsidR="005A2227" w:rsidRPr="00E352EF" w:rsidRDefault="0097053A">
            <w:pPr>
              <w:jc w:val="both"/>
            </w:pPr>
            <w:r w:rsidRPr="00E352EF">
              <w:rPr>
                <w:rFonts w:ascii="Calibri" w:eastAsia="Calibri" w:hAnsi="Calibri" w:cs="Calibri"/>
              </w:rPr>
              <w:t>46818219</w:t>
            </w:r>
          </w:p>
        </w:tc>
      </w:tr>
      <w:tr w:rsidR="005A2227" w:rsidRPr="00E352EF" w14:paraId="4C8ED04D"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AC8F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C4AF9" w14:textId="77777777" w:rsidR="005A2227" w:rsidRPr="00E352EF" w:rsidRDefault="0097053A">
            <w:pPr>
              <w:jc w:val="both"/>
            </w:pPr>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528E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F9FF5"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32B9" w14:textId="77777777" w:rsidR="005A2227" w:rsidRPr="00E352EF" w:rsidRDefault="0097053A">
            <w:pPr>
              <w:jc w:val="both"/>
            </w:pPr>
            <w:r w:rsidRPr="00E352EF">
              <w:rPr>
                <w:rFonts w:ascii="Calibri" w:eastAsia="Calibri" w:hAnsi="Calibri" w:cs="Calibri"/>
              </w:rPr>
              <w:t>NULL</w:t>
            </w:r>
          </w:p>
        </w:tc>
      </w:tr>
      <w:tr w:rsidR="005A2227" w:rsidRPr="00E352EF" w14:paraId="766E262F"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A05CC"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D2532" w14:textId="77777777" w:rsidR="005A2227" w:rsidRPr="00E352EF" w:rsidRDefault="0097053A">
            <w:pPr>
              <w:jc w:val="both"/>
            </w:pPr>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D0F3"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4AF53"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6F412" w14:textId="77777777" w:rsidR="005A2227" w:rsidRPr="00E352EF" w:rsidRDefault="0097053A">
            <w:pPr>
              <w:jc w:val="both"/>
            </w:pPr>
            <w:r w:rsidRPr="00E352EF">
              <w:rPr>
                <w:rFonts w:ascii="Calibri" w:eastAsia="Calibri" w:hAnsi="Calibri" w:cs="Calibri"/>
              </w:rPr>
              <w:t>5401267</w:t>
            </w:r>
          </w:p>
        </w:tc>
      </w:tr>
      <w:tr w:rsidR="005A2227" w:rsidRPr="00E352EF" w14:paraId="5FD17BA7"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BDC7F"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E50F" w14:textId="77777777" w:rsidR="005A2227" w:rsidRPr="00E352EF" w:rsidRDefault="0097053A">
            <w:pPr>
              <w:jc w:val="both"/>
            </w:pPr>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E19BC"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7E1E5B"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F79D3" w14:textId="77777777" w:rsidR="005A2227" w:rsidRPr="00E352EF" w:rsidRDefault="0097053A">
            <w:pPr>
              <w:jc w:val="both"/>
            </w:pPr>
            <w:r w:rsidRPr="00E352EF">
              <w:rPr>
                <w:rFonts w:ascii="Calibri" w:eastAsia="Calibri" w:hAnsi="Calibri" w:cs="Calibri"/>
              </w:rPr>
              <w:t>7954662</w:t>
            </w:r>
          </w:p>
        </w:tc>
      </w:tr>
    </w:tbl>
    <w:p w14:paraId="02819402" w14:textId="77777777" w:rsidR="005A2227" w:rsidRDefault="005A2227">
      <w:pPr>
        <w:rPr>
          <w:ins w:id="5692" w:author="Laura Viignola" w:date="2017-06-22T17:06:00Z"/>
        </w:rPr>
      </w:pPr>
    </w:p>
    <w:p w14:paraId="671232F2" w14:textId="31926C07" w:rsidR="00DF49EE" w:rsidRPr="00DF49EE" w:rsidDel="00DE4FE7" w:rsidRDefault="00DF49EE">
      <w:pPr>
        <w:rPr>
          <w:ins w:id="5693" w:author="Laura Viignola" w:date="2017-06-22T17:06:00Z"/>
          <w:del w:id="5694" w:author="Utente" w:date="2017-06-27T18:29:00Z"/>
          <w:rFonts w:ascii="Cambria" w:hAnsi="Cambria"/>
        </w:rPr>
      </w:pPr>
      <w:ins w:id="5695" w:author="Laura Viignola" w:date="2017-06-22T17:06:00Z">
        <w:r w:rsidRPr="00D71CDA">
          <w:rPr>
            <w:i/>
          </w:rPr>
          <w:t>Example</w:t>
        </w:r>
      </w:ins>
      <w:ins w:id="5696" w:author="Utente" w:date="2017-06-27T17:30:00Z">
        <w:r w:rsidR="00D71CDA">
          <w:rPr>
            <w:i/>
          </w:rPr>
          <w:t xml:space="preserve"> </w:t>
        </w:r>
      </w:ins>
      <w:ins w:id="5697" w:author="Laura Viignola" w:date="2017-06-22T17:06:00Z">
        <w:r w:rsidRPr="00D71CDA">
          <w:rPr>
            <w:i/>
          </w:rPr>
          <w:t>1</w:t>
        </w:r>
      </w:ins>
      <w:ins w:id="5698" w:author="Laura Viignola" w:date="2017-06-22T17:07:00Z">
        <w:r>
          <w:t>:</w:t>
        </w:r>
        <w:r>
          <w:tab/>
        </w:r>
        <w:r>
          <w:rPr>
            <w:rFonts w:ascii="Cambria" w:hAnsi="Cambria"/>
          </w:rPr>
          <w:t>DS_r</w:t>
        </w:r>
        <w:r w:rsidRPr="00E352EF">
          <w:rPr>
            <w:rFonts w:ascii="Cambria" w:hAnsi="Cambria"/>
          </w:rPr>
          <w:t xml:space="preserve"> </w:t>
        </w:r>
        <w:r w:rsidRPr="00D71CDA">
          <w:rPr>
            <w:rFonts w:ascii="Cambria" w:hAnsi="Cambria"/>
            <w:b/>
          </w:rPr>
          <w:t>:=</w:t>
        </w:r>
        <w:r w:rsidRPr="00E352EF">
          <w:rPr>
            <w:rFonts w:ascii="Cambria" w:hAnsi="Cambria"/>
          </w:rPr>
          <w:t xml:space="preserve"> </w:t>
        </w:r>
        <w:r>
          <w:rPr>
            <w:rFonts w:ascii="Cambria" w:hAnsi="Cambria"/>
          </w:rPr>
          <w:t>DS_1</w:t>
        </w:r>
        <w:r w:rsidRPr="00E352EF">
          <w:rPr>
            <w:rFonts w:ascii="Cambria" w:hAnsi="Cambria"/>
          </w:rPr>
          <w:t xml:space="preserve"> </w:t>
        </w:r>
        <w:r w:rsidRPr="00D71CDA">
          <w:rPr>
            <w:rFonts w:ascii="Cambria" w:hAnsi="Cambria"/>
            <w:b/>
          </w:rPr>
          <w:t xml:space="preserve">&lt; </w:t>
        </w:r>
        <w:r w:rsidRPr="00E352EF">
          <w:rPr>
            <w:rFonts w:ascii="Cambria" w:hAnsi="Cambria"/>
          </w:rPr>
          <w:t>15000000</w:t>
        </w:r>
      </w:ins>
    </w:p>
    <w:p w14:paraId="167F530F" w14:textId="77777777" w:rsidR="00DF49EE" w:rsidRPr="00E352EF" w:rsidRDefault="00DF49EE"/>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14"/>
        <w:gridCol w:w="1159"/>
        <w:gridCol w:w="814"/>
        <w:gridCol w:w="837"/>
        <w:gridCol w:w="2368"/>
      </w:tblGrid>
      <w:tr w:rsidR="005A2227" w:rsidRPr="00E352EF" w14:paraId="69000562" w14:textId="77777777">
        <w:tc>
          <w:tcPr>
            <w:tcW w:w="126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17B824" w14:textId="10ADDA2B" w:rsidR="005A2227" w:rsidRPr="00E352EF" w:rsidRDefault="0097053A">
            <w:pPr>
              <w:jc w:val="both"/>
            </w:pPr>
            <w:del w:id="5699" w:author="Laura Viignola" w:date="2017-06-22T17:07:00Z">
              <w:r w:rsidRPr="00E352EF" w:rsidDel="00DF49EE">
                <w:rPr>
                  <w:rFonts w:ascii="Calibri" w:eastAsia="Calibri" w:hAnsi="Calibri" w:cs="Calibri"/>
                </w:rPr>
                <w:delText>compare_ds</w:delText>
              </w:r>
            </w:del>
            <w:ins w:id="5700" w:author="Laura Viignola" w:date="2017-06-22T17:07:00Z">
              <w:r w:rsidR="00DF49EE">
                <w:rPr>
                  <w:rFonts w:ascii="Calibri" w:eastAsia="Calibri" w:hAnsi="Calibri" w:cs="Calibri"/>
                </w:rPr>
                <w:t>DS_r</w:t>
              </w:r>
            </w:ins>
          </w:p>
        </w:tc>
      </w:tr>
      <w:tr w:rsidR="005A2227" w:rsidRPr="00E352EF" w14:paraId="7D35CD53" w14:textId="77777777">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DB7C4F" w14:textId="0BDBC298" w:rsidR="005A2227" w:rsidRPr="00E352EF" w:rsidRDefault="0097053A">
            <w:pPr>
              <w:jc w:val="both"/>
            </w:pPr>
            <w:del w:id="5701" w:author="Laura Viignola" w:date="2017-06-22T17:08:00Z">
              <w:r w:rsidRPr="00E352EF" w:rsidDel="00DF49EE">
                <w:rPr>
                  <w:rFonts w:ascii="Calibri" w:eastAsia="Calibri" w:hAnsi="Calibri" w:cs="Calibri"/>
                  <w:b/>
                </w:rPr>
                <w:delText>TIME</w:delText>
              </w:r>
            </w:del>
            <w:ins w:id="5702" w:author="Laura Viignola" w:date="2017-06-22T17:08:00Z">
              <w:r w:rsidR="00DF49EE">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CB845" w14:textId="6702DFA4" w:rsidR="005A2227" w:rsidRPr="00E352EF" w:rsidRDefault="0097053A">
            <w:pPr>
              <w:jc w:val="both"/>
            </w:pPr>
            <w:del w:id="5703" w:author="Laura Viignola" w:date="2017-06-22T17:08:00Z">
              <w:r w:rsidRPr="00E352EF" w:rsidDel="00DF49EE">
                <w:rPr>
                  <w:rFonts w:ascii="Calibri" w:eastAsia="Calibri" w:hAnsi="Calibri" w:cs="Calibri"/>
                  <w:b/>
                </w:rPr>
                <w:delText>GEO</w:delText>
              </w:r>
            </w:del>
            <w:ins w:id="5704" w:author="Laura Viignola" w:date="2017-06-22T17:08:00Z">
              <w:r w:rsidR="00DF49EE">
                <w:rPr>
                  <w:rFonts w:ascii="Calibri" w:eastAsia="Calibri" w:hAnsi="Calibri" w:cs="Calibri"/>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75F32E" w14:textId="181B5006" w:rsidR="005A2227" w:rsidRPr="00E352EF" w:rsidRDefault="0097053A">
            <w:pPr>
              <w:jc w:val="both"/>
            </w:pPr>
            <w:del w:id="5705" w:author="Laura Viignola" w:date="2017-06-22T17:08:00Z">
              <w:r w:rsidRPr="00E352EF" w:rsidDel="00DF49EE">
                <w:rPr>
                  <w:rFonts w:ascii="Calibri" w:eastAsia="Calibri" w:hAnsi="Calibri" w:cs="Calibri"/>
                  <w:b/>
                </w:rPr>
                <w:delText>AGE</w:delText>
              </w:r>
            </w:del>
            <w:ins w:id="5706" w:author="Laura Viignola" w:date="2017-06-22T17:08:00Z">
              <w:r w:rsidR="00DF49EE">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2FEE376" w14:textId="5F63B877" w:rsidR="005A2227" w:rsidRPr="00E352EF" w:rsidRDefault="0097053A">
            <w:pPr>
              <w:jc w:val="both"/>
            </w:pPr>
            <w:del w:id="5707" w:author="Laura Viignola" w:date="2017-06-22T17:08:00Z">
              <w:r w:rsidRPr="00E352EF" w:rsidDel="00DF49EE">
                <w:rPr>
                  <w:rFonts w:ascii="Calibri" w:eastAsia="Calibri" w:hAnsi="Calibri" w:cs="Calibri"/>
                  <w:b/>
                </w:rPr>
                <w:delText>SEX</w:delText>
              </w:r>
            </w:del>
            <w:ins w:id="5708" w:author="Laura Viignola" w:date="2017-06-22T17:08:00Z">
              <w:r w:rsidR="00DF49EE">
                <w:rPr>
                  <w:rFonts w:ascii="Calibri" w:eastAsia="Calibri" w:hAnsi="Calibri" w:cs="Calibri"/>
                  <w:b/>
                </w:rPr>
                <w:t>Id_4</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68DEBD" w14:textId="714F1E95" w:rsidR="005A2227" w:rsidRPr="00E352EF" w:rsidRDefault="0097053A">
            <w:pPr>
              <w:jc w:val="both"/>
            </w:pPr>
            <w:del w:id="5709" w:author="Laura Viignola" w:date="2017-06-22T17:08:00Z">
              <w:r w:rsidRPr="00E352EF" w:rsidDel="00DF49EE">
                <w:rPr>
                  <w:rFonts w:ascii="Calibri" w:eastAsia="Calibri" w:hAnsi="Calibri" w:cs="Calibri"/>
                  <w:b/>
                </w:rPr>
                <w:delText>CONDITION</w:delText>
              </w:r>
            </w:del>
            <w:ins w:id="5710" w:author="Utente" w:date="2017-06-26T16:36:00Z">
              <w:r w:rsidR="00390729" w:rsidRPr="00F27DF7">
                <w:rPr>
                  <w:rFonts w:ascii="Arial" w:eastAsia="Calibri" w:hAnsi="Arial" w:cs="Arial"/>
                  <w:b/>
                </w:rPr>
                <w:t>bool_var</w:t>
              </w:r>
            </w:ins>
            <w:ins w:id="5711" w:author="Laura Viignola" w:date="2017-06-22T17:08:00Z">
              <w:del w:id="5712" w:author="Utente" w:date="2017-06-26T16:36:00Z">
                <w:r w:rsidR="00DF49EE" w:rsidDel="00390729">
                  <w:rPr>
                    <w:rFonts w:ascii="Calibri" w:eastAsia="Calibri" w:hAnsi="Calibri" w:cs="Calibri"/>
                    <w:b/>
                  </w:rPr>
                  <w:delText>Me_1</w:delText>
                </w:r>
              </w:del>
            </w:ins>
          </w:p>
        </w:tc>
      </w:tr>
      <w:tr w:rsidR="005A2227" w:rsidRPr="00E352EF" w14:paraId="57A88354"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F31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C8FE"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F99F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306A1"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21D3C" w14:textId="77777777" w:rsidR="005A2227" w:rsidRPr="00E352EF" w:rsidRDefault="0097053A">
            <w:pPr>
              <w:jc w:val="both"/>
            </w:pPr>
            <w:r w:rsidRPr="00E352EF">
              <w:rPr>
                <w:rFonts w:ascii="Calibri" w:eastAsia="Calibri" w:hAnsi="Calibri" w:cs="Calibri"/>
              </w:rPr>
              <w:t>true</w:t>
            </w:r>
          </w:p>
        </w:tc>
      </w:tr>
      <w:tr w:rsidR="005A2227" w:rsidRPr="00E352EF" w14:paraId="3CFF6FA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303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473C"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84A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4C9F"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22197" w14:textId="77777777" w:rsidR="005A2227" w:rsidRPr="00E352EF" w:rsidRDefault="0097053A">
            <w:pPr>
              <w:jc w:val="both"/>
            </w:pPr>
            <w:r w:rsidRPr="00E352EF">
              <w:rPr>
                <w:rFonts w:ascii="Calibri" w:eastAsia="Calibri" w:hAnsi="Calibri" w:cs="Calibri"/>
              </w:rPr>
              <w:t>true</w:t>
            </w:r>
          </w:p>
        </w:tc>
      </w:tr>
      <w:tr w:rsidR="005A2227" w:rsidRPr="00E352EF" w14:paraId="47D4082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C272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7AF56"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E1C62"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3A088"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285CE" w14:textId="77777777" w:rsidR="005A2227" w:rsidRPr="00E352EF" w:rsidRDefault="0097053A">
            <w:pPr>
              <w:jc w:val="both"/>
            </w:pPr>
            <w:r w:rsidRPr="00E352EF">
              <w:rPr>
                <w:rFonts w:ascii="Calibri" w:eastAsia="Calibri" w:hAnsi="Calibri" w:cs="Calibri"/>
              </w:rPr>
              <w:t>false</w:t>
            </w:r>
          </w:p>
        </w:tc>
      </w:tr>
      <w:tr w:rsidR="005A2227" w:rsidRPr="00E352EF" w14:paraId="3CA6870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A861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798E5"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14FE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3FC8E"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CBC09" w14:textId="77777777" w:rsidR="005A2227" w:rsidRPr="00E352EF" w:rsidRDefault="0097053A">
            <w:pPr>
              <w:jc w:val="both"/>
            </w:pPr>
            <w:r w:rsidRPr="00E352EF">
              <w:rPr>
                <w:rFonts w:ascii="Calibri" w:eastAsia="Calibri" w:hAnsi="Calibri" w:cs="Calibri"/>
              </w:rPr>
              <w:t>NULL</w:t>
            </w:r>
          </w:p>
        </w:tc>
      </w:tr>
      <w:tr w:rsidR="005A2227" w:rsidRPr="00E352EF" w14:paraId="662F4F18"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7D93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BE23"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F368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BD5F2"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B9D53" w14:textId="77777777" w:rsidR="005A2227" w:rsidRPr="00E352EF" w:rsidRDefault="0097053A">
            <w:pPr>
              <w:jc w:val="both"/>
            </w:pPr>
            <w:r w:rsidRPr="00E352EF">
              <w:rPr>
                <w:rFonts w:ascii="Calibri" w:eastAsia="Calibri" w:hAnsi="Calibri" w:cs="Calibri"/>
              </w:rPr>
              <w:t>true</w:t>
            </w:r>
          </w:p>
        </w:tc>
      </w:tr>
      <w:tr w:rsidR="005A2227" w:rsidRPr="00E352EF" w14:paraId="1FA25AF7"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32A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B9FC"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A0004"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F82E0"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FCBB17" w14:textId="77777777" w:rsidR="005A2227" w:rsidRPr="00E352EF" w:rsidRDefault="0097053A">
            <w:pPr>
              <w:jc w:val="both"/>
            </w:pPr>
            <w:r w:rsidRPr="00E352EF">
              <w:rPr>
                <w:rFonts w:ascii="Calibri" w:eastAsia="Calibri" w:hAnsi="Calibri" w:cs="Calibri"/>
              </w:rPr>
              <w:t>true</w:t>
            </w:r>
          </w:p>
        </w:tc>
      </w:tr>
    </w:tbl>
    <w:p w14:paraId="32888801" w14:textId="77777777" w:rsidR="005A2227" w:rsidRPr="00E352EF" w:rsidRDefault="005A2227"/>
    <w:p w14:paraId="3AD652C6" w14:textId="6C8B59E7" w:rsidR="005A2227" w:rsidRPr="00E352EF" w:rsidRDefault="0097053A" w:rsidP="00B82A38">
      <w:pPr>
        <w:pStyle w:val="Stile3"/>
        <w:rPr>
          <w:lang w:val="en-GB"/>
        </w:rPr>
      </w:pPr>
      <w:bookmarkStart w:id="5713" w:name="_Toc462659695"/>
      <w:bookmarkStart w:id="5714" w:name="_Toc463805761"/>
      <w:bookmarkStart w:id="5715" w:name="_Toc464487938"/>
      <w:r w:rsidRPr="00E352EF">
        <w:rPr>
          <w:lang w:val="en-GB"/>
        </w:rPr>
        <w:t>in</w:t>
      </w:r>
      <w:del w:id="5716" w:author="Utente" w:date="2017-06-23T11:47:00Z">
        <w:r w:rsidRPr="00E352EF" w:rsidDel="00E01596">
          <w:rPr>
            <w:lang w:val="en-GB"/>
          </w:rPr>
          <w:delText>, not in</w:delText>
        </w:r>
      </w:del>
      <w:bookmarkEnd w:id="5713"/>
      <w:bookmarkEnd w:id="5714"/>
      <w:bookmarkEnd w:id="5715"/>
    </w:p>
    <w:p w14:paraId="4B32498D" w14:textId="17652A1B" w:rsidR="005A2227" w:rsidRPr="00E352EF" w:rsidDel="00A023FF" w:rsidRDefault="0097053A" w:rsidP="00AC4A81">
      <w:pPr>
        <w:rPr>
          <w:del w:id="5717" w:author="Laura Viignola" w:date="2017-06-22T17:13:00Z"/>
          <w:rFonts w:ascii="Cambria" w:eastAsia="Calibri" w:hAnsi="Cambria" w:cs="Calibri"/>
          <w:i/>
          <w:color w:val="5B9BD5"/>
        </w:rPr>
      </w:pPr>
      <w:del w:id="5718" w:author="Laura Viignola" w:date="2017-06-22T17:13:00Z">
        <w:r w:rsidRPr="00E352EF" w:rsidDel="00A023FF">
          <w:rPr>
            <w:rFonts w:ascii="Cambria" w:eastAsia="Calibri" w:hAnsi="Cambria" w:cs="Calibri"/>
            <w:i/>
            <w:color w:val="5B9BD5"/>
          </w:rPr>
          <w:delText>Semantic</w:delText>
        </w:r>
      </w:del>
    </w:p>
    <w:p w14:paraId="633C74F8" w14:textId="41872D11" w:rsidR="005A2227" w:rsidRPr="00E352EF" w:rsidDel="00A023FF" w:rsidRDefault="0097053A" w:rsidP="00B82A38">
      <w:pPr>
        <w:rPr>
          <w:del w:id="5719" w:author="Laura Viignola" w:date="2017-06-22T17:13:00Z"/>
          <w:rFonts w:ascii="Cambria" w:hAnsi="Cambria"/>
        </w:rPr>
      </w:pPr>
      <w:del w:id="5720" w:author="Laura Viignola" w:date="2017-06-22T17:13:00Z">
        <w:r w:rsidRPr="00E352EF" w:rsidDel="00A023FF">
          <w:rPr>
            <w:rFonts w:ascii="Cambria" w:eastAsia="Calibri" w:hAnsi="Cambria" w:cs="Calibri"/>
          </w:rPr>
          <w:delText xml:space="preserve">The operator </w:delText>
        </w:r>
        <w:r w:rsidRPr="00E352EF" w:rsidDel="00A023FF">
          <w:rPr>
            <w:rFonts w:ascii="Cambria" w:eastAsia="Calibri" w:hAnsi="Cambria" w:cs="Calibri"/>
            <w:b/>
          </w:rPr>
          <w:delText>in</w:delText>
        </w:r>
        <w:r w:rsidRPr="00E352EF" w:rsidDel="00A023FF">
          <w:rPr>
            <w:rFonts w:ascii="Cambria" w:eastAsia="Calibri" w:hAnsi="Cambria" w:cs="Calibri"/>
          </w:rPr>
          <w:delText xml:space="preserve">, </w:delText>
        </w:r>
        <w:r w:rsidRPr="00E352EF" w:rsidDel="00A023FF">
          <w:rPr>
            <w:rFonts w:ascii="Cambria" w:eastAsia="Calibri" w:hAnsi="Cambria" w:cs="Calibri"/>
            <w:b/>
          </w:rPr>
          <w:delText xml:space="preserve">not in  </w:delText>
        </w:r>
        <w:r w:rsidRPr="00E352EF" w:rsidDel="00A023FF">
          <w:rPr>
            <w:rFonts w:ascii="Cambria" w:eastAsia="Calibri" w:hAnsi="Cambria" w:cs="Calibri"/>
          </w:rPr>
          <w:delText>verifies if a value belongs to a set of values of a set or a list</w:delText>
        </w:r>
      </w:del>
    </w:p>
    <w:p w14:paraId="21604AA0" w14:textId="77777777" w:rsidR="00E95DF9" w:rsidRPr="00E352EF" w:rsidRDefault="00E95DF9" w:rsidP="00B82A38">
      <w:pPr>
        <w:rPr>
          <w:rFonts w:ascii="Cambria" w:eastAsia="Calibri" w:hAnsi="Cambria" w:cs="Calibri"/>
          <w:i/>
          <w:color w:val="5B9BD5"/>
        </w:rPr>
      </w:pPr>
    </w:p>
    <w:p w14:paraId="061BB19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F79DDE7" w14:textId="0A3981E3" w:rsidR="005A2227" w:rsidRPr="00E352EF" w:rsidRDefault="0097053A" w:rsidP="00B82A38">
      <w:pPr>
        <w:rPr>
          <w:rFonts w:ascii="Cambria" w:hAnsi="Cambria"/>
        </w:rPr>
      </w:pPr>
      <w:del w:id="5721" w:author="Laura Viignola" w:date="2017-06-22T17:13:00Z">
        <w:r w:rsidRPr="00E352EF" w:rsidDel="00A023FF">
          <w:rPr>
            <w:rFonts w:ascii="Cambria" w:eastAsia="Calibri" w:hAnsi="Cambria" w:cs="Calibri"/>
            <w:i/>
          </w:rPr>
          <w:delText>ds</w:delText>
        </w:r>
        <w:r w:rsidRPr="00E352EF" w:rsidDel="00A023FF">
          <w:rPr>
            <w:rFonts w:ascii="Cambria" w:eastAsia="Calibri" w:hAnsi="Cambria" w:cs="Calibri"/>
          </w:rPr>
          <w:delText xml:space="preserve"> </w:delText>
        </w:r>
      </w:del>
      <w:ins w:id="5722" w:author="Laura Viignola" w:date="2017-06-22T17:13:00Z">
        <w:r w:rsidR="00A023FF">
          <w:rPr>
            <w:rFonts w:ascii="Cambria" w:eastAsia="Calibri" w:hAnsi="Cambria" w:cs="Calibri"/>
            <w:i/>
          </w:rPr>
          <w:t>operand</w:t>
        </w:r>
        <w:r w:rsidR="00A023FF" w:rsidRPr="00E352EF">
          <w:rPr>
            <w:rFonts w:ascii="Cambria" w:eastAsia="Calibri" w:hAnsi="Cambria" w:cs="Calibri"/>
          </w:rPr>
          <w:t xml:space="preserve"> </w:t>
        </w:r>
      </w:ins>
      <w:del w:id="5723" w:author="Laura Viignola" w:date="2017-06-22T17:13:00Z">
        <w:r w:rsidRPr="00E352EF" w:rsidDel="00A023FF">
          <w:rPr>
            <w:rFonts w:ascii="Cambria" w:eastAsia="Calibri" w:hAnsi="Cambria" w:cs="Calibri"/>
          </w:rPr>
          <w:delText>{</w:delText>
        </w:r>
      </w:del>
      <w:ins w:id="5724" w:author="Laura Viignola" w:date="2017-06-22T17:13:00Z">
        <w:del w:id="5725" w:author="Utente" w:date="2017-06-23T09:53:00Z">
          <w:r w:rsidR="00A023FF" w:rsidDel="000578B5">
            <w:rPr>
              <w:rFonts w:ascii="Cambria" w:eastAsia="Calibri" w:hAnsi="Cambria" w:cs="Calibri"/>
            </w:rPr>
            <w:delText>[</w:delText>
          </w:r>
        </w:del>
        <w:r w:rsidR="00A023FF" w:rsidRPr="0026664B">
          <w:rPr>
            <w:rFonts w:ascii="Cambria" w:eastAsia="Calibri" w:hAnsi="Cambria" w:cs="Calibri"/>
            <w:b/>
          </w:rPr>
          <w:t>in</w:t>
        </w:r>
        <w:r w:rsidR="00A023FF">
          <w:rPr>
            <w:rFonts w:ascii="Cambria" w:eastAsia="Calibri" w:hAnsi="Cambria" w:cs="Calibri"/>
          </w:rPr>
          <w:t xml:space="preserve"> </w:t>
        </w:r>
        <w:del w:id="5726" w:author="Utente" w:date="2017-06-23T09:53:00Z">
          <w:r w:rsidR="00A023FF" w:rsidDel="000578B5">
            <w:rPr>
              <w:rFonts w:ascii="Cambria" w:eastAsia="Calibri" w:hAnsi="Cambria" w:cs="Calibri"/>
            </w:rPr>
            <w:delText>|</w:delText>
          </w:r>
        </w:del>
      </w:ins>
      <w:del w:id="5727" w:author="Utente" w:date="2017-06-23T09:53:00Z">
        <w:r w:rsidRPr="00E352EF" w:rsidDel="000578B5">
          <w:rPr>
            <w:rFonts w:ascii="Cambria" w:eastAsia="Calibri" w:hAnsi="Cambria" w:cs="Calibri"/>
            <w:b/>
          </w:rPr>
          <w:delText>not</w:delText>
        </w:r>
        <w:r w:rsidRPr="00E352EF" w:rsidDel="000578B5">
          <w:rPr>
            <w:rFonts w:ascii="Cambria" w:eastAsia="Calibri" w:hAnsi="Cambria" w:cs="Calibri"/>
          </w:rPr>
          <w:delText xml:space="preserve">} </w:delText>
        </w:r>
      </w:del>
      <w:ins w:id="5728" w:author="Laura Viignola" w:date="2017-06-22T17:13:00Z">
        <w:del w:id="5729" w:author="Utente" w:date="2017-06-23T09:53:00Z">
          <w:r w:rsidR="00A023FF" w:rsidDel="000578B5">
            <w:rPr>
              <w:rFonts w:ascii="Cambria" w:eastAsia="Calibri" w:hAnsi="Cambria" w:cs="Calibri"/>
            </w:rPr>
            <w:delText>_</w:delText>
          </w:r>
        </w:del>
      </w:ins>
      <w:del w:id="5730" w:author="Utente" w:date="2017-06-23T09:53:00Z">
        <w:r w:rsidRPr="00E352EF" w:rsidDel="000578B5">
          <w:rPr>
            <w:rFonts w:ascii="Cambria" w:eastAsia="Calibri" w:hAnsi="Cambria" w:cs="Calibri"/>
            <w:b/>
          </w:rPr>
          <w:delText>in</w:delText>
        </w:r>
      </w:del>
      <w:ins w:id="5731" w:author="Laura Viignola" w:date="2017-06-22T17:13:00Z">
        <w:del w:id="5732" w:author="Utente" w:date="2017-06-23T09:53:00Z">
          <w:r w:rsidR="00A023FF" w:rsidDel="000578B5">
            <w:rPr>
              <w:rFonts w:ascii="Cambria" w:eastAsia="Calibri" w:hAnsi="Cambria" w:cs="Calibri"/>
              <w:b/>
            </w:rPr>
            <w:delText>]</w:delText>
          </w:r>
        </w:del>
      </w:ins>
      <w:del w:id="5733" w:author="Utente" w:date="2017-06-23T09:53:00Z">
        <w:r w:rsidRPr="00E352EF" w:rsidDel="000578B5">
          <w:rPr>
            <w:rFonts w:ascii="Cambria" w:eastAsia="Calibri" w:hAnsi="Cambria" w:cs="Calibri"/>
            <w:b/>
          </w:rPr>
          <w:delText xml:space="preserve"> </w:delText>
        </w:r>
      </w:del>
      <w:del w:id="5734" w:author="Utente" w:date="2017-06-23T12:02:00Z">
        <w:r w:rsidRPr="00E352EF" w:rsidDel="00294F20">
          <w:rPr>
            <w:rFonts w:ascii="Cambria" w:eastAsia="Calibri" w:hAnsi="Cambria" w:cs="Calibri"/>
          </w:rPr>
          <w:delText>[</w:delText>
        </w:r>
        <w:r w:rsidRPr="00A023FF" w:rsidDel="00294F20">
          <w:rPr>
            <w:rFonts w:ascii="Cambria" w:eastAsia="Calibri" w:hAnsi="Cambria" w:cs="Calibri"/>
          </w:rPr>
          <w:delText>list | inlineList</w:delText>
        </w:r>
        <w:r w:rsidRPr="00E352EF" w:rsidDel="00294F20">
          <w:rPr>
            <w:rFonts w:ascii="Cambria" w:eastAsia="Calibri" w:hAnsi="Cambria" w:cs="Calibri"/>
            <w:i/>
          </w:rPr>
          <w:delText xml:space="preserve"> </w:delText>
        </w:r>
        <w:r w:rsidRPr="00E352EF" w:rsidDel="00294F20">
          <w:rPr>
            <w:rFonts w:ascii="Cambria" w:eastAsia="Calibri" w:hAnsi="Cambria" w:cs="Calibri"/>
          </w:rPr>
          <w:delText xml:space="preserve"> ]</w:delText>
        </w:r>
      </w:del>
      <w:ins w:id="5735" w:author="Utente" w:date="2017-06-23T12:40:00Z">
        <w:r w:rsidR="00BF59C0">
          <w:rPr>
            <w:rFonts w:ascii="Cambria" w:eastAsia="Calibri" w:hAnsi="Cambria" w:cs="Calibri"/>
          </w:rPr>
          <w:t>s</w:t>
        </w:r>
      </w:ins>
      <w:ins w:id="5736" w:author="Utente" w:date="2017-06-23T12:02:00Z">
        <w:r w:rsidR="00294F20">
          <w:rPr>
            <w:rFonts w:ascii="Cambria" w:eastAsia="Calibri" w:hAnsi="Cambria" w:cs="Calibri"/>
          </w:rPr>
          <w:t>et</w:t>
        </w:r>
      </w:ins>
    </w:p>
    <w:p w14:paraId="3142C926" w14:textId="77777777" w:rsidR="00E95DF9" w:rsidRPr="00E352EF" w:rsidRDefault="00E95DF9" w:rsidP="00B82A38">
      <w:pPr>
        <w:rPr>
          <w:rFonts w:ascii="Cambria" w:eastAsia="Calibri" w:hAnsi="Cambria" w:cs="Calibri"/>
          <w:i/>
          <w:color w:val="5B9BD5"/>
        </w:rPr>
      </w:pPr>
    </w:p>
    <w:p w14:paraId="6A2B95BD" w14:textId="34AB2188" w:rsidR="005A2227" w:rsidRDefault="00A023FF" w:rsidP="00AC4A81">
      <w:pPr>
        <w:rPr>
          <w:ins w:id="5737" w:author="Laura Viignola" w:date="2017-06-22T17:14:00Z"/>
          <w:rFonts w:ascii="Cambria" w:eastAsia="Calibri" w:hAnsi="Cambria" w:cs="Calibri"/>
          <w:i/>
          <w:color w:val="5B9BD5"/>
        </w:rPr>
      </w:pPr>
      <w:ins w:id="5738" w:author="Laura Viignola" w:date="2017-06-22T17:14:00Z">
        <w:r>
          <w:rPr>
            <w:rFonts w:ascii="Cambria" w:eastAsia="Calibri" w:hAnsi="Cambria" w:cs="Calibri"/>
            <w:i/>
            <w:color w:val="5B9BD5"/>
          </w:rPr>
          <w:t>Input p</w:t>
        </w:r>
      </w:ins>
      <w:del w:id="5739" w:author="Laura Viignola" w:date="2017-06-22T17:14:00Z">
        <w:r w:rsidR="0097053A" w:rsidRPr="00E352EF" w:rsidDel="00A023FF">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58FA0DEF" w14:textId="3929076E" w:rsidR="00A023FF" w:rsidRPr="00060B0B" w:rsidRDefault="00A023FF" w:rsidP="00AC4A81">
      <w:pPr>
        <w:rPr>
          <w:ins w:id="5740" w:author="Laura Viignola" w:date="2017-06-22T17:18:00Z"/>
          <w:rFonts w:ascii="Cambria" w:eastAsia="Calibri" w:hAnsi="Cambria" w:cs="Calibri"/>
          <w:color w:val="auto"/>
        </w:rPr>
      </w:pPr>
      <w:ins w:id="5741" w:author="Laura Viignola" w:date="2017-06-22T17:14:00Z">
        <w:r w:rsidRPr="00060B0B">
          <w:rPr>
            <w:rFonts w:ascii="Cambria" w:eastAsia="Calibri" w:hAnsi="Cambria" w:cs="Calibri"/>
            <w:color w:val="auto"/>
          </w:rPr>
          <w:t>operand ::</w:t>
        </w:r>
        <w:r w:rsidRPr="00060B0B">
          <w:rPr>
            <w:rFonts w:ascii="Cambria" w:eastAsia="Calibri" w:hAnsi="Cambria" w:cs="Calibri"/>
            <w:color w:val="auto"/>
          </w:rPr>
          <w:tab/>
        </w:r>
      </w:ins>
      <w:ins w:id="5742" w:author="Utente" w:date="2017-06-23T09:39:00Z">
        <w:r w:rsidR="00E01596" w:rsidRPr="00060B0B">
          <w:rPr>
            <w:rFonts w:ascii="Cambria" w:eastAsia="Calibri" w:hAnsi="Cambria" w:cs="Calibri"/>
            <w:color w:val="auto"/>
          </w:rPr>
          <w:t>mandatory</w:t>
        </w:r>
      </w:ins>
      <w:ins w:id="5743" w:author="Utente" w:date="2017-06-23T12:07:00Z">
        <w:r w:rsidR="00294F20" w:rsidRPr="00060B0B">
          <w:rPr>
            <w:rFonts w:ascii="Cambria" w:eastAsia="Calibri" w:hAnsi="Cambria" w:cs="Calibri"/>
            <w:color w:val="auto"/>
          </w:rPr>
          <w:tab/>
        </w:r>
      </w:ins>
      <w:ins w:id="5744" w:author="Laura Viignola" w:date="2017-06-22T17:16:00Z">
        <w:r w:rsidRPr="00060B0B">
          <w:rPr>
            <w:rFonts w:ascii="Cambria" w:eastAsia="Calibri" w:hAnsi="Cambria" w:cs="Calibri"/>
            <w:color w:val="auto"/>
          </w:rPr>
          <w:t xml:space="preserve">the operand </w:t>
        </w:r>
      </w:ins>
    </w:p>
    <w:p w14:paraId="4A68ABD9" w14:textId="46D69713" w:rsidR="00B0458E" w:rsidRPr="00060B0B" w:rsidRDefault="00A023FF" w:rsidP="00AC4A81">
      <w:pPr>
        <w:rPr>
          <w:ins w:id="5745" w:author="Utente" w:date="2017-06-23T09:37:00Z"/>
          <w:rFonts w:ascii="Cambria" w:eastAsia="Calibri" w:hAnsi="Cambria" w:cs="Calibri"/>
          <w:color w:val="auto"/>
        </w:rPr>
      </w:pPr>
      <w:ins w:id="5746" w:author="Laura Viignola" w:date="2017-06-22T17:18:00Z">
        <w:del w:id="5747" w:author="Utente" w:date="2017-06-23T12:08:00Z">
          <w:r w:rsidRPr="00060B0B" w:rsidDel="00294F20">
            <w:rPr>
              <w:rFonts w:ascii="Cambria" w:eastAsia="Calibri" w:hAnsi="Cambria" w:cs="Calibri"/>
              <w:color w:val="auto"/>
            </w:rPr>
            <w:delText>list</w:delText>
          </w:r>
        </w:del>
      </w:ins>
      <w:ins w:id="5748" w:author="Utente" w:date="2017-06-23T12:08:00Z">
        <w:r w:rsidR="00294F20" w:rsidRPr="00060B0B">
          <w:rPr>
            <w:rFonts w:ascii="Cambria" w:eastAsia="Calibri" w:hAnsi="Cambria" w:cs="Calibri"/>
            <w:color w:val="auto"/>
          </w:rPr>
          <w:t>set</w:t>
        </w:r>
      </w:ins>
      <w:ins w:id="5749" w:author="Laura Viignola" w:date="2017-06-22T17:18:00Z">
        <w:r w:rsidRPr="00060B0B">
          <w:rPr>
            <w:rFonts w:ascii="Cambria" w:eastAsia="Calibri" w:hAnsi="Cambria" w:cs="Calibri"/>
            <w:color w:val="auto"/>
          </w:rPr>
          <w:t>::</w:t>
        </w:r>
      </w:ins>
      <w:ins w:id="5750" w:author="Utente" w:date="2017-06-23T09:37:00Z">
        <w:r w:rsidR="00B0458E" w:rsidRPr="00060B0B">
          <w:rPr>
            <w:rFonts w:ascii="Cambria" w:eastAsia="Calibri" w:hAnsi="Cambria" w:cs="Calibri"/>
            <w:color w:val="auto"/>
          </w:rPr>
          <w:tab/>
        </w:r>
        <w:r w:rsidR="00B0458E" w:rsidRPr="00060B0B">
          <w:rPr>
            <w:rFonts w:ascii="Cambria" w:eastAsia="Calibri" w:hAnsi="Cambria" w:cs="Calibri"/>
            <w:color w:val="auto"/>
          </w:rPr>
          <w:tab/>
        </w:r>
      </w:ins>
      <w:ins w:id="5751" w:author="Utente" w:date="2017-06-23T09:53:00Z">
        <w:r w:rsidR="000578B5" w:rsidRPr="00060B0B">
          <w:rPr>
            <w:rFonts w:ascii="Cambria" w:eastAsia="Calibri" w:hAnsi="Cambria" w:cs="Calibri"/>
            <w:color w:val="auto"/>
          </w:rPr>
          <w:t xml:space="preserve">mandatory </w:t>
        </w:r>
      </w:ins>
      <w:ins w:id="5752" w:author="Utente" w:date="2017-06-23T12:08:00Z">
        <w:r w:rsidR="00294F20" w:rsidRPr="00060B0B">
          <w:rPr>
            <w:rFonts w:ascii="Cambria" w:eastAsia="Calibri" w:hAnsi="Cambria" w:cs="Calibri"/>
            <w:color w:val="auto"/>
          </w:rPr>
          <w:tab/>
          <w:t>the set</w:t>
        </w:r>
      </w:ins>
    </w:p>
    <w:p w14:paraId="2D531CBA" w14:textId="6E4EA2C1" w:rsidR="00A023FF" w:rsidRPr="00A023FF" w:rsidDel="00294F20" w:rsidRDefault="00A023FF" w:rsidP="00AC4A81">
      <w:pPr>
        <w:rPr>
          <w:del w:id="5753" w:author="Utente" w:date="2017-06-23T12:08:00Z"/>
          <w:rFonts w:ascii="Cambria" w:eastAsia="Calibri" w:hAnsi="Cambria" w:cs="Calibri"/>
          <w:color w:val="5B9BD5"/>
        </w:rPr>
      </w:pPr>
      <w:del w:id="5754" w:author="Utente" w:date="2017-06-23T11:44:00Z">
        <w:r w:rsidDel="00E01596">
          <w:rPr>
            <w:rFonts w:ascii="Cambria" w:eastAsia="Calibri" w:hAnsi="Cambria" w:cs="Calibri"/>
            <w:color w:val="5B9BD5"/>
          </w:rPr>
          <w:tab/>
        </w:r>
      </w:del>
    </w:p>
    <w:p w14:paraId="251C52D2" w14:textId="3CACDEC0" w:rsidR="005A2227" w:rsidRPr="00E352EF" w:rsidDel="00E01596" w:rsidRDefault="0097053A" w:rsidP="00E83D59">
      <w:pPr>
        <w:rPr>
          <w:del w:id="5755" w:author="Utente" w:date="2017-06-23T11:45:00Z"/>
          <w:rFonts w:ascii="Cambria" w:hAnsi="Cambria"/>
        </w:rPr>
      </w:pPr>
      <w:del w:id="5756" w:author="Utente" w:date="2017-06-23T11:45:00Z">
        <w:r w:rsidRPr="00E352EF" w:rsidDel="00E01596">
          <w:rPr>
            <w:rFonts w:ascii="Cambria" w:eastAsia="Calibri" w:hAnsi="Cambria" w:cs="Calibri"/>
            <w:i/>
          </w:rPr>
          <w:delText xml:space="preserve">ds </w:delText>
        </w:r>
        <w:r w:rsidR="00E83D59" w:rsidRPr="00E352EF" w:rsidDel="00E01596">
          <w:rPr>
            <w:rFonts w:ascii="Cambria" w:hAnsi="Cambria"/>
          </w:rPr>
          <w:delText>:</w:delText>
        </w:r>
        <w:r w:rsidRPr="00E352EF" w:rsidDel="00E01596">
          <w:rPr>
            <w:rFonts w:ascii="Cambria" w:eastAsia="Calibri" w:hAnsi="Cambria" w:cs="Calibri"/>
          </w:rPr>
          <w:delText xml:space="preserve"> [dataset {identifier &lt;IDENT&gt; as scalar-type}+ {measure &lt;IDENT&gt; as &lt;T&gt;}+|constant&lt;T&gt;]</w:delText>
        </w:r>
      </w:del>
    </w:p>
    <w:p w14:paraId="4AA20FFD" w14:textId="390448E2" w:rsidR="005A2227" w:rsidRPr="00E352EF" w:rsidDel="00E01596" w:rsidRDefault="00E83D59" w:rsidP="00E83D59">
      <w:pPr>
        <w:rPr>
          <w:del w:id="5757" w:author="Utente" w:date="2017-06-23T11:45:00Z"/>
          <w:rFonts w:ascii="Cambria" w:hAnsi="Cambria"/>
        </w:rPr>
      </w:pPr>
      <w:del w:id="5758" w:author="Utente" w:date="2017-06-23T11:45:00Z">
        <w:r w:rsidRPr="00E352EF" w:rsidDel="00E01596">
          <w:rPr>
            <w:rFonts w:ascii="Cambria" w:eastAsia="Calibri" w:hAnsi="Cambria" w:cs="Calibri"/>
            <w:i/>
          </w:rPr>
          <w:delText>l</w:delText>
        </w:r>
        <w:r w:rsidR="0097053A" w:rsidRPr="00E352EF" w:rsidDel="00E01596">
          <w:rPr>
            <w:rFonts w:ascii="Cambria" w:eastAsia="Calibri" w:hAnsi="Cambria" w:cs="Calibri"/>
            <w:i/>
          </w:rPr>
          <w:delText>ist</w:delText>
        </w:r>
        <w:r w:rsidRPr="00E352EF" w:rsidDel="00E01596">
          <w:rPr>
            <w:rFonts w:ascii="Cambria" w:eastAsia="Calibri" w:hAnsi="Cambria" w:cs="Calibri"/>
          </w:rPr>
          <w:delText xml:space="preserve"> </w:delText>
        </w:r>
        <w:r w:rsidRPr="00E352EF" w:rsidDel="00E01596">
          <w:rPr>
            <w:rFonts w:ascii="Cambria" w:hAnsi="Cambria"/>
          </w:rPr>
          <w:delText>:</w:delText>
        </w:r>
        <w:r w:rsidR="0097053A" w:rsidRPr="00E352EF" w:rsidDel="00E01596">
          <w:rPr>
            <w:rFonts w:ascii="Cambria" w:eastAsia="Calibri" w:hAnsi="Cambria" w:cs="Calibri"/>
          </w:rPr>
          <w:delText xml:space="preserve"> list-ref</w:delText>
        </w:r>
      </w:del>
    </w:p>
    <w:p w14:paraId="464C449C" w14:textId="6EE23FDD" w:rsidR="005A2227" w:rsidRPr="00E352EF" w:rsidDel="00E01596" w:rsidRDefault="0097053A" w:rsidP="00E83D59">
      <w:pPr>
        <w:rPr>
          <w:del w:id="5759" w:author="Utente" w:date="2017-06-23T11:45:00Z"/>
          <w:rFonts w:ascii="Cambria" w:eastAsia="Calibri" w:hAnsi="Cambria" w:cs="Calibri"/>
        </w:rPr>
      </w:pPr>
      <w:del w:id="5760" w:author="Utente" w:date="2017-06-23T11:45:00Z">
        <w:r w:rsidRPr="00E352EF" w:rsidDel="00E01596">
          <w:rPr>
            <w:rFonts w:ascii="Cambria" w:eastAsia="Calibri" w:hAnsi="Cambria" w:cs="Calibri"/>
          </w:rPr>
          <w:delText>i</w:delText>
        </w:r>
      </w:del>
      <w:del w:id="5761" w:author="Utente" w:date="2017-06-23T09:37:00Z">
        <w:r w:rsidRPr="00E352EF" w:rsidDel="00B0458E">
          <w:rPr>
            <w:rFonts w:ascii="Cambria" w:eastAsia="Calibri" w:hAnsi="Cambria" w:cs="Calibri"/>
          </w:rPr>
          <w:delText>nlineList</w:delText>
        </w:r>
      </w:del>
      <w:del w:id="5762" w:author="Utente" w:date="2017-06-23T11:45:00Z">
        <w:r w:rsidR="00E83D59" w:rsidRPr="00E352EF" w:rsidDel="00E01596">
          <w:rPr>
            <w:rFonts w:ascii="Cambria" w:eastAsia="Calibri" w:hAnsi="Cambria" w:cs="Calibri"/>
          </w:rPr>
          <w:delText xml:space="preserve"> : </w:delText>
        </w:r>
        <w:r w:rsidRPr="00E352EF" w:rsidDel="00E01596">
          <w:rPr>
            <w:rFonts w:ascii="Cambria" w:eastAsia="Calibri" w:hAnsi="Cambria" w:cs="Calibri"/>
          </w:rPr>
          <w:delText xml:space="preserve"> list(</w:delText>
        </w:r>
        <w:r w:rsidRPr="00E352EF" w:rsidDel="00E01596">
          <w:rPr>
            <w:rFonts w:ascii="Cambria" w:eastAsia="Calibri" w:hAnsi="Cambria" w:cs="Calibri"/>
            <w:b/>
          </w:rPr>
          <w:delText xml:space="preserve"> </w:delText>
        </w:r>
        <w:r w:rsidRPr="00E352EF" w:rsidDel="00E01596">
          <w:rPr>
            <w:rFonts w:ascii="Cambria" w:eastAsia="Calibri" w:hAnsi="Cambria" w:cs="Calibri"/>
          </w:rPr>
          <w:delText>{constant&lt;T&gt;}+ )</w:delText>
        </w:r>
      </w:del>
    </w:p>
    <w:p w14:paraId="76F0FD7E" w14:textId="78B8FD5D" w:rsidR="00DC675D" w:rsidRPr="00E352EF" w:rsidDel="00E01596" w:rsidRDefault="00DC675D" w:rsidP="00E83D59">
      <w:pPr>
        <w:rPr>
          <w:del w:id="5763" w:author="Utente" w:date="2017-06-23T11:45:00Z"/>
          <w:rFonts w:ascii="Cambria" w:hAnsi="Cambria"/>
        </w:rPr>
      </w:pPr>
    </w:p>
    <w:p w14:paraId="1639CF66" w14:textId="214A7BF8" w:rsidR="005A2227" w:rsidRPr="00E352EF" w:rsidDel="00E01596" w:rsidRDefault="0097053A" w:rsidP="008A7573">
      <w:pPr>
        <w:numPr>
          <w:ilvl w:val="0"/>
          <w:numId w:val="4"/>
        </w:numPr>
        <w:ind w:left="360"/>
        <w:rPr>
          <w:del w:id="5764" w:author="Utente" w:date="2017-06-23T11:45:00Z"/>
          <w:rFonts w:ascii="Cambria" w:hAnsi="Cambria"/>
        </w:rPr>
      </w:pPr>
      <w:del w:id="5765" w:author="Utente" w:date="2017-06-23T11:45:00Z">
        <w:r w:rsidRPr="00E352EF" w:rsidDel="00E01596">
          <w:rPr>
            <w:rFonts w:ascii="Cambria" w:eastAsia="Calibri" w:hAnsi="Cambria" w:cs="Calibri"/>
            <w:i/>
          </w:rPr>
          <w:delText>ds</w:delText>
        </w:r>
        <w:r w:rsidRPr="00E352EF" w:rsidDel="00E01596">
          <w:rPr>
            <w:rFonts w:ascii="Cambria" w:eastAsia="Calibri" w:hAnsi="Cambria" w:cs="Calibri"/>
          </w:rPr>
          <w:delText xml:space="preserve"> – is a </w:delText>
        </w:r>
        <w:r w:rsidR="00F4601C" w:rsidRPr="00E352EF" w:rsidDel="00E01596">
          <w:delText>Dataset</w:delText>
        </w:r>
        <w:r w:rsidRPr="00E352EF" w:rsidDel="00E01596">
          <w:rPr>
            <w:rFonts w:ascii="Cambria" w:eastAsia="Calibri" w:hAnsi="Cambria" w:cs="Calibri"/>
          </w:rPr>
          <w:delText xml:space="preserve"> expression or a scalar</w:delText>
        </w:r>
      </w:del>
    </w:p>
    <w:p w14:paraId="42D64303" w14:textId="22A0D038" w:rsidR="005A2227" w:rsidRPr="00E352EF" w:rsidDel="00E01596" w:rsidRDefault="0097053A" w:rsidP="008A7573">
      <w:pPr>
        <w:numPr>
          <w:ilvl w:val="0"/>
          <w:numId w:val="4"/>
        </w:numPr>
        <w:ind w:left="360"/>
        <w:rPr>
          <w:del w:id="5766" w:author="Utente" w:date="2017-06-23T11:45:00Z"/>
          <w:rFonts w:ascii="Cambria" w:hAnsi="Cambria"/>
        </w:rPr>
      </w:pPr>
      <w:del w:id="5767" w:author="Utente" w:date="2017-06-23T11:45:00Z">
        <w:r w:rsidRPr="00E352EF" w:rsidDel="00E01596">
          <w:rPr>
            <w:rFonts w:ascii="Cambria" w:eastAsia="Calibri" w:hAnsi="Cambria" w:cs="Calibri"/>
            <w:i/>
          </w:rPr>
          <w:delText>list</w:delText>
        </w:r>
        <w:r w:rsidRPr="00E352EF" w:rsidDel="00E01596">
          <w:rPr>
            <w:rFonts w:ascii="Cambria" w:eastAsia="Calibri" w:hAnsi="Cambria" w:cs="Calibri"/>
          </w:rPr>
          <w:delText xml:space="preserve"> – is a reference to a valid List.</w:delText>
        </w:r>
      </w:del>
    </w:p>
    <w:p w14:paraId="30D5A474" w14:textId="3CC4FB3E" w:rsidR="005A2227" w:rsidRPr="00E352EF" w:rsidDel="00E01596" w:rsidRDefault="0097053A" w:rsidP="008A7573">
      <w:pPr>
        <w:numPr>
          <w:ilvl w:val="0"/>
          <w:numId w:val="4"/>
        </w:numPr>
        <w:ind w:left="360"/>
        <w:rPr>
          <w:del w:id="5768" w:author="Utente" w:date="2017-06-23T11:45:00Z"/>
          <w:rFonts w:ascii="Cambria" w:hAnsi="Cambria"/>
        </w:rPr>
      </w:pPr>
      <w:del w:id="5769" w:author="Utente" w:date="2017-06-23T11:45:00Z">
        <w:r w:rsidRPr="00E352EF" w:rsidDel="00E01596">
          <w:rPr>
            <w:rFonts w:ascii="Cambria" w:eastAsia="Calibri" w:hAnsi="Cambria" w:cs="Calibri"/>
            <w:i/>
          </w:rPr>
          <w:delText>inlineList</w:delText>
        </w:r>
        <w:r w:rsidRPr="00E352EF" w:rsidDel="00E01596">
          <w:rPr>
            <w:rFonts w:ascii="Cambria" w:eastAsia="Calibri" w:hAnsi="Cambria" w:cs="Calibri"/>
          </w:rPr>
          <w:delText xml:space="preserve"> – is an in-line specification of a List. The elements of the List are constants.</w:delText>
        </w:r>
      </w:del>
    </w:p>
    <w:p w14:paraId="48E79E90" w14:textId="77777777" w:rsidR="00D71CDA" w:rsidRDefault="00D71CDA" w:rsidP="00E01596">
      <w:pPr>
        <w:rPr>
          <w:ins w:id="5770" w:author="Utente" w:date="2017-06-27T17:24:00Z"/>
          <w:rFonts w:eastAsia="Calibri" w:cs="Calibri"/>
          <w:i/>
          <w:color w:val="5B9BD5"/>
        </w:rPr>
      </w:pPr>
    </w:p>
    <w:p w14:paraId="584B13D9" w14:textId="77777777" w:rsidR="00E01596" w:rsidRDefault="00E01596" w:rsidP="00E01596">
      <w:pPr>
        <w:rPr>
          <w:ins w:id="5771" w:author="Utente" w:date="2017-06-23T11:46:00Z"/>
          <w:rFonts w:eastAsia="Calibri" w:cs="Calibri"/>
          <w:i/>
          <w:color w:val="5B9BD5"/>
        </w:rPr>
      </w:pPr>
      <w:ins w:id="5772" w:author="Utente" w:date="2017-06-23T11:46:00Z">
        <w:r w:rsidRPr="00E01596">
          <w:rPr>
            <w:rFonts w:eastAsia="Calibri" w:cs="Calibri"/>
            <w:i/>
            <w:color w:val="5B9BD5"/>
          </w:rPr>
          <w:t>Examples of valid syntaxes</w:t>
        </w:r>
      </w:ins>
    </w:p>
    <w:p w14:paraId="74211813" w14:textId="3FDE2CF3" w:rsidR="00E01596" w:rsidRPr="00D71CDA" w:rsidRDefault="00E01596" w:rsidP="00E01596">
      <w:pPr>
        <w:rPr>
          <w:ins w:id="5773" w:author="Utente" w:date="2017-06-23T11:46:00Z"/>
          <w:rFonts w:ascii="Arial" w:eastAsia="Calibri" w:hAnsi="Arial" w:cs="Arial"/>
          <w:color w:val="auto"/>
        </w:rPr>
      </w:pPr>
      <w:ins w:id="5774" w:author="Utente" w:date="2017-06-23T11:46:00Z">
        <w:r w:rsidRPr="00D71CDA">
          <w:rPr>
            <w:rFonts w:ascii="Arial" w:eastAsia="Calibri" w:hAnsi="Arial" w:cs="Arial"/>
            <w:color w:val="auto"/>
          </w:rPr>
          <w:t xml:space="preserve">DS_1 </w:t>
        </w:r>
        <w:r w:rsidRPr="00D71CDA">
          <w:rPr>
            <w:rFonts w:ascii="Arial" w:eastAsia="Calibri" w:hAnsi="Arial" w:cs="Arial"/>
            <w:b/>
            <w:color w:val="auto"/>
          </w:rPr>
          <w:t>in</w:t>
        </w:r>
        <w:r w:rsidRPr="00D71CDA">
          <w:rPr>
            <w:rFonts w:ascii="Arial" w:eastAsia="Calibri" w:hAnsi="Arial" w:cs="Arial"/>
            <w:color w:val="auto"/>
          </w:rPr>
          <w:t xml:space="preserve"> </w:t>
        </w:r>
      </w:ins>
      <w:ins w:id="5775" w:author="Utente" w:date="2017-07-05T17:30:00Z">
        <w:r w:rsidR="00BD26B7">
          <w:rPr>
            <w:rFonts w:ascii="Arial" w:eastAsia="Calibri" w:hAnsi="Arial" w:cs="Arial"/>
            <w:color w:val="auto"/>
          </w:rPr>
          <w:t>[</w:t>
        </w:r>
      </w:ins>
      <w:ins w:id="5776" w:author="Utente" w:date="2017-06-23T12:05:00Z">
        <w:r w:rsidR="00294F20" w:rsidRPr="00D71CDA">
          <w:rPr>
            <w:rFonts w:ascii="Arial" w:eastAsia="Calibri" w:hAnsi="Arial" w:cs="Arial"/>
            <w:color w:val="auto"/>
          </w:rPr>
          <w:t>1,2,3</w:t>
        </w:r>
      </w:ins>
      <w:ins w:id="5777" w:author="Utente" w:date="2017-07-05T17:30:00Z">
        <w:r w:rsidR="00BD26B7">
          <w:rPr>
            <w:rFonts w:ascii="Arial" w:eastAsia="Calibri" w:hAnsi="Arial" w:cs="Arial"/>
            <w:color w:val="auto"/>
          </w:rPr>
          <w:t>]</w:t>
        </w:r>
      </w:ins>
    </w:p>
    <w:p w14:paraId="5BD75DD3" w14:textId="77777777" w:rsidR="00E01596" w:rsidRDefault="00E01596" w:rsidP="00AC4A81">
      <w:pPr>
        <w:rPr>
          <w:ins w:id="5778" w:author="Utente" w:date="2017-06-23T11:46:00Z"/>
          <w:rFonts w:ascii="Cambria" w:eastAsia="Calibri" w:hAnsi="Cambria" w:cs="Calibri"/>
          <w:i/>
          <w:color w:val="5B9BD5"/>
        </w:rPr>
      </w:pPr>
    </w:p>
    <w:p w14:paraId="31A60C43" w14:textId="77777777" w:rsidR="00294F20" w:rsidRPr="00294F20" w:rsidRDefault="00294F20" w:rsidP="00294F20">
      <w:pPr>
        <w:rPr>
          <w:ins w:id="5779" w:author="Utente" w:date="2017-06-23T12:07:00Z"/>
          <w:rFonts w:ascii="Cambria" w:eastAsia="Calibri" w:hAnsi="Cambria" w:cs="Calibri"/>
          <w:i/>
          <w:color w:val="5B9BD5"/>
        </w:rPr>
      </w:pPr>
      <w:ins w:id="5780" w:author="Utente" w:date="2017-06-23T12:07:00Z">
        <w:r w:rsidRPr="00294F20">
          <w:rPr>
            <w:rFonts w:ascii="Cambria" w:eastAsia="Calibri" w:hAnsi="Cambria" w:cs="Calibri"/>
            <w:i/>
            <w:color w:val="5B9BD5"/>
          </w:rPr>
          <w:t>Semantic for scalar operations</w:t>
        </w:r>
      </w:ins>
    </w:p>
    <w:p w14:paraId="15F87416" w14:textId="29B90FA9" w:rsidR="00294F20" w:rsidRPr="00D71CDA" w:rsidRDefault="00294F20" w:rsidP="00294F20">
      <w:pPr>
        <w:rPr>
          <w:ins w:id="5781" w:author="Utente" w:date="2017-06-23T12:08:00Z"/>
          <w:rFonts w:ascii="Cambria" w:eastAsia="Calibri" w:hAnsi="Cambria" w:cs="Calibri"/>
          <w:i/>
          <w:color w:val="auto"/>
        </w:rPr>
      </w:pPr>
      <w:ins w:id="5782" w:author="Utente" w:date="2017-06-23T12:07:00Z">
        <w:r w:rsidRPr="00D71CDA">
          <w:rPr>
            <w:rFonts w:ascii="Cambria" w:eastAsia="Calibri" w:hAnsi="Cambria" w:cs="Calibri"/>
            <w:i/>
            <w:color w:val="auto"/>
          </w:rPr>
          <w:t>The operator verifies if  a value of an operand belongs to a set of values</w:t>
        </w:r>
      </w:ins>
      <w:ins w:id="5783" w:author="Utente" w:date="2017-06-23T12:08:00Z">
        <w:r w:rsidRPr="00D71CDA">
          <w:rPr>
            <w:rFonts w:ascii="Cambria" w:eastAsia="Calibri" w:hAnsi="Cambria" w:cs="Calibri"/>
            <w:i/>
            <w:color w:val="auto"/>
          </w:rPr>
          <w:t>.</w:t>
        </w:r>
        <w:r w:rsidRPr="00D71CDA">
          <w:rPr>
            <w:rFonts w:ascii="Cambria" w:eastAsia="Calibri" w:hAnsi="Cambria" w:cs="Calibri"/>
            <w:color w:val="auto"/>
          </w:rPr>
          <w:t xml:space="preserve"> The operand</w:t>
        </w:r>
      </w:ins>
      <w:ins w:id="5784" w:author="Utente" w:date="2017-06-23T12:09:00Z">
        <w:r w:rsidRPr="00D71CDA">
          <w:rPr>
            <w:rFonts w:ascii="Cambria" w:eastAsia="Calibri" w:hAnsi="Cambria" w:cs="Calibri"/>
            <w:color w:val="auto"/>
          </w:rPr>
          <w:t xml:space="preserve"> and the set</w:t>
        </w:r>
      </w:ins>
      <w:ins w:id="5785" w:author="Utente" w:date="2017-06-23T12:08:00Z">
        <w:r w:rsidRPr="00D71CDA">
          <w:rPr>
            <w:rFonts w:ascii="Cambria" w:eastAsia="Calibri" w:hAnsi="Cambria" w:cs="Calibri"/>
            <w:color w:val="auto"/>
          </w:rPr>
          <w:t xml:space="preserve"> can be of any scalar-type</w:t>
        </w:r>
      </w:ins>
    </w:p>
    <w:p w14:paraId="0B5ED7CC" w14:textId="64A7D738" w:rsidR="00E01596" w:rsidRDefault="00E01596" w:rsidP="00AC4A81">
      <w:pPr>
        <w:rPr>
          <w:ins w:id="5786" w:author="Utente" w:date="2017-06-23T11:46:00Z"/>
          <w:rFonts w:ascii="Cambria" w:eastAsia="Calibri" w:hAnsi="Cambria" w:cs="Calibri"/>
          <w:i/>
          <w:color w:val="5B9BD5"/>
        </w:rPr>
      </w:pPr>
    </w:p>
    <w:p w14:paraId="4DABD452" w14:textId="77777777" w:rsidR="00294F20" w:rsidRPr="006B6757" w:rsidRDefault="00294F20" w:rsidP="00294F20">
      <w:pPr>
        <w:rPr>
          <w:ins w:id="5787" w:author="Utente" w:date="2017-06-23T12:10:00Z"/>
          <w:rFonts w:ascii="Cambria" w:hAnsi="Cambria"/>
          <w:i/>
        </w:rPr>
      </w:pPr>
      <w:ins w:id="5788" w:author="Utente" w:date="2017-06-23T12:10:00Z">
        <w:r w:rsidRPr="006B6757">
          <w:rPr>
            <w:rFonts w:ascii="Cambria" w:hAnsi="Cambria"/>
            <w:i/>
          </w:rPr>
          <w:t>Example</w:t>
        </w:r>
        <w:r>
          <w:rPr>
            <w:rFonts w:ascii="Cambria" w:hAnsi="Cambria"/>
            <w:i/>
          </w:rPr>
          <w:t>s</w:t>
        </w:r>
      </w:ins>
    </w:p>
    <w:p w14:paraId="73C564AA" w14:textId="29541970" w:rsidR="00294F20" w:rsidRPr="00D71CDA" w:rsidRDefault="00294F20" w:rsidP="00AC4A81">
      <w:pPr>
        <w:rPr>
          <w:ins w:id="5789" w:author="Utente" w:date="2017-06-23T12:08:00Z"/>
          <w:rFonts w:ascii="Arial" w:eastAsia="Calibri" w:hAnsi="Arial" w:cs="Arial"/>
          <w:color w:val="auto"/>
        </w:rPr>
      </w:pPr>
      <w:ins w:id="5790" w:author="Utente" w:date="2017-06-23T12:10:00Z">
        <w:r w:rsidRPr="00D71CDA">
          <w:rPr>
            <w:rFonts w:ascii="Arial" w:eastAsia="Calibri" w:hAnsi="Arial" w:cs="Arial"/>
            <w:color w:val="auto"/>
          </w:rPr>
          <w:t xml:space="preserve">1 </w:t>
        </w:r>
        <w:r w:rsidRPr="00D71CDA">
          <w:rPr>
            <w:rFonts w:ascii="Arial" w:eastAsia="Calibri" w:hAnsi="Arial" w:cs="Arial"/>
            <w:b/>
            <w:color w:val="auto"/>
          </w:rPr>
          <w:t>in</w:t>
        </w:r>
        <w:r w:rsidR="00BD26B7">
          <w:rPr>
            <w:rFonts w:ascii="Arial" w:eastAsia="Calibri" w:hAnsi="Arial" w:cs="Arial"/>
            <w:color w:val="auto"/>
          </w:rPr>
          <w:t xml:space="preserve"> </w:t>
        </w:r>
      </w:ins>
      <w:ins w:id="5791" w:author="Utente" w:date="2017-07-05T17:30:00Z">
        <w:r w:rsidR="00BD26B7">
          <w:rPr>
            <w:rFonts w:ascii="Arial" w:eastAsia="Calibri" w:hAnsi="Arial" w:cs="Arial"/>
            <w:color w:val="auto"/>
          </w:rPr>
          <w:t>[</w:t>
        </w:r>
      </w:ins>
      <w:ins w:id="5792" w:author="Utente" w:date="2017-06-23T12:10:00Z">
        <w:r w:rsidR="00BD26B7">
          <w:rPr>
            <w:rFonts w:ascii="Arial" w:eastAsia="Calibri" w:hAnsi="Arial" w:cs="Arial"/>
            <w:color w:val="auto"/>
          </w:rPr>
          <w:t>1,2,3</w:t>
        </w:r>
      </w:ins>
      <w:ins w:id="5793" w:author="Utente" w:date="2017-07-05T17:30:00Z">
        <w:r w:rsidR="00BD26B7">
          <w:rPr>
            <w:rFonts w:ascii="Arial" w:eastAsia="Calibri" w:hAnsi="Arial" w:cs="Arial"/>
            <w:color w:val="auto"/>
          </w:rPr>
          <w:t>]</w:t>
        </w:r>
      </w:ins>
      <w:ins w:id="5794" w:author="Utente" w:date="2017-06-23T12:21:00Z">
        <w:r w:rsidR="00FC7F15" w:rsidRPr="00D71CDA">
          <w:rPr>
            <w:rFonts w:ascii="Arial" w:eastAsia="Calibri" w:hAnsi="Arial" w:cs="Arial"/>
            <w:color w:val="auto"/>
          </w:rPr>
          <w:t xml:space="preserve">  </w:t>
        </w:r>
      </w:ins>
      <w:ins w:id="5795" w:author="Utente" w:date="2017-06-23T12:10:00Z">
        <w:r w:rsidRPr="00D71CDA">
          <w:rPr>
            <w:rFonts w:ascii="Arial" w:eastAsia="Calibri" w:hAnsi="Arial" w:cs="Arial"/>
            <w:color w:val="auto"/>
          </w:rPr>
          <w:t>gives: true</w:t>
        </w:r>
      </w:ins>
    </w:p>
    <w:p w14:paraId="41290AB2" w14:textId="3B564937" w:rsidR="00294F20" w:rsidRPr="00D71CDA" w:rsidRDefault="00144678" w:rsidP="00AC4A81">
      <w:pPr>
        <w:rPr>
          <w:ins w:id="5796" w:author="Utente" w:date="2017-06-23T12:08:00Z"/>
          <w:rFonts w:ascii="Arial" w:eastAsia="Calibri" w:hAnsi="Arial" w:cs="Arial"/>
          <w:color w:val="auto"/>
        </w:rPr>
      </w:pPr>
      <w:ins w:id="5797" w:author="Utente" w:date="2017-06-23T12:14:00Z">
        <w:r w:rsidRPr="00D71CDA">
          <w:rPr>
            <w:rFonts w:ascii="Arial" w:eastAsia="Calibri" w:hAnsi="Arial" w:cs="Arial"/>
            <w:color w:val="auto"/>
            <w:highlight w:val="yellow"/>
          </w:rPr>
          <w:t xml:space="preserve">“a” </w:t>
        </w:r>
        <w:r w:rsidRPr="00D71CDA">
          <w:rPr>
            <w:rFonts w:ascii="Arial" w:eastAsia="Calibri" w:hAnsi="Arial" w:cs="Arial"/>
            <w:b/>
            <w:color w:val="auto"/>
            <w:highlight w:val="yellow"/>
          </w:rPr>
          <w:t>in</w:t>
        </w:r>
        <w:r w:rsidR="00BD26B7">
          <w:rPr>
            <w:rFonts w:ascii="Arial" w:eastAsia="Calibri" w:hAnsi="Arial" w:cs="Arial"/>
            <w:color w:val="auto"/>
            <w:highlight w:val="yellow"/>
          </w:rPr>
          <w:t xml:space="preserve"> </w:t>
        </w:r>
      </w:ins>
      <w:ins w:id="5798" w:author="Utente" w:date="2017-07-05T17:30:00Z">
        <w:r w:rsidR="00BD26B7">
          <w:rPr>
            <w:rFonts w:ascii="Arial" w:eastAsia="Calibri" w:hAnsi="Arial" w:cs="Arial"/>
            <w:color w:val="auto"/>
            <w:highlight w:val="yellow"/>
          </w:rPr>
          <w:t>[</w:t>
        </w:r>
      </w:ins>
      <w:ins w:id="5799" w:author="Utente" w:date="2017-06-23T12:14:00Z">
        <w:r w:rsidRPr="00D71CDA">
          <w:rPr>
            <w:rFonts w:ascii="Arial" w:eastAsia="Calibri" w:hAnsi="Arial" w:cs="Arial"/>
            <w:color w:val="auto"/>
            <w:highlight w:val="yellow"/>
          </w:rPr>
          <w:t>“A”, “ab”, “bb”, “bc”</w:t>
        </w:r>
      </w:ins>
      <w:ins w:id="5800" w:author="Utente" w:date="2017-07-05T17:30:00Z">
        <w:r w:rsidR="00BD26B7">
          <w:rPr>
            <w:rFonts w:ascii="Arial" w:eastAsia="Calibri" w:hAnsi="Arial" w:cs="Arial"/>
            <w:color w:val="auto"/>
            <w:highlight w:val="yellow"/>
          </w:rPr>
          <w:t>]</w:t>
        </w:r>
      </w:ins>
      <w:ins w:id="5801" w:author="Utente" w:date="2017-06-23T12:21:00Z">
        <w:r w:rsidR="00FC7F15" w:rsidRPr="00D71CDA">
          <w:rPr>
            <w:rFonts w:ascii="Arial" w:eastAsia="Calibri" w:hAnsi="Arial" w:cs="Arial"/>
            <w:color w:val="auto"/>
            <w:highlight w:val="yellow"/>
          </w:rPr>
          <w:t xml:space="preserve">  </w:t>
        </w:r>
      </w:ins>
      <w:ins w:id="5802" w:author="Utente" w:date="2017-06-23T12:15:00Z">
        <w:r w:rsidRPr="00D71CDA">
          <w:rPr>
            <w:rFonts w:ascii="Arial" w:eastAsia="Calibri" w:hAnsi="Arial" w:cs="Arial"/>
            <w:color w:val="auto"/>
            <w:highlight w:val="yellow"/>
          </w:rPr>
          <w:t>gives: false</w:t>
        </w:r>
      </w:ins>
    </w:p>
    <w:p w14:paraId="7989FF32" w14:textId="77777777" w:rsidR="00294F20" w:rsidRDefault="00294F20" w:rsidP="00AC4A81">
      <w:pPr>
        <w:rPr>
          <w:ins w:id="5803" w:author="Utente" w:date="2017-06-23T12:15:00Z"/>
          <w:rFonts w:ascii="Cambria" w:eastAsia="Calibri" w:hAnsi="Cambria" w:cs="Calibri"/>
          <w:i/>
          <w:color w:val="5B9BD5"/>
        </w:rPr>
      </w:pPr>
    </w:p>
    <w:p w14:paraId="0AA2912E" w14:textId="77777777" w:rsidR="00144678" w:rsidRDefault="00144678" w:rsidP="00144678">
      <w:pPr>
        <w:rPr>
          <w:ins w:id="5804" w:author="Utente" w:date="2017-06-23T12:15:00Z"/>
          <w:rFonts w:ascii="Cambria" w:eastAsia="Calibri" w:hAnsi="Cambria" w:cs="Calibri"/>
          <w:i/>
          <w:color w:val="5B9BD5"/>
        </w:rPr>
      </w:pPr>
      <w:ins w:id="5805" w:author="Utente" w:date="2017-06-23T12:15:00Z">
        <w:r>
          <w:rPr>
            <w:rFonts w:ascii="Cambria" w:eastAsia="Calibri" w:hAnsi="Cambria" w:cs="Calibri"/>
            <w:i/>
            <w:color w:val="5B9BD5"/>
          </w:rPr>
          <w:t>Input parameters type</w:t>
        </w:r>
      </w:ins>
    </w:p>
    <w:p w14:paraId="673F566F" w14:textId="215E2EF7" w:rsidR="00144678" w:rsidRPr="00060B0B" w:rsidRDefault="00144678" w:rsidP="00144678">
      <w:pPr>
        <w:rPr>
          <w:ins w:id="5806" w:author="Utente" w:date="2017-06-23T12:15:00Z"/>
          <w:rFonts w:asciiTheme="majorHAnsi" w:eastAsia="Calibri" w:hAnsiTheme="majorHAnsi" w:cs="Arial"/>
          <w:color w:val="auto"/>
        </w:rPr>
      </w:pPr>
      <w:ins w:id="5807" w:author="Utente" w:date="2017-06-23T12:16:00Z">
        <w:r w:rsidRPr="00060B0B">
          <w:rPr>
            <w:rFonts w:asciiTheme="majorHAnsi" w:eastAsia="Calibri" w:hAnsiTheme="majorHAnsi" w:cs="Arial"/>
            <w:i/>
            <w:color w:val="auto"/>
          </w:rPr>
          <w:t>Operand</w:t>
        </w:r>
      </w:ins>
      <w:ins w:id="5808" w:author="Utente" w:date="2017-06-23T12:17:00Z">
        <w:r w:rsidRPr="00060B0B">
          <w:rPr>
            <w:rFonts w:asciiTheme="majorHAnsi" w:eastAsia="Calibri" w:hAnsiTheme="majorHAnsi" w:cs="Arial"/>
            <w:color w:val="auto"/>
          </w:rPr>
          <w:t xml:space="preserve"> </w:t>
        </w:r>
      </w:ins>
      <w:ins w:id="5809" w:author="Utente" w:date="2017-06-23T12:15:00Z">
        <w:r w:rsidRPr="00060B0B">
          <w:rPr>
            <w:rFonts w:asciiTheme="majorHAnsi" w:eastAsia="Calibri" w:hAnsiTheme="majorHAnsi" w:cs="Arial"/>
            <w:color w:val="auto"/>
          </w:rPr>
          <w:t>::</w:t>
        </w:r>
      </w:ins>
      <w:ins w:id="5810" w:author="Utente" w:date="2017-06-23T12:17:00Z">
        <w:r w:rsidRPr="00060B0B">
          <w:rPr>
            <w:rFonts w:asciiTheme="majorHAnsi" w:eastAsia="Calibri" w:hAnsiTheme="majorHAnsi" w:cs="Arial"/>
            <w:color w:val="auto"/>
          </w:rPr>
          <w:tab/>
          <w:t xml:space="preserve">   </w:t>
        </w:r>
      </w:ins>
      <w:ins w:id="5811" w:author="Utente" w:date="2017-06-23T12:15:00Z">
        <w:r w:rsidRPr="00060B0B">
          <w:rPr>
            <w:rFonts w:asciiTheme="majorHAnsi" w:eastAsia="Calibri" w:hAnsiTheme="majorHAnsi" w:cs="Arial"/>
            <w:color w:val="auto"/>
          </w:rPr>
          <w:t>dataset   {measure&lt;</w:t>
        </w:r>
      </w:ins>
      <w:ins w:id="5812" w:author="Utente" w:date="2017-06-23T17:17:00Z">
        <w:r w:rsidR="00234472" w:rsidRPr="00060B0B">
          <w:rPr>
            <w:rFonts w:asciiTheme="majorHAnsi" w:eastAsia="Calibri" w:hAnsiTheme="majorHAnsi" w:cs="Arial"/>
            <w:color w:val="auto"/>
          </w:rPr>
          <w:t>scalar</w:t>
        </w:r>
      </w:ins>
      <w:ins w:id="5813" w:author="Utente" w:date="2017-06-23T12:15:00Z">
        <w:r w:rsidRPr="00060B0B">
          <w:rPr>
            <w:rFonts w:asciiTheme="majorHAnsi" w:eastAsia="Calibri" w:hAnsiTheme="majorHAnsi" w:cs="Arial"/>
            <w:color w:val="auto"/>
          </w:rPr>
          <w:t>&gt; _}</w:t>
        </w:r>
      </w:ins>
    </w:p>
    <w:p w14:paraId="03E3DD89" w14:textId="2BD1B859" w:rsidR="00144678" w:rsidRPr="00060B0B" w:rsidRDefault="00144678" w:rsidP="00144678">
      <w:pPr>
        <w:ind w:left="706" w:firstLine="706"/>
        <w:rPr>
          <w:ins w:id="5814" w:author="Utente" w:date="2017-06-23T12:15:00Z"/>
          <w:rFonts w:asciiTheme="majorHAnsi" w:eastAsia="Calibri" w:hAnsiTheme="majorHAnsi" w:cs="Arial"/>
          <w:color w:val="auto"/>
        </w:rPr>
      </w:pPr>
      <w:ins w:id="5815" w:author="Utente" w:date="2017-06-23T12:15:00Z">
        <w:r w:rsidRPr="00060B0B">
          <w:rPr>
            <w:rFonts w:asciiTheme="majorHAnsi" w:eastAsia="Calibri" w:hAnsiTheme="majorHAnsi" w:cs="Arial"/>
            <w:color w:val="auto"/>
          </w:rPr>
          <w:t>|  component&lt;</w:t>
        </w:r>
      </w:ins>
      <w:ins w:id="5816" w:author="Utente" w:date="2017-06-23T17:17:00Z">
        <w:r w:rsidR="00234472" w:rsidRPr="00060B0B">
          <w:rPr>
            <w:rFonts w:asciiTheme="majorHAnsi" w:eastAsia="Calibri" w:hAnsiTheme="majorHAnsi" w:cs="Arial"/>
            <w:color w:val="auto"/>
          </w:rPr>
          <w:t>scalar</w:t>
        </w:r>
      </w:ins>
      <w:ins w:id="5817" w:author="Utente" w:date="2017-06-23T12:15:00Z">
        <w:r w:rsidRPr="00060B0B">
          <w:rPr>
            <w:rFonts w:asciiTheme="majorHAnsi" w:eastAsia="Calibri" w:hAnsiTheme="majorHAnsi" w:cs="Arial"/>
            <w:color w:val="auto"/>
          </w:rPr>
          <w:t>&gt;</w:t>
        </w:r>
      </w:ins>
    </w:p>
    <w:p w14:paraId="57B671E3" w14:textId="77777777" w:rsidR="00144678" w:rsidRPr="00060B0B" w:rsidRDefault="00144678" w:rsidP="00144678">
      <w:pPr>
        <w:ind w:left="706" w:firstLine="706"/>
        <w:rPr>
          <w:ins w:id="5818" w:author="Utente" w:date="2017-06-23T12:15:00Z"/>
          <w:rFonts w:asciiTheme="majorHAnsi" w:eastAsia="Calibri" w:hAnsiTheme="majorHAnsi" w:cs="Arial"/>
          <w:noProof/>
          <w:color w:val="auto"/>
          <w:lang w:val="en-US"/>
        </w:rPr>
      </w:pPr>
      <w:ins w:id="5819" w:author="Utente" w:date="2017-06-23T12:15:00Z">
        <w:r w:rsidRPr="00060B0B">
          <w:rPr>
            <w:rFonts w:asciiTheme="majorHAnsi" w:eastAsia="Calibri" w:hAnsiTheme="majorHAnsi" w:cs="Arial"/>
            <w:color w:val="auto"/>
          </w:rPr>
          <w:t xml:space="preserve">|  scalar   </w:t>
        </w:r>
        <w:r w:rsidRPr="00060B0B">
          <w:rPr>
            <w:rFonts w:asciiTheme="majorHAnsi" w:eastAsia="Calibri" w:hAnsiTheme="majorHAnsi" w:cs="Arial"/>
            <w:noProof/>
            <w:color w:val="auto"/>
            <w:lang w:val="en-US"/>
          </w:rPr>
          <w:t xml:space="preserve"> </w:t>
        </w:r>
      </w:ins>
    </w:p>
    <w:p w14:paraId="3B38F20F" w14:textId="2CB521F8" w:rsidR="00144678" w:rsidRPr="00060B0B" w:rsidRDefault="00144678" w:rsidP="00AC4A81">
      <w:pPr>
        <w:rPr>
          <w:ins w:id="5820" w:author="Utente" w:date="2017-06-23T12:08:00Z"/>
          <w:rFonts w:asciiTheme="majorHAnsi" w:eastAsia="Calibri" w:hAnsiTheme="majorHAnsi" w:cs="Arial"/>
          <w:color w:val="auto"/>
        </w:rPr>
      </w:pPr>
      <w:ins w:id="5821" w:author="Utente" w:date="2017-06-23T12:16:00Z">
        <w:r w:rsidRPr="00060B0B">
          <w:rPr>
            <w:rFonts w:asciiTheme="majorHAnsi" w:eastAsia="Calibri" w:hAnsiTheme="majorHAnsi" w:cs="Arial"/>
            <w:i/>
            <w:color w:val="auto"/>
            <w:highlight w:val="yellow"/>
          </w:rPr>
          <w:t>Set</w:t>
        </w:r>
      </w:ins>
      <w:ins w:id="5822" w:author="Utente" w:date="2017-06-23T12:17:00Z">
        <w:r w:rsidRPr="00060B0B">
          <w:rPr>
            <w:rFonts w:asciiTheme="majorHAnsi" w:eastAsia="Calibri" w:hAnsiTheme="majorHAnsi" w:cs="Arial"/>
            <w:color w:val="auto"/>
            <w:highlight w:val="yellow"/>
          </w:rPr>
          <w:t xml:space="preserve"> </w:t>
        </w:r>
      </w:ins>
      <w:ins w:id="5823" w:author="Utente" w:date="2017-06-23T12:16:00Z">
        <w:r w:rsidRPr="00060B0B">
          <w:rPr>
            <w:rFonts w:asciiTheme="majorHAnsi" w:eastAsia="Calibri" w:hAnsiTheme="majorHAnsi" w:cs="Arial"/>
            <w:color w:val="auto"/>
            <w:highlight w:val="yellow"/>
          </w:rPr>
          <w:t>::</w:t>
        </w:r>
      </w:ins>
      <w:ins w:id="5824" w:author="Utente" w:date="2017-06-23T12:17:00Z">
        <w:r w:rsidRPr="00060B0B">
          <w:rPr>
            <w:rFonts w:asciiTheme="majorHAnsi" w:eastAsia="Calibri" w:hAnsiTheme="majorHAnsi" w:cs="Arial"/>
            <w:color w:val="auto"/>
            <w:highlight w:val="yellow"/>
          </w:rPr>
          <w:tab/>
          <w:t xml:space="preserve">   </w:t>
        </w:r>
      </w:ins>
      <w:ins w:id="5825" w:author="Utente" w:date="2017-06-27T17:30:00Z">
        <w:r w:rsidR="00D71CDA" w:rsidRPr="00060B0B">
          <w:rPr>
            <w:rFonts w:asciiTheme="majorHAnsi" w:eastAsia="Calibri" w:hAnsiTheme="majorHAnsi" w:cs="Arial"/>
            <w:color w:val="auto"/>
            <w:highlight w:val="yellow"/>
          </w:rPr>
          <w:tab/>
        </w:r>
      </w:ins>
      <w:ins w:id="5826" w:author="Utente" w:date="2017-06-27T17:32:00Z">
        <w:r w:rsidR="00D71CDA" w:rsidRPr="00060B0B">
          <w:rPr>
            <w:rFonts w:asciiTheme="majorHAnsi" w:eastAsia="Calibri" w:hAnsiTheme="majorHAnsi" w:cs="Arial"/>
            <w:color w:val="auto"/>
            <w:highlight w:val="yellow"/>
          </w:rPr>
          <w:t>set{</w:t>
        </w:r>
      </w:ins>
      <w:ins w:id="5827" w:author="Utente" w:date="2017-06-23T12:17:00Z">
        <w:r w:rsidR="00D71CDA" w:rsidRPr="00060B0B">
          <w:rPr>
            <w:rFonts w:asciiTheme="majorHAnsi" w:eastAsia="Calibri" w:hAnsiTheme="majorHAnsi" w:cs="Arial"/>
            <w:color w:val="auto"/>
            <w:highlight w:val="yellow"/>
          </w:rPr>
          <w:t>&lt;scalar&gt;+</w:t>
        </w:r>
      </w:ins>
      <w:ins w:id="5828" w:author="Utente" w:date="2017-06-27T17:32:00Z">
        <w:r w:rsidR="00D71CDA" w:rsidRPr="00060B0B">
          <w:rPr>
            <w:rFonts w:asciiTheme="majorHAnsi" w:eastAsia="Calibri" w:hAnsiTheme="majorHAnsi" w:cs="Arial"/>
            <w:color w:val="auto"/>
          </w:rPr>
          <w:t>}</w:t>
        </w:r>
      </w:ins>
    </w:p>
    <w:p w14:paraId="1681529D" w14:textId="77777777" w:rsidR="002C5841" w:rsidRDefault="002C5841" w:rsidP="00144678">
      <w:pPr>
        <w:rPr>
          <w:ins w:id="5829" w:author="Utente" w:date="2017-07-05T23:41:00Z"/>
          <w:rFonts w:ascii="Cambria" w:eastAsia="Calibri" w:hAnsi="Cambria" w:cs="Calibri"/>
          <w:i/>
          <w:color w:val="5B9BD5"/>
        </w:rPr>
      </w:pPr>
    </w:p>
    <w:p w14:paraId="18C702C0" w14:textId="77777777" w:rsidR="00F73B8C" w:rsidRPr="00E64258" w:rsidDel="0026664B" w:rsidRDefault="00F73B8C" w:rsidP="00F73B8C">
      <w:pPr>
        <w:rPr>
          <w:ins w:id="5830" w:author="Utente" w:date="2017-07-05T23:41:00Z"/>
          <w:del w:id="5831" w:author="Laura Viignola" w:date="2017-07-10T16:20:00Z"/>
          <w:rFonts w:ascii="Cambria" w:eastAsia="Calibri" w:hAnsi="Cambria" w:cs="Calibri"/>
          <w:i/>
          <w:color w:val="5B9BD5"/>
        </w:rPr>
      </w:pPr>
      <w:ins w:id="5832" w:author="Utente" w:date="2017-07-05T23:41:00Z">
        <w:r w:rsidRPr="00E64258">
          <w:rPr>
            <w:rFonts w:ascii="Cambria" w:eastAsia="Calibri" w:hAnsi="Cambria" w:cs="Calibri"/>
            <w:i/>
            <w:color w:val="5B9BD5"/>
          </w:rPr>
          <w:t>Result type</w:t>
        </w:r>
      </w:ins>
    </w:p>
    <w:p w14:paraId="25C14224" w14:textId="77777777" w:rsidR="00F73B8C" w:rsidRPr="00E64258" w:rsidRDefault="00F73B8C" w:rsidP="00F73B8C">
      <w:pPr>
        <w:rPr>
          <w:ins w:id="5833" w:author="Utente" w:date="2017-07-05T23:41:00Z"/>
          <w:rFonts w:ascii="Cambria" w:eastAsia="Calibri" w:hAnsi="Cambria" w:cs="Calibri"/>
          <w:i/>
          <w:color w:val="auto"/>
        </w:rPr>
      </w:pPr>
    </w:p>
    <w:p w14:paraId="02132703" w14:textId="1AB3B04A" w:rsidR="00F73B8C" w:rsidRPr="006F2FA3" w:rsidRDefault="00F73B8C" w:rsidP="00F73B8C">
      <w:pPr>
        <w:rPr>
          <w:ins w:id="5834" w:author="Utente" w:date="2017-07-05T23:41:00Z"/>
          <w:rFonts w:ascii="Cambria" w:eastAsia="Calibri" w:hAnsi="Cambria" w:cs="Calibri"/>
        </w:rPr>
      </w:pPr>
      <w:ins w:id="5835"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33CC5FF4" w14:textId="77777777" w:rsidR="00F73B8C" w:rsidRPr="006F2FA3" w:rsidRDefault="00F73B8C" w:rsidP="00F73B8C">
      <w:pPr>
        <w:ind w:left="708" w:firstLine="708"/>
        <w:rPr>
          <w:ins w:id="5836" w:author="Utente" w:date="2017-07-05T23:41:00Z"/>
          <w:rFonts w:ascii="Cambria" w:eastAsia="Calibri" w:hAnsi="Cambria" w:cs="Calibri"/>
        </w:rPr>
      </w:pPr>
      <w:ins w:id="5837"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289E085" w14:textId="77777777" w:rsidR="00F73B8C" w:rsidRDefault="00F73B8C" w:rsidP="00F73B8C">
      <w:pPr>
        <w:ind w:left="708" w:firstLine="708"/>
        <w:rPr>
          <w:ins w:id="5838" w:author="Utente" w:date="2017-07-05T23:41:00Z"/>
          <w:rFonts w:ascii="Cambria" w:hAnsi="Cambria"/>
        </w:rPr>
      </w:pPr>
      <w:ins w:id="5839"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C2FD5D3" w14:textId="77777777" w:rsidR="00F73B8C" w:rsidRDefault="00F73B8C" w:rsidP="00144678">
      <w:pPr>
        <w:rPr>
          <w:ins w:id="5840" w:author="Utente" w:date="2017-06-23T12:48:00Z"/>
          <w:rFonts w:ascii="Cambria" w:eastAsia="Calibri" w:hAnsi="Cambria" w:cs="Calibri"/>
          <w:i/>
          <w:color w:val="5B9BD5"/>
        </w:rPr>
      </w:pPr>
    </w:p>
    <w:p w14:paraId="1C6791C2" w14:textId="77777777" w:rsidR="00144678" w:rsidRDefault="00144678" w:rsidP="00144678">
      <w:pPr>
        <w:rPr>
          <w:ins w:id="5841" w:author="Utente" w:date="2017-06-23T12:19:00Z"/>
          <w:rFonts w:ascii="Cambria" w:eastAsia="Calibri" w:hAnsi="Cambria" w:cs="Calibri"/>
          <w:i/>
          <w:color w:val="5B9BD5"/>
        </w:rPr>
      </w:pPr>
      <w:ins w:id="5842" w:author="Utente" w:date="2017-06-23T12:19:00Z">
        <w:r>
          <w:rPr>
            <w:rFonts w:ascii="Cambria" w:eastAsia="Calibri" w:hAnsi="Cambria" w:cs="Calibri"/>
            <w:i/>
            <w:color w:val="5B9BD5"/>
          </w:rPr>
          <w:t>Additional c</w:t>
        </w:r>
        <w:r w:rsidRPr="00E352EF">
          <w:rPr>
            <w:rFonts w:ascii="Cambria" w:eastAsia="Calibri" w:hAnsi="Cambria" w:cs="Calibri"/>
            <w:i/>
            <w:color w:val="5B9BD5"/>
          </w:rPr>
          <w:t>onstraints</w:t>
        </w:r>
      </w:ins>
    </w:p>
    <w:p w14:paraId="4C4F8323" w14:textId="77777777" w:rsidR="00144678" w:rsidRPr="00D71CDA" w:rsidRDefault="00144678" w:rsidP="00144678">
      <w:pPr>
        <w:rPr>
          <w:ins w:id="5843" w:author="Utente" w:date="2017-06-23T12:19:00Z"/>
          <w:rFonts w:ascii="Cambria" w:eastAsia="Calibri" w:hAnsi="Cambria" w:cs="Calibri"/>
          <w:i/>
          <w:color w:val="auto"/>
        </w:rPr>
      </w:pPr>
      <w:ins w:id="5844" w:author="Utente" w:date="2017-06-23T12:19:00Z">
        <w:r w:rsidRPr="00D71CDA">
          <w:rPr>
            <w:rFonts w:ascii="Cambria" w:eastAsia="Calibri" w:hAnsi="Cambria" w:cs="Calibri"/>
            <w:color w:val="auto"/>
          </w:rPr>
          <w:t>(empty)</w:t>
        </w:r>
      </w:ins>
    </w:p>
    <w:p w14:paraId="2A55EEE3" w14:textId="77777777" w:rsidR="00144678" w:rsidRDefault="00144678" w:rsidP="00AC4A81">
      <w:pPr>
        <w:rPr>
          <w:ins w:id="5845" w:author="Utente" w:date="2017-06-23T12:19:00Z"/>
          <w:rFonts w:ascii="Cambria" w:eastAsia="Calibri" w:hAnsi="Cambria" w:cs="Calibri"/>
          <w:i/>
          <w:color w:val="5B9BD5"/>
        </w:rPr>
      </w:pPr>
    </w:p>
    <w:p w14:paraId="573BDA3C" w14:textId="77777777" w:rsidR="00144678" w:rsidRDefault="00144678" w:rsidP="00144678">
      <w:pPr>
        <w:rPr>
          <w:ins w:id="5846" w:author="Utente" w:date="2017-06-23T12:19:00Z"/>
          <w:rFonts w:ascii="Cambria" w:eastAsia="Calibri" w:hAnsi="Cambria" w:cs="Calibri"/>
          <w:i/>
          <w:color w:val="5B9BD5"/>
        </w:rPr>
      </w:pPr>
      <w:ins w:id="5847" w:author="Utente" w:date="2017-06-23T12:19:00Z">
        <w:r>
          <w:rPr>
            <w:rFonts w:ascii="Cambria" w:eastAsia="Calibri" w:hAnsi="Cambria" w:cs="Calibri"/>
            <w:i/>
            <w:color w:val="5B9BD5"/>
          </w:rPr>
          <w:t>Behaviour</w:t>
        </w:r>
      </w:ins>
    </w:p>
    <w:p w14:paraId="2E300B83" w14:textId="77777777" w:rsidR="00144678" w:rsidRPr="00D71CDA" w:rsidRDefault="00144678" w:rsidP="00144678">
      <w:pPr>
        <w:rPr>
          <w:ins w:id="5848" w:author="Utente" w:date="2017-06-23T12:19:00Z"/>
          <w:rFonts w:ascii="Cambria" w:eastAsia="Calibri" w:hAnsi="Cambria" w:cs="Calibri"/>
          <w:color w:val="auto"/>
        </w:rPr>
      </w:pPr>
      <w:ins w:id="5849" w:author="Utente" w:date="2017-06-23T12:19:00Z">
        <w:r w:rsidRPr="00D71CDA">
          <w:rPr>
            <w:rFonts w:ascii="Cambria" w:eastAsia="Calibri" w:hAnsi="Cambria" w:cs="Calibri"/>
            <w:color w:val="auto"/>
          </w:rPr>
          <w:t xml:space="preserve">The operator has the behaviour of the “Operators which changes the measure type” (see the section “VTL-ML - Behaviour of the Operators”). </w:t>
        </w:r>
      </w:ins>
    </w:p>
    <w:p w14:paraId="7EB20389" w14:textId="77777777" w:rsidR="00144678" w:rsidRDefault="00144678" w:rsidP="00AC4A81">
      <w:pPr>
        <w:rPr>
          <w:ins w:id="5850" w:author="Utente" w:date="2017-06-23T12:18:00Z"/>
          <w:rFonts w:ascii="Cambria" w:eastAsia="Calibri" w:hAnsi="Cambria" w:cs="Calibri"/>
          <w:i/>
          <w:color w:val="5B9BD5"/>
        </w:rPr>
      </w:pPr>
    </w:p>
    <w:p w14:paraId="0F12D23B" w14:textId="32D560B4" w:rsidR="005A2227" w:rsidRPr="00E352EF" w:rsidDel="00144678" w:rsidRDefault="0097053A" w:rsidP="00AC4A81">
      <w:pPr>
        <w:rPr>
          <w:del w:id="5851" w:author="Utente" w:date="2017-06-23T12:20:00Z"/>
          <w:rFonts w:ascii="Cambria" w:eastAsia="Calibri" w:hAnsi="Cambria" w:cs="Calibri"/>
          <w:i/>
          <w:color w:val="5B9BD5"/>
        </w:rPr>
      </w:pPr>
      <w:del w:id="5852" w:author="Utente" w:date="2017-06-23T12:20:00Z">
        <w:r w:rsidRPr="00E352EF" w:rsidDel="00144678">
          <w:rPr>
            <w:rFonts w:ascii="Cambria" w:eastAsia="Calibri" w:hAnsi="Cambria" w:cs="Calibri"/>
            <w:i/>
            <w:color w:val="5B9BD5"/>
          </w:rPr>
          <w:delText>Constraints</w:delText>
        </w:r>
      </w:del>
    </w:p>
    <w:p w14:paraId="6017DDF9" w14:textId="256682CD" w:rsidR="005A2227" w:rsidRPr="00E352EF" w:rsidDel="00144678" w:rsidRDefault="0097053A" w:rsidP="008A7573">
      <w:pPr>
        <w:numPr>
          <w:ilvl w:val="0"/>
          <w:numId w:val="4"/>
        </w:numPr>
        <w:ind w:left="360"/>
        <w:rPr>
          <w:del w:id="5853" w:author="Utente" w:date="2017-06-23T12:20:00Z"/>
          <w:rFonts w:ascii="Cambria" w:hAnsi="Cambria"/>
        </w:rPr>
      </w:pPr>
      <w:del w:id="5854"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is a scalar the elements of the List must be of the same type and  If set is specified, then it must be a reference to a mono-dimensional Set.</w:delText>
        </w:r>
      </w:del>
    </w:p>
    <w:p w14:paraId="0EAB90AC" w14:textId="464D0B64" w:rsidR="005A2227" w:rsidRPr="00E352EF" w:rsidDel="00144678" w:rsidRDefault="0097053A" w:rsidP="008A7573">
      <w:pPr>
        <w:numPr>
          <w:ilvl w:val="0"/>
          <w:numId w:val="4"/>
        </w:numPr>
        <w:ind w:left="360"/>
        <w:rPr>
          <w:del w:id="5855" w:author="Utente" w:date="2017-06-23T12:20:00Z"/>
          <w:rFonts w:ascii="Cambria" w:hAnsi="Cambria"/>
        </w:rPr>
      </w:pPr>
      <w:del w:id="5856"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 xml:space="preserve">is a </w:delText>
        </w:r>
        <w:r w:rsidR="00F4601C" w:rsidRPr="00E352EF" w:rsidDel="00144678">
          <w:delText>Dataset</w:delText>
        </w:r>
        <w:r w:rsidRPr="00E352EF" w:rsidDel="00144678">
          <w:rPr>
            <w:rFonts w:ascii="Cambria" w:eastAsia="Calibri" w:hAnsi="Cambria" w:cs="Calibri"/>
          </w:rPr>
          <w:delText>, all the Measure Components of ds must have the same type T (which is also the type of the Set or List),</w:delText>
        </w:r>
      </w:del>
    </w:p>
    <w:p w14:paraId="66D9C995" w14:textId="14BAC3A3" w:rsidR="00E95DF9" w:rsidRPr="00E352EF" w:rsidDel="00144678" w:rsidRDefault="00E95DF9" w:rsidP="00B82A38">
      <w:pPr>
        <w:rPr>
          <w:del w:id="5857" w:author="Utente" w:date="2017-06-23T12:20:00Z"/>
          <w:rFonts w:ascii="Cambria" w:eastAsia="Calibri" w:hAnsi="Cambria" w:cs="Calibri"/>
          <w:i/>
          <w:color w:val="5B9BD5"/>
        </w:rPr>
      </w:pPr>
    </w:p>
    <w:p w14:paraId="4C1754AF" w14:textId="219EE039" w:rsidR="005A2227" w:rsidRPr="00E352EF" w:rsidDel="00144678" w:rsidRDefault="0097053A" w:rsidP="00AC4A81">
      <w:pPr>
        <w:rPr>
          <w:del w:id="5858" w:author="Utente" w:date="2017-06-23T12:20:00Z"/>
          <w:rFonts w:ascii="Cambria" w:eastAsia="Calibri" w:hAnsi="Cambria" w:cs="Calibri"/>
          <w:i/>
          <w:color w:val="5B9BD5"/>
        </w:rPr>
      </w:pPr>
      <w:del w:id="5859" w:author="Utente" w:date="2017-06-23T12:20:00Z">
        <w:r w:rsidRPr="00E352EF" w:rsidDel="00144678">
          <w:rPr>
            <w:rFonts w:ascii="Cambria" w:eastAsia="Calibri" w:hAnsi="Cambria" w:cs="Calibri"/>
            <w:i/>
            <w:color w:val="5B9BD5"/>
          </w:rPr>
          <w:delText>Returns</w:delText>
        </w:r>
      </w:del>
    </w:p>
    <w:p w14:paraId="3618AB92" w14:textId="111A16EE" w:rsidR="005A2227" w:rsidRPr="00E352EF" w:rsidDel="00144678" w:rsidRDefault="0097053A" w:rsidP="00B82A38">
      <w:pPr>
        <w:rPr>
          <w:del w:id="5860" w:author="Utente" w:date="2017-06-23T12:20:00Z"/>
          <w:rFonts w:ascii="Cambria" w:hAnsi="Cambria"/>
        </w:rPr>
      </w:pPr>
      <w:del w:id="5861"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scalar then </w:delText>
        </w:r>
        <w:r w:rsidRPr="00E352EF" w:rsidDel="00144678">
          <w:rPr>
            <w:rFonts w:ascii="Cambria" w:hAnsi="Cambria"/>
            <w:b/>
          </w:rPr>
          <w:delText>in, not in</w:delText>
        </w:r>
        <w:r w:rsidRPr="00E352EF" w:rsidDel="00144678">
          <w:rPr>
            <w:rFonts w:ascii="Cambria" w:hAnsi="Cambria"/>
          </w:rPr>
          <w:delText xml:space="preserve"> returns </w:delText>
        </w:r>
        <w:r w:rsidRPr="00E352EF" w:rsidDel="00144678">
          <w:rPr>
            <w:rFonts w:ascii="Cambria" w:eastAsia="Calibri" w:hAnsi="Cambria" w:cs="Calibri"/>
          </w:rPr>
          <w:delText>a Boolean value representing the presence of the constant in the List.</w:delText>
        </w:r>
      </w:del>
    </w:p>
    <w:p w14:paraId="6B7ACC63" w14:textId="3B6902F1" w:rsidR="005A2227" w:rsidRPr="00E352EF" w:rsidDel="00144678" w:rsidRDefault="0097053A" w:rsidP="00B82A38">
      <w:pPr>
        <w:rPr>
          <w:del w:id="5862" w:author="Utente" w:date="2017-06-23T12:20:00Z"/>
          <w:rFonts w:ascii="Cambria" w:hAnsi="Cambria"/>
        </w:rPr>
      </w:pPr>
      <w:del w:id="5863"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w:delText>
        </w:r>
        <w:r w:rsidR="00F4601C" w:rsidRPr="00E352EF" w:rsidDel="00144678">
          <w:delText>Dataset</w:delText>
        </w:r>
        <w:r w:rsidRPr="00E352EF" w:rsidDel="00144678">
          <w:rPr>
            <w:rFonts w:ascii="Cambria" w:hAnsi="Cambria"/>
          </w:rPr>
          <w:delText xml:space="preserve"> and has N measures then </w:delText>
        </w:r>
        <w:r w:rsidRPr="00E352EF" w:rsidDel="00144678">
          <w:rPr>
            <w:rFonts w:ascii="Cambria" w:hAnsi="Cambria"/>
            <w:b/>
          </w:rPr>
          <w:delText>in, not in</w:delText>
        </w:r>
        <w:r w:rsidRPr="00E352EF" w:rsidDel="00144678">
          <w:rPr>
            <w:rFonts w:ascii="Cambria" w:hAnsi="Cambria"/>
          </w:rPr>
          <w:delText xml:space="preserve"> returns a </w:delText>
        </w:r>
        <w:r w:rsidR="00F4601C" w:rsidRPr="00E352EF" w:rsidDel="00144678">
          <w:delText>Dataset</w:delText>
        </w:r>
        <w:r w:rsidRPr="00E352EF" w:rsidDel="00144678">
          <w:rPr>
            <w:rFonts w:ascii="Cambria" w:hAnsi="Cambria"/>
          </w:rPr>
          <w:delText xml:space="preserve"> having the </w:delText>
        </w:r>
        <w:r w:rsidR="00286514" w:rsidRPr="00E352EF" w:rsidDel="00144678">
          <w:rPr>
            <w:rFonts w:ascii="Cambria" w:hAnsi="Cambria"/>
          </w:rPr>
          <w:delText xml:space="preserve">identifier components </w:delText>
        </w:r>
        <w:r w:rsidRPr="00E352EF" w:rsidDel="00144678">
          <w:rPr>
            <w:rFonts w:ascii="Cambria" w:hAnsi="Cambria"/>
          </w:rPr>
          <w:delText xml:space="preserve">of </w:delText>
        </w:r>
        <w:r w:rsidRPr="00E352EF" w:rsidDel="00144678">
          <w:rPr>
            <w:rFonts w:ascii="Cambria" w:hAnsi="Cambria"/>
            <w:i/>
          </w:rPr>
          <w:delText xml:space="preserve">ds </w:delText>
        </w:r>
        <w:r w:rsidRPr="00E352EF" w:rsidDel="00144678">
          <w:rPr>
            <w:rFonts w:ascii="Cambria" w:hAnsi="Cambria"/>
          </w:rPr>
          <w:delText xml:space="preserve">and N </w:delText>
        </w:r>
        <w:r w:rsidRPr="00E352EF" w:rsidDel="00144678">
          <w:rPr>
            <w:rFonts w:ascii="Cambria" w:eastAsia="Calibri" w:hAnsi="Cambria" w:cs="Calibri"/>
          </w:rPr>
          <w:delText>Boolean Measure Components having the same name concatenated with the suffix  “</w:delText>
        </w:r>
        <w:r w:rsidRPr="00E352EF" w:rsidDel="00144678">
          <w:rPr>
            <w:rFonts w:ascii="Cambria" w:eastAsia="Calibri" w:hAnsi="Cambria" w:cs="Calibri"/>
            <w:b/>
          </w:rPr>
          <w:delText>_</w:delText>
        </w:r>
        <w:r w:rsidR="00C847B8" w:rsidRPr="00E352EF" w:rsidDel="00144678">
          <w:rPr>
            <w:rFonts w:ascii="Cambria" w:eastAsia="Calibri" w:hAnsi="Cambria" w:cs="Calibri"/>
            <w:b/>
          </w:rPr>
          <w:delText>CONDITION</w:delText>
        </w:r>
        <w:r w:rsidRPr="00E352EF" w:rsidDel="00144678">
          <w:rPr>
            <w:rFonts w:ascii="Cambria" w:eastAsia="Calibri" w:hAnsi="Cambria" w:cs="Calibri"/>
          </w:rPr>
          <w:delText xml:space="preserve">” that states if the values of </w:delText>
        </w:r>
        <w:r w:rsidRPr="00E352EF" w:rsidDel="00144678">
          <w:rPr>
            <w:rFonts w:ascii="Cambria" w:eastAsia="Calibri" w:hAnsi="Cambria" w:cs="Calibri"/>
            <w:i/>
          </w:rPr>
          <w:delText>ds</w:delText>
        </w:r>
        <w:r w:rsidRPr="00E352EF" w:rsidDel="00144678">
          <w:rPr>
            <w:rFonts w:ascii="Cambria" w:eastAsia="Calibri" w:hAnsi="Cambria" w:cs="Calibri"/>
          </w:rPr>
          <w:delText xml:space="preserve"> are (not) in </w:delText>
        </w:r>
        <w:r w:rsidR="00E83D59" w:rsidRPr="00E352EF" w:rsidDel="00144678">
          <w:rPr>
            <w:rFonts w:ascii="Cambria" w:eastAsia="Calibri" w:hAnsi="Cambria" w:cs="Calibri"/>
            <w:i/>
          </w:rPr>
          <w:delText xml:space="preserve"> </w:delText>
        </w:r>
        <w:r w:rsidR="00E83D59" w:rsidRPr="00E352EF" w:rsidDel="00144678">
          <w:rPr>
            <w:rFonts w:ascii="Cambria" w:eastAsia="Calibri" w:hAnsi="Cambria" w:cs="Calibri"/>
          </w:rPr>
          <w:delText>the</w:delText>
        </w:r>
        <w:r w:rsidR="00E83D59" w:rsidRPr="00E352EF" w:rsidDel="00144678">
          <w:rPr>
            <w:rFonts w:ascii="Cambria" w:eastAsia="Calibri" w:hAnsi="Cambria" w:cs="Calibri"/>
            <w:i/>
          </w:rPr>
          <w:delText xml:space="preserve"> </w:delText>
        </w:r>
        <w:r w:rsidRPr="00E352EF" w:rsidDel="00144678">
          <w:rPr>
            <w:rFonts w:ascii="Cambria" w:eastAsia="Calibri" w:hAnsi="Cambria" w:cs="Calibri"/>
            <w:i/>
          </w:rPr>
          <w:delText>list</w:delText>
        </w:r>
        <w:r w:rsidRPr="00E352EF" w:rsidDel="00144678">
          <w:rPr>
            <w:rFonts w:ascii="Cambria" w:eastAsia="Calibri" w:hAnsi="Cambria" w:cs="Calibri"/>
          </w:rPr>
          <w:delText xml:space="preserve">. </w:delText>
        </w:r>
      </w:del>
    </w:p>
    <w:p w14:paraId="60FFF5B0" w14:textId="77777777" w:rsidR="005A2227" w:rsidRPr="00E352EF" w:rsidRDefault="005A2227" w:rsidP="00B82A38">
      <w:pPr>
        <w:rPr>
          <w:rFonts w:ascii="Cambria" w:hAnsi="Cambria"/>
        </w:rPr>
      </w:pPr>
    </w:p>
    <w:p w14:paraId="5681475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89BA03D" w14:textId="34023451" w:rsidR="005A2227" w:rsidRPr="00E352EF" w:rsidDel="00144678" w:rsidRDefault="00EA6708" w:rsidP="00B82A38">
      <w:pPr>
        <w:rPr>
          <w:del w:id="5864" w:author="Utente" w:date="2017-06-23T12:20:00Z"/>
          <w:rFonts w:ascii="Cambria" w:hAnsi="Cambria"/>
        </w:rPr>
      </w:pPr>
      <w:del w:id="5865" w:author="Utente" w:date="2017-06-23T12:20:00Z">
        <w:r w:rsidRPr="00E352EF" w:rsidDel="00144678">
          <w:rPr>
            <w:rFonts w:ascii="Cambria" w:hAnsi="Cambria"/>
          </w:rPr>
          <w:delText>O</w:delText>
        </w:r>
        <w:r w:rsidR="0097053A" w:rsidRPr="00E352EF" w:rsidDel="00144678">
          <w:rPr>
            <w:rFonts w:ascii="Cambria" w:hAnsi="Cambria"/>
          </w:rPr>
          <w:delText xml:space="preserve">n </w:delText>
        </w:r>
        <w:r w:rsidR="00F4601C" w:rsidRPr="00E352EF" w:rsidDel="00144678">
          <w:delText>Dataset</w:delText>
        </w:r>
      </w:del>
    </w:p>
    <w:p w14:paraId="455F1BC0" w14:textId="7D4E407C" w:rsidR="005A2227" w:rsidRPr="00E352EF" w:rsidRDefault="00930F4A" w:rsidP="00B82A38">
      <w:pPr>
        <w:rPr>
          <w:rFonts w:ascii="Cambria" w:hAnsi="Cambria"/>
        </w:rPr>
      </w:pPr>
      <w:ins w:id="5866" w:author="Utente" w:date="2017-06-23T12:21:00Z">
        <w:r>
          <w:rPr>
            <w:rFonts w:ascii="Cambria" w:eastAsia="Calibri" w:hAnsi="Cambria" w:cs="Calibri"/>
          </w:rPr>
          <w:t xml:space="preserve">Given the operand </w:t>
        </w:r>
      </w:ins>
      <w:ins w:id="5867" w:author="Utente" w:date="2017-06-26T16:23:00Z">
        <w:r>
          <w:rPr>
            <w:rFonts w:ascii="Cambria" w:eastAsia="Calibri" w:hAnsi="Cambria"/>
          </w:rPr>
          <w:t>Data Set</w:t>
        </w:r>
      </w:ins>
      <w:ins w:id="5868" w:author="Utente" w:date="2017-06-27T18:17:00Z">
        <w:r w:rsidR="006619C5">
          <w:rPr>
            <w:rFonts w:ascii="Cambria" w:eastAsia="Calibri" w:hAnsi="Cambria"/>
          </w:rPr>
          <w:t>:</w:t>
        </w:r>
      </w:ins>
      <w:ins w:id="5869" w:author="Utente" w:date="2017-06-26T16:23:00Z">
        <w:r>
          <w:rPr>
            <w:rFonts w:ascii="Cambria" w:eastAsia="Calibri" w:hAnsi="Cambria"/>
          </w:rPr>
          <w:t xml:space="preserve"> </w:t>
        </w:r>
      </w:ins>
      <w:del w:id="5870" w:author="Utente" w:date="2017-06-23T12:23:00Z">
        <w:r w:rsidR="0097053A" w:rsidRPr="00E352EF" w:rsidDel="00FC7F15">
          <w:rPr>
            <w:rFonts w:ascii="Cambria" w:eastAsia="Calibri" w:hAnsi="Cambria" w:cs="Calibri"/>
          </w:rPr>
          <w:delText xml:space="preserve">ds_1 := total_population </w:delText>
        </w:r>
        <w:r w:rsidR="0097053A" w:rsidRPr="00E352EF" w:rsidDel="00FC7F15">
          <w:rPr>
            <w:rFonts w:ascii="Cambria" w:eastAsia="Calibri" w:hAnsi="Cambria" w:cs="Calibri"/>
            <w:b/>
          </w:rPr>
          <w:delText>in</w:delText>
        </w:r>
        <w:r w:rsidR="0097053A" w:rsidRPr="00E352EF" w:rsidDel="00FC7F15">
          <w:rPr>
            <w:rFonts w:ascii="Cambria" w:eastAsia="Calibri" w:hAnsi="Cambria" w:cs="Calibri"/>
          </w:rPr>
          <w:delText xml:space="preserve"> (11094850, 46818219, 222, 111)</w:delText>
        </w:r>
      </w:del>
    </w:p>
    <w:tbl>
      <w:tblPr>
        <w:tblW w:w="83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699"/>
        <w:gridCol w:w="1555"/>
        <w:gridCol w:w="1282"/>
        <w:gridCol w:w="2477"/>
      </w:tblGrid>
      <w:tr w:rsidR="005A2227" w:rsidRPr="00930F4A" w14:paraId="7C68B227"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87B8D" w14:textId="4A7F2CA7" w:rsidR="005A2227" w:rsidRPr="00930F4A" w:rsidRDefault="0097053A">
            <w:pPr>
              <w:jc w:val="both"/>
              <w:rPr>
                <w:rFonts w:ascii="Arial" w:hAnsi="Arial" w:cs="Arial"/>
              </w:rPr>
            </w:pPr>
            <w:del w:id="5871" w:author="Utente" w:date="2017-06-23T12:22:00Z">
              <w:r w:rsidRPr="00930F4A" w:rsidDel="00FC7F15">
                <w:rPr>
                  <w:rFonts w:ascii="Arial" w:eastAsia="Calibri" w:hAnsi="Arial" w:cs="Arial"/>
                </w:rPr>
                <w:delText>total_population</w:delText>
              </w:r>
            </w:del>
            <w:ins w:id="5872" w:author="Utente" w:date="2017-06-23T12:22:00Z">
              <w:r w:rsidR="00FC7F15" w:rsidRPr="00930F4A">
                <w:rPr>
                  <w:rFonts w:ascii="Arial" w:eastAsia="Calibri" w:hAnsi="Arial" w:cs="Arial"/>
                </w:rPr>
                <w:t>DS_1</w:t>
              </w:r>
            </w:ins>
          </w:p>
        </w:tc>
      </w:tr>
      <w:tr w:rsidR="005A2227" w:rsidRPr="00930F4A" w14:paraId="34089AFB"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876B97" w14:textId="7D3B5132" w:rsidR="005A2227" w:rsidRPr="00930F4A" w:rsidRDefault="00FC7F15">
            <w:pPr>
              <w:jc w:val="both"/>
              <w:rPr>
                <w:rFonts w:ascii="Arial" w:hAnsi="Arial" w:cs="Arial"/>
              </w:rPr>
            </w:pPr>
            <w:ins w:id="5873" w:author="Utente" w:date="2017-06-23T12:22:00Z">
              <w:r w:rsidRPr="00930F4A">
                <w:rPr>
                  <w:rFonts w:ascii="Arial" w:eastAsia="Calibri" w:hAnsi="Arial" w:cs="Arial"/>
                  <w:b/>
                </w:rPr>
                <w:t>Id_1</w:t>
              </w:r>
            </w:ins>
            <w:del w:id="5874" w:author="Utente" w:date="2017-06-23T12:22: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376F94" w14:textId="157903A7" w:rsidR="005A2227" w:rsidRPr="00930F4A" w:rsidRDefault="0097053A">
            <w:pPr>
              <w:jc w:val="both"/>
              <w:rPr>
                <w:rFonts w:ascii="Arial" w:hAnsi="Arial" w:cs="Arial"/>
              </w:rPr>
            </w:pPr>
            <w:del w:id="5875" w:author="Utente" w:date="2017-06-23T12:22:00Z">
              <w:r w:rsidRPr="00930F4A" w:rsidDel="00FC7F15">
                <w:rPr>
                  <w:rFonts w:ascii="Arial" w:eastAsia="Calibri" w:hAnsi="Arial" w:cs="Arial"/>
                  <w:b/>
                </w:rPr>
                <w:delText>GEO</w:delText>
              </w:r>
            </w:del>
            <w:ins w:id="5876" w:author="Utente" w:date="2017-06-23T12:22: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C02D93" w14:textId="43786B9A" w:rsidR="005A2227" w:rsidRPr="00930F4A" w:rsidRDefault="0097053A">
            <w:pPr>
              <w:jc w:val="both"/>
              <w:rPr>
                <w:rFonts w:ascii="Arial" w:hAnsi="Arial" w:cs="Arial"/>
              </w:rPr>
            </w:pPr>
            <w:del w:id="5877" w:author="Utente" w:date="2017-06-23T12:22:00Z">
              <w:r w:rsidRPr="00930F4A" w:rsidDel="00FC7F15">
                <w:rPr>
                  <w:rFonts w:ascii="Arial" w:eastAsia="Calibri" w:hAnsi="Arial" w:cs="Arial"/>
                  <w:b/>
                </w:rPr>
                <w:delText>AGE</w:delText>
              </w:r>
            </w:del>
            <w:ins w:id="5878" w:author="Utente" w:date="2017-06-23T12:22: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A12BB5" w14:textId="45917326" w:rsidR="005A2227" w:rsidRPr="00930F4A" w:rsidRDefault="0097053A">
            <w:pPr>
              <w:jc w:val="both"/>
              <w:rPr>
                <w:rFonts w:ascii="Arial" w:hAnsi="Arial" w:cs="Arial"/>
              </w:rPr>
            </w:pPr>
            <w:del w:id="5879" w:author="Utente" w:date="2017-06-23T12:22:00Z">
              <w:r w:rsidRPr="00930F4A" w:rsidDel="00FC7F15">
                <w:rPr>
                  <w:rFonts w:ascii="Arial" w:eastAsia="Calibri" w:hAnsi="Arial" w:cs="Arial"/>
                  <w:b/>
                </w:rPr>
                <w:delText>SEX</w:delText>
              </w:r>
            </w:del>
            <w:ins w:id="5880" w:author="Utente" w:date="2017-06-23T12:22:00Z">
              <w:r w:rsidR="00FC7F15" w:rsidRPr="00930F4A">
                <w:rPr>
                  <w:rFonts w:ascii="Arial" w:eastAsia="Calibri" w:hAnsi="Arial" w:cs="Arial"/>
                  <w:b/>
                </w:rPr>
                <w:t>Id_4</w:t>
              </w:r>
            </w:ins>
          </w:p>
        </w:tc>
        <w:tc>
          <w:tcPr>
            <w:tcW w:w="247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692C0" w14:textId="6360E343" w:rsidR="005A2227" w:rsidRPr="00930F4A" w:rsidRDefault="0097053A">
            <w:pPr>
              <w:jc w:val="both"/>
              <w:rPr>
                <w:rFonts w:ascii="Arial" w:hAnsi="Arial" w:cs="Arial"/>
              </w:rPr>
            </w:pPr>
            <w:del w:id="5881" w:author="Utente" w:date="2017-06-23T12:22:00Z">
              <w:r w:rsidRPr="00930F4A" w:rsidDel="00FC7F15">
                <w:rPr>
                  <w:rFonts w:ascii="Arial" w:eastAsia="Calibri" w:hAnsi="Arial" w:cs="Arial"/>
                  <w:b/>
                </w:rPr>
                <w:delText>POPULATION</w:delText>
              </w:r>
            </w:del>
            <w:ins w:id="5882" w:author="Utente" w:date="2017-06-23T12:22:00Z">
              <w:r w:rsidR="00FC7F15" w:rsidRPr="00930F4A">
                <w:rPr>
                  <w:rFonts w:ascii="Arial" w:eastAsia="Calibri" w:hAnsi="Arial" w:cs="Arial"/>
                  <w:b/>
                </w:rPr>
                <w:t>Me_1</w:t>
              </w:r>
            </w:ins>
          </w:p>
        </w:tc>
      </w:tr>
      <w:tr w:rsidR="005A2227" w:rsidRPr="00930F4A" w14:paraId="791AE9D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E50BF"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DC86C2"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A6C0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7706"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E30A"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06CBFFC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AF7CA"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0C9E4"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5DEA93"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CCC77"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CBA82"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A755E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0DE3E"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AE604"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6D3BD"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5BA8C"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2723D" w14:textId="77777777" w:rsidR="005A2227" w:rsidRPr="00930F4A" w:rsidRDefault="0097053A">
            <w:pPr>
              <w:jc w:val="both"/>
              <w:rPr>
                <w:rFonts w:ascii="Arial" w:hAnsi="Arial" w:cs="Arial"/>
              </w:rPr>
            </w:pPr>
            <w:r w:rsidRPr="00930F4A">
              <w:rPr>
                <w:rFonts w:ascii="Arial" w:eastAsia="Calibri" w:hAnsi="Arial" w:cs="Arial"/>
              </w:rPr>
              <w:t>46818219</w:t>
            </w:r>
          </w:p>
        </w:tc>
      </w:tr>
      <w:tr w:rsidR="005A2227" w:rsidRPr="00930F4A" w14:paraId="7AD1DD3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2099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65452"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DBAA8"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EBC50"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B1784"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7EB17E8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19FD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C35F"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9BE1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98F8"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25988"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0E8528E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1311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4B34B"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F14CB"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D93B3"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81FB4" w14:textId="77777777" w:rsidR="005A2227" w:rsidRPr="00930F4A" w:rsidRDefault="0097053A">
            <w:pPr>
              <w:jc w:val="both"/>
              <w:rPr>
                <w:rFonts w:ascii="Arial" w:hAnsi="Arial" w:cs="Arial"/>
              </w:rPr>
            </w:pPr>
            <w:r w:rsidRPr="00930F4A">
              <w:rPr>
                <w:rFonts w:ascii="Arial" w:eastAsia="Calibri" w:hAnsi="Arial" w:cs="Arial"/>
              </w:rPr>
              <w:t>7954662</w:t>
            </w:r>
          </w:p>
        </w:tc>
      </w:tr>
    </w:tbl>
    <w:p w14:paraId="257E66E8" w14:textId="77777777" w:rsidR="005A2227" w:rsidRDefault="005A2227">
      <w:pPr>
        <w:ind w:hanging="14"/>
        <w:rPr>
          <w:ins w:id="5883" w:author="Utente" w:date="2017-06-23T12:22:00Z"/>
        </w:rPr>
      </w:pPr>
    </w:p>
    <w:p w14:paraId="0829E9F5" w14:textId="2989D7D5" w:rsidR="00FC7F15" w:rsidRPr="00DE4FE7" w:rsidRDefault="00FC7F15" w:rsidP="00DE4FE7">
      <w:pPr>
        <w:ind w:hanging="14"/>
        <w:rPr>
          <w:rFonts w:ascii="Arial" w:hAnsi="Arial" w:cs="Arial"/>
          <w:i/>
        </w:rPr>
      </w:pPr>
      <w:ins w:id="5884" w:author="Utente" w:date="2017-06-23T12:22:00Z">
        <w:r w:rsidRPr="00FC7F15">
          <w:rPr>
            <w:i/>
          </w:rPr>
          <w:t>Example</w:t>
        </w:r>
      </w:ins>
      <w:ins w:id="5885" w:author="Utente" w:date="2017-06-27T18:17:00Z">
        <w:r w:rsidR="006619C5">
          <w:rPr>
            <w:i/>
          </w:rPr>
          <w:t xml:space="preserve"> </w:t>
        </w:r>
      </w:ins>
      <w:ins w:id="5886" w:author="Utente" w:date="2017-06-23T12:22:00Z">
        <w:r w:rsidRPr="00FC7F15">
          <w:rPr>
            <w:i/>
          </w:rPr>
          <w:t>1</w:t>
        </w:r>
      </w:ins>
      <w:ins w:id="5887" w:author="Utente" w:date="2017-06-23T12:23:00Z">
        <w:r w:rsidRPr="00FC7F15">
          <w:t>:</w:t>
        </w:r>
        <w:r>
          <w:tab/>
        </w:r>
      </w:ins>
      <w:ins w:id="5888" w:author="Utente" w:date="2017-06-23T12:24:00Z">
        <w:r w:rsidRPr="00930F4A">
          <w:rPr>
            <w:rFonts w:ascii="Arial" w:hAnsi="Arial" w:cs="Arial"/>
          </w:rPr>
          <w:t>DS_r</w:t>
        </w:r>
      </w:ins>
      <w:ins w:id="5889" w:author="Utente" w:date="2017-06-23T12:23:00Z">
        <w:r w:rsidRPr="00930F4A">
          <w:rPr>
            <w:rFonts w:ascii="Arial" w:eastAsia="Calibri" w:hAnsi="Arial" w:cs="Arial"/>
          </w:rPr>
          <w:t xml:space="preserve"> </w:t>
        </w:r>
        <w:r w:rsidRPr="00D71CDA">
          <w:rPr>
            <w:rFonts w:ascii="Arial" w:eastAsia="Calibri" w:hAnsi="Arial" w:cs="Arial"/>
            <w:b/>
          </w:rPr>
          <w:t>:=</w:t>
        </w:r>
        <w:r w:rsidRPr="00930F4A">
          <w:rPr>
            <w:rFonts w:ascii="Arial" w:eastAsia="Calibri" w:hAnsi="Arial" w:cs="Arial"/>
          </w:rPr>
          <w:t xml:space="preserve"> </w:t>
        </w:r>
      </w:ins>
      <w:ins w:id="5890" w:author="Utente" w:date="2017-06-23T12:24:00Z">
        <w:r w:rsidRPr="00930F4A">
          <w:rPr>
            <w:rFonts w:ascii="Arial" w:eastAsia="Calibri" w:hAnsi="Arial" w:cs="Arial"/>
          </w:rPr>
          <w:t>DS_1</w:t>
        </w:r>
      </w:ins>
      <w:ins w:id="5891" w:author="Utente" w:date="2017-06-27T17:26:00Z">
        <w:r w:rsidR="00D71CDA">
          <w:rPr>
            <w:rFonts w:ascii="Arial" w:eastAsia="Calibri" w:hAnsi="Arial" w:cs="Arial"/>
          </w:rPr>
          <w:t xml:space="preserve"> </w:t>
        </w:r>
      </w:ins>
      <w:ins w:id="5892" w:author="Utente" w:date="2017-06-23T12:23:00Z">
        <w:r w:rsidRPr="00930F4A">
          <w:rPr>
            <w:rFonts w:ascii="Arial" w:eastAsia="Calibri" w:hAnsi="Arial" w:cs="Arial"/>
            <w:b/>
          </w:rPr>
          <w:t>in</w:t>
        </w:r>
        <w:r w:rsidRPr="00930F4A">
          <w:rPr>
            <w:rFonts w:ascii="Arial" w:eastAsia="Calibri" w:hAnsi="Arial" w:cs="Arial"/>
          </w:rPr>
          <w:t xml:space="preserve"> </w:t>
        </w:r>
      </w:ins>
      <w:ins w:id="5893" w:author="Utente" w:date="2017-06-27T17:26:00Z">
        <w:r w:rsidR="00D71CDA">
          <w:rPr>
            <w:rFonts w:ascii="Arial" w:eastAsia="Calibri" w:hAnsi="Arial" w:cs="Arial"/>
          </w:rPr>
          <w:t xml:space="preserve"> </w:t>
        </w:r>
      </w:ins>
      <w:ins w:id="5894" w:author="Utente" w:date="2017-07-05T17:30:00Z">
        <w:r w:rsidR="00BD26B7">
          <w:rPr>
            <w:rFonts w:ascii="Arial" w:eastAsia="Calibri" w:hAnsi="Arial" w:cs="Arial"/>
            <w:b/>
          </w:rPr>
          <w:t>[</w:t>
        </w:r>
      </w:ins>
      <w:ins w:id="5895" w:author="Utente" w:date="2017-06-23T12:23:00Z">
        <w:r w:rsidRPr="00930F4A">
          <w:rPr>
            <w:rFonts w:ascii="Arial" w:eastAsia="Calibri" w:hAnsi="Arial" w:cs="Arial"/>
          </w:rPr>
          <w:t>11094850, 46818219, 222, 111</w:t>
        </w:r>
      </w:ins>
      <w:ins w:id="5896" w:author="Utente" w:date="2017-07-05T17:30:00Z">
        <w:r w:rsidR="00BD26B7">
          <w:rPr>
            <w:rFonts w:ascii="Arial" w:eastAsia="Calibri" w:hAnsi="Arial" w:cs="Arial"/>
            <w:b/>
          </w:rPr>
          <w:t>]</w:t>
        </w:r>
      </w:ins>
    </w:p>
    <w:tbl>
      <w:tblPr>
        <w:tblW w:w="852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6"/>
        <w:gridCol w:w="1696"/>
        <w:gridCol w:w="1552"/>
        <w:gridCol w:w="1280"/>
        <w:gridCol w:w="2631"/>
      </w:tblGrid>
      <w:tr w:rsidR="005A2227" w:rsidRPr="00930F4A" w14:paraId="63FFC53D"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D3E8EF8" w14:textId="6CD84E4D" w:rsidR="005A2227" w:rsidRPr="00930F4A" w:rsidRDefault="0097053A">
            <w:pPr>
              <w:jc w:val="both"/>
              <w:rPr>
                <w:rFonts w:ascii="Arial" w:hAnsi="Arial" w:cs="Arial"/>
              </w:rPr>
            </w:pPr>
            <w:del w:id="5897" w:author="Utente" w:date="2017-06-23T12:24:00Z">
              <w:r w:rsidRPr="00930F4A" w:rsidDel="00FC7F15">
                <w:rPr>
                  <w:rFonts w:ascii="Arial" w:eastAsia="Calibri" w:hAnsi="Arial" w:cs="Arial"/>
                </w:rPr>
                <w:delText>ds_1</w:delText>
              </w:r>
            </w:del>
            <w:ins w:id="5898" w:author="Utente" w:date="2017-06-23T12:24:00Z">
              <w:r w:rsidR="00FC7F15" w:rsidRPr="00930F4A">
                <w:rPr>
                  <w:rFonts w:ascii="Arial" w:eastAsia="Calibri" w:hAnsi="Arial" w:cs="Arial"/>
                </w:rPr>
                <w:t>DS_r</w:t>
              </w:r>
            </w:ins>
          </w:p>
        </w:tc>
      </w:tr>
      <w:tr w:rsidR="005A2227" w:rsidRPr="00930F4A" w14:paraId="374C1C8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3EACD2" w14:textId="595F3767" w:rsidR="005A2227" w:rsidRPr="00930F4A" w:rsidRDefault="00FC7F15" w:rsidP="00FC7F15">
            <w:pPr>
              <w:tabs>
                <w:tab w:val="left" w:pos="908"/>
              </w:tabs>
              <w:jc w:val="both"/>
              <w:rPr>
                <w:rFonts w:ascii="Arial" w:hAnsi="Arial" w:cs="Arial"/>
              </w:rPr>
            </w:pPr>
            <w:ins w:id="5899" w:author="Utente" w:date="2017-06-23T12:24:00Z">
              <w:r w:rsidRPr="00930F4A">
                <w:rPr>
                  <w:rFonts w:ascii="Arial" w:eastAsia="Calibri" w:hAnsi="Arial" w:cs="Arial"/>
                  <w:b/>
                </w:rPr>
                <w:t>Id_1</w:t>
              </w:r>
            </w:ins>
            <w:del w:id="5900" w:author="Utente" w:date="2017-06-23T12:24: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78D134" w14:textId="1538102C" w:rsidR="005A2227" w:rsidRPr="00930F4A" w:rsidRDefault="0097053A">
            <w:pPr>
              <w:jc w:val="both"/>
              <w:rPr>
                <w:rFonts w:ascii="Arial" w:hAnsi="Arial" w:cs="Arial"/>
              </w:rPr>
            </w:pPr>
            <w:del w:id="5901" w:author="Utente" w:date="2017-06-23T12:24:00Z">
              <w:r w:rsidRPr="00930F4A" w:rsidDel="00FC7F15">
                <w:rPr>
                  <w:rFonts w:ascii="Arial" w:eastAsia="Calibri" w:hAnsi="Arial" w:cs="Arial"/>
                  <w:b/>
                </w:rPr>
                <w:delText>GEO</w:delText>
              </w:r>
            </w:del>
            <w:ins w:id="5902" w:author="Utente" w:date="2017-06-23T12:24: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EFE745B" w14:textId="2EF8B7AD" w:rsidR="005A2227" w:rsidRPr="00930F4A" w:rsidRDefault="0097053A">
            <w:pPr>
              <w:jc w:val="both"/>
              <w:rPr>
                <w:rFonts w:ascii="Arial" w:hAnsi="Arial" w:cs="Arial"/>
              </w:rPr>
            </w:pPr>
            <w:del w:id="5903" w:author="Utente" w:date="2017-06-23T12:24:00Z">
              <w:r w:rsidRPr="00930F4A" w:rsidDel="00FC7F15">
                <w:rPr>
                  <w:rFonts w:ascii="Arial" w:eastAsia="Calibri" w:hAnsi="Arial" w:cs="Arial"/>
                  <w:b/>
                </w:rPr>
                <w:delText>AGE</w:delText>
              </w:r>
            </w:del>
            <w:ins w:id="5904" w:author="Utente" w:date="2017-06-23T12:24: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C2B74D" w14:textId="2B557E45" w:rsidR="005A2227" w:rsidRPr="00930F4A" w:rsidRDefault="0097053A">
            <w:pPr>
              <w:jc w:val="both"/>
              <w:rPr>
                <w:rFonts w:ascii="Arial" w:hAnsi="Arial" w:cs="Arial"/>
              </w:rPr>
            </w:pPr>
            <w:del w:id="5905" w:author="Utente" w:date="2017-06-23T12:24:00Z">
              <w:r w:rsidRPr="00930F4A" w:rsidDel="00FC7F15">
                <w:rPr>
                  <w:rFonts w:ascii="Arial" w:eastAsia="Calibri" w:hAnsi="Arial" w:cs="Arial"/>
                  <w:b/>
                </w:rPr>
                <w:delText>SEX</w:delText>
              </w:r>
            </w:del>
            <w:ins w:id="5906" w:author="Utente" w:date="2017-06-23T12:24:00Z">
              <w:r w:rsidR="00FC7F15"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574D00" w14:textId="77777777" w:rsidR="00FC7F15" w:rsidRPr="00930F4A" w:rsidRDefault="0097053A" w:rsidP="0062787A">
            <w:pPr>
              <w:jc w:val="both"/>
              <w:rPr>
                <w:ins w:id="5907" w:author="Utente" w:date="2017-06-23T12:25:00Z"/>
                <w:rFonts w:ascii="Arial" w:eastAsia="Calibri" w:hAnsi="Arial" w:cs="Arial"/>
                <w:b/>
              </w:rPr>
            </w:pPr>
            <w:del w:id="5908" w:author="Utente" w:date="2017-06-23T12:24:00Z">
              <w:r w:rsidRPr="00930F4A" w:rsidDel="00FC7F15">
                <w:rPr>
                  <w:rFonts w:ascii="Arial" w:eastAsia="Calibri" w:hAnsi="Arial" w:cs="Arial"/>
                  <w:b/>
                </w:rPr>
                <w:delText>POPULATION</w:delText>
              </w:r>
              <w:r w:rsidR="00C847B8" w:rsidRPr="00930F4A" w:rsidDel="00FC7F15">
                <w:rPr>
                  <w:rFonts w:ascii="Arial" w:eastAsia="Calibri" w:hAnsi="Arial" w:cs="Arial"/>
                  <w:b/>
                </w:rPr>
                <w:delText>_CONDITION</w:delText>
              </w:r>
            </w:del>
          </w:p>
          <w:p w14:paraId="72FEE2B5" w14:textId="56BAC25D" w:rsidR="005A2227" w:rsidRPr="00930F4A" w:rsidRDefault="00390729" w:rsidP="0062787A">
            <w:pPr>
              <w:jc w:val="both"/>
              <w:rPr>
                <w:rFonts w:ascii="Arial" w:hAnsi="Arial" w:cs="Arial"/>
              </w:rPr>
            </w:pPr>
            <w:ins w:id="5909" w:author="Utente" w:date="2017-06-26T16:36:00Z">
              <w:r w:rsidRPr="00F27DF7">
                <w:rPr>
                  <w:rFonts w:ascii="Arial" w:eastAsia="Calibri" w:hAnsi="Arial" w:cs="Arial"/>
                  <w:b/>
                </w:rPr>
                <w:t>bool_var</w:t>
              </w:r>
            </w:ins>
          </w:p>
        </w:tc>
      </w:tr>
      <w:tr w:rsidR="005A2227" w:rsidRPr="00930F4A" w14:paraId="7E2EEAC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E90A6"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01FF3"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9A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B4F2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5551B"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391B18E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121A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47283"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9CE9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06C614"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BD98"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74480E8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9747F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06D60"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0E0E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FEBE1"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91644"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45C468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283D3" w14:textId="77777777" w:rsidR="005A2227" w:rsidRPr="00930F4A" w:rsidRDefault="0097053A">
            <w:pPr>
              <w:jc w:val="both"/>
              <w:rPr>
                <w:rFonts w:ascii="Arial" w:hAnsi="Arial" w:cs="Arial"/>
              </w:rPr>
            </w:pPr>
            <w:r w:rsidRPr="00930F4A">
              <w:rPr>
                <w:rFonts w:ascii="Arial" w:eastAsia="Calibri" w:hAnsi="Arial" w:cs="Arial"/>
              </w:rPr>
              <w:lastRenderedPageBreak/>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7F869"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1CE46"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3567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97AB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91ED68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4BF5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E0C2E"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1FCC"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E9B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D72ED"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42C5ECC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99AA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4E60FD"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BBAD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6B2697"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444F2" w14:textId="77777777" w:rsidR="005A2227" w:rsidRPr="00930F4A" w:rsidRDefault="0097053A">
            <w:pPr>
              <w:jc w:val="both"/>
              <w:rPr>
                <w:rFonts w:ascii="Arial" w:hAnsi="Arial" w:cs="Arial"/>
              </w:rPr>
            </w:pPr>
            <w:r w:rsidRPr="00930F4A">
              <w:rPr>
                <w:rFonts w:ascii="Arial" w:eastAsia="Calibri" w:hAnsi="Arial" w:cs="Arial"/>
              </w:rPr>
              <w:t>false</w:t>
            </w:r>
          </w:p>
        </w:tc>
      </w:tr>
    </w:tbl>
    <w:p w14:paraId="3E1A5C19" w14:textId="77777777" w:rsidR="005A2227" w:rsidRDefault="005A2227"/>
    <w:p w14:paraId="65B0667A" w14:textId="2710C8EC" w:rsidR="00FC7F15" w:rsidRPr="00930F4A" w:rsidDel="00DE4FE7" w:rsidRDefault="00FC7F15" w:rsidP="00FC7F15">
      <w:pPr>
        <w:ind w:hanging="14"/>
        <w:rPr>
          <w:del w:id="5910" w:author="Utente" w:date="2017-06-27T18:30:00Z"/>
          <w:rFonts w:ascii="Arial" w:eastAsia="Calibri" w:hAnsi="Arial" w:cs="Arial"/>
          <w:b/>
        </w:rPr>
      </w:pPr>
      <w:r w:rsidRPr="00FC7F15">
        <w:rPr>
          <w:i/>
        </w:rPr>
        <w:t>Example</w:t>
      </w:r>
      <w:ins w:id="5911" w:author="Utente" w:date="2017-06-27T18:17:00Z">
        <w:r w:rsidR="006619C5">
          <w:rPr>
            <w:i/>
          </w:rPr>
          <w:t xml:space="preserve"> </w:t>
        </w:r>
      </w:ins>
      <w:r>
        <w:rPr>
          <w:i/>
        </w:rPr>
        <w:t>2 (on Components)</w:t>
      </w:r>
      <w:r w:rsidRPr="00FC7F15">
        <w:t>:</w:t>
      </w:r>
      <w:r>
        <w:t xml:space="preserve">  </w:t>
      </w:r>
      <w:r w:rsidRPr="00930F4A">
        <w:rPr>
          <w:rFonts w:ascii="Arial" w:hAnsi="Arial" w:cs="Arial"/>
        </w:rPr>
        <w:t>DS_r</w:t>
      </w:r>
      <w:r w:rsidRPr="00930F4A">
        <w:rPr>
          <w:rFonts w:ascii="Arial" w:hAnsi="Arial" w:cs="Arial"/>
          <w:b/>
        </w:rPr>
        <w:t>:=</w:t>
      </w:r>
      <w:ins w:id="5912" w:author="Utente" w:date="2017-06-27T17:33:00Z">
        <w:r w:rsidR="00D71CDA">
          <w:rPr>
            <w:rFonts w:ascii="Arial" w:hAnsi="Arial" w:cs="Arial"/>
            <w:b/>
          </w:rPr>
          <w:t xml:space="preserve"> </w:t>
        </w:r>
      </w:ins>
      <w:r w:rsidRPr="00930F4A">
        <w:rPr>
          <w:rFonts w:ascii="Arial" w:hAnsi="Arial" w:cs="Arial"/>
        </w:rPr>
        <w:t>DS_1</w:t>
      </w:r>
      <w:r w:rsidRPr="00930F4A">
        <w:rPr>
          <w:rFonts w:ascii="Arial" w:hAnsi="Arial" w:cs="Arial"/>
          <w:b/>
        </w:rPr>
        <w:t>[</w:t>
      </w:r>
      <w:ins w:id="5913" w:author="Utente" w:date="2017-06-27T17:33:00Z">
        <w:r w:rsidR="00D71CDA">
          <w:rPr>
            <w:rFonts w:ascii="Arial" w:hAnsi="Arial" w:cs="Arial"/>
            <w:b/>
          </w:rPr>
          <w:t xml:space="preserve"> </w:t>
        </w:r>
      </w:ins>
      <w:r w:rsidRPr="00930F4A">
        <w:rPr>
          <w:rFonts w:ascii="Arial" w:hAnsi="Arial" w:cs="Arial"/>
        </w:rPr>
        <w:t>Me_2</w:t>
      </w:r>
      <w:r w:rsidRPr="00930F4A">
        <w:rPr>
          <w:rFonts w:ascii="Arial" w:hAnsi="Arial" w:cs="Arial"/>
          <w:b/>
        </w:rPr>
        <w:t>:=</w:t>
      </w:r>
      <w:ins w:id="5914" w:author="Utente" w:date="2017-06-27T17:33:00Z">
        <w:r w:rsidR="00D71CDA">
          <w:rPr>
            <w:rFonts w:ascii="Arial" w:hAnsi="Arial" w:cs="Arial"/>
            <w:b/>
          </w:rPr>
          <w:t xml:space="preserve"> </w:t>
        </w:r>
      </w:ins>
      <w:r w:rsidRPr="00930F4A">
        <w:rPr>
          <w:rFonts w:ascii="Arial" w:hAnsi="Arial" w:cs="Arial"/>
        </w:rPr>
        <w:t xml:space="preserve">Me_1 </w:t>
      </w:r>
      <w:r w:rsidRPr="00930F4A">
        <w:rPr>
          <w:rFonts w:ascii="Arial" w:hAnsi="Arial" w:cs="Arial"/>
          <w:b/>
        </w:rPr>
        <w:t xml:space="preserve">in </w:t>
      </w:r>
      <w:del w:id="5915" w:author="Utente" w:date="2017-07-05T17:30:00Z">
        <w:r w:rsidRPr="00930F4A" w:rsidDel="00BD26B7">
          <w:rPr>
            <w:rFonts w:ascii="Arial" w:eastAsia="Calibri" w:hAnsi="Arial" w:cs="Arial"/>
            <w:b/>
          </w:rPr>
          <w:delText>(</w:delText>
        </w:r>
      </w:del>
      <w:ins w:id="5916" w:author="Utente" w:date="2017-07-05T17:30:00Z">
        <w:r w:rsidR="00BD26B7">
          <w:rPr>
            <w:rFonts w:ascii="Arial" w:eastAsia="Calibri" w:hAnsi="Arial" w:cs="Arial"/>
            <w:b/>
          </w:rPr>
          <w:t>[</w:t>
        </w:r>
      </w:ins>
      <w:r w:rsidRPr="00930F4A">
        <w:rPr>
          <w:rFonts w:ascii="Arial" w:eastAsia="Calibri" w:hAnsi="Arial" w:cs="Arial"/>
        </w:rPr>
        <w:t>11094850, 46818219, 222, 111</w:t>
      </w:r>
      <w:del w:id="5917" w:author="Utente" w:date="2017-07-05T17:30:00Z">
        <w:r w:rsidRPr="00930F4A" w:rsidDel="00BD26B7">
          <w:rPr>
            <w:rFonts w:ascii="Arial" w:eastAsia="Calibri" w:hAnsi="Arial" w:cs="Arial"/>
            <w:b/>
          </w:rPr>
          <w:delText>)</w:delText>
        </w:r>
      </w:del>
      <w:ins w:id="5918" w:author="Utente" w:date="2017-07-05T17:30:00Z">
        <w:r w:rsidR="00BD26B7">
          <w:rPr>
            <w:rFonts w:ascii="Arial" w:eastAsia="Calibri" w:hAnsi="Arial" w:cs="Arial"/>
            <w:b/>
          </w:rPr>
          <w:t>]</w:t>
        </w:r>
      </w:ins>
      <w:r w:rsidRPr="00930F4A">
        <w:rPr>
          <w:rFonts w:ascii="Arial" w:eastAsia="Calibri" w:hAnsi="Arial" w:cs="Arial"/>
          <w:b/>
        </w:rPr>
        <w:t>]</w:t>
      </w:r>
    </w:p>
    <w:p w14:paraId="17DBA983" w14:textId="77777777" w:rsidR="00871D7C" w:rsidRPr="00930F4A" w:rsidRDefault="00871D7C" w:rsidP="00DE4FE7">
      <w:pPr>
        <w:ind w:hanging="14"/>
        <w:rPr>
          <w:rFonts w:ascii="Arial" w:hAnsi="Arial" w:cs="Arial"/>
          <w:i/>
        </w:rPr>
      </w:pPr>
    </w:p>
    <w:tbl>
      <w:tblPr>
        <w:tblW w:w="854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555"/>
        <w:gridCol w:w="1396"/>
        <w:gridCol w:w="1164"/>
        <w:gridCol w:w="1213"/>
        <w:gridCol w:w="1984"/>
      </w:tblGrid>
      <w:tr w:rsidR="00871D7C" w:rsidRPr="00930F4A" w14:paraId="7B2DCDD2" w14:textId="790C6CF2" w:rsidTr="005F1783">
        <w:tc>
          <w:tcPr>
            <w:tcW w:w="854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C7E64" w14:textId="7AC3B0E4" w:rsidR="00871D7C" w:rsidRPr="00930F4A" w:rsidRDefault="00871D7C" w:rsidP="005F1783">
            <w:pPr>
              <w:jc w:val="both"/>
              <w:rPr>
                <w:ins w:id="5919" w:author="Utente" w:date="2017-06-23T16:54:00Z"/>
                <w:rFonts w:ascii="Arial" w:eastAsia="Calibri" w:hAnsi="Arial" w:cs="Arial"/>
              </w:rPr>
            </w:pPr>
            <w:r w:rsidRPr="00930F4A">
              <w:rPr>
                <w:rFonts w:ascii="Arial" w:eastAsia="Calibri" w:hAnsi="Arial" w:cs="Arial"/>
              </w:rPr>
              <w:t>DS_r</w:t>
            </w:r>
          </w:p>
        </w:tc>
      </w:tr>
      <w:tr w:rsidR="00871D7C" w:rsidRPr="00930F4A" w14:paraId="61BD1D33" w14:textId="1649B38C" w:rsidTr="00871D7C">
        <w:tc>
          <w:tcPr>
            <w:tcW w:w="12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3DF072" w14:textId="77777777" w:rsidR="00871D7C" w:rsidRPr="00930F4A" w:rsidRDefault="00871D7C" w:rsidP="005F1783">
            <w:pPr>
              <w:jc w:val="both"/>
              <w:rPr>
                <w:rFonts w:ascii="Arial" w:hAnsi="Arial" w:cs="Arial"/>
              </w:rPr>
            </w:pPr>
            <w:r w:rsidRPr="00930F4A">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3E0256" w14:textId="77777777" w:rsidR="00871D7C" w:rsidRPr="00930F4A" w:rsidRDefault="00871D7C" w:rsidP="005F1783">
            <w:pPr>
              <w:jc w:val="both"/>
              <w:rPr>
                <w:rFonts w:ascii="Arial" w:hAnsi="Arial" w:cs="Arial"/>
              </w:rPr>
            </w:pPr>
            <w:r w:rsidRPr="00930F4A">
              <w:rPr>
                <w:rFonts w:ascii="Arial" w:eastAsia="Calibri" w:hAnsi="Arial" w:cs="Arial"/>
                <w:b/>
              </w:rPr>
              <w:t>Id_2</w:t>
            </w:r>
          </w:p>
        </w:tc>
        <w:tc>
          <w:tcPr>
            <w:tcW w:w="13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EC4434" w14:textId="77777777" w:rsidR="00871D7C" w:rsidRPr="00930F4A" w:rsidRDefault="00871D7C" w:rsidP="005F1783">
            <w:pPr>
              <w:jc w:val="both"/>
              <w:rPr>
                <w:rFonts w:ascii="Arial" w:hAnsi="Arial" w:cs="Arial"/>
              </w:rPr>
            </w:pPr>
            <w:r w:rsidRPr="00930F4A">
              <w:rPr>
                <w:rFonts w:ascii="Arial" w:eastAsia="Calibri" w:hAnsi="Arial" w:cs="Arial"/>
                <w:b/>
              </w:rPr>
              <w:t>Id_3</w:t>
            </w:r>
          </w:p>
        </w:tc>
        <w:tc>
          <w:tcPr>
            <w:tcW w:w="11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016A1D" w14:textId="77777777" w:rsidR="00871D7C" w:rsidRPr="00930F4A" w:rsidRDefault="00871D7C" w:rsidP="005F1783">
            <w:pPr>
              <w:jc w:val="both"/>
              <w:rPr>
                <w:rFonts w:ascii="Arial" w:hAnsi="Arial" w:cs="Arial"/>
              </w:rPr>
            </w:pPr>
            <w:r w:rsidRPr="00930F4A">
              <w:rPr>
                <w:rFonts w:ascii="Arial" w:eastAsia="Calibri" w:hAnsi="Arial" w:cs="Arial"/>
                <w:b/>
              </w:rPr>
              <w:t>Id_4</w:t>
            </w:r>
          </w:p>
        </w:tc>
        <w:tc>
          <w:tcPr>
            <w:tcW w:w="121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50B1AC" w14:textId="77777777" w:rsidR="00871D7C" w:rsidRPr="00930F4A" w:rsidRDefault="00871D7C" w:rsidP="005F1783">
            <w:pPr>
              <w:jc w:val="both"/>
              <w:rPr>
                <w:rFonts w:ascii="Arial" w:hAnsi="Arial" w:cs="Arial"/>
              </w:rPr>
            </w:pPr>
            <w:r w:rsidRPr="00930F4A">
              <w:rPr>
                <w:rFonts w:ascii="Arial" w:eastAsia="Calibri" w:hAnsi="Arial" w:cs="Arial"/>
                <w:b/>
              </w:rPr>
              <w:t>Me_1</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Pr>
          <w:p w14:paraId="2479C705" w14:textId="2F054A25" w:rsidR="00871D7C" w:rsidRPr="00930F4A" w:rsidRDefault="00871D7C" w:rsidP="005F1783">
            <w:pPr>
              <w:jc w:val="both"/>
              <w:rPr>
                <w:ins w:id="5920" w:author="Utente" w:date="2017-06-23T16:54:00Z"/>
                <w:rFonts w:ascii="Arial" w:eastAsia="Calibri" w:hAnsi="Arial" w:cs="Arial"/>
                <w:b/>
              </w:rPr>
            </w:pPr>
            <w:ins w:id="5921" w:author="Utente" w:date="2017-06-23T16:54:00Z">
              <w:r w:rsidRPr="00930F4A">
                <w:rPr>
                  <w:rFonts w:ascii="Arial" w:eastAsia="Calibri" w:hAnsi="Arial" w:cs="Arial"/>
                  <w:b/>
                </w:rPr>
                <w:t>Me_2</w:t>
              </w:r>
            </w:ins>
          </w:p>
        </w:tc>
      </w:tr>
      <w:tr w:rsidR="00871D7C" w:rsidRPr="00930F4A" w14:paraId="73E1B610" w14:textId="6ED4D764"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62856"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1639EC" w14:textId="77777777" w:rsidR="00871D7C" w:rsidRPr="00930F4A" w:rsidRDefault="00871D7C" w:rsidP="005F1783">
            <w:pPr>
              <w:jc w:val="both"/>
              <w:rPr>
                <w:rFonts w:ascii="Arial" w:hAnsi="Arial" w:cs="Arial"/>
              </w:rPr>
            </w:pPr>
            <w:r w:rsidRPr="00930F4A">
              <w:rPr>
                <w:rFonts w:ascii="Arial" w:eastAsia="Calibri" w:hAnsi="Arial" w:cs="Arial"/>
              </w:rPr>
              <w:t>Belgium</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8BB91"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0A9A8"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95C96" w14:textId="77777777" w:rsidR="00871D7C" w:rsidRPr="00930F4A" w:rsidRDefault="00871D7C" w:rsidP="005F1783">
            <w:pPr>
              <w:jc w:val="both"/>
              <w:rPr>
                <w:rFonts w:ascii="Arial" w:hAnsi="Arial" w:cs="Arial"/>
              </w:rPr>
            </w:pPr>
            <w:r w:rsidRPr="00930F4A">
              <w:rPr>
                <w:rFonts w:ascii="Arial" w:eastAsia="Calibri" w:hAnsi="Arial" w:cs="Arial"/>
              </w:rPr>
              <w:t>11094850</w:t>
            </w:r>
          </w:p>
        </w:tc>
        <w:tc>
          <w:tcPr>
            <w:tcW w:w="1984" w:type="dxa"/>
            <w:tcBorders>
              <w:top w:val="single" w:sz="6" w:space="0" w:color="000000"/>
              <w:left w:val="single" w:sz="6" w:space="0" w:color="000000"/>
              <w:bottom w:val="single" w:sz="6" w:space="0" w:color="000000"/>
              <w:right w:val="single" w:sz="6" w:space="0" w:color="000000"/>
            </w:tcBorders>
          </w:tcPr>
          <w:p w14:paraId="76580997" w14:textId="4CA38EAB" w:rsidR="00871D7C" w:rsidRPr="00930F4A" w:rsidRDefault="00871D7C" w:rsidP="005F1783">
            <w:pPr>
              <w:jc w:val="both"/>
              <w:rPr>
                <w:ins w:id="5922" w:author="Utente" w:date="2017-06-23T16:54:00Z"/>
                <w:rFonts w:ascii="Arial" w:eastAsia="Calibri" w:hAnsi="Arial" w:cs="Arial"/>
              </w:rPr>
            </w:pPr>
            <w:ins w:id="5923" w:author="Utente" w:date="2017-06-23T16:54:00Z">
              <w:r w:rsidRPr="00930F4A">
                <w:rPr>
                  <w:rFonts w:ascii="Arial" w:eastAsia="Calibri" w:hAnsi="Arial" w:cs="Arial"/>
                </w:rPr>
                <w:t>true</w:t>
              </w:r>
            </w:ins>
          </w:p>
        </w:tc>
      </w:tr>
      <w:tr w:rsidR="00871D7C" w:rsidRPr="00930F4A" w14:paraId="39D2E2C1" w14:textId="2A74E636"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128045"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FA5AB" w14:textId="77777777" w:rsidR="00871D7C" w:rsidRPr="00930F4A" w:rsidRDefault="00871D7C" w:rsidP="005F1783">
            <w:pPr>
              <w:jc w:val="both"/>
              <w:rPr>
                <w:rFonts w:ascii="Arial" w:hAnsi="Arial" w:cs="Arial"/>
              </w:rPr>
            </w:pPr>
            <w:r w:rsidRPr="00930F4A">
              <w:rPr>
                <w:rFonts w:ascii="Arial" w:eastAsia="Calibri" w:hAnsi="Arial" w:cs="Arial"/>
              </w:rPr>
              <w:t>Greece</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3595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57AF6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1F1B8" w14:textId="77777777" w:rsidR="00871D7C" w:rsidRPr="00930F4A" w:rsidRDefault="00871D7C" w:rsidP="005F1783">
            <w:pPr>
              <w:jc w:val="both"/>
              <w:rPr>
                <w:rFonts w:ascii="Arial" w:hAnsi="Arial" w:cs="Arial"/>
              </w:rPr>
            </w:pPr>
            <w:r w:rsidRPr="00930F4A">
              <w:rPr>
                <w:rFonts w:ascii="Arial" w:eastAsia="Calibri" w:hAnsi="Arial" w:cs="Arial"/>
              </w:rPr>
              <w:t>11123034</w:t>
            </w:r>
          </w:p>
        </w:tc>
        <w:tc>
          <w:tcPr>
            <w:tcW w:w="1984" w:type="dxa"/>
            <w:tcBorders>
              <w:top w:val="single" w:sz="6" w:space="0" w:color="000000"/>
              <w:left w:val="single" w:sz="6" w:space="0" w:color="000000"/>
              <w:bottom w:val="single" w:sz="6" w:space="0" w:color="000000"/>
              <w:right w:val="single" w:sz="6" w:space="0" w:color="000000"/>
            </w:tcBorders>
          </w:tcPr>
          <w:p w14:paraId="61B05EF0" w14:textId="39A521B8" w:rsidR="00871D7C" w:rsidRPr="00930F4A" w:rsidRDefault="00871D7C" w:rsidP="005F1783">
            <w:pPr>
              <w:jc w:val="both"/>
              <w:rPr>
                <w:ins w:id="5924" w:author="Utente" w:date="2017-06-23T16:54:00Z"/>
                <w:rFonts w:ascii="Arial" w:eastAsia="Calibri" w:hAnsi="Arial" w:cs="Arial"/>
              </w:rPr>
            </w:pPr>
            <w:ins w:id="5925" w:author="Utente" w:date="2017-06-23T16:54:00Z">
              <w:r w:rsidRPr="00930F4A">
                <w:rPr>
                  <w:rFonts w:ascii="Arial" w:eastAsia="Calibri" w:hAnsi="Arial" w:cs="Arial"/>
                </w:rPr>
                <w:t>false</w:t>
              </w:r>
            </w:ins>
          </w:p>
        </w:tc>
      </w:tr>
      <w:tr w:rsidR="00871D7C" w:rsidRPr="00930F4A" w14:paraId="3C4B316E" w14:textId="4636F54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1E7D2"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74EBC" w14:textId="77777777" w:rsidR="00871D7C" w:rsidRPr="00930F4A" w:rsidRDefault="00871D7C" w:rsidP="005F1783">
            <w:pPr>
              <w:jc w:val="both"/>
              <w:rPr>
                <w:rFonts w:ascii="Arial" w:hAnsi="Arial" w:cs="Arial"/>
              </w:rPr>
            </w:pPr>
            <w:r w:rsidRPr="00930F4A">
              <w:rPr>
                <w:rFonts w:ascii="Arial" w:eastAsia="Calibri" w:hAnsi="Arial" w:cs="Arial"/>
              </w:rPr>
              <w:t>Spain</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46E44"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71D16"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3D4E5" w14:textId="77777777" w:rsidR="00871D7C" w:rsidRPr="00930F4A" w:rsidRDefault="00871D7C" w:rsidP="005F1783">
            <w:pPr>
              <w:jc w:val="both"/>
              <w:rPr>
                <w:rFonts w:ascii="Arial" w:hAnsi="Arial" w:cs="Arial"/>
              </w:rPr>
            </w:pPr>
            <w:r w:rsidRPr="00930F4A">
              <w:rPr>
                <w:rFonts w:ascii="Arial" w:eastAsia="Calibri" w:hAnsi="Arial" w:cs="Arial"/>
              </w:rPr>
              <w:t>46818219</w:t>
            </w:r>
          </w:p>
        </w:tc>
        <w:tc>
          <w:tcPr>
            <w:tcW w:w="1984" w:type="dxa"/>
            <w:tcBorders>
              <w:top w:val="single" w:sz="6" w:space="0" w:color="000000"/>
              <w:left w:val="single" w:sz="6" w:space="0" w:color="000000"/>
              <w:bottom w:val="single" w:sz="6" w:space="0" w:color="000000"/>
              <w:right w:val="single" w:sz="6" w:space="0" w:color="000000"/>
            </w:tcBorders>
          </w:tcPr>
          <w:p w14:paraId="456D7C30" w14:textId="0F0B6364" w:rsidR="00871D7C" w:rsidRPr="00930F4A" w:rsidRDefault="00871D7C" w:rsidP="005F1783">
            <w:pPr>
              <w:jc w:val="both"/>
              <w:rPr>
                <w:ins w:id="5926" w:author="Utente" w:date="2017-06-23T16:54:00Z"/>
                <w:rFonts w:ascii="Arial" w:eastAsia="Calibri" w:hAnsi="Arial" w:cs="Arial"/>
              </w:rPr>
            </w:pPr>
            <w:ins w:id="5927" w:author="Utente" w:date="2017-06-23T16:54:00Z">
              <w:r w:rsidRPr="00930F4A">
                <w:rPr>
                  <w:rFonts w:ascii="Arial" w:eastAsia="Calibri" w:hAnsi="Arial" w:cs="Arial"/>
                </w:rPr>
                <w:t>true</w:t>
              </w:r>
            </w:ins>
          </w:p>
        </w:tc>
      </w:tr>
      <w:tr w:rsidR="00871D7C" w:rsidRPr="00930F4A" w14:paraId="572124F8" w14:textId="144228E3"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41371"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A9EA8" w14:textId="77777777" w:rsidR="00871D7C" w:rsidRPr="00930F4A" w:rsidRDefault="00871D7C" w:rsidP="005F1783">
            <w:pPr>
              <w:jc w:val="both"/>
              <w:rPr>
                <w:rFonts w:ascii="Arial" w:hAnsi="Arial" w:cs="Arial"/>
              </w:rPr>
            </w:pPr>
            <w:r w:rsidRPr="00930F4A">
              <w:rPr>
                <w:rFonts w:ascii="Arial" w:eastAsia="Calibri" w:hAnsi="Arial" w:cs="Arial"/>
              </w:rPr>
              <w:t>Malta</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56D3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CD80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BC6A" w14:textId="77777777" w:rsidR="00871D7C" w:rsidRPr="00930F4A" w:rsidRDefault="00871D7C" w:rsidP="005F1783">
            <w:pPr>
              <w:jc w:val="both"/>
              <w:rPr>
                <w:rFonts w:ascii="Arial" w:hAnsi="Arial" w:cs="Arial"/>
              </w:rPr>
            </w:pPr>
            <w:r w:rsidRPr="00930F4A">
              <w:rPr>
                <w:rFonts w:ascii="Arial" w:eastAsia="Calibri" w:hAnsi="Arial" w:cs="Arial"/>
              </w:rPr>
              <w:t>417546</w:t>
            </w:r>
          </w:p>
        </w:tc>
        <w:tc>
          <w:tcPr>
            <w:tcW w:w="1984" w:type="dxa"/>
            <w:tcBorders>
              <w:top w:val="single" w:sz="6" w:space="0" w:color="000000"/>
              <w:left w:val="single" w:sz="6" w:space="0" w:color="000000"/>
              <w:bottom w:val="single" w:sz="6" w:space="0" w:color="000000"/>
              <w:right w:val="single" w:sz="6" w:space="0" w:color="000000"/>
            </w:tcBorders>
          </w:tcPr>
          <w:p w14:paraId="49275213" w14:textId="42F0BB1C" w:rsidR="00871D7C" w:rsidRPr="00930F4A" w:rsidRDefault="00871D7C" w:rsidP="005F1783">
            <w:pPr>
              <w:jc w:val="both"/>
              <w:rPr>
                <w:ins w:id="5928" w:author="Utente" w:date="2017-06-23T16:54:00Z"/>
                <w:rFonts w:ascii="Arial" w:eastAsia="Calibri" w:hAnsi="Arial" w:cs="Arial"/>
              </w:rPr>
            </w:pPr>
            <w:ins w:id="5929" w:author="Utente" w:date="2017-06-23T16:54:00Z">
              <w:r w:rsidRPr="00930F4A">
                <w:rPr>
                  <w:rFonts w:ascii="Arial" w:eastAsia="Calibri" w:hAnsi="Arial" w:cs="Arial"/>
                </w:rPr>
                <w:t>false</w:t>
              </w:r>
            </w:ins>
          </w:p>
        </w:tc>
      </w:tr>
      <w:tr w:rsidR="00871D7C" w:rsidRPr="00930F4A" w14:paraId="386F26D9" w14:textId="048472E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1EAE"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9B1DC" w14:textId="77777777" w:rsidR="00871D7C" w:rsidRPr="00930F4A" w:rsidRDefault="00871D7C" w:rsidP="005F1783">
            <w:pPr>
              <w:jc w:val="both"/>
              <w:rPr>
                <w:rFonts w:ascii="Arial" w:hAnsi="Arial" w:cs="Arial"/>
              </w:rPr>
            </w:pPr>
            <w:r w:rsidRPr="00930F4A">
              <w:rPr>
                <w:rFonts w:ascii="Arial" w:eastAsia="Calibri" w:hAnsi="Arial" w:cs="Arial"/>
              </w:rPr>
              <w:t>Finland</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904B0"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59D85"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8B908" w14:textId="77777777" w:rsidR="00871D7C" w:rsidRPr="00930F4A" w:rsidRDefault="00871D7C" w:rsidP="005F1783">
            <w:pPr>
              <w:jc w:val="both"/>
              <w:rPr>
                <w:rFonts w:ascii="Arial" w:hAnsi="Arial" w:cs="Arial"/>
              </w:rPr>
            </w:pPr>
            <w:r w:rsidRPr="00930F4A">
              <w:rPr>
                <w:rFonts w:ascii="Arial" w:eastAsia="Calibri" w:hAnsi="Arial" w:cs="Arial"/>
              </w:rPr>
              <w:t>5401267</w:t>
            </w:r>
          </w:p>
        </w:tc>
        <w:tc>
          <w:tcPr>
            <w:tcW w:w="1984" w:type="dxa"/>
            <w:tcBorders>
              <w:top w:val="single" w:sz="6" w:space="0" w:color="000000"/>
              <w:left w:val="single" w:sz="6" w:space="0" w:color="000000"/>
              <w:bottom w:val="single" w:sz="6" w:space="0" w:color="000000"/>
              <w:right w:val="single" w:sz="6" w:space="0" w:color="000000"/>
            </w:tcBorders>
          </w:tcPr>
          <w:p w14:paraId="6839C7A3" w14:textId="2846FB76" w:rsidR="00871D7C" w:rsidRPr="00930F4A" w:rsidRDefault="00871D7C" w:rsidP="005F1783">
            <w:pPr>
              <w:jc w:val="both"/>
              <w:rPr>
                <w:ins w:id="5930" w:author="Utente" w:date="2017-06-23T16:54:00Z"/>
                <w:rFonts w:ascii="Arial" w:eastAsia="Calibri" w:hAnsi="Arial" w:cs="Arial"/>
              </w:rPr>
            </w:pPr>
            <w:ins w:id="5931" w:author="Utente" w:date="2017-06-23T16:54:00Z">
              <w:r w:rsidRPr="00930F4A">
                <w:rPr>
                  <w:rFonts w:ascii="Arial" w:eastAsia="Calibri" w:hAnsi="Arial" w:cs="Arial"/>
                </w:rPr>
                <w:t>false</w:t>
              </w:r>
            </w:ins>
          </w:p>
        </w:tc>
      </w:tr>
      <w:tr w:rsidR="00871D7C" w:rsidRPr="00930F4A" w14:paraId="44839657" w14:textId="0BAC9461"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21C7D"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B017" w14:textId="77777777" w:rsidR="00871D7C" w:rsidRPr="00930F4A" w:rsidRDefault="00871D7C" w:rsidP="005F1783">
            <w:pPr>
              <w:jc w:val="both"/>
              <w:rPr>
                <w:rFonts w:ascii="Arial" w:hAnsi="Arial" w:cs="Arial"/>
              </w:rPr>
            </w:pPr>
            <w:r w:rsidRPr="00930F4A">
              <w:rPr>
                <w:rFonts w:ascii="Arial" w:eastAsia="Calibri" w:hAnsi="Arial" w:cs="Arial"/>
              </w:rPr>
              <w:t>NULL</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4389"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6ECF3D"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12349" w14:textId="77777777" w:rsidR="00871D7C" w:rsidRPr="00930F4A" w:rsidRDefault="00871D7C" w:rsidP="005F1783">
            <w:pPr>
              <w:jc w:val="both"/>
              <w:rPr>
                <w:rFonts w:ascii="Arial" w:hAnsi="Arial" w:cs="Arial"/>
              </w:rPr>
            </w:pPr>
            <w:r w:rsidRPr="00930F4A">
              <w:rPr>
                <w:rFonts w:ascii="Arial" w:eastAsia="Calibri" w:hAnsi="Arial" w:cs="Arial"/>
              </w:rPr>
              <w:t>7954662</w:t>
            </w:r>
          </w:p>
        </w:tc>
        <w:tc>
          <w:tcPr>
            <w:tcW w:w="1984" w:type="dxa"/>
            <w:tcBorders>
              <w:top w:val="single" w:sz="6" w:space="0" w:color="000000"/>
              <w:left w:val="single" w:sz="6" w:space="0" w:color="000000"/>
              <w:bottom w:val="single" w:sz="6" w:space="0" w:color="000000"/>
              <w:right w:val="single" w:sz="6" w:space="0" w:color="000000"/>
            </w:tcBorders>
          </w:tcPr>
          <w:p w14:paraId="76C510BF" w14:textId="4629B2FC" w:rsidR="00871D7C" w:rsidRPr="00930F4A" w:rsidRDefault="00871D7C" w:rsidP="005F1783">
            <w:pPr>
              <w:jc w:val="both"/>
              <w:rPr>
                <w:ins w:id="5932" w:author="Utente" w:date="2017-06-23T16:54:00Z"/>
                <w:rFonts w:ascii="Arial" w:eastAsia="Calibri" w:hAnsi="Arial" w:cs="Arial"/>
              </w:rPr>
            </w:pPr>
            <w:ins w:id="5933" w:author="Utente" w:date="2017-06-23T16:54:00Z">
              <w:r w:rsidRPr="00930F4A">
                <w:rPr>
                  <w:rFonts w:ascii="Arial" w:eastAsia="Calibri" w:hAnsi="Arial" w:cs="Arial"/>
                </w:rPr>
                <w:t>false</w:t>
              </w:r>
            </w:ins>
          </w:p>
        </w:tc>
      </w:tr>
    </w:tbl>
    <w:p w14:paraId="2C61A64B" w14:textId="5E0E6DD9" w:rsidR="00FC7F15" w:rsidRPr="00930F4A" w:rsidRDefault="00FC7F15">
      <w:pPr>
        <w:rPr>
          <w:rFonts w:ascii="Arial" w:hAnsi="Arial" w:cs="Arial"/>
        </w:rPr>
      </w:pPr>
    </w:p>
    <w:p w14:paraId="144C0CF1" w14:textId="61411F0D" w:rsidR="005A2227" w:rsidRPr="00E352EF" w:rsidDel="002A3201" w:rsidRDefault="00FC7F15" w:rsidP="00E83D59">
      <w:pPr>
        <w:pStyle w:val="Stile3"/>
        <w:rPr>
          <w:del w:id="5934" w:author="Utente" w:date="2017-06-26T15:35:00Z"/>
          <w:lang w:val="en-GB"/>
        </w:rPr>
      </w:pPr>
      <w:bookmarkStart w:id="5935" w:name="_Toc462659698"/>
      <w:bookmarkStart w:id="5936" w:name="_Toc463805762"/>
      <w:bookmarkStart w:id="5937" w:name="_Toc464487939"/>
      <w:del w:id="5938" w:author="Utente" w:date="2017-06-26T15:35:00Z">
        <w:r w:rsidRPr="00E352EF" w:rsidDel="002A3201">
          <w:rPr>
            <w:lang w:val="en-GB"/>
          </w:rPr>
          <w:delText>B</w:delText>
        </w:r>
        <w:r w:rsidR="0097053A" w:rsidRPr="00E352EF" w:rsidDel="002A3201">
          <w:rPr>
            <w:lang w:val="en-GB"/>
          </w:rPr>
          <w:delText>etween</w:delText>
        </w:r>
        <w:bookmarkEnd w:id="5935"/>
        <w:bookmarkEnd w:id="5936"/>
        <w:bookmarkEnd w:id="5937"/>
      </w:del>
    </w:p>
    <w:p w14:paraId="44993592" w14:textId="373E45E7" w:rsidR="005A2227" w:rsidRPr="00E352EF" w:rsidDel="002A3201" w:rsidRDefault="0097053A" w:rsidP="00E83D59">
      <w:pPr>
        <w:rPr>
          <w:del w:id="5939" w:author="Utente" w:date="2017-06-26T15:35:00Z"/>
          <w:rFonts w:ascii="Cambria" w:hAnsi="Cambria"/>
        </w:rPr>
      </w:pPr>
      <w:del w:id="5940" w:author="Utente" w:date="2017-06-26T15:35:00Z">
        <w:r w:rsidRPr="00E352EF" w:rsidDel="002A3201">
          <w:rPr>
            <w:rFonts w:ascii="Cambria" w:eastAsia="Calibri" w:hAnsi="Cambria" w:cs="Calibri"/>
            <w:i/>
            <w:color w:val="5B9BD5"/>
          </w:rPr>
          <w:delText>Semantic</w:delText>
        </w:r>
      </w:del>
    </w:p>
    <w:p w14:paraId="44A8E879" w14:textId="32E0050C" w:rsidR="005A2227" w:rsidRPr="00E352EF" w:rsidDel="002A3201" w:rsidRDefault="0097053A" w:rsidP="00E83D59">
      <w:pPr>
        <w:rPr>
          <w:del w:id="5941" w:author="Utente" w:date="2017-06-26T15:35:00Z"/>
          <w:rFonts w:ascii="Cambria" w:hAnsi="Cambria"/>
        </w:rPr>
      </w:pPr>
      <w:del w:id="5942" w:author="Utente" w:date="2017-06-26T15:35:00Z">
        <w:r w:rsidRPr="00E352EF" w:rsidDel="002A3201">
          <w:rPr>
            <w:rFonts w:ascii="Cambria" w:eastAsia="Calibri" w:hAnsi="Cambria" w:cs="Calibri"/>
          </w:rPr>
          <w:delText xml:space="preserve">The operator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v</w:delText>
        </w:r>
        <w:r w:rsidR="004149A1" w:rsidRPr="00E352EF" w:rsidDel="002A3201">
          <w:rPr>
            <w:rFonts w:ascii="Cambria" w:eastAsia="Calibri" w:hAnsi="Cambria" w:cs="Calibri"/>
          </w:rPr>
          <w:delText xml:space="preserve">erifies if a value belongs to an interval </w:delText>
        </w:r>
        <w:r w:rsidRPr="00E352EF" w:rsidDel="002A3201">
          <w:rPr>
            <w:rFonts w:ascii="Cambria" w:eastAsia="Calibri" w:hAnsi="Cambria" w:cs="Calibri"/>
          </w:rPr>
          <w:delText>of values</w:delText>
        </w:r>
      </w:del>
    </w:p>
    <w:p w14:paraId="1EEB39E8" w14:textId="572E777F" w:rsidR="00E83D59" w:rsidRPr="00E352EF" w:rsidDel="002A3201" w:rsidRDefault="00E83D59" w:rsidP="00E83D59">
      <w:pPr>
        <w:rPr>
          <w:del w:id="5943" w:author="Utente" w:date="2017-06-26T15:35:00Z"/>
          <w:rFonts w:ascii="Cambria" w:eastAsia="Calibri" w:hAnsi="Cambria" w:cs="Calibri"/>
          <w:i/>
          <w:color w:val="5B9BD5"/>
        </w:rPr>
      </w:pPr>
    </w:p>
    <w:p w14:paraId="41194BDA" w14:textId="3E77727B" w:rsidR="005A2227" w:rsidRPr="00E352EF" w:rsidDel="002A3201" w:rsidRDefault="0097053A" w:rsidP="00543198">
      <w:pPr>
        <w:rPr>
          <w:del w:id="5944" w:author="Utente" w:date="2017-06-26T15:35:00Z"/>
          <w:rFonts w:ascii="Cambria" w:eastAsia="Calibri" w:hAnsi="Cambria" w:cs="Calibri"/>
          <w:i/>
          <w:color w:val="5B9BD5"/>
        </w:rPr>
      </w:pPr>
      <w:del w:id="5945" w:author="Utente" w:date="2017-06-26T15:35:00Z">
        <w:r w:rsidRPr="00E352EF" w:rsidDel="002A3201">
          <w:rPr>
            <w:rFonts w:ascii="Cambria" w:eastAsia="Calibri" w:hAnsi="Cambria" w:cs="Calibri"/>
            <w:i/>
            <w:color w:val="5B9BD5"/>
          </w:rPr>
          <w:delText>Syntax</w:delText>
        </w:r>
      </w:del>
    </w:p>
    <w:p w14:paraId="027FCA7B" w14:textId="7B8E0FB4" w:rsidR="005A2227" w:rsidRPr="00E352EF" w:rsidDel="002A3201" w:rsidRDefault="0097053A" w:rsidP="00E83D59">
      <w:pPr>
        <w:rPr>
          <w:del w:id="5946" w:author="Utente" w:date="2017-06-26T15:35:00Z"/>
          <w:rFonts w:ascii="Cambria" w:hAnsi="Cambria"/>
        </w:rPr>
      </w:pPr>
      <w:del w:id="5947"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ds_2</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ds_3</w:delText>
        </w:r>
      </w:del>
    </w:p>
    <w:p w14:paraId="7B8793D1" w14:textId="13FD6660" w:rsidR="00E83D59" w:rsidRPr="00E352EF" w:rsidDel="002A3201" w:rsidRDefault="00E83D59" w:rsidP="00E83D59">
      <w:pPr>
        <w:rPr>
          <w:del w:id="5948" w:author="Utente" w:date="2017-06-26T15:35:00Z"/>
          <w:rFonts w:ascii="Cambria" w:eastAsia="Calibri" w:hAnsi="Cambria" w:cs="Calibri"/>
          <w:i/>
          <w:color w:val="5B9BD5"/>
        </w:rPr>
      </w:pPr>
    </w:p>
    <w:p w14:paraId="1B3EAF8B" w14:textId="5D8EB34B" w:rsidR="005A2227" w:rsidRPr="00E352EF" w:rsidDel="002A3201" w:rsidRDefault="0097053A" w:rsidP="00543198">
      <w:pPr>
        <w:rPr>
          <w:del w:id="5949" w:author="Utente" w:date="2017-06-26T15:35:00Z"/>
          <w:rFonts w:ascii="Cambria" w:eastAsia="Calibri" w:hAnsi="Cambria" w:cs="Calibri"/>
          <w:i/>
          <w:color w:val="5B9BD5"/>
        </w:rPr>
      </w:pPr>
      <w:del w:id="5950" w:author="Utente" w:date="2017-06-26T15:35:00Z">
        <w:r w:rsidRPr="00E352EF" w:rsidDel="002A3201">
          <w:rPr>
            <w:rFonts w:ascii="Cambria" w:eastAsia="Calibri" w:hAnsi="Cambria" w:cs="Calibri"/>
            <w:i/>
            <w:color w:val="5B9BD5"/>
          </w:rPr>
          <w:delText>Parameters</w:delText>
        </w:r>
      </w:del>
    </w:p>
    <w:p w14:paraId="4EE12037" w14:textId="2792549D" w:rsidR="00DC675D" w:rsidRPr="00E352EF" w:rsidDel="002A3201" w:rsidRDefault="0097053A" w:rsidP="00E83D59">
      <w:pPr>
        <w:rPr>
          <w:del w:id="5951" w:author="Utente" w:date="2017-06-26T15:35:00Z"/>
          <w:rFonts w:ascii="Cambria" w:eastAsia="Calibri" w:hAnsi="Cambria" w:cs="Calibri"/>
        </w:rPr>
      </w:pPr>
      <w:del w:id="5952" w:author="Utente" w:date="2017-06-26T15:35:00Z">
        <w:r w:rsidRPr="00E352EF" w:rsidDel="002A3201">
          <w:rPr>
            <w:rFonts w:ascii="Cambria" w:eastAsia="Calibri" w:hAnsi="Cambria" w:cs="Calibri"/>
            <w:i/>
          </w:rPr>
          <w:delText>ds_1, ds_2, ds_3</w:delText>
        </w:r>
        <w:r w:rsidR="00E83D59" w:rsidRPr="00E352EF" w:rsidDel="002A3201">
          <w:rPr>
            <w:rFonts w:ascii="Cambria" w:eastAsia="Calibri" w:hAnsi="Cambria" w:cs="Calibri"/>
            <w:i/>
          </w:rPr>
          <w:delText xml:space="preserve"> </w:delText>
        </w:r>
        <w:r w:rsidR="00E83D59" w:rsidRPr="00E352EF" w:rsidDel="002A3201">
          <w:rPr>
            <w:rFonts w:ascii="Cambria" w:eastAsia="Calibri" w:hAnsi="Cambria" w:cs="Calibri"/>
          </w:rPr>
          <w:delText>:</w:delText>
        </w:r>
        <w:r w:rsidRPr="00E352EF" w:rsidDel="002A3201">
          <w:rPr>
            <w:rFonts w:ascii="Cambria" w:eastAsia="Calibri" w:hAnsi="Cambria" w:cs="Calibri"/>
          </w:rPr>
          <w:delText xml:space="preserve"> [dataset {identifier &lt;IDENT&gt; as scalar-type}+ {measure &lt;IDENT&gt; as &lt;T&gt;}+ |constant&lt;T&gt;]</w:delText>
        </w:r>
      </w:del>
    </w:p>
    <w:p w14:paraId="2D9DCB14" w14:textId="33C4CFBF" w:rsidR="00E83D59" w:rsidRPr="00E352EF" w:rsidDel="002A3201" w:rsidRDefault="00E83D59" w:rsidP="00E83D59">
      <w:pPr>
        <w:rPr>
          <w:del w:id="5953" w:author="Utente" w:date="2017-06-26T15:35:00Z"/>
          <w:rFonts w:ascii="Cambria" w:hAnsi="Cambria"/>
        </w:rPr>
      </w:pPr>
    </w:p>
    <w:p w14:paraId="198483BA" w14:textId="1252BBC5" w:rsidR="005A2227" w:rsidRPr="00E352EF" w:rsidDel="002A3201" w:rsidRDefault="0097053A" w:rsidP="008A7573">
      <w:pPr>
        <w:numPr>
          <w:ilvl w:val="0"/>
          <w:numId w:val="4"/>
        </w:numPr>
        <w:ind w:left="360"/>
        <w:rPr>
          <w:del w:id="5954" w:author="Utente" w:date="2017-06-26T15:35:00Z"/>
          <w:rFonts w:ascii="Cambria" w:hAnsi="Cambria"/>
        </w:rPr>
      </w:pPr>
      <w:del w:id="5955"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 is the </w:delText>
        </w:r>
        <w:r w:rsidR="00F4601C" w:rsidRPr="00E352EF" w:rsidDel="002A3201">
          <w:delText>Dataset</w:delText>
        </w:r>
        <w:r w:rsidRPr="00E352EF" w:rsidDel="002A3201">
          <w:rPr>
            <w:rFonts w:ascii="Cambria" w:eastAsia="Calibri" w:hAnsi="Cambria" w:cs="Calibri"/>
          </w:rPr>
          <w:delText xml:space="preserve"> or the scalar to validate.</w:delText>
        </w:r>
      </w:del>
    </w:p>
    <w:p w14:paraId="0BBE38A9" w14:textId="26B7FB55" w:rsidR="005A2227" w:rsidRPr="00E352EF" w:rsidDel="002A3201" w:rsidRDefault="0097053A" w:rsidP="008A7573">
      <w:pPr>
        <w:numPr>
          <w:ilvl w:val="0"/>
          <w:numId w:val="4"/>
        </w:numPr>
        <w:ind w:left="360"/>
        <w:rPr>
          <w:del w:id="5956" w:author="Utente" w:date="2017-06-26T15:35:00Z"/>
          <w:rFonts w:ascii="Cambria" w:hAnsi="Cambria"/>
        </w:rPr>
      </w:pPr>
      <w:del w:id="5957" w:author="Utente" w:date="2017-06-26T15:35:00Z">
        <w:r w:rsidRPr="00E352EF" w:rsidDel="002A3201">
          <w:rPr>
            <w:rFonts w:ascii="Cambria" w:eastAsia="Calibri" w:hAnsi="Cambria" w:cs="Calibri"/>
            <w:i/>
          </w:rPr>
          <w:delText>ds_2</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lowerbound </w:delText>
        </w:r>
        <w:r w:rsidRPr="00E352EF" w:rsidDel="002A3201">
          <w:rPr>
            <w:rFonts w:ascii="Cambria" w:eastAsia="Calibri" w:hAnsi="Cambria" w:cs="Calibri"/>
          </w:rPr>
          <w:delText>of a value’s range.</w:delText>
        </w:r>
      </w:del>
    </w:p>
    <w:p w14:paraId="1B9066D1" w14:textId="3B91C61B" w:rsidR="005A2227" w:rsidRPr="00E352EF" w:rsidDel="002A3201" w:rsidRDefault="0097053A" w:rsidP="008A7573">
      <w:pPr>
        <w:numPr>
          <w:ilvl w:val="0"/>
          <w:numId w:val="4"/>
        </w:numPr>
        <w:ind w:left="360"/>
        <w:rPr>
          <w:del w:id="5958" w:author="Utente" w:date="2017-06-26T15:35:00Z"/>
          <w:rFonts w:ascii="Cambria" w:hAnsi="Cambria"/>
        </w:rPr>
      </w:pPr>
      <w:del w:id="5959" w:author="Utente" w:date="2017-06-26T15:35:00Z">
        <w:r w:rsidRPr="00E352EF" w:rsidDel="002A3201">
          <w:rPr>
            <w:rFonts w:ascii="Cambria" w:eastAsia="Calibri" w:hAnsi="Cambria" w:cs="Calibri"/>
            <w:i/>
          </w:rPr>
          <w:delText>ds_3</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upperbound </w:delText>
        </w:r>
        <w:r w:rsidRPr="00E352EF" w:rsidDel="002A3201">
          <w:rPr>
            <w:rFonts w:ascii="Cambria" w:eastAsia="Calibri" w:hAnsi="Cambria" w:cs="Calibri"/>
          </w:rPr>
          <w:delText xml:space="preserve">of a value’s range. </w:delText>
        </w:r>
      </w:del>
    </w:p>
    <w:p w14:paraId="0DC514FA" w14:textId="6269DC43" w:rsidR="00E83D59" w:rsidRPr="00E352EF" w:rsidDel="002A3201" w:rsidRDefault="00E83D59" w:rsidP="00E83D59">
      <w:pPr>
        <w:rPr>
          <w:del w:id="5960" w:author="Utente" w:date="2017-06-26T15:35:00Z"/>
          <w:rFonts w:ascii="Cambria" w:eastAsia="Calibri" w:hAnsi="Cambria" w:cs="Calibri"/>
          <w:i/>
          <w:color w:val="5B9BD5"/>
        </w:rPr>
      </w:pPr>
    </w:p>
    <w:p w14:paraId="5CC2855F" w14:textId="6CA8D9A2" w:rsidR="005A2227" w:rsidRPr="00E352EF" w:rsidDel="002A3201" w:rsidRDefault="0097053A" w:rsidP="00543198">
      <w:pPr>
        <w:rPr>
          <w:del w:id="5961" w:author="Utente" w:date="2017-06-26T15:35:00Z"/>
          <w:rFonts w:ascii="Cambria" w:eastAsia="Calibri" w:hAnsi="Cambria" w:cs="Calibri"/>
          <w:i/>
          <w:color w:val="5B9BD5"/>
        </w:rPr>
      </w:pPr>
      <w:del w:id="5962" w:author="Utente" w:date="2017-06-26T15:35:00Z">
        <w:r w:rsidRPr="00E352EF" w:rsidDel="002A3201">
          <w:rPr>
            <w:rFonts w:ascii="Cambria" w:eastAsia="Calibri" w:hAnsi="Cambria" w:cs="Calibri"/>
            <w:i/>
            <w:color w:val="5B9BD5"/>
          </w:rPr>
          <w:delText>Constraints</w:delText>
        </w:r>
      </w:del>
    </w:p>
    <w:p w14:paraId="2D838373" w14:textId="39F64F1C" w:rsidR="005A2227" w:rsidRPr="00E352EF" w:rsidDel="002A3201" w:rsidRDefault="0097053A" w:rsidP="008A7573">
      <w:pPr>
        <w:numPr>
          <w:ilvl w:val="0"/>
          <w:numId w:val="4"/>
        </w:numPr>
        <w:ind w:left="360"/>
        <w:rPr>
          <w:del w:id="5963" w:author="Utente" w:date="2017-06-26T15:35:00Z"/>
          <w:rFonts w:ascii="Cambria" w:hAnsi="Cambria"/>
        </w:rPr>
      </w:pPr>
      <w:del w:id="5964"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scalar then the defined constants must be all of the same type.</w:delText>
        </w:r>
      </w:del>
    </w:p>
    <w:p w14:paraId="2956A8DF" w14:textId="3209E67E" w:rsidR="005A2227" w:rsidRPr="00E352EF" w:rsidDel="002A3201" w:rsidRDefault="0097053A" w:rsidP="008A7573">
      <w:pPr>
        <w:numPr>
          <w:ilvl w:val="0"/>
          <w:numId w:val="4"/>
        </w:numPr>
        <w:ind w:left="360"/>
        <w:rPr>
          <w:del w:id="5965" w:author="Utente" w:date="2017-06-26T15:35:00Z"/>
          <w:rFonts w:ascii="Cambria" w:hAnsi="Cambria"/>
        </w:rPr>
      </w:pPr>
      <w:del w:id="5966"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w:delText>
        </w:r>
        <w:r w:rsidR="00F4601C" w:rsidRPr="00E352EF" w:rsidDel="002A3201">
          <w:delText>Dataset</w:delText>
        </w:r>
        <w:r w:rsidRPr="00E352EF" w:rsidDel="002A3201">
          <w:rPr>
            <w:rFonts w:ascii="Cambria" w:eastAsia="Calibri" w:hAnsi="Cambria" w:cs="Calibri"/>
          </w:rPr>
          <w:delText xml:space="preserve"> then:</w:delText>
        </w:r>
      </w:del>
    </w:p>
    <w:p w14:paraId="7C994188" w14:textId="597791F4" w:rsidR="005A2227" w:rsidRPr="00E352EF" w:rsidDel="002A3201" w:rsidRDefault="0097053A" w:rsidP="008A7573">
      <w:pPr>
        <w:numPr>
          <w:ilvl w:val="1"/>
          <w:numId w:val="4"/>
        </w:numPr>
        <w:ind w:left="1080"/>
        <w:rPr>
          <w:del w:id="5967" w:author="Utente" w:date="2017-06-26T15:35:00Z"/>
          <w:rFonts w:ascii="Cambria" w:hAnsi="Cambria"/>
        </w:rPr>
      </w:pPr>
      <w:del w:id="5968" w:author="Utente" w:date="2017-06-26T15:35:00Z">
        <w:r w:rsidRPr="00E352EF" w:rsidDel="002A3201">
          <w:rPr>
            <w:rFonts w:ascii="Cambria" w:eastAsia="Calibri" w:hAnsi="Cambria" w:cs="Calibri"/>
          </w:rPr>
          <w:delText xml:space="preserve"> At least one Dataset must be defined.</w:delText>
        </w:r>
      </w:del>
    </w:p>
    <w:p w14:paraId="1E740C66" w14:textId="7A16B1CC" w:rsidR="005A2227" w:rsidRPr="00E352EF" w:rsidDel="002A3201" w:rsidRDefault="0097053A" w:rsidP="008A7573">
      <w:pPr>
        <w:numPr>
          <w:ilvl w:val="1"/>
          <w:numId w:val="4"/>
        </w:numPr>
        <w:ind w:left="1080"/>
        <w:rPr>
          <w:del w:id="5969" w:author="Utente" w:date="2017-06-26T15:35:00Z"/>
          <w:rFonts w:ascii="Cambria" w:hAnsi="Cambria"/>
        </w:rPr>
      </w:pPr>
      <w:del w:id="5970" w:author="Utente" w:date="2017-06-26T15:35:00Z">
        <w:r w:rsidRPr="00E352EF" w:rsidDel="002A3201">
          <w:rPr>
            <w:rFonts w:ascii="Cambria" w:eastAsia="Calibri" w:hAnsi="Cambria" w:cs="Calibri"/>
          </w:rPr>
          <w:delText>If two (or three) Datasets are defined, for every pair of Datasets, it must hold that either they have the same Identifier Components or the ones of the former is a subset of the ones of the latter (static).</w:delText>
        </w:r>
      </w:del>
    </w:p>
    <w:p w14:paraId="650C609F" w14:textId="1AF78A54" w:rsidR="005A2227" w:rsidRPr="00E352EF" w:rsidDel="002A3201" w:rsidRDefault="0097053A" w:rsidP="008A7573">
      <w:pPr>
        <w:numPr>
          <w:ilvl w:val="1"/>
          <w:numId w:val="4"/>
        </w:numPr>
        <w:ind w:left="1080"/>
        <w:rPr>
          <w:del w:id="5971" w:author="Utente" w:date="2017-06-26T15:35:00Z"/>
          <w:rFonts w:ascii="Cambria" w:hAnsi="Cambria"/>
        </w:rPr>
      </w:pPr>
      <w:del w:id="5972" w:author="Utente" w:date="2017-06-26T15:35:00Z">
        <w:r w:rsidRPr="00E352EF" w:rsidDel="002A3201">
          <w:rPr>
            <w:rFonts w:ascii="Cambria" w:eastAsia="Calibri" w:hAnsi="Cambria" w:cs="Calibri"/>
          </w:rPr>
          <w:delText>If two (or three) Datasets are defined, they must have the same Measure Components, in name and number (as explained in the syntax) (static).</w:delText>
        </w:r>
      </w:del>
    </w:p>
    <w:p w14:paraId="26E39D1D" w14:textId="699C6EAC" w:rsidR="005A2227" w:rsidRPr="00E352EF" w:rsidDel="002A3201" w:rsidRDefault="0097053A" w:rsidP="008A7573">
      <w:pPr>
        <w:numPr>
          <w:ilvl w:val="1"/>
          <w:numId w:val="4"/>
        </w:numPr>
        <w:ind w:left="1080"/>
        <w:rPr>
          <w:del w:id="5973" w:author="Utente" w:date="2017-06-26T15:35:00Z"/>
          <w:rFonts w:ascii="Cambria" w:hAnsi="Cambria"/>
        </w:rPr>
      </w:pPr>
      <w:del w:id="5974" w:author="Utente" w:date="2017-06-26T15:35:00Z">
        <w:r w:rsidRPr="00E352EF" w:rsidDel="002A3201">
          <w:rPr>
            <w:rFonts w:ascii="Cambria" w:eastAsia="Calibri" w:hAnsi="Cambria" w:cs="Calibri"/>
          </w:rPr>
          <w:delText>If at least one Constant is defined, the Datasets must have a single Measure Component of type &lt;T&gt; (static).</w:delText>
        </w:r>
      </w:del>
    </w:p>
    <w:p w14:paraId="050F23DA" w14:textId="314EBB7D" w:rsidR="00E83D59" w:rsidRPr="00E352EF" w:rsidDel="002A3201" w:rsidRDefault="00E83D59" w:rsidP="00E83D59">
      <w:pPr>
        <w:rPr>
          <w:del w:id="5975" w:author="Utente" w:date="2017-06-26T15:35:00Z"/>
          <w:rFonts w:ascii="Cambria" w:eastAsia="Calibri" w:hAnsi="Cambria" w:cs="Calibri"/>
          <w:i/>
          <w:color w:val="5B9BD5"/>
        </w:rPr>
      </w:pPr>
    </w:p>
    <w:p w14:paraId="30DF0C28" w14:textId="00DE04D1" w:rsidR="005A2227" w:rsidRPr="00E352EF" w:rsidDel="002A3201" w:rsidRDefault="0097053A" w:rsidP="00543198">
      <w:pPr>
        <w:rPr>
          <w:del w:id="5976" w:author="Utente" w:date="2017-06-26T15:35:00Z"/>
          <w:rFonts w:ascii="Cambria" w:eastAsia="Calibri" w:hAnsi="Cambria" w:cs="Calibri"/>
          <w:i/>
          <w:color w:val="5B9BD5"/>
        </w:rPr>
      </w:pPr>
      <w:del w:id="5977" w:author="Utente" w:date="2017-06-26T15:35:00Z">
        <w:r w:rsidRPr="00E352EF" w:rsidDel="002A3201">
          <w:rPr>
            <w:rFonts w:ascii="Cambria" w:eastAsia="Calibri" w:hAnsi="Cambria" w:cs="Calibri"/>
            <w:i/>
            <w:color w:val="5B9BD5"/>
          </w:rPr>
          <w:delText>Returns</w:delText>
        </w:r>
      </w:del>
    </w:p>
    <w:p w14:paraId="77E22994" w14:textId="3871263F" w:rsidR="005A2227" w:rsidRPr="00E352EF" w:rsidDel="002A3201" w:rsidRDefault="0097053A" w:rsidP="00E83D59">
      <w:pPr>
        <w:rPr>
          <w:del w:id="5978" w:author="Utente" w:date="2017-06-26T15:35:00Z"/>
          <w:rFonts w:ascii="Cambria" w:hAnsi="Cambria"/>
        </w:rPr>
      </w:pPr>
      <w:del w:id="5979" w:author="Utente" w:date="2017-06-26T15:35:00Z">
        <w:r w:rsidRPr="00E352EF" w:rsidDel="002A3201">
          <w:rPr>
            <w:rFonts w:ascii="Cambria" w:hAnsi="Cambria"/>
          </w:rPr>
          <w:delText xml:space="preserve">If </w:delText>
        </w:r>
        <w:r w:rsidRPr="00E352EF" w:rsidDel="002A3201">
          <w:rPr>
            <w:rFonts w:ascii="Cambria" w:hAnsi="Cambria"/>
            <w:i/>
          </w:rPr>
          <w:delText>ds_1</w:delText>
        </w:r>
        <w:r w:rsidRPr="00E352EF" w:rsidDel="002A3201">
          <w:rPr>
            <w:rFonts w:ascii="Cambria" w:hAnsi="Cambria"/>
          </w:rPr>
          <w:delText xml:space="preserve"> is a scalar</w:delText>
        </w:r>
        <w:r w:rsidR="00FD3798" w:rsidRPr="00E352EF" w:rsidDel="002A3201">
          <w:rPr>
            <w:rFonts w:ascii="Cambria" w:hAnsi="Cambria"/>
          </w:rPr>
          <w:delText xml:space="preserve"> then</w:delText>
        </w:r>
        <w:r w:rsidRPr="00E352EF" w:rsidDel="002A3201">
          <w:rPr>
            <w:rFonts w:ascii="Cambria" w:hAnsi="Cambria"/>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returns a Boolean value representing if </w:delText>
        </w:r>
        <w:r w:rsidRPr="00E352EF" w:rsidDel="002A3201">
          <w:rPr>
            <w:rFonts w:ascii="Cambria" w:eastAsia="Calibri" w:hAnsi="Cambria" w:cs="Calibri"/>
            <w:i/>
          </w:rPr>
          <w:delText>c</w:delText>
        </w:r>
      </w:del>
      <w:ins w:id="5980" w:author="Laura Viignola" w:date="2017-05-10T17:34:00Z">
        <w:del w:id="5981" w:author="Utente" w:date="2017-06-26T15:35:00Z">
          <w:r w:rsidR="00236B1B" w:rsidDel="002A3201">
            <w:rPr>
              <w:rFonts w:ascii="Cambria" w:eastAsia="Calibri" w:hAnsi="Cambria" w:cs="Calibri"/>
              <w:i/>
            </w:rPr>
            <w:delText>ds</w:delText>
          </w:r>
        </w:del>
      </w:ins>
      <w:del w:id="5982" w:author="Utente" w:date="2017-06-26T15:35:00Z">
        <w:r w:rsidRPr="00E352EF" w:rsidDel="002A3201">
          <w:rPr>
            <w:rFonts w:ascii="Cambria" w:eastAsia="Calibri" w:hAnsi="Cambria" w:cs="Calibri"/>
            <w:i/>
          </w:rPr>
          <w:delText>_1</w:delText>
        </w:r>
        <w:r w:rsidRPr="00E352EF" w:rsidDel="002A3201">
          <w:rPr>
            <w:rFonts w:ascii="Cambria" w:eastAsia="Calibri" w:hAnsi="Cambria" w:cs="Calibri"/>
          </w:rPr>
          <w:delText xml:space="preserve"> is greater or equal than </w:delText>
        </w:r>
        <w:r w:rsidRPr="00E352EF" w:rsidDel="002A3201">
          <w:rPr>
            <w:rFonts w:ascii="Cambria" w:eastAsia="Calibri" w:hAnsi="Cambria" w:cs="Calibri"/>
            <w:i/>
          </w:rPr>
          <w:delText>c</w:delText>
        </w:r>
      </w:del>
      <w:ins w:id="5983" w:author="Laura Viignola" w:date="2017-05-10T17:34:00Z">
        <w:del w:id="5984" w:author="Utente" w:date="2017-06-26T15:35:00Z">
          <w:r w:rsidR="00236B1B" w:rsidDel="002A3201">
            <w:rPr>
              <w:rFonts w:ascii="Cambria" w:eastAsia="Calibri" w:hAnsi="Cambria" w:cs="Calibri"/>
              <w:i/>
            </w:rPr>
            <w:delText>ds</w:delText>
          </w:r>
        </w:del>
      </w:ins>
      <w:del w:id="5985" w:author="Utente" w:date="2017-06-26T15:35:00Z">
        <w:r w:rsidRPr="00E352EF" w:rsidDel="002A3201">
          <w:rPr>
            <w:rFonts w:ascii="Cambria" w:eastAsia="Calibri" w:hAnsi="Cambria" w:cs="Calibri"/>
            <w:i/>
          </w:rPr>
          <w:delText>_2</w:delText>
        </w:r>
        <w:r w:rsidRPr="00E352EF" w:rsidDel="002A3201">
          <w:rPr>
            <w:rFonts w:ascii="Cambria" w:eastAsia="Calibri" w:hAnsi="Cambria" w:cs="Calibri"/>
          </w:rPr>
          <w:delText xml:space="preserve"> and less or equal than </w:delText>
        </w:r>
        <w:r w:rsidRPr="00E352EF" w:rsidDel="002A3201">
          <w:rPr>
            <w:rFonts w:ascii="Cambria" w:eastAsia="Calibri" w:hAnsi="Cambria" w:cs="Calibri"/>
            <w:i/>
          </w:rPr>
          <w:delText>c</w:delText>
        </w:r>
      </w:del>
      <w:ins w:id="5986" w:author="Laura Viignola" w:date="2017-05-10T17:34:00Z">
        <w:del w:id="5987" w:author="Utente" w:date="2017-06-26T15:35:00Z">
          <w:r w:rsidR="00236B1B" w:rsidDel="002A3201">
            <w:rPr>
              <w:rFonts w:ascii="Cambria" w:eastAsia="Calibri" w:hAnsi="Cambria" w:cs="Calibri"/>
              <w:i/>
            </w:rPr>
            <w:delText>ds</w:delText>
          </w:r>
        </w:del>
      </w:ins>
      <w:del w:id="5988" w:author="Utente" w:date="2017-06-26T15:35:00Z">
        <w:r w:rsidRPr="00E352EF" w:rsidDel="002A3201">
          <w:rPr>
            <w:rFonts w:ascii="Cambria" w:eastAsia="Calibri" w:hAnsi="Cambria" w:cs="Calibri"/>
            <w:i/>
          </w:rPr>
          <w:delText>_3.</w:delText>
        </w:r>
      </w:del>
    </w:p>
    <w:p w14:paraId="3A6204CF" w14:textId="3B4658B8" w:rsidR="005A2227" w:rsidRPr="00E352EF" w:rsidDel="002A3201" w:rsidRDefault="0097053A" w:rsidP="00E83D59">
      <w:pPr>
        <w:rPr>
          <w:del w:id="5989" w:author="Utente" w:date="2017-06-26T15:35:00Z"/>
          <w:rFonts w:ascii="Cambria" w:hAnsi="Cambria"/>
        </w:rPr>
      </w:pPr>
      <w:del w:id="5990" w:author="Utente" w:date="2017-06-26T15:35:00Z">
        <w:r w:rsidRPr="00E352EF" w:rsidDel="002A3201">
          <w:rPr>
            <w:rFonts w:ascii="Cambria" w:hAnsi="Cambria"/>
          </w:rPr>
          <w:delText xml:space="preserve">If </w:delText>
        </w:r>
        <w:r w:rsidRPr="00E352EF" w:rsidDel="002A3201">
          <w:rPr>
            <w:rFonts w:ascii="Cambria" w:hAnsi="Cambria"/>
            <w:i/>
          </w:rPr>
          <w:delText>ds</w:delText>
        </w:r>
      </w:del>
      <w:ins w:id="5991" w:author="Laura Viignola" w:date="2017-05-10T17:34:00Z">
        <w:del w:id="5992" w:author="Utente" w:date="2017-06-26T15:35:00Z">
          <w:r w:rsidR="00355368" w:rsidDel="002A3201">
            <w:rPr>
              <w:rFonts w:ascii="Cambria" w:hAnsi="Cambria"/>
              <w:i/>
            </w:rPr>
            <w:delText>_1</w:delText>
          </w:r>
        </w:del>
      </w:ins>
      <w:del w:id="5993" w:author="Utente" w:date="2017-06-26T15:35:00Z">
        <w:r w:rsidRPr="00E352EF" w:rsidDel="002A3201">
          <w:rPr>
            <w:rFonts w:ascii="Cambria" w:hAnsi="Cambria"/>
          </w:rPr>
          <w:delText xml:space="preserve"> is a </w:delText>
        </w:r>
        <w:r w:rsidR="00F4601C" w:rsidRPr="00E352EF" w:rsidDel="002A3201">
          <w:delText>Dataset</w:delText>
        </w:r>
        <w:r w:rsidRPr="00E352EF" w:rsidDel="002A3201">
          <w:rPr>
            <w:rFonts w:ascii="Cambria" w:hAnsi="Cambria"/>
          </w:rPr>
          <w:delText xml:space="preserve"> and has N measures then operator return</w:delText>
        </w:r>
        <w:r w:rsidR="00FD3798" w:rsidRPr="00E352EF" w:rsidDel="002A3201">
          <w:rPr>
            <w:rFonts w:ascii="Cambria" w:hAnsi="Cambria"/>
          </w:rPr>
          <w:delText>s</w:delText>
        </w:r>
        <w:r w:rsidRPr="00E352EF" w:rsidDel="002A3201">
          <w:rPr>
            <w:rFonts w:ascii="Cambria" w:hAnsi="Cambria"/>
          </w:rPr>
          <w:delText xml:space="preserve"> a </w:delText>
        </w:r>
        <w:r w:rsidR="00F4601C" w:rsidRPr="00E352EF" w:rsidDel="002A3201">
          <w:delText>Dataset</w:delText>
        </w:r>
        <w:r w:rsidRPr="00E352EF" w:rsidDel="002A3201">
          <w:rPr>
            <w:rFonts w:ascii="Cambria" w:hAnsi="Cambria"/>
          </w:rPr>
          <w:delText xml:space="preserve"> having the </w:delText>
        </w:r>
        <w:r w:rsidR="00713CDB" w:rsidRPr="00E352EF" w:rsidDel="002A3201">
          <w:rPr>
            <w:rFonts w:ascii="Cambria" w:hAnsi="Cambria"/>
          </w:rPr>
          <w:delText>I</w:delText>
        </w:r>
        <w:r w:rsidR="00FD3798" w:rsidRPr="00E352EF" w:rsidDel="002A3201">
          <w:rPr>
            <w:rFonts w:ascii="Cambria" w:hAnsi="Cambria"/>
          </w:rPr>
          <w:delText xml:space="preserve">dentifier </w:delText>
        </w:r>
        <w:r w:rsidR="00713CDB" w:rsidRPr="00E352EF" w:rsidDel="002A3201">
          <w:rPr>
            <w:rFonts w:ascii="Cambria" w:hAnsi="Cambria"/>
          </w:rPr>
          <w:delText>C</w:delText>
        </w:r>
        <w:r w:rsidR="00FD3798" w:rsidRPr="00E352EF" w:rsidDel="002A3201">
          <w:rPr>
            <w:rFonts w:ascii="Cambria" w:hAnsi="Cambria"/>
          </w:rPr>
          <w:delText xml:space="preserve">omponents </w:delText>
        </w:r>
        <w:r w:rsidRPr="00E352EF" w:rsidDel="002A3201">
          <w:rPr>
            <w:rFonts w:ascii="Cambria" w:hAnsi="Cambria"/>
          </w:rPr>
          <w:delText xml:space="preserve">of </w:delText>
        </w:r>
        <w:r w:rsidRPr="00E352EF" w:rsidDel="002A3201">
          <w:rPr>
            <w:rFonts w:ascii="Cambria" w:hAnsi="Cambria"/>
            <w:i/>
          </w:rPr>
          <w:delText>ds</w:delText>
        </w:r>
      </w:del>
      <w:ins w:id="5994" w:author="Laura Viignola" w:date="2017-05-10T17:35:00Z">
        <w:del w:id="5995" w:author="Utente" w:date="2017-06-26T15:35:00Z">
          <w:r w:rsidR="00355368" w:rsidDel="002A3201">
            <w:rPr>
              <w:rFonts w:ascii="Cambria" w:hAnsi="Cambria"/>
              <w:i/>
            </w:rPr>
            <w:delText>_1</w:delText>
          </w:r>
        </w:del>
      </w:ins>
      <w:del w:id="5996" w:author="Utente" w:date="2017-06-26T15:35:00Z">
        <w:r w:rsidRPr="00E352EF" w:rsidDel="002A3201">
          <w:rPr>
            <w:rFonts w:ascii="Cambria" w:hAnsi="Cambria"/>
          </w:rPr>
          <w:delText xml:space="preserve"> and N  </w:delText>
        </w:r>
        <w:r w:rsidRPr="00E352EF" w:rsidDel="002A3201">
          <w:rPr>
            <w:rFonts w:ascii="Cambria" w:eastAsia="Calibri" w:hAnsi="Cambria" w:cs="Calibri"/>
          </w:rPr>
          <w:delText>Boolean measures having the same name concatenated with the suffix  “</w:delText>
        </w:r>
        <w:r w:rsidRPr="00E352EF" w:rsidDel="002A3201">
          <w:rPr>
            <w:rFonts w:ascii="Cambria" w:eastAsia="Calibri" w:hAnsi="Cambria" w:cs="Calibri"/>
            <w:b/>
          </w:rPr>
          <w:delText>_</w:delText>
        </w:r>
        <w:r w:rsidR="00C847B8" w:rsidRPr="00E352EF" w:rsidDel="002A3201">
          <w:rPr>
            <w:rFonts w:ascii="Cambria" w:eastAsia="Calibri" w:hAnsi="Cambria" w:cs="Calibri"/>
            <w:b/>
          </w:rPr>
          <w:delText>CONDITION</w:delText>
        </w:r>
        <w:r w:rsidRPr="00E352EF" w:rsidDel="002A3201">
          <w:rPr>
            <w:rFonts w:ascii="Cambria" w:eastAsia="Calibri" w:hAnsi="Cambria" w:cs="Calibri"/>
          </w:rPr>
          <w:delText>”  containing the result of the range comparison.</w:delText>
        </w:r>
      </w:del>
    </w:p>
    <w:p w14:paraId="5D5F3E5B" w14:textId="14C65BEB" w:rsidR="005A2227" w:rsidRPr="00E352EF" w:rsidDel="002A3201" w:rsidRDefault="005A2227" w:rsidP="00E83D59">
      <w:pPr>
        <w:rPr>
          <w:del w:id="5997" w:author="Utente" w:date="2017-06-26T15:35:00Z"/>
          <w:rFonts w:ascii="Cambria" w:hAnsi="Cambria"/>
        </w:rPr>
      </w:pPr>
    </w:p>
    <w:p w14:paraId="29E81C00" w14:textId="41516812" w:rsidR="005A2227" w:rsidRPr="00E352EF" w:rsidDel="002A3201" w:rsidRDefault="0097053A" w:rsidP="00543198">
      <w:pPr>
        <w:rPr>
          <w:del w:id="5998" w:author="Utente" w:date="2017-06-26T15:35:00Z"/>
          <w:rFonts w:ascii="Cambria" w:eastAsia="Calibri" w:hAnsi="Cambria" w:cs="Calibri"/>
          <w:i/>
          <w:color w:val="5B9BD5"/>
        </w:rPr>
      </w:pPr>
      <w:del w:id="5999" w:author="Utente" w:date="2017-06-26T15:35:00Z">
        <w:r w:rsidRPr="00E352EF" w:rsidDel="002A3201">
          <w:rPr>
            <w:rFonts w:ascii="Cambria" w:eastAsia="Calibri" w:hAnsi="Cambria" w:cs="Calibri"/>
            <w:i/>
            <w:color w:val="5B9BD5"/>
          </w:rPr>
          <w:delText>Examples</w:delText>
        </w:r>
      </w:del>
    </w:p>
    <w:p w14:paraId="4886F7E7" w14:textId="6775FB01" w:rsidR="005A2227" w:rsidRPr="00E352EF" w:rsidDel="002A3201" w:rsidRDefault="00EA6708" w:rsidP="00E83D59">
      <w:pPr>
        <w:rPr>
          <w:del w:id="6000" w:author="Utente" w:date="2017-06-26T15:35:00Z"/>
          <w:rFonts w:ascii="Cambria" w:hAnsi="Cambria"/>
        </w:rPr>
      </w:pPr>
      <w:del w:id="6001" w:author="Utente" w:date="2017-06-26T15:35:00Z">
        <w:r w:rsidRPr="00E352EF" w:rsidDel="002A3201">
          <w:rPr>
            <w:rFonts w:ascii="Cambria" w:hAnsi="Cambria"/>
          </w:rPr>
          <w:delText>On</w:delText>
        </w:r>
        <w:r w:rsidR="0097053A" w:rsidRPr="00E352EF" w:rsidDel="002A3201">
          <w:rPr>
            <w:rFonts w:ascii="Cambria" w:hAnsi="Cambria"/>
          </w:rPr>
          <w:delText xml:space="preserve"> </w:delText>
        </w:r>
        <w:r w:rsidR="00F4601C" w:rsidRPr="00E352EF" w:rsidDel="002A3201">
          <w:delText>Dataset</w:delText>
        </w:r>
      </w:del>
    </w:p>
    <w:p w14:paraId="7CE132D4" w14:textId="6EB9C761" w:rsidR="005A2227" w:rsidRPr="00E352EF" w:rsidDel="002A3201" w:rsidRDefault="0097053A" w:rsidP="00E83D59">
      <w:pPr>
        <w:rPr>
          <w:del w:id="6002" w:author="Utente" w:date="2017-06-26T15:35:00Z"/>
          <w:rFonts w:ascii="Cambria" w:eastAsia="Calibri" w:hAnsi="Cambria" w:cs="Calibri"/>
        </w:rPr>
      </w:pPr>
      <w:del w:id="6003" w:author="Utente" w:date="2017-06-26T15:35:00Z">
        <w:r w:rsidRPr="00E352EF" w:rsidDel="002A3201">
          <w:rPr>
            <w:rFonts w:ascii="Cambria" w:eastAsia="Calibri" w:hAnsi="Cambria" w:cs="Calibri"/>
          </w:rPr>
          <w:delText xml:space="preserve">1) comparison_ds := unemployment_rate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7.5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8.0</w:delText>
        </w:r>
      </w:del>
    </w:p>
    <w:p w14:paraId="6667EE04" w14:textId="6822D005" w:rsidR="00994652" w:rsidRPr="00E352EF" w:rsidDel="002A3201" w:rsidRDefault="00994652" w:rsidP="00E83D59">
      <w:pPr>
        <w:rPr>
          <w:del w:id="6004" w:author="Utente" w:date="2017-06-26T15:35:00Z"/>
          <w:rFonts w:ascii="Cambria" w:hAnsi="Cambria"/>
        </w:rPr>
      </w:pPr>
    </w:p>
    <w:tbl>
      <w:tblPr>
        <w:tblW w:w="419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77"/>
        <w:gridCol w:w="1123"/>
        <w:gridCol w:w="2290"/>
      </w:tblGrid>
      <w:tr w:rsidR="005A2227" w:rsidRPr="00E352EF" w:rsidDel="002A3201" w14:paraId="276FF977" w14:textId="37602DD8">
        <w:trPr>
          <w:del w:id="6005" w:author="Utente" w:date="2017-06-26T15:35:00Z"/>
        </w:trPr>
        <w:tc>
          <w:tcPr>
            <w:tcW w:w="7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0B29" w14:textId="1B195F0D" w:rsidR="005A2227" w:rsidRPr="00E352EF" w:rsidDel="002A3201" w:rsidRDefault="0097053A">
            <w:pPr>
              <w:jc w:val="both"/>
              <w:rPr>
                <w:del w:id="6006" w:author="Utente" w:date="2017-06-26T15:35:00Z"/>
              </w:rPr>
            </w:pPr>
            <w:del w:id="6007" w:author="Utente" w:date="2017-06-26T15:35:00Z">
              <w:r w:rsidRPr="00E352EF" w:rsidDel="002A3201">
                <w:rPr>
                  <w:rFonts w:ascii="Calibri" w:eastAsia="Calibri" w:hAnsi="Calibri" w:cs="Calibri"/>
                </w:rPr>
                <w:delText>unemployment_rate</w:delText>
              </w:r>
            </w:del>
          </w:p>
        </w:tc>
      </w:tr>
      <w:tr w:rsidR="005A2227" w:rsidRPr="00E352EF" w:rsidDel="002A3201" w14:paraId="1D892527" w14:textId="12E89FE0">
        <w:trPr>
          <w:del w:id="6008" w:author="Utente" w:date="2017-06-26T15:35:00Z"/>
        </w:trPr>
        <w:tc>
          <w:tcPr>
            <w:tcW w:w="7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C20E58" w14:textId="30C24E3E" w:rsidR="005A2227" w:rsidRPr="00E352EF" w:rsidDel="002A3201" w:rsidRDefault="0097053A">
            <w:pPr>
              <w:jc w:val="both"/>
              <w:rPr>
                <w:del w:id="6009" w:author="Utente" w:date="2017-06-26T15:35:00Z"/>
              </w:rPr>
            </w:pPr>
            <w:del w:id="6010" w:author="Utente" w:date="2017-06-26T15:35:00Z">
              <w:r w:rsidRPr="00E352EF" w:rsidDel="002A3201">
                <w:rPr>
                  <w:rFonts w:ascii="Calibri" w:eastAsia="Calibri" w:hAnsi="Calibri" w:cs="Calibri"/>
                  <w:b/>
                </w:rPr>
                <w:lastRenderedPageBreak/>
                <w:delText>TIME</w:delText>
              </w:r>
            </w:del>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ACFDB7" w14:textId="2A582B50" w:rsidR="005A2227" w:rsidRPr="00E352EF" w:rsidDel="002A3201" w:rsidRDefault="0097053A">
            <w:pPr>
              <w:jc w:val="both"/>
              <w:rPr>
                <w:del w:id="6011" w:author="Utente" w:date="2017-06-26T15:35:00Z"/>
              </w:rPr>
            </w:pPr>
            <w:del w:id="6012"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8E34B7" w14:textId="0A770432" w:rsidR="005A2227" w:rsidRPr="00E352EF" w:rsidDel="002A3201" w:rsidRDefault="0097053A">
            <w:pPr>
              <w:jc w:val="both"/>
              <w:rPr>
                <w:del w:id="6013" w:author="Utente" w:date="2017-06-26T15:35:00Z"/>
              </w:rPr>
            </w:pPr>
            <w:del w:id="6014" w:author="Utente" w:date="2017-06-26T15:35:00Z">
              <w:r w:rsidRPr="00E352EF" w:rsidDel="002A3201">
                <w:rPr>
                  <w:rFonts w:ascii="Calibri" w:eastAsia="Calibri" w:hAnsi="Calibri" w:cs="Calibri"/>
                  <w:b/>
                </w:rPr>
                <w:delText>UNEMPLOYMENT_RATE</w:delText>
              </w:r>
            </w:del>
          </w:p>
        </w:tc>
      </w:tr>
      <w:tr w:rsidR="005A2227" w:rsidRPr="00E352EF" w:rsidDel="002A3201" w14:paraId="473CCD2F" w14:textId="6EAE73E7">
        <w:trPr>
          <w:del w:id="6015"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30663" w14:textId="0EF6D510" w:rsidR="005A2227" w:rsidRPr="00E352EF" w:rsidDel="002A3201" w:rsidRDefault="0097053A">
            <w:pPr>
              <w:jc w:val="both"/>
              <w:rPr>
                <w:del w:id="6016" w:author="Utente" w:date="2017-06-26T15:35:00Z"/>
              </w:rPr>
            </w:pPr>
            <w:del w:id="6017" w:author="Utente" w:date="2017-06-26T15:35:00Z">
              <w:r w:rsidRPr="00E352EF" w:rsidDel="002A3201">
                <w:rPr>
                  <w:rFonts w:ascii="Calibri" w:eastAsia="Calibri" w:hAnsi="Calibri" w:cs="Calibri"/>
                </w:rPr>
                <w:delText>2013</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F8C6CD" w14:textId="1307C9AE" w:rsidR="005A2227" w:rsidRPr="00E352EF" w:rsidDel="002A3201" w:rsidRDefault="0097053A">
            <w:pPr>
              <w:jc w:val="both"/>
              <w:rPr>
                <w:del w:id="6018" w:author="Utente" w:date="2017-06-26T15:35:00Z"/>
              </w:rPr>
            </w:pPr>
            <w:del w:id="6019"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F8135" w14:textId="634F2795" w:rsidR="005A2227" w:rsidRPr="00E352EF" w:rsidDel="002A3201" w:rsidRDefault="0097053A">
            <w:pPr>
              <w:jc w:val="both"/>
              <w:rPr>
                <w:del w:id="6020" w:author="Utente" w:date="2017-06-26T15:35:00Z"/>
              </w:rPr>
            </w:pPr>
            <w:del w:id="6021" w:author="Utente" w:date="2017-06-26T15:35:00Z">
              <w:r w:rsidRPr="00E352EF" w:rsidDel="002A3201">
                <w:rPr>
                  <w:rFonts w:ascii="Calibri" w:eastAsia="Calibri" w:hAnsi="Calibri" w:cs="Calibri"/>
                </w:rPr>
                <w:delText>8.2</w:delText>
              </w:r>
            </w:del>
          </w:p>
        </w:tc>
      </w:tr>
      <w:tr w:rsidR="005A2227" w:rsidRPr="00E352EF" w:rsidDel="002A3201" w14:paraId="507BB8F2" w14:textId="55BFB7C2">
        <w:trPr>
          <w:del w:id="6022"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85261" w14:textId="0952A33A" w:rsidR="005A2227" w:rsidRPr="00E352EF" w:rsidDel="002A3201" w:rsidRDefault="0097053A">
            <w:pPr>
              <w:jc w:val="both"/>
              <w:rPr>
                <w:del w:id="6023" w:author="Utente" w:date="2017-06-26T15:35:00Z"/>
              </w:rPr>
            </w:pPr>
            <w:del w:id="6024" w:author="Utente" w:date="2017-06-26T15:35:00Z">
              <w:r w:rsidRPr="00E352EF" w:rsidDel="002A3201">
                <w:rPr>
                  <w:rFonts w:ascii="Calibri" w:eastAsia="Calibri" w:hAnsi="Calibri" w:cs="Calibri"/>
                </w:rPr>
                <w:delText>2012</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CFF99" w14:textId="0DFB526D" w:rsidR="005A2227" w:rsidRPr="00E352EF" w:rsidDel="002A3201" w:rsidRDefault="0097053A">
            <w:pPr>
              <w:jc w:val="both"/>
              <w:rPr>
                <w:del w:id="6025" w:author="Utente" w:date="2017-06-26T15:35:00Z"/>
              </w:rPr>
            </w:pPr>
            <w:del w:id="6026"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65871" w14:textId="77D23171" w:rsidR="005A2227" w:rsidRPr="00E352EF" w:rsidDel="002A3201" w:rsidRDefault="0097053A">
            <w:pPr>
              <w:jc w:val="both"/>
              <w:rPr>
                <w:del w:id="6027" w:author="Utente" w:date="2017-06-26T15:35:00Z"/>
              </w:rPr>
            </w:pPr>
            <w:del w:id="6028" w:author="Utente" w:date="2017-06-26T15:35:00Z">
              <w:r w:rsidRPr="00E352EF" w:rsidDel="002A3201">
                <w:rPr>
                  <w:rFonts w:ascii="Calibri" w:eastAsia="Calibri" w:hAnsi="Calibri" w:cs="Calibri"/>
                </w:rPr>
                <w:delText>7.7</w:delText>
              </w:r>
            </w:del>
          </w:p>
        </w:tc>
      </w:tr>
      <w:tr w:rsidR="005A2227" w:rsidRPr="00E352EF" w:rsidDel="002A3201" w14:paraId="4FDF57B9" w14:textId="7AADC660">
        <w:trPr>
          <w:del w:id="6029"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0A36" w14:textId="185C6758" w:rsidR="005A2227" w:rsidRPr="00E352EF" w:rsidDel="002A3201" w:rsidRDefault="0097053A">
            <w:pPr>
              <w:jc w:val="both"/>
              <w:rPr>
                <w:del w:id="6030" w:author="Utente" w:date="2017-06-26T15:35:00Z"/>
              </w:rPr>
            </w:pPr>
            <w:del w:id="6031" w:author="Utente" w:date="2017-06-26T15:35:00Z">
              <w:r w:rsidRPr="00E352EF" w:rsidDel="002A3201">
                <w:rPr>
                  <w:rFonts w:ascii="Calibri" w:eastAsia="Calibri" w:hAnsi="Calibri" w:cs="Calibri"/>
                </w:rPr>
                <w:delText>2011</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7B7B" w14:textId="7CD4FCD3" w:rsidR="005A2227" w:rsidRPr="00E352EF" w:rsidDel="002A3201" w:rsidRDefault="0097053A">
            <w:pPr>
              <w:jc w:val="both"/>
              <w:rPr>
                <w:del w:id="6032" w:author="Utente" w:date="2017-06-26T15:35:00Z"/>
              </w:rPr>
            </w:pPr>
            <w:del w:id="6033"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CEA8F" w14:textId="5DCF744E" w:rsidR="005A2227" w:rsidRPr="00E352EF" w:rsidDel="002A3201" w:rsidRDefault="0097053A">
            <w:pPr>
              <w:jc w:val="both"/>
              <w:rPr>
                <w:del w:id="6034" w:author="Utente" w:date="2017-06-26T15:35:00Z"/>
              </w:rPr>
            </w:pPr>
            <w:del w:id="6035" w:author="Utente" w:date="2017-06-26T15:35:00Z">
              <w:r w:rsidRPr="00E352EF" w:rsidDel="002A3201">
                <w:rPr>
                  <w:rFonts w:ascii="Calibri" w:eastAsia="Calibri" w:hAnsi="Calibri" w:cs="Calibri"/>
                </w:rPr>
                <w:delText>7.8</w:delText>
              </w:r>
            </w:del>
          </w:p>
        </w:tc>
      </w:tr>
      <w:tr w:rsidR="005A2227" w:rsidRPr="00E352EF" w:rsidDel="002A3201" w14:paraId="0B6C4D40" w14:textId="523DA289">
        <w:trPr>
          <w:del w:id="6036"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54400" w14:textId="593421F7" w:rsidR="005A2227" w:rsidRPr="00E352EF" w:rsidDel="002A3201" w:rsidRDefault="0097053A">
            <w:pPr>
              <w:jc w:val="both"/>
              <w:rPr>
                <w:del w:id="6037" w:author="Utente" w:date="2017-06-26T15:35:00Z"/>
              </w:rPr>
            </w:pPr>
            <w:del w:id="6038" w:author="Utente" w:date="2017-06-26T15:35:00Z">
              <w:r w:rsidRPr="00E352EF" w:rsidDel="002A3201">
                <w:rPr>
                  <w:rFonts w:ascii="Calibri" w:eastAsia="Calibri" w:hAnsi="Calibri" w:cs="Calibri"/>
                </w:rPr>
                <w:delText>2010</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E8E25" w14:textId="088CA263" w:rsidR="005A2227" w:rsidRPr="00E352EF" w:rsidDel="002A3201" w:rsidRDefault="0097053A">
            <w:pPr>
              <w:jc w:val="both"/>
              <w:rPr>
                <w:del w:id="6039" w:author="Utente" w:date="2017-06-26T15:35:00Z"/>
              </w:rPr>
            </w:pPr>
            <w:del w:id="6040"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FC244" w14:textId="72CA3419" w:rsidR="005A2227" w:rsidRPr="00E352EF" w:rsidDel="002A3201" w:rsidRDefault="0097053A">
            <w:pPr>
              <w:jc w:val="both"/>
              <w:rPr>
                <w:del w:id="6041" w:author="Utente" w:date="2017-06-26T15:35:00Z"/>
              </w:rPr>
            </w:pPr>
            <w:del w:id="6042" w:author="Utente" w:date="2017-06-26T15:35:00Z">
              <w:r w:rsidRPr="00E352EF" w:rsidDel="002A3201">
                <w:rPr>
                  <w:rFonts w:ascii="Calibri" w:eastAsia="Calibri" w:hAnsi="Calibri" w:cs="Calibri"/>
                </w:rPr>
                <w:delText>8.4</w:delText>
              </w:r>
            </w:del>
          </w:p>
        </w:tc>
      </w:tr>
      <w:tr w:rsidR="005A2227" w:rsidRPr="00E352EF" w:rsidDel="002A3201" w14:paraId="607392DC" w14:textId="005A1852">
        <w:trPr>
          <w:del w:id="6043"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C399C" w14:textId="5B806327" w:rsidR="005A2227" w:rsidRPr="00E352EF" w:rsidDel="002A3201" w:rsidRDefault="0097053A">
            <w:pPr>
              <w:jc w:val="both"/>
              <w:rPr>
                <w:del w:id="6044" w:author="Utente" w:date="2017-06-26T15:35:00Z"/>
              </w:rPr>
            </w:pPr>
            <w:del w:id="6045" w:author="Utente" w:date="2017-06-26T15:35:00Z">
              <w:r w:rsidRPr="00E352EF" w:rsidDel="002A3201">
                <w:rPr>
                  <w:rFonts w:ascii="Calibri" w:eastAsia="Calibri" w:hAnsi="Calibri" w:cs="Calibri"/>
                </w:rPr>
                <w:delText>2009</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AF9B4" w14:textId="37FCE2CF" w:rsidR="005A2227" w:rsidRPr="00E352EF" w:rsidDel="002A3201" w:rsidRDefault="0097053A">
            <w:pPr>
              <w:jc w:val="both"/>
              <w:rPr>
                <w:del w:id="6046" w:author="Utente" w:date="2017-06-26T15:35:00Z"/>
              </w:rPr>
            </w:pPr>
            <w:del w:id="6047"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6A34AD" w14:textId="43070BBD" w:rsidR="005A2227" w:rsidRPr="00E352EF" w:rsidDel="002A3201" w:rsidRDefault="0097053A">
            <w:pPr>
              <w:jc w:val="both"/>
              <w:rPr>
                <w:del w:id="6048" w:author="Utente" w:date="2017-06-26T15:35:00Z"/>
              </w:rPr>
            </w:pPr>
            <w:del w:id="6049" w:author="Utente" w:date="2017-06-26T15:35:00Z">
              <w:r w:rsidRPr="00E352EF" w:rsidDel="002A3201">
                <w:rPr>
                  <w:rFonts w:ascii="Calibri" w:eastAsia="Calibri" w:hAnsi="Calibri" w:cs="Calibri"/>
                </w:rPr>
                <w:delText>NULL</w:delText>
              </w:r>
            </w:del>
          </w:p>
        </w:tc>
      </w:tr>
    </w:tbl>
    <w:p w14:paraId="4CD5DCBC" w14:textId="1B63C048" w:rsidR="005A2227" w:rsidRPr="00E352EF" w:rsidDel="002A3201" w:rsidRDefault="005A2227">
      <w:pPr>
        <w:rPr>
          <w:del w:id="6050" w:author="Utente" w:date="2017-06-26T15:35:00Z"/>
        </w:rPr>
      </w:pPr>
    </w:p>
    <w:tbl>
      <w:tblPr>
        <w:tblW w:w="46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82"/>
        <w:gridCol w:w="1094"/>
        <w:gridCol w:w="2290"/>
      </w:tblGrid>
      <w:tr w:rsidR="005A2227" w:rsidRPr="00E352EF" w:rsidDel="002A3201" w14:paraId="6C0D708E" w14:textId="42C2DAE8">
        <w:trPr>
          <w:del w:id="6051" w:author="Utente" w:date="2017-06-26T15:35:00Z"/>
        </w:trPr>
        <w:tc>
          <w:tcPr>
            <w:tcW w:w="128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381F7D5" w14:textId="581BEF94" w:rsidR="005A2227" w:rsidRPr="00E352EF" w:rsidDel="002A3201" w:rsidRDefault="0097053A">
            <w:pPr>
              <w:jc w:val="both"/>
              <w:rPr>
                <w:del w:id="6052" w:author="Utente" w:date="2017-06-26T15:35:00Z"/>
              </w:rPr>
            </w:pPr>
            <w:del w:id="6053" w:author="Utente" w:date="2017-06-26T15:35:00Z">
              <w:r w:rsidRPr="00E352EF" w:rsidDel="002A3201">
                <w:rPr>
                  <w:rFonts w:ascii="Calibri" w:eastAsia="Calibri" w:hAnsi="Calibri" w:cs="Calibri"/>
                </w:rPr>
                <w:delText>comparison_ds</w:delText>
              </w:r>
            </w:del>
          </w:p>
        </w:tc>
      </w:tr>
      <w:tr w:rsidR="005A2227" w:rsidRPr="00E352EF" w:rsidDel="002A3201" w14:paraId="2DE71A30" w14:textId="4220A4D0">
        <w:trPr>
          <w:del w:id="6054" w:author="Utente" w:date="2017-06-26T15:35:00Z"/>
        </w:trPr>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A3F10B" w14:textId="75F54722" w:rsidR="005A2227" w:rsidRPr="00E352EF" w:rsidDel="002A3201" w:rsidRDefault="0097053A">
            <w:pPr>
              <w:jc w:val="both"/>
              <w:rPr>
                <w:del w:id="6055" w:author="Utente" w:date="2017-06-26T15:35:00Z"/>
              </w:rPr>
            </w:pPr>
            <w:del w:id="6056" w:author="Utente" w:date="2017-06-26T15:35:00Z">
              <w:r w:rsidRPr="00E352EF" w:rsidDel="002A3201">
                <w:rPr>
                  <w:rFonts w:ascii="Calibri" w:eastAsia="Calibri" w:hAnsi="Calibri" w:cs="Calibri"/>
                  <w:b/>
                </w:rPr>
                <w:delText>TIME</w:delText>
              </w:r>
            </w:del>
          </w:p>
        </w:tc>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631DC4" w14:textId="4AC081B7" w:rsidR="005A2227" w:rsidRPr="00E352EF" w:rsidDel="002A3201" w:rsidRDefault="0097053A">
            <w:pPr>
              <w:jc w:val="both"/>
              <w:rPr>
                <w:del w:id="6057" w:author="Utente" w:date="2017-06-26T15:35:00Z"/>
              </w:rPr>
            </w:pPr>
            <w:del w:id="6058"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79E230" w14:textId="05525201" w:rsidR="005A2227" w:rsidRPr="00E352EF" w:rsidDel="002A3201" w:rsidRDefault="0097053A">
            <w:pPr>
              <w:jc w:val="both"/>
              <w:rPr>
                <w:del w:id="6059" w:author="Utente" w:date="2017-06-26T15:35:00Z"/>
              </w:rPr>
            </w:pPr>
            <w:del w:id="6060" w:author="Utente" w:date="2017-06-26T15:35:00Z">
              <w:r w:rsidRPr="00E352EF" w:rsidDel="002A3201">
                <w:rPr>
                  <w:rFonts w:ascii="Calibri" w:eastAsia="Calibri" w:hAnsi="Calibri" w:cs="Calibri"/>
                  <w:b/>
                </w:rPr>
                <w:delText>UNEMPLOYMENT_RATE</w:delText>
              </w:r>
            </w:del>
          </w:p>
        </w:tc>
      </w:tr>
      <w:tr w:rsidR="005A2227" w:rsidRPr="00E352EF" w:rsidDel="002A3201" w14:paraId="396CCC0D" w14:textId="10BA6DC9">
        <w:trPr>
          <w:del w:id="6061"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799C" w14:textId="64674C42" w:rsidR="005A2227" w:rsidRPr="00E352EF" w:rsidDel="002A3201" w:rsidRDefault="0097053A">
            <w:pPr>
              <w:jc w:val="both"/>
              <w:rPr>
                <w:del w:id="6062" w:author="Utente" w:date="2017-06-26T15:35:00Z"/>
              </w:rPr>
            </w:pPr>
            <w:del w:id="6063" w:author="Utente" w:date="2017-06-26T15:35:00Z">
              <w:r w:rsidRPr="00E352EF" w:rsidDel="002A3201">
                <w:rPr>
                  <w:rFonts w:ascii="Calibri" w:eastAsia="Calibri" w:hAnsi="Calibri" w:cs="Calibri"/>
                </w:rPr>
                <w:delText>2013</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A04CC" w14:textId="237641C4" w:rsidR="005A2227" w:rsidRPr="00E352EF" w:rsidDel="002A3201" w:rsidRDefault="0097053A">
            <w:pPr>
              <w:jc w:val="both"/>
              <w:rPr>
                <w:del w:id="6064" w:author="Utente" w:date="2017-06-26T15:35:00Z"/>
              </w:rPr>
            </w:pPr>
            <w:del w:id="6065"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FF9" w14:textId="5F7B1AA7" w:rsidR="005A2227" w:rsidRPr="00E352EF" w:rsidDel="002A3201" w:rsidRDefault="0097053A">
            <w:pPr>
              <w:jc w:val="both"/>
              <w:rPr>
                <w:del w:id="6066" w:author="Utente" w:date="2017-06-26T15:35:00Z"/>
              </w:rPr>
            </w:pPr>
            <w:del w:id="6067" w:author="Utente" w:date="2017-06-26T15:35:00Z">
              <w:r w:rsidRPr="00E352EF" w:rsidDel="002A3201">
                <w:rPr>
                  <w:rFonts w:ascii="Calibri" w:eastAsia="Calibri" w:hAnsi="Calibri" w:cs="Calibri"/>
                </w:rPr>
                <w:delText>false</w:delText>
              </w:r>
            </w:del>
          </w:p>
        </w:tc>
      </w:tr>
      <w:tr w:rsidR="005A2227" w:rsidRPr="00E352EF" w:rsidDel="002A3201" w14:paraId="50239433" w14:textId="05FEAFD3">
        <w:trPr>
          <w:del w:id="6068"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CEDA9" w14:textId="6C25DF25" w:rsidR="005A2227" w:rsidRPr="00E352EF" w:rsidDel="002A3201" w:rsidRDefault="0097053A">
            <w:pPr>
              <w:jc w:val="both"/>
              <w:rPr>
                <w:del w:id="6069" w:author="Utente" w:date="2017-06-26T15:35:00Z"/>
              </w:rPr>
            </w:pPr>
            <w:del w:id="6070" w:author="Utente" w:date="2017-06-26T15:35:00Z">
              <w:r w:rsidRPr="00E352EF" w:rsidDel="002A3201">
                <w:rPr>
                  <w:rFonts w:ascii="Calibri" w:eastAsia="Calibri" w:hAnsi="Calibri" w:cs="Calibri"/>
                </w:rPr>
                <w:delText>2012</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2531" w14:textId="6D963325" w:rsidR="005A2227" w:rsidRPr="00E352EF" w:rsidDel="002A3201" w:rsidRDefault="0097053A">
            <w:pPr>
              <w:jc w:val="both"/>
              <w:rPr>
                <w:del w:id="6071" w:author="Utente" w:date="2017-06-26T15:35:00Z"/>
              </w:rPr>
            </w:pPr>
            <w:del w:id="6072"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D967F" w14:textId="2819EF51" w:rsidR="005A2227" w:rsidRPr="00E352EF" w:rsidDel="002A3201" w:rsidRDefault="0097053A">
            <w:pPr>
              <w:jc w:val="both"/>
              <w:rPr>
                <w:del w:id="6073" w:author="Utente" w:date="2017-06-26T15:35:00Z"/>
              </w:rPr>
            </w:pPr>
            <w:del w:id="6074" w:author="Utente" w:date="2017-06-26T15:35:00Z">
              <w:r w:rsidRPr="00E352EF" w:rsidDel="002A3201">
                <w:rPr>
                  <w:rFonts w:ascii="Calibri" w:eastAsia="Calibri" w:hAnsi="Calibri" w:cs="Calibri"/>
                </w:rPr>
                <w:delText>true</w:delText>
              </w:r>
            </w:del>
          </w:p>
        </w:tc>
      </w:tr>
      <w:tr w:rsidR="005A2227" w:rsidRPr="00E352EF" w:rsidDel="002A3201" w14:paraId="41035FBB" w14:textId="0A98C349">
        <w:trPr>
          <w:del w:id="6075"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95159" w14:textId="5C4B2B9B" w:rsidR="005A2227" w:rsidRPr="00E352EF" w:rsidDel="002A3201" w:rsidRDefault="0097053A">
            <w:pPr>
              <w:jc w:val="both"/>
              <w:rPr>
                <w:del w:id="6076" w:author="Utente" w:date="2017-06-26T15:35:00Z"/>
              </w:rPr>
            </w:pPr>
            <w:del w:id="6077" w:author="Utente" w:date="2017-06-26T15:35:00Z">
              <w:r w:rsidRPr="00E352EF" w:rsidDel="002A3201">
                <w:rPr>
                  <w:rFonts w:ascii="Calibri" w:eastAsia="Calibri" w:hAnsi="Calibri" w:cs="Calibri"/>
                </w:rPr>
                <w:delText>2011</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2C7F5" w14:textId="5F9B6B70" w:rsidR="005A2227" w:rsidRPr="00E352EF" w:rsidDel="002A3201" w:rsidRDefault="0097053A">
            <w:pPr>
              <w:jc w:val="both"/>
              <w:rPr>
                <w:del w:id="6078" w:author="Utente" w:date="2017-06-26T15:35:00Z"/>
              </w:rPr>
            </w:pPr>
            <w:del w:id="6079"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DC8F6" w14:textId="00279C03" w:rsidR="005A2227" w:rsidRPr="00E352EF" w:rsidDel="002A3201" w:rsidRDefault="0097053A">
            <w:pPr>
              <w:jc w:val="both"/>
              <w:rPr>
                <w:del w:id="6080" w:author="Utente" w:date="2017-06-26T15:35:00Z"/>
              </w:rPr>
            </w:pPr>
            <w:del w:id="6081" w:author="Utente" w:date="2017-06-26T15:35:00Z">
              <w:r w:rsidRPr="00E352EF" w:rsidDel="002A3201">
                <w:rPr>
                  <w:rFonts w:ascii="Calibri" w:eastAsia="Calibri" w:hAnsi="Calibri" w:cs="Calibri"/>
                </w:rPr>
                <w:delText>true</w:delText>
              </w:r>
            </w:del>
          </w:p>
        </w:tc>
      </w:tr>
      <w:tr w:rsidR="005A2227" w:rsidRPr="00E352EF" w:rsidDel="002A3201" w14:paraId="36E93FA0" w14:textId="16F15685">
        <w:trPr>
          <w:del w:id="6082"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C6505" w14:textId="0A599A68" w:rsidR="005A2227" w:rsidRPr="00E352EF" w:rsidDel="002A3201" w:rsidRDefault="0097053A">
            <w:pPr>
              <w:jc w:val="both"/>
              <w:rPr>
                <w:del w:id="6083" w:author="Utente" w:date="2017-06-26T15:35:00Z"/>
              </w:rPr>
            </w:pPr>
            <w:del w:id="6084" w:author="Utente" w:date="2017-06-26T15:35:00Z">
              <w:r w:rsidRPr="00E352EF" w:rsidDel="002A3201">
                <w:rPr>
                  <w:rFonts w:ascii="Calibri" w:eastAsia="Calibri" w:hAnsi="Calibri" w:cs="Calibri"/>
                </w:rPr>
                <w:delText>2010</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C53B8" w14:textId="554BE88E" w:rsidR="005A2227" w:rsidRPr="00E352EF" w:rsidDel="002A3201" w:rsidRDefault="0097053A">
            <w:pPr>
              <w:jc w:val="both"/>
              <w:rPr>
                <w:del w:id="6085" w:author="Utente" w:date="2017-06-26T15:35:00Z"/>
              </w:rPr>
            </w:pPr>
            <w:del w:id="6086"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4B10E" w14:textId="24D83EE3" w:rsidR="005A2227" w:rsidRPr="00E352EF" w:rsidDel="002A3201" w:rsidRDefault="0097053A">
            <w:pPr>
              <w:jc w:val="both"/>
              <w:rPr>
                <w:del w:id="6087" w:author="Utente" w:date="2017-06-26T15:35:00Z"/>
              </w:rPr>
            </w:pPr>
            <w:del w:id="6088" w:author="Utente" w:date="2017-06-26T15:35:00Z">
              <w:r w:rsidRPr="00E352EF" w:rsidDel="002A3201">
                <w:rPr>
                  <w:rFonts w:ascii="Calibri" w:eastAsia="Calibri" w:hAnsi="Calibri" w:cs="Calibri"/>
                </w:rPr>
                <w:delText>false</w:delText>
              </w:r>
            </w:del>
          </w:p>
        </w:tc>
      </w:tr>
      <w:tr w:rsidR="005A2227" w:rsidRPr="00E352EF" w:rsidDel="002A3201" w14:paraId="5F167CB5" w14:textId="6B6D2FF3">
        <w:trPr>
          <w:del w:id="6089"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AB94A" w14:textId="29FFC83C" w:rsidR="005A2227" w:rsidRPr="00E352EF" w:rsidDel="002A3201" w:rsidRDefault="0097053A">
            <w:pPr>
              <w:jc w:val="both"/>
              <w:rPr>
                <w:del w:id="6090" w:author="Utente" w:date="2017-06-26T15:35:00Z"/>
              </w:rPr>
            </w:pPr>
            <w:del w:id="6091" w:author="Utente" w:date="2017-06-26T15:35:00Z">
              <w:r w:rsidRPr="00E352EF" w:rsidDel="002A3201">
                <w:rPr>
                  <w:rFonts w:ascii="Calibri" w:eastAsia="Calibri" w:hAnsi="Calibri" w:cs="Calibri"/>
                </w:rPr>
                <w:delText>2009</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30F65" w14:textId="37E7C87C" w:rsidR="005A2227" w:rsidRPr="00E352EF" w:rsidDel="002A3201" w:rsidRDefault="0097053A">
            <w:pPr>
              <w:jc w:val="both"/>
              <w:rPr>
                <w:del w:id="6092" w:author="Utente" w:date="2017-06-26T15:35:00Z"/>
              </w:rPr>
            </w:pPr>
            <w:del w:id="6093"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2626B" w14:textId="58811771" w:rsidR="005A2227" w:rsidRPr="00E352EF" w:rsidDel="002A3201" w:rsidRDefault="0097053A">
            <w:pPr>
              <w:jc w:val="both"/>
              <w:rPr>
                <w:del w:id="6094" w:author="Utente" w:date="2017-06-26T15:35:00Z"/>
              </w:rPr>
            </w:pPr>
            <w:del w:id="6095" w:author="Utente" w:date="2017-06-26T15:35:00Z">
              <w:r w:rsidRPr="00E352EF" w:rsidDel="002A3201">
                <w:rPr>
                  <w:rFonts w:ascii="Calibri" w:eastAsia="Calibri" w:hAnsi="Calibri" w:cs="Calibri"/>
                </w:rPr>
                <w:delText>NULL</w:delText>
              </w:r>
            </w:del>
          </w:p>
        </w:tc>
      </w:tr>
    </w:tbl>
    <w:p w14:paraId="7CBB23C9" w14:textId="56D57EAD" w:rsidR="005A2227" w:rsidRPr="00E352EF" w:rsidDel="002A3201" w:rsidRDefault="005A2227">
      <w:pPr>
        <w:rPr>
          <w:del w:id="6096" w:author="Utente" w:date="2017-06-26T15:35:00Z"/>
        </w:rPr>
      </w:pPr>
    </w:p>
    <w:p w14:paraId="3258D5C6" w14:textId="77BBFC6B" w:rsidR="005A2227" w:rsidRPr="00E352EF" w:rsidDel="002A3201" w:rsidRDefault="0097053A">
      <w:pPr>
        <w:rPr>
          <w:del w:id="6097" w:author="Utente" w:date="2017-06-26T15:35:00Z"/>
          <w:rFonts w:ascii="Cambria" w:eastAsia="Calibri" w:hAnsi="Cambria" w:cs="Calibri"/>
        </w:rPr>
      </w:pPr>
      <w:del w:id="6098" w:author="Utente" w:date="2017-06-26T15:35:00Z">
        <w:r w:rsidRPr="00E352EF" w:rsidDel="002A3201">
          <w:rPr>
            <w:rFonts w:ascii="Cambria" w:eastAsia="Calibri" w:hAnsi="Cambria"/>
          </w:rPr>
          <w:delText xml:space="preserve">2) </w:delText>
        </w:r>
        <w:r w:rsidRPr="00E352EF" w:rsidDel="002A3201">
          <w:rPr>
            <w:rFonts w:ascii="Cambria" w:eastAsia="Calibri" w:hAnsi="Cambria" w:cs="Calibri"/>
          </w:rPr>
          <w:delText xml:space="preserve">comparison_ds := overcrowding_rate_urbanization_2011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Overcrowding_rate_urbanization_2010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Overcrowding_rate_urbanization_2012</w:delText>
        </w:r>
      </w:del>
    </w:p>
    <w:p w14:paraId="150DDB3C" w14:textId="01CF8079" w:rsidR="00994652" w:rsidRPr="00E352EF" w:rsidDel="002A3201" w:rsidRDefault="00994652">
      <w:pPr>
        <w:rPr>
          <w:del w:id="6099" w:author="Utente" w:date="2017-06-26T15:35:00Z"/>
          <w:rFonts w:ascii="Cambria" w:hAnsi="Cambria"/>
        </w:rPr>
      </w:pPr>
    </w:p>
    <w:tbl>
      <w:tblPr>
        <w:tblW w:w="443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765"/>
        <w:gridCol w:w="1670"/>
      </w:tblGrid>
      <w:tr w:rsidR="005A2227" w:rsidRPr="00E352EF" w:rsidDel="002A3201" w14:paraId="50BD7B63" w14:textId="4360EC37">
        <w:trPr>
          <w:del w:id="6100" w:author="Utente" w:date="2017-06-26T15:35:00Z"/>
        </w:trPr>
        <w:tc>
          <w:tcPr>
            <w:tcW w:w="2765"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A03927" w14:textId="2568DFDD" w:rsidR="005A2227" w:rsidRPr="00E352EF" w:rsidDel="002A3201" w:rsidRDefault="0097053A">
            <w:pPr>
              <w:jc w:val="both"/>
              <w:rPr>
                <w:del w:id="6101" w:author="Utente" w:date="2017-06-26T15:35:00Z"/>
              </w:rPr>
            </w:pPr>
            <w:del w:id="6102" w:author="Utente" w:date="2017-06-26T15:35:00Z">
              <w:r w:rsidRPr="00E352EF" w:rsidDel="002A3201">
                <w:rPr>
                  <w:rFonts w:ascii="Calibri" w:eastAsia="Calibri" w:hAnsi="Calibri" w:cs="Calibri"/>
                </w:rPr>
                <w:delText>overcrowding_rate_urbanization_2011</w:delText>
              </w:r>
            </w:del>
          </w:p>
        </w:tc>
      </w:tr>
      <w:tr w:rsidR="005A2227" w:rsidRPr="00E352EF" w:rsidDel="002A3201" w14:paraId="621505CA" w14:textId="5B5EC307">
        <w:trPr>
          <w:del w:id="6103" w:author="Utente" w:date="2017-06-26T15:35:00Z"/>
        </w:trPr>
        <w:tc>
          <w:tcPr>
            <w:tcW w:w="27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33663A" w14:textId="1A8408C2" w:rsidR="005A2227" w:rsidRPr="00E352EF" w:rsidDel="002A3201" w:rsidRDefault="0097053A">
            <w:pPr>
              <w:jc w:val="both"/>
              <w:rPr>
                <w:del w:id="6104" w:author="Utente" w:date="2017-06-26T15:35:00Z"/>
              </w:rPr>
            </w:pPr>
            <w:del w:id="6105" w:author="Utente" w:date="2017-06-26T15:35:00Z">
              <w:r w:rsidRPr="00E352EF" w:rsidDel="002A3201">
                <w:rPr>
                  <w:rFonts w:ascii="Calibri" w:eastAsia="Calibri" w:hAnsi="Calibri" w:cs="Calibri"/>
                  <w:b/>
                </w:rPr>
                <w:delText>GEO</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EE569B5" w14:textId="74898922" w:rsidR="005A2227" w:rsidRPr="00E352EF" w:rsidDel="002A3201" w:rsidRDefault="0097053A">
            <w:pPr>
              <w:jc w:val="both"/>
              <w:rPr>
                <w:del w:id="6106" w:author="Utente" w:date="2017-06-26T15:35:00Z"/>
              </w:rPr>
            </w:pPr>
            <w:del w:id="6107" w:author="Utente" w:date="2017-06-26T15:35:00Z">
              <w:r w:rsidRPr="00E352EF" w:rsidDel="002A3201">
                <w:rPr>
                  <w:rFonts w:ascii="Calibri" w:eastAsia="Calibri" w:hAnsi="Calibri" w:cs="Calibri"/>
                  <w:b/>
                </w:rPr>
                <w:delText>VALUE</w:delText>
              </w:r>
            </w:del>
          </w:p>
        </w:tc>
      </w:tr>
      <w:tr w:rsidR="005A2227" w:rsidRPr="00E352EF" w:rsidDel="002A3201" w14:paraId="5419E174" w14:textId="2C9FABF5">
        <w:trPr>
          <w:del w:id="610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8C09B2" w14:textId="3278C9F1" w:rsidR="005A2227" w:rsidRPr="00E352EF" w:rsidDel="002A3201" w:rsidRDefault="0097053A">
            <w:pPr>
              <w:jc w:val="both"/>
              <w:rPr>
                <w:del w:id="6109" w:author="Utente" w:date="2017-06-26T15:35:00Z"/>
              </w:rPr>
            </w:pPr>
            <w:del w:id="6110" w:author="Utente" w:date="2017-06-26T15:35:00Z">
              <w:r w:rsidRPr="00E352EF" w:rsidDel="002A3201">
                <w:rPr>
                  <w:rFonts w:ascii="Calibri" w:eastAsia="Calibri" w:hAnsi="Calibri" w:cs="Calibri"/>
                </w:rPr>
                <w:delText>Belgium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E069" w14:textId="058DD136" w:rsidR="005A2227" w:rsidRPr="00E352EF" w:rsidDel="002A3201" w:rsidRDefault="0097053A">
            <w:pPr>
              <w:jc w:val="both"/>
              <w:rPr>
                <w:del w:id="6111" w:author="Utente" w:date="2017-06-26T15:35:00Z"/>
              </w:rPr>
            </w:pPr>
            <w:del w:id="6112" w:author="Utente" w:date="2017-06-26T15:35:00Z">
              <w:r w:rsidRPr="00E352EF" w:rsidDel="002A3201">
                <w:rPr>
                  <w:rFonts w:ascii="Calibri" w:eastAsia="Calibri" w:hAnsi="Calibri" w:cs="Calibri"/>
                </w:rPr>
                <w:delText>NULL</w:delText>
              </w:r>
            </w:del>
          </w:p>
        </w:tc>
      </w:tr>
      <w:tr w:rsidR="005A2227" w:rsidRPr="00E352EF" w:rsidDel="002A3201" w14:paraId="49E2120A" w14:textId="6004AC61">
        <w:trPr>
          <w:del w:id="611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EAF9A7" w14:textId="537ECD6E" w:rsidR="005A2227" w:rsidRPr="00E352EF" w:rsidDel="002A3201" w:rsidRDefault="0097053A">
            <w:pPr>
              <w:jc w:val="both"/>
              <w:rPr>
                <w:del w:id="6114" w:author="Utente" w:date="2017-06-26T15:35:00Z"/>
              </w:rPr>
            </w:pPr>
            <w:del w:id="6115" w:author="Utente" w:date="2017-06-26T15:35:00Z">
              <w:r w:rsidRPr="00E352EF" w:rsidDel="002A3201">
                <w:rPr>
                  <w:rFonts w:ascii="Calibri" w:eastAsia="Calibri" w:hAnsi="Calibri" w:cs="Calibri"/>
                </w:rPr>
                <w:delText>Greece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865B0" w14:textId="6F02F883" w:rsidR="005A2227" w:rsidRPr="00E352EF" w:rsidDel="002A3201" w:rsidRDefault="0097053A">
            <w:pPr>
              <w:jc w:val="both"/>
              <w:rPr>
                <w:del w:id="6116" w:author="Utente" w:date="2017-06-26T15:35:00Z"/>
              </w:rPr>
            </w:pPr>
            <w:del w:id="6117" w:author="Utente" w:date="2017-06-26T15:35:00Z">
              <w:r w:rsidRPr="00E352EF" w:rsidDel="002A3201">
                <w:rPr>
                  <w:rFonts w:ascii="Calibri" w:eastAsia="Calibri" w:hAnsi="Calibri" w:cs="Calibri"/>
                </w:rPr>
                <w:delText>0.276</w:delText>
              </w:r>
            </w:del>
          </w:p>
        </w:tc>
      </w:tr>
      <w:tr w:rsidR="005A2227" w:rsidRPr="00E352EF" w:rsidDel="002A3201" w14:paraId="4B81DDA1" w14:textId="6DA641AF">
        <w:trPr>
          <w:del w:id="611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AE247" w14:textId="30EE41D5" w:rsidR="005A2227" w:rsidRPr="00E352EF" w:rsidDel="002A3201" w:rsidRDefault="0097053A">
            <w:pPr>
              <w:jc w:val="both"/>
              <w:rPr>
                <w:del w:id="6119" w:author="Utente" w:date="2017-06-26T15:35:00Z"/>
              </w:rPr>
            </w:pPr>
            <w:del w:id="6120" w:author="Utente" w:date="2017-06-26T15:35:00Z">
              <w:r w:rsidRPr="00E352EF" w:rsidDel="002A3201">
                <w:rPr>
                  <w:rFonts w:ascii="Calibri" w:eastAsia="Calibri" w:hAnsi="Calibri" w:cs="Calibri"/>
                </w:rPr>
                <w:delText>Finland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76CB2" w14:textId="6F5A1360" w:rsidR="005A2227" w:rsidRPr="00E352EF" w:rsidDel="002A3201" w:rsidRDefault="0097053A">
            <w:pPr>
              <w:jc w:val="both"/>
              <w:rPr>
                <w:del w:id="6121" w:author="Utente" w:date="2017-06-26T15:35:00Z"/>
              </w:rPr>
            </w:pPr>
            <w:del w:id="6122" w:author="Utente" w:date="2017-06-26T15:35:00Z">
              <w:r w:rsidRPr="00E352EF" w:rsidDel="002A3201">
                <w:rPr>
                  <w:rFonts w:ascii="Calibri" w:eastAsia="Calibri" w:hAnsi="Calibri" w:cs="Calibri"/>
                </w:rPr>
                <w:delText>0.093</w:delText>
              </w:r>
            </w:del>
          </w:p>
        </w:tc>
      </w:tr>
      <w:tr w:rsidR="005A2227" w:rsidRPr="00E352EF" w:rsidDel="002A3201" w14:paraId="1DFC82CC" w14:textId="497D1B92">
        <w:trPr>
          <w:del w:id="612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03D2F" w14:textId="1C3606C5" w:rsidR="005A2227" w:rsidRPr="00E352EF" w:rsidDel="002A3201" w:rsidRDefault="0097053A">
            <w:pPr>
              <w:jc w:val="both"/>
              <w:rPr>
                <w:del w:id="6124" w:author="Utente" w:date="2017-06-26T15:35:00Z"/>
              </w:rPr>
            </w:pPr>
            <w:del w:id="6125" w:author="Utente" w:date="2017-06-26T15:35:00Z">
              <w:r w:rsidRPr="00E352EF" w:rsidDel="002A3201">
                <w:rPr>
                  <w:rFonts w:ascii="Calibri" w:eastAsia="Calibri" w:hAnsi="Calibri" w:cs="Calibri"/>
                </w:rPr>
                <w:delText>Switzerland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809CA" w14:textId="449955CB" w:rsidR="005A2227" w:rsidRPr="00E352EF" w:rsidDel="002A3201" w:rsidRDefault="0097053A">
            <w:pPr>
              <w:jc w:val="both"/>
              <w:rPr>
                <w:del w:id="6126" w:author="Utente" w:date="2017-06-26T15:35:00Z"/>
              </w:rPr>
            </w:pPr>
            <w:del w:id="6127" w:author="Utente" w:date="2017-06-26T15:35:00Z">
              <w:r w:rsidRPr="00E352EF" w:rsidDel="002A3201">
                <w:rPr>
                  <w:rFonts w:ascii="Calibri" w:eastAsia="Calibri" w:hAnsi="Calibri" w:cs="Calibri"/>
                </w:rPr>
                <w:delText>0.08</w:delText>
              </w:r>
            </w:del>
          </w:p>
        </w:tc>
      </w:tr>
      <w:tr w:rsidR="005A2227" w:rsidRPr="00E352EF" w:rsidDel="002A3201" w14:paraId="1148F57C" w14:textId="6F695630">
        <w:trPr>
          <w:del w:id="612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27BB0" w14:textId="7C941EB8" w:rsidR="005A2227" w:rsidRPr="00E352EF" w:rsidDel="002A3201" w:rsidRDefault="0097053A">
            <w:pPr>
              <w:jc w:val="both"/>
              <w:rPr>
                <w:del w:id="6129" w:author="Utente" w:date="2017-06-26T15:35:00Z"/>
              </w:rPr>
            </w:pPr>
            <w:del w:id="6130" w:author="Utente" w:date="2017-06-26T15:35:00Z">
              <w:r w:rsidRPr="00E352EF" w:rsidDel="002A3201">
                <w:rPr>
                  <w:rFonts w:ascii="Calibri" w:eastAsia="Calibri" w:hAnsi="Calibri" w:cs="Calibri"/>
                </w:rPr>
                <w:delText>United Kingdom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FF5E3" w14:textId="0BCA6AA1" w:rsidR="005A2227" w:rsidRPr="00E352EF" w:rsidDel="002A3201" w:rsidRDefault="0097053A">
            <w:pPr>
              <w:jc w:val="both"/>
              <w:rPr>
                <w:del w:id="6131" w:author="Utente" w:date="2017-06-26T15:35:00Z"/>
              </w:rPr>
            </w:pPr>
            <w:del w:id="6132" w:author="Utente" w:date="2017-06-26T15:35:00Z">
              <w:r w:rsidRPr="00E352EF" w:rsidDel="002A3201">
                <w:rPr>
                  <w:rFonts w:ascii="Calibri" w:eastAsia="Calibri" w:hAnsi="Calibri" w:cs="Calibri"/>
                </w:rPr>
                <w:delText>0.089</w:delText>
              </w:r>
            </w:del>
          </w:p>
        </w:tc>
      </w:tr>
      <w:tr w:rsidR="005A2227" w:rsidRPr="00E352EF" w:rsidDel="002A3201" w14:paraId="20954425" w14:textId="5E630798">
        <w:trPr>
          <w:del w:id="613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E5EBA" w14:textId="551CA48E" w:rsidR="005A2227" w:rsidRPr="00E352EF" w:rsidDel="002A3201" w:rsidRDefault="0097053A">
            <w:pPr>
              <w:jc w:val="both"/>
              <w:rPr>
                <w:del w:id="6134" w:author="Utente" w:date="2017-06-26T15:35:00Z"/>
              </w:rPr>
            </w:pPr>
            <w:del w:id="6135" w:author="Utente" w:date="2017-06-26T15:35:00Z">
              <w:r w:rsidRPr="00E352EF" w:rsidDel="002A3201">
                <w:rPr>
                  <w:rFonts w:ascii="Calibri" w:eastAsia="Calibri" w:hAnsi="Calibri" w:cs="Calibri"/>
                </w:rPr>
                <w:delText>France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4E6C0" w14:textId="5B72CE59" w:rsidR="005A2227" w:rsidRPr="00E352EF" w:rsidDel="002A3201" w:rsidRDefault="0097053A">
            <w:pPr>
              <w:jc w:val="both"/>
              <w:rPr>
                <w:del w:id="6136" w:author="Utente" w:date="2017-06-26T15:35:00Z"/>
              </w:rPr>
            </w:pPr>
            <w:del w:id="6137" w:author="Utente" w:date="2017-06-26T15:35:00Z">
              <w:r w:rsidRPr="00E352EF" w:rsidDel="002A3201">
                <w:rPr>
                  <w:rFonts w:ascii="Calibri" w:eastAsia="Calibri" w:hAnsi="Calibri" w:cs="Calibri"/>
                </w:rPr>
                <w:delText>0.125</w:delText>
              </w:r>
            </w:del>
          </w:p>
        </w:tc>
      </w:tr>
    </w:tbl>
    <w:p w14:paraId="1964049A" w14:textId="18273534" w:rsidR="005A2227" w:rsidRPr="00E352EF" w:rsidDel="002A3201" w:rsidRDefault="005A2227">
      <w:pPr>
        <w:ind w:left="720"/>
        <w:rPr>
          <w:del w:id="6138" w:author="Utente" w:date="2017-06-26T15:35:00Z"/>
        </w:rPr>
      </w:pPr>
    </w:p>
    <w:tbl>
      <w:tblPr>
        <w:tblW w:w="45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613"/>
        <w:gridCol w:w="893"/>
        <w:gridCol w:w="878"/>
        <w:gridCol w:w="1138"/>
      </w:tblGrid>
      <w:tr w:rsidR="005A2227" w:rsidRPr="00E352EF" w:rsidDel="002A3201" w14:paraId="0CE46496" w14:textId="001808A3">
        <w:trPr>
          <w:del w:id="6139" w:author="Utente" w:date="2017-06-26T15:35:00Z"/>
        </w:trPr>
        <w:tc>
          <w:tcPr>
            <w:tcW w:w="1613"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115486" w14:textId="6FDCAE4F" w:rsidR="005A2227" w:rsidRPr="00E352EF" w:rsidDel="002A3201" w:rsidRDefault="0097053A">
            <w:pPr>
              <w:jc w:val="both"/>
              <w:rPr>
                <w:del w:id="6140" w:author="Utente" w:date="2017-06-26T15:35:00Z"/>
              </w:rPr>
            </w:pPr>
            <w:del w:id="6141" w:author="Utente" w:date="2017-06-26T15:35:00Z">
              <w:r w:rsidRPr="00E352EF" w:rsidDel="002A3201">
                <w:rPr>
                  <w:rFonts w:ascii="Calibri" w:eastAsia="Calibri" w:hAnsi="Calibri" w:cs="Calibri"/>
                </w:rPr>
                <w:delText>overcrowding_rate_urbanization_2010</w:delText>
              </w:r>
            </w:del>
          </w:p>
        </w:tc>
      </w:tr>
      <w:tr w:rsidR="005A2227" w:rsidRPr="00E352EF" w:rsidDel="002A3201" w14:paraId="120D098A" w14:textId="613CC114">
        <w:trPr>
          <w:del w:id="6142" w:author="Utente" w:date="2017-06-26T15:35:00Z"/>
        </w:trPr>
        <w:tc>
          <w:tcPr>
            <w:tcW w:w="161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F3820B" w14:textId="3FEE6538" w:rsidR="005A2227" w:rsidRPr="00E352EF" w:rsidDel="002A3201" w:rsidRDefault="0097053A">
            <w:pPr>
              <w:jc w:val="both"/>
              <w:rPr>
                <w:del w:id="6143" w:author="Utente" w:date="2017-06-26T15:35:00Z"/>
              </w:rPr>
            </w:pPr>
            <w:del w:id="6144" w:author="Utente" w:date="2017-06-26T15:35:00Z">
              <w:r w:rsidRPr="00E352EF" w:rsidDel="002A3201">
                <w:rPr>
                  <w:rFonts w:ascii="Calibri" w:eastAsia="Calibri" w:hAnsi="Calibri" w:cs="Calibri"/>
                  <w:b/>
                </w:rPr>
                <w:delText>GEO</w:delText>
              </w:r>
            </w:del>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D0B8A4" w14:textId="285B9D20" w:rsidR="005A2227" w:rsidRPr="00E352EF" w:rsidDel="002A3201" w:rsidRDefault="0097053A">
            <w:pPr>
              <w:jc w:val="both"/>
              <w:rPr>
                <w:del w:id="6145" w:author="Utente" w:date="2017-06-26T15:35:00Z"/>
              </w:rPr>
            </w:pPr>
            <w:del w:id="6146" w:author="Utente" w:date="2017-06-26T15:35:00Z">
              <w:r w:rsidRPr="00E352EF" w:rsidDel="002A3201">
                <w:rPr>
                  <w:rFonts w:ascii="Calibri" w:eastAsia="Calibri" w:hAnsi="Calibri" w:cs="Calibri"/>
                  <w:b/>
                </w:rPr>
                <w:delText>AGE</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481A7C" w14:textId="0219BCB8" w:rsidR="005A2227" w:rsidRPr="00E352EF" w:rsidDel="002A3201" w:rsidRDefault="0097053A">
            <w:pPr>
              <w:jc w:val="both"/>
              <w:rPr>
                <w:del w:id="6147" w:author="Utente" w:date="2017-06-26T15:35:00Z"/>
              </w:rPr>
            </w:pPr>
            <w:del w:id="6148" w:author="Utente" w:date="2017-06-26T15:35:00Z">
              <w:r w:rsidRPr="00E352EF" w:rsidDel="002A3201">
                <w:rPr>
                  <w:rFonts w:ascii="Calibri" w:eastAsia="Calibri" w:hAnsi="Calibri" w:cs="Calibri"/>
                  <w:b/>
                </w:rPr>
                <w:delText>SEX</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2CD5A5" w14:textId="5F808A0B" w:rsidR="005A2227" w:rsidRPr="00E352EF" w:rsidDel="002A3201" w:rsidRDefault="0097053A">
            <w:pPr>
              <w:jc w:val="both"/>
              <w:rPr>
                <w:del w:id="6149" w:author="Utente" w:date="2017-06-26T15:35:00Z"/>
              </w:rPr>
            </w:pPr>
            <w:del w:id="6150" w:author="Utente" w:date="2017-06-26T15:35:00Z">
              <w:r w:rsidRPr="00E352EF" w:rsidDel="002A3201">
                <w:rPr>
                  <w:rFonts w:ascii="Calibri" w:eastAsia="Calibri" w:hAnsi="Calibri" w:cs="Calibri"/>
                  <w:b/>
                </w:rPr>
                <w:delText>VALUE</w:delText>
              </w:r>
            </w:del>
          </w:p>
        </w:tc>
      </w:tr>
      <w:tr w:rsidR="005A2227" w:rsidRPr="00E352EF" w:rsidDel="002A3201" w14:paraId="15B6B71F" w14:textId="4B1A3FA1">
        <w:trPr>
          <w:del w:id="6151"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3AA82" w14:textId="7F47184D" w:rsidR="005A2227" w:rsidRPr="00E352EF" w:rsidDel="002A3201" w:rsidRDefault="0097053A">
            <w:pPr>
              <w:jc w:val="both"/>
              <w:rPr>
                <w:del w:id="6152" w:author="Utente" w:date="2017-06-26T15:35:00Z"/>
              </w:rPr>
            </w:pPr>
            <w:del w:id="6153" w:author="Utente" w:date="2017-06-26T15:35:00Z">
              <w:r w:rsidRPr="00E352EF" w:rsidDel="002A3201">
                <w:rPr>
                  <w:rFonts w:ascii="Calibri" w:eastAsia="Calibri" w:hAnsi="Calibri" w:cs="Calibri"/>
                </w:rPr>
                <w:delText>Belgium</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0F99E" w14:textId="69B61918" w:rsidR="005A2227" w:rsidRPr="00E352EF" w:rsidDel="002A3201" w:rsidRDefault="0097053A">
            <w:pPr>
              <w:jc w:val="both"/>
              <w:rPr>
                <w:del w:id="6154" w:author="Utente" w:date="2017-06-26T15:35:00Z"/>
              </w:rPr>
            </w:pPr>
            <w:del w:id="6155"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50BAD" w14:textId="7C16C0D8" w:rsidR="005A2227" w:rsidRPr="00E352EF" w:rsidDel="002A3201" w:rsidRDefault="0097053A">
            <w:pPr>
              <w:jc w:val="both"/>
              <w:rPr>
                <w:del w:id="6156" w:author="Utente" w:date="2017-06-26T15:35:00Z"/>
              </w:rPr>
            </w:pPr>
            <w:del w:id="6157"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DA743" w14:textId="31DECAE3" w:rsidR="005A2227" w:rsidRPr="00E352EF" w:rsidDel="002A3201" w:rsidRDefault="0097053A">
            <w:pPr>
              <w:jc w:val="both"/>
              <w:rPr>
                <w:del w:id="6158" w:author="Utente" w:date="2017-06-26T15:35:00Z"/>
              </w:rPr>
            </w:pPr>
            <w:del w:id="6159" w:author="Utente" w:date="2017-06-26T15:35:00Z">
              <w:r w:rsidRPr="00E352EF" w:rsidDel="002A3201">
                <w:rPr>
                  <w:rFonts w:ascii="Calibri" w:eastAsia="Calibri" w:hAnsi="Calibri" w:cs="Calibri"/>
                </w:rPr>
                <w:delText>0.06</w:delText>
              </w:r>
            </w:del>
          </w:p>
        </w:tc>
      </w:tr>
      <w:tr w:rsidR="005A2227" w:rsidRPr="00E352EF" w:rsidDel="002A3201" w14:paraId="3E37953F" w14:textId="093DDA7D">
        <w:trPr>
          <w:del w:id="6160"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BDB88" w14:textId="4EA2E719" w:rsidR="005A2227" w:rsidRPr="00E352EF" w:rsidDel="002A3201" w:rsidRDefault="0097053A">
            <w:pPr>
              <w:jc w:val="both"/>
              <w:rPr>
                <w:del w:id="6161" w:author="Utente" w:date="2017-06-26T15:35:00Z"/>
              </w:rPr>
            </w:pPr>
            <w:del w:id="6162" w:author="Utente" w:date="2017-06-26T15:35:00Z">
              <w:r w:rsidRPr="00E352EF" w:rsidDel="002A3201">
                <w:rPr>
                  <w:rFonts w:ascii="Calibri" w:eastAsia="Calibri" w:hAnsi="Calibri" w:cs="Calibri"/>
                </w:rPr>
                <w:delText>Greece</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1BDE1" w14:textId="45BA9E0E" w:rsidR="005A2227" w:rsidRPr="00E352EF" w:rsidDel="002A3201" w:rsidRDefault="0097053A">
            <w:pPr>
              <w:jc w:val="both"/>
              <w:rPr>
                <w:del w:id="6163" w:author="Utente" w:date="2017-06-26T15:35:00Z"/>
              </w:rPr>
            </w:pPr>
            <w:del w:id="6164"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E59E6" w14:textId="126DEE7A" w:rsidR="005A2227" w:rsidRPr="00E352EF" w:rsidDel="002A3201" w:rsidRDefault="0097053A">
            <w:pPr>
              <w:jc w:val="both"/>
              <w:rPr>
                <w:del w:id="6165" w:author="Utente" w:date="2017-06-26T15:35:00Z"/>
              </w:rPr>
            </w:pPr>
            <w:del w:id="6166"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B9B74" w14:textId="41A8F14C" w:rsidR="005A2227" w:rsidRPr="00E352EF" w:rsidDel="002A3201" w:rsidRDefault="0097053A">
            <w:pPr>
              <w:jc w:val="both"/>
              <w:rPr>
                <w:del w:id="6167" w:author="Utente" w:date="2017-06-26T15:35:00Z"/>
              </w:rPr>
            </w:pPr>
            <w:del w:id="6168" w:author="Utente" w:date="2017-06-26T15:35:00Z">
              <w:r w:rsidRPr="00E352EF" w:rsidDel="002A3201">
                <w:rPr>
                  <w:rFonts w:ascii="Calibri" w:eastAsia="Calibri" w:hAnsi="Calibri" w:cs="Calibri"/>
                </w:rPr>
                <w:delText>0.281</w:delText>
              </w:r>
            </w:del>
          </w:p>
        </w:tc>
      </w:tr>
      <w:tr w:rsidR="005A2227" w:rsidRPr="00E352EF" w:rsidDel="002A3201" w14:paraId="0DB89558" w14:textId="7F72244E">
        <w:trPr>
          <w:del w:id="6169"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55F23" w14:textId="2F78ECC5" w:rsidR="005A2227" w:rsidRPr="00E352EF" w:rsidDel="002A3201" w:rsidRDefault="0097053A">
            <w:pPr>
              <w:jc w:val="both"/>
              <w:rPr>
                <w:del w:id="6170" w:author="Utente" w:date="2017-06-26T15:35:00Z"/>
              </w:rPr>
            </w:pPr>
            <w:del w:id="6171" w:author="Utente" w:date="2017-06-26T15:35:00Z">
              <w:r w:rsidRPr="00E352EF" w:rsidDel="002A3201">
                <w:rPr>
                  <w:rFonts w:ascii="Calibri" w:eastAsia="Calibri" w:hAnsi="Calibri" w:cs="Calibri"/>
                </w:rPr>
                <w:delText>Spain</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FA5F8" w14:textId="628EE48C" w:rsidR="005A2227" w:rsidRPr="00E352EF" w:rsidDel="002A3201" w:rsidRDefault="0097053A">
            <w:pPr>
              <w:jc w:val="both"/>
              <w:rPr>
                <w:del w:id="6172" w:author="Utente" w:date="2017-06-26T15:35:00Z"/>
              </w:rPr>
            </w:pPr>
            <w:del w:id="6173"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EF66F" w14:textId="7C70DE87" w:rsidR="005A2227" w:rsidRPr="00E352EF" w:rsidDel="002A3201" w:rsidRDefault="0097053A">
            <w:pPr>
              <w:jc w:val="both"/>
              <w:rPr>
                <w:del w:id="6174" w:author="Utente" w:date="2017-06-26T15:35:00Z"/>
              </w:rPr>
            </w:pPr>
            <w:del w:id="6175"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0C3E9" w14:textId="0D5B37A3" w:rsidR="005A2227" w:rsidRPr="00E352EF" w:rsidDel="002A3201" w:rsidRDefault="0097053A">
            <w:pPr>
              <w:jc w:val="both"/>
              <w:rPr>
                <w:del w:id="6176" w:author="Utente" w:date="2017-06-26T15:35:00Z"/>
              </w:rPr>
            </w:pPr>
            <w:del w:id="6177" w:author="Utente" w:date="2017-06-26T15:35:00Z">
              <w:r w:rsidRPr="00E352EF" w:rsidDel="002A3201">
                <w:rPr>
                  <w:rFonts w:ascii="Calibri" w:eastAsia="Calibri" w:hAnsi="Calibri" w:cs="Calibri"/>
                </w:rPr>
                <w:delText>0.06</w:delText>
              </w:r>
            </w:del>
          </w:p>
        </w:tc>
      </w:tr>
      <w:tr w:rsidR="005A2227" w:rsidRPr="00E352EF" w:rsidDel="002A3201" w14:paraId="0B3FFDD5" w14:textId="5CB4E396">
        <w:trPr>
          <w:del w:id="6178"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460052" w14:textId="4C8E8959" w:rsidR="005A2227" w:rsidRPr="00E352EF" w:rsidDel="002A3201" w:rsidRDefault="0097053A">
            <w:pPr>
              <w:jc w:val="both"/>
              <w:rPr>
                <w:del w:id="6179" w:author="Utente" w:date="2017-06-26T15:35:00Z"/>
              </w:rPr>
            </w:pPr>
            <w:del w:id="6180" w:author="Utente" w:date="2017-06-26T15:35:00Z">
              <w:r w:rsidRPr="00E352EF" w:rsidDel="002A3201">
                <w:rPr>
                  <w:rFonts w:ascii="Calibri" w:eastAsia="Calibri" w:hAnsi="Calibri" w:cs="Calibri"/>
                </w:rPr>
                <w:delText>Malta</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74234" w14:textId="64C84A86" w:rsidR="005A2227" w:rsidRPr="00E352EF" w:rsidDel="002A3201" w:rsidRDefault="0097053A">
            <w:pPr>
              <w:jc w:val="both"/>
              <w:rPr>
                <w:del w:id="6181" w:author="Utente" w:date="2017-06-26T15:35:00Z"/>
              </w:rPr>
            </w:pPr>
            <w:del w:id="6182"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037478" w14:textId="145FB5AA" w:rsidR="005A2227" w:rsidRPr="00E352EF" w:rsidDel="002A3201" w:rsidRDefault="0097053A">
            <w:pPr>
              <w:jc w:val="both"/>
              <w:rPr>
                <w:del w:id="6183" w:author="Utente" w:date="2017-06-26T15:35:00Z"/>
              </w:rPr>
            </w:pPr>
            <w:del w:id="6184"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068C" w14:textId="58876184" w:rsidR="005A2227" w:rsidRPr="00E352EF" w:rsidDel="002A3201" w:rsidRDefault="0097053A">
            <w:pPr>
              <w:jc w:val="both"/>
              <w:rPr>
                <w:del w:id="6185" w:author="Utente" w:date="2017-06-26T15:35:00Z"/>
              </w:rPr>
            </w:pPr>
            <w:del w:id="6186" w:author="Utente" w:date="2017-06-26T15:35:00Z">
              <w:r w:rsidRPr="00E352EF" w:rsidDel="002A3201">
                <w:rPr>
                  <w:rFonts w:ascii="Calibri" w:eastAsia="Calibri" w:hAnsi="Calibri" w:cs="Calibri"/>
                </w:rPr>
                <w:delText>0.041</w:delText>
              </w:r>
            </w:del>
          </w:p>
        </w:tc>
      </w:tr>
      <w:tr w:rsidR="005A2227" w:rsidRPr="00E352EF" w:rsidDel="002A3201" w14:paraId="304FCBAC" w14:textId="32477B77">
        <w:trPr>
          <w:del w:id="6187"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9871B" w14:textId="6A62D243" w:rsidR="005A2227" w:rsidRPr="00E352EF" w:rsidDel="002A3201" w:rsidRDefault="0097053A">
            <w:pPr>
              <w:jc w:val="both"/>
              <w:rPr>
                <w:del w:id="6188" w:author="Utente" w:date="2017-06-26T15:35:00Z"/>
              </w:rPr>
            </w:pPr>
            <w:del w:id="6189" w:author="Utente" w:date="2017-06-26T15:35:00Z">
              <w:r w:rsidRPr="00E352EF" w:rsidDel="002A3201">
                <w:rPr>
                  <w:rFonts w:ascii="Calibri" w:eastAsia="Calibri" w:hAnsi="Calibri" w:cs="Calibri"/>
                </w:rPr>
                <w:delText>Switzerland</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EF85" w14:textId="04B7B70C" w:rsidR="005A2227" w:rsidRPr="00E352EF" w:rsidDel="002A3201" w:rsidRDefault="0097053A">
            <w:pPr>
              <w:jc w:val="both"/>
              <w:rPr>
                <w:del w:id="6190" w:author="Utente" w:date="2017-06-26T15:35:00Z"/>
              </w:rPr>
            </w:pPr>
            <w:del w:id="6191"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1C3EA" w14:textId="772BA3D3" w:rsidR="005A2227" w:rsidRPr="00E352EF" w:rsidDel="002A3201" w:rsidRDefault="0097053A">
            <w:pPr>
              <w:jc w:val="both"/>
              <w:rPr>
                <w:del w:id="6192" w:author="Utente" w:date="2017-06-26T15:35:00Z"/>
              </w:rPr>
            </w:pPr>
            <w:del w:id="6193"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D8EC" w14:textId="7BDEED6D" w:rsidR="005A2227" w:rsidRPr="00E352EF" w:rsidDel="002A3201" w:rsidRDefault="0097053A">
            <w:pPr>
              <w:jc w:val="both"/>
              <w:rPr>
                <w:del w:id="6194" w:author="Utente" w:date="2017-06-26T15:35:00Z"/>
              </w:rPr>
            </w:pPr>
            <w:del w:id="6195" w:author="Utente" w:date="2017-06-26T15:35:00Z">
              <w:r w:rsidRPr="00E352EF" w:rsidDel="002A3201">
                <w:rPr>
                  <w:rFonts w:ascii="Calibri" w:eastAsia="Calibri" w:hAnsi="Calibri" w:cs="Calibri"/>
                </w:rPr>
                <w:delText>NULL</w:delText>
              </w:r>
            </w:del>
          </w:p>
        </w:tc>
      </w:tr>
    </w:tbl>
    <w:p w14:paraId="00455B95" w14:textId="7B584A49" w:rsidR="005A2227" w:rsidRPr="00E352EF" w:rsidDel="002A3201" w:rsidRDefault="005A2227">
      <w:pPr>
        <w:ind w:left="720"/>
        <w:rPr>
          <w:del w:id="6196" w:author="Utente" w:date="2017-06-26T15:35:00Z"/>
        </w:rPr>
      </w:pPr>
    </w:p>
    <w:tbl>
      <w:tblPr>
        <w:tblW w:w="518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91"/>
        <w:gridCol w:w="1382"/>
        <w:gridCol w:w="850"/>
        <w:gridCol w:w="850"/>
        <w:gridCol w:w="1411"/>
      </w:tblGrid>
      <w:tr w:rsidR="005A2227" w:rsidRPr="00E352EF" w:rsidDel="002A3201" w14:paraId="77D8FD82" w14:textId="428E2C2A">
        <w:trPr>
          <w:del w:id="6197" w:author="Utente" w:date="2017-06-26T15:35:00Z"/>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D70B49" w14:textId="3C7A8006" w:rsidR="005A2227" w:rsidRPr="00E352EF" w:rsidDel="002A3201" w:rsidRDefault="0097053A">
            <w:pPr>
              <w:jc w:val="both"/>
              <w:rPr>
                <w:del w:id="6198" w:author="Utente" w:date="2017-06-26T15:35:00Z"/>
              </w:rPr>
            </w:pPr>
            <w:del w:id="6199" w:author="Utente" w:date="2017-06-26T15:35:00Z">
              <w:r w:rsidRPr="00E352EF" w:rsidDel="002A3201">
                <w:rPr>
                  <w:rFonts w:ascii="Calibri" w:eastAsia="Calibri" w:hAnsi="Calibri" w:cs="Calibri"/>
                </w:rPr>
                <w:delText>overcrowding_rate_urbanization_2012</w:delText>
              </w:r>
            </w:del>
          </w:p>
        </w:tc>
      </w:tr>
      <w:tr w:rsidR="005A2227" w:rsidRPr="00E352EF" w:rsidDel="002A3201" w14:paraId="2C8C05EB" w14:textId="28EB95DF">
        <w:trPr>
          <w:del w:id="6200" w:author="Utente" w:date="2017-06-26T15:35:00Z"/>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82548B" w14:textId="529FE4C6" w:rsidR="005A2227" w:rsidRPr="00E352EF" w:rsidDel="002A3201" w:rsidRDefault="0097053A">
            <w:pPr>
              <w:jc w:val="both"/>
              <w:rPr>
                <w:del w:id="6201" w:author="Utente" w:date="2017-06-26T15:35:00Z"/>
              </w:rPr>
            </w:pPr>
            <w:del w:id="6202" w:author="Utente" w:date="2017-06-26T15:35:00Z">
              <w:r w:rsidRPr="00E352EF" w:rsidDel="002A3201">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F23D20" w14:textId="50D9A4FF" w:rsidR="005A2227" w:rsidRPr="00E352EF" w:rsidDel="002A3201" w:rsidRDefault="0097053A">
            <w:pPr>
              <w:jc w:val="both"/>
              <w:rPr>
                <w:del w:id="6203" w:author="Utente" w:date="2017-06-26T15:35:00Z"/>
              </w:rPr>
            </w:pPr>
            <w:del w:id="6204"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1FCC4A" w14:textId="15D96FCE" w:rsidR="005A2227" w:rsidRPr="00E352EF" w:rsidDel="002A3201" w:rsidRDefault="0097053A">
            <w:pPr>
              <w:jc w:val="both"/>
              <w:rPr>
                <w:del w:id="6205" w:author="Utente" w:date="2017-06-26T15:35:00Z"/>
              </w:rPr>
            </w:pPr>
            <w:del w:id="6206"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ED20A8" w14:textId="74185F24" w:rsidR="005A2227" w:rsidRPr="00E352EF" w:rsidDel="002A3201" w:rsidRDefault="0097053A">
            <w:pPr>
              <w:jc w:val="both"/>
              <w:rPr>
                <w:del w:id="6207" w:author="Utente" w:date="2017-06-26T15:35:00Z"/>
              </w:rPr>
            </w:pPr>
            <w:del w:id="6208" w:author="Utente" w:date="2017-06-26T15:35:00Z">
              <w:r w:rsidRPr="00E352EF" w:rsidDel="002A3201">
                <w:rPr>
                  <w:rFonts w:ascii="Calibri" w:eastAsia="Calibri" w:hAnsi="Calibri" w:cs="Calibri"/>
                  <w:b/>
                </w:rPr>
                <w:delText>SEX</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0A848E" w14:textId="31912956" w:rsidR="005A2227" w:rsidRPr="00E352EF" w:rsidDel="002A3201" w:rsidRDefault="0097053A">
            <w:pPr>
              <w:jc w:val="both"/>
              <w:rPr>
                <w:del w:id="6209" w:author="Utente" w:date="2017-06-26T15:35:00Z"/>
              </w:rPr>
            </w:pPr>
            <w:del w:id="6210" w:author="Utente" w:date="2017-06-26T15:35:00Z">
              <w:r w:rsidRPr="00E352EF" w:rsidDel="002A3201">
                <w:rPr>
                  <w:rFonts w:ascii="Calibri" w:eastAsia="Calibri" w:hAnsi="Calibri" w:cs="Calibri"/>
                  <w:b/>
                </w:rPr>
                <w:delText>VALUE</w:delText>
              </w:r>
            </w:del>
          </w:p>
        </w:tc>
      </w:tr>
      <w:tr w:rsidR="005A2227" w:rsidRPr="00E352EF" w:rsidDel="002A3201" w14:paraId="4EC34FEB" w14:textId="4CB2A423">
        <w:trPr>
          <w:del w:id="6211"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BC30B" w14:textId="0D55E430" w:rsidR="005A2227" w:rsidRPr="00E352EF" w:rsidDel="002A3201" w:rsidRDefault="0097053A">
            <w:pPr>
              <w:jc w:val="both"/>
              <w:rPr>
                <w:del w:id="6212" w:author="Utente" w:date="2017-06-26T15:35:00Z"/>
              </w:rPr>
            </w:pPr>
            <w:del w:id="6213"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63917" w14:textId="63A6B370" w:rsidR="005A2227" w:rsidRPr="00E352EF" w:rsidDel="002A3201" w:rsidRDefault="0097053A">
            <w:pPr>
              <w:jc w:val="both"/>
              <w:rPr>
                <w:del w:id="6214" w:author="Utente" w:date="2017-06-26T15:35:00Z"/>
              </w:rPr>
            </w:pPr>
            <w:del w:id="6215"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8F4C2" w14:textId="37D23387" w:rsidR="005A2227" w:rsidRPr="00E352EF" w:rsidDel="002A3201" w:rsidRDefault="0097053A">
            <w:pPr>
              <w:jc w:val="both"/>
              <w:rPr>
                <w:del w:id="6216" w:author="Utente" w:date="2017-06-26T15:35:00Z"/>
              </w:rPr>
            </w:pPr>
            <w:del w:id="6217"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2824E" w14:textId="6CF0A065" w:rsidR="005A2227" w:rsidRPr="00E352EF" w:rsidDel="002A3201" w:rsidRDefault="0097053A">
            <w:pPr>
              <w:jc w:val="both"/>
              <w:rPr>
                <w:del w:id="6218" w:author="Utente" w:date="2017-06-26T15:35:00Z"/>
              </w:rPr>
            </w:pPr>
            <w:del w:id="6219"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DBD48" w14:textId="3008625F" w:rsidR="005A2227" w:rsidRPr="00E352EF" w:rsidDel="002A3201" w:rsidRDefault="0097053A">
            <w:pPr>
              <w:jc w:val="both"/>
              <w:rPr>
                <w:del w:id="6220" w:author="Utente" w:date="2017-06-26T15:35:00Z"/>
              </w:rPr>
            </w:pPr>
            <w:del w:id="6221" w:author="Utente" w:date="2017-06-26T15:35:00Z">
              <w:r w:rsidRPr="00E352EF" w:rsidDel="002A3201">
                <w:rPr>
                  <w:rFonts w:ascii="Calibri" w:eastAsia="Calibri" w:hAnsi="Calibri" w:cs="Calibri"/>
                </w:rPr>
                <w:delText>0.023</w:delText>
              </w:r>
            </w:del>
          </w:p>
        </w:tc>
      </w:tr>
      <w:tr w:rsidR="005A2227" w:rsidRPr="00E352EF" w:rsidDel="002A3201" w14:paraId="0019032D" w14:textId="3799A33E">
        <w:trPr>
          <w:del w:id="6222"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DBF44" w14:textId="18A4095D" w:rsidR="005A2227" w:rsidRPr="00E352EF" w:rsidDel="002A3201" w:rsidRDefault="0097053A">
            <w:pPr>
              <w:jc w:val="both"/>
              <w:rPr>
                <w:del w:id="6223" w:author="Utente" w:date="2017-06-26T15:35:00Z"/>
              </w:rPr>
            </w:pPr>
            <w:del w:id="6224"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F65D4" w14:textId="13071CC6" w:rsidR="005A2227" w:rsidRPr="00E352EF" w:rsidDel="002A3201" w:rsidRDefault="0097053A">
            <w:pPr>
              <w:jc w:val="both"/>
              <w:rPr>
                <w:del w:id="6225" w:author="Utente" w:date="2017-06-26T15:35:00Z"/>
              </w:rPr>
            </w:pPr>
            <w:del w:id="6226"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22C7D" w14:textId="57B3A843" w:rsidR="005A2227" w:rsidRPr="00E352EF" w:rsidDel="002A3201" w:rsidRDefault="0097053A">
            <w:pPr>
              <w:jc w:val="both"/>
              <w:rPr>
                <w:del w:id="6227" w:author="Utente" w:date="2017-06-26T15:35:00Z"/>
              </w:rPr>
            </w:pPr>
            <w:del w:id="6228"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A19347" w14:textId="3227D1CB" w:rsidR="005A2227" w:rsidRPr="00E352EF" w:rsidDel="002A3201" w:rsidRDefault="0097053A">
            <w:pPr>
              <w:jc w:val="both"/>
              <w:rPr>
                <w:del w:id="6229" w:author="Utente" w:date="2017-06-26T15:35:00Z"/>
              </w:rPr>
            </w:pPr>
            <w:del w:id="6230"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BB26E" w14:textId="1B30BB99" w:rsidR="005A2227" w:rsidRPr="00E352EF" w:rsidDel="002A3201" w:rsidRDefault="0097053A">
            <w:pPr>
              <w:jc w:val="both"/>
              <w:rPr>
                <w:del w:id="6231" w:author="Utente" w:date="2017-06-26T15:35:00Z"/>
              </w:rPr>
            </w:pPr>
            <w:del w:id="6232" w:author="Utente" w:date="2017-06-26T15:35:00Z">
              <w:r w:rsidRPr="00E352EF" w:rsidDel="002A3201">
                <w:rPr>
                  <w:rFonts w:ascii="Calibri" w:eastAsia="Calibri" w:hAnsi="Calibri" w:cs="Calibri"/>
                </w:rPr>
                <w:delText>0.286</w:delText>
              </w:r>
            </w:del>
          </w:p>
        </w:tc>
      </w:tr>
      <w:tr w:rsidR="005A2227" w:rsidRPr="00E352EF" w:rsidDel="002A3201" w14:paraId="3A825F1F" w14:textId="575C23D0">
        <w:trPr>
          <w:del w:id="6233"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B8753" w14:textId="695C9FA9" w:rsidR="005A2227" w:rsidRPr="00E352EF" w:rsidDel="002A3201" w:rsidRDefault="0097053A">
            <w:pPr>
              <w:jc w:val="both"/>
              <w:rPr>
                <w:del w:id="6234" w:author="Utente" w:date="2017-06-26T15:35:00Z"/>
              </w:rPr>
            </w:pPr>
            <w:del w:id="6235"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35AEA" w14:textId="5FE05268" w:rsidR="005A2227" w:rsidRPr="00E352EF" w:rsidDel="002A3201" w:rsidRDefault="0097053A">
            <w:pPr>
              <w:jc w:val="both"/>
              <w:rPr>
                <w:del w:id="6236" w:author="Utente" w:date="2017-06-26T15:35:00Z"/>
              </w:rPr>
            </w:pPr>
            <w:del w:id="6237" w:author="Utente" w:date="2017-06-26T15:35:00Z">
              <w:r w:rsidRPr="00E352EF" w:rsidDel="002A3201">
                <w:rPr>
                  <w:rFonts w:ascii="Calibri" w:eastAsia="Calibri" w:hAnsi="Calibri" w:cs="Calibri"/>
                </w:rPr>
                <w:delText>Spain</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3895D" w14:textId="3F697140" w:rsidR="005A2227" w:rsidRPr="00E352EF" w:rsidDel="002A3201" w:rsidRDefault="0097053A">
            <w:pPr>
              <w:jc w:val="both"/>
              <w:rPr>
                <w:del w:id="6238" w:author="Utente" w:date="2017-06-26T15:35:00Z"/>
              </w:rPr>
            </w:pPr>
            <w:del w:id="6239"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9A422" w14:textId="3A47D21A" w:rsidR="005A2227" w:rsidRPr="00E352EF" w:rsidDel="002A3201" w:rsidRDefault="0097053A">
            <w:pPr>
              <w:jc w:val="both"/>
              <w:rPr>
                <w:del w:id="6240" w:author="Utente" w:date="2017-06-26T15:35:00Z"/>
              </w:rPr>
            </w:pPr>
            <w:del w:id="6241"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A5CAE" w14:textId="639E9F8F" w:rsidR="005A2227" w:rsidRPr="00E352EF" w:rsidDel="002A3201" w:rsidRDefault="0097053A">
            <w:pPr>
              <w:jc w:val="both"/>
              <w:rPr>
                <w:del w:id="6242" w:author="Utente" w:date="2017-06-26T15:35:00Z"/>
              </w:rPr>
            </w:pPr>
            <w:del w:id="6243" w:author="Utente" w:date="2017-06-26T15:35:00Z">
              <w:r w:rsidRPr="00E352EF" w:rsidDel="002A3201">
                <w:rPr>
                  <w:rFonts w:ascii="Calibri" w:eastAsia="Calibri" w:hAnsi="Calibri" w:cs="Calibri"/>
                </w:rPr>
                <w:delText>0.064</w:delText>
              </w:r>
            </w:del>
          </w:p>
        </w:tc>
      </w:tr>
      <w:tr w:rsidR="005A2227" w:rsidRPr="00E352EF" w:rsidDel="002A3201" w14:paraId="5C3A1706" w14:textId="59705883">
        <w:trPr>
          <w:del w:id="6244"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7EEEC" w14:textId="3FA44EF5" w:rsidR="005A2227" w:rsidRPr="00E352EF" w:rsidDel="002A3201" w:rsidRDefault="0097053A">
            <w:pPr>
              <w:jc w:val="both"/>
              <w:rPr>
                <w:del w:id="6245" w:author="Utente" w:date="2017-06-26T15:35:00Z"/>
              </w:rPr>
            </w:pPr>
            <w:del w:id="6246"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5923A" w14:textId="4EE960DB" w:rsidR="005A2227" w:rsidRPr="00E352EF" w:rsidDel="002A3201" w:rsidRDefault="0097053A">
            <w:pPr>
              <w:jc w:val="both"/>
              <w:rPr>
                <w:del w:id="6247" w:author="Utente" w:date="2017-06-26T15:35:00Z"/>
              </w:rPr>
            </w:pPr>
            <w:del w:id="6248" w:author="Utente" w:date="2017-06-26T15:35:00Z">
              <w:r w:rsidRPr="00E352EF" w:rsidDel="002A3201">
                <w:rPr>
                  <w:rFonts w:ascii="Calibri" w:eastAsia="Calibri" w:hAnsi="Calibri" w:cs="Calibri"/>
                </w:rPr>
                <w:delText>Malta</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78147" w14:textId="2498E990" w:rsidR="005A2227" w:rsidRPr="00E352EF" w:rsidDel="002A3201" w:rsidRDefault="0097053A">
            <w:pPr>
              <w:jc w:val="both"/>
              <w:rPr>
                <w:del w:id="6249" w:author="Utente" w:date="2017-06-26T15:35:00Z"/>
              </w:rPr>
            </w:pPr>
            <w:del w:id="6250"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6233" w14:textId="0775CDF1" w:rsidR="005A2227" w:rsidRPr="00E352EF" w:rsidDel="002A3201" w:rsidRDefault="0097053A">
            <w:pPr>
              <w:jc w:val="both"/>
              <w:rPr>
                <w:del w:id="6251" w:author="Utente" w:date="2017-06-26T15:35:00Z"/>
              </w:rPr>
            </w:pPr>
            <w:del w:id="6252"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F1D75" w14:textId="028F95BE" w:rsidR="005A2227" w:rsidRPr="00E352EF" w:rsidDel="002A3201" w:rsidRDefault="0097053A">
            <w:pPr>
              <w:jc w:val="both"/>
              <w:rPr>
                <w:del w:id="6253" w:author="Utente" w:date="2017-06-26T15:35:00Z"/>
              </w:rPr>
            </w:pPr>
            <w:del w:id="6254" w:author="Utente" w:date="2017-06-26T15:35:00Z">
              <w:r w:rsidRPr="00E352EF" w:rsidDel="002A3201">
                <w:rPr>
                  <w:rFonts w:ascii="Calibri" w:eastAsia="Calibri" w:hAnsi="Calibri" w:cs="Calibri"/>
                </w:rPr>
                <w:delText>0.043</w:delText>
              </w:r>
            </w:del>
          </w:p>
        </w:tc>
      </w:tr>
      <w:tr w:rsidR="005A2227" w:rsidRPr="00E352EF" w:rsidDel="002A3201" w14:paraId="6CBF0D97" w14:textId="746F2E70">
        <w:trPr>
          <w:del w:id="6255"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23565" w14:textId="1D27CB4F" w:rsidR="005A2227" w:rsidRPr="00E352EF" w:rsidDel="002A3201" w:rsidRDefault="0097053A">
            <w:pPr>
              <w:jc w:val="both"/>
              <w:rPr>
                <w:del w:id="6256" w:author="Utente" w:date="2017-06-26T15:35:00Z"/>
              </w:rPr>
            </w:pPr>
            <w:del w:id="6257"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732F6" w14:textId="50FEBBE0" w:rsidR="005A2227" w:rsidRPr="00E352EF" w:rsidDel="002A3201" w:rsidRDefault="0097053A">
            <w:pPr>
              <w:jc w:val="both"/>
              <w:rPr>
                <w:del w:id="6258" w:author="Utente" w:date="2017-06-26T15:35:00Z"/>
              </w:rPr>
            </w:pPr>
            <w:del w:id="6259" w:author="Utente" w:date="2017-06-26T15:35:00Z">
              <w:r w:rsidRPr="00E352EF" w:rsidDel="002A3201">
                <w:rPr>
                  <w:rFonts w:ascii="Calibri" w:eastAsia="Calibri" w:hAnsi="Calibri" w:cs="Calibri"/>
                </w:rPr>
                <w:delText>Finland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B0E50" w14:textId="0A0F36BC" w:rsidR="005A2227" w:rsidRPr="00E352EF" w:rsidDel="002A3201" w:rsidRDefault="0097053A">
            <w:pPr>
              <w:jc w:val="both"/>
              <w:rPr>
                <w:del w:id="6260" w:author="Utente" w:date="2017-06-26T15:35:00Z"/>
              </w:rPr>
            </w:pPr>
            <w:del w:id="626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0F226" w14:textId="77C9E59F" w:rsidR="005A2227" w:rsidRPr="00E352EF" w:rsidDel="002A3201" w:rsidRDefault="0097053A">
            <w:pPr>
              <w:jc w:val="both"/>
              <w:rPr>
                <w:del w:id="6262" w:author="Utente" w:date="2017-06-26T15:35:00Z"/>
              </w:rPr>
            </w:pPr>
            <w:del w:id="6263"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6628A" w14:textId="6327442C" w:rsidR="005A2227" w:rsidRPr="00E352EF" w:rsidDel="002A3201" w:rsidRDefault="0097053A">
            <w:pPr>
              <w:jc w:val="both"/>
              <w:rPr>
                <w:del w:id="6264" w:author="Utente" w:date="2017-06-26T15:35:00Z"/>
              </w:rPr>
            </w:pPr>
            <w:del w:id="6265" w:author="Utente" w:date="2017-06-26T15:35:00Z">
              <w:r w:rsidRPr="00E352EF" w:rsidDel="002A3201">
                <w:rPr>
                  <w:rFonts w:ascii="Calibri" w:eastAsia="Calibri" w:hAnsi="Calibri" w:cs="Calibri"/>
                </w:rPr>
                <w:delText>0.08</w:delText>
              </w:r>
            </w:del>
          </w:p>
        </w:tc>
      </w:tr>
      <w:tr w:rsidR="005A2227" w:rsidRPr="00E352EF" w:rsidDel="002A3201" w14:paraId="72FC3E3B" w14:textId="5977E83D">
        <w:trPr>
          <w:del w:id="6266"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9424D" w14:textId="3114980B" w:rsidR="005A2227" w:rsidRPr="00E352EF" w:rsidDel="002A3201" w:rsidRDefault="0097053A">
            <w:pPr>
              <w:jc w:val="both"/>
              <w:rPr>
                <w:del w:id="6267" w:author="Utente" w:date="2017-06-26T15:35:00Z"/>
              </w:rPr>
            </w:pPr>
            <w:del w:id="6268"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18C44" w14:textId="3BB13E49" w:rsidR="005A2227" w:rsidRPr="00E352EF" w:rsidDel="002A3201" w:rsidRDefault="0097053A">
            <w:pPr>
              <w:jc w:val="both"/>
              <w:rPr>
                <w:del w:id="6269" w:author="Utente" w:date="2017-06-26T15:35:00Z"/>
              </w:rPr>
            </w:pPr>
            <w:del w:id="6270"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EF620" w14:textId="74FE32DA" w:rsidR="005A2227" w:rsidRPr="00E352EF" w:rsidDel="002A3201" w:rsidRDefault="0097053A">
            <w:pPr>
              <w:jc w:val="both"/>
              <w:rPr>
                <w:del w:id="6271" w:author="Utente" w:date="2017-06-26T15:35:00Z"/>
              </w:rPr>
            </w:pPr>
            <w:del w:id="6272"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551945" w14:textId="1352E14F" w:rsidR="005A2227" w:rsidRPr="00E352EF" w:rsidDel="002A3201" w:rsidRDefault="0097053A">
            <w:pPr>
              <w:jc w:val="both"/>
              <w:rPr>
                <w:del w:id="6273" w:author="Utente" w:date="2017-06-26T15:35:00Z"/>
              </w:rPr>
            </w:pPr>
            <w:del w:id="6274"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7386B" w14:textId="5483A5AE" w:rsidR="005A2227" w:rsidRPr="00E352EF" w:rsidDel="002A3201" w:rsidRDefault="0097053A">
            <w:pPr>
              <w:jc w:val="both"/>
              <w:rPr>
                <w:del w:id="6275" w:author="Utente" w:date="2017-06-26T15:35:00Z"/>
              </w:rPr>
            </w:pPr>
            <w:del w:id="6276" w:author="Utente" w:date="2017-06-26T15:35:00Z">
              <w:r w:rsidRPr="00E352EF" w:rsidDel="002A3201">
                <w:rPr>
                  <w:rFonts w:ascii="Calibri" w:eastAsia="Calibri" w:hAnsi="Calibri" w:cs="Calibri"/>
                </w:rPr>
                <w:delText>0.08</w:delText>
              </w:r>
            </w:del>
          </w:p>
        </w:tc>
      </w:tr>
    </w:tbl>
    <w:p w14:paraId="51EC43B6" w14:textId="681558CE" w:rsidR="005A2227" w:rsidRPr="00E352EF" w:rsidDel="002A3201" w:rsidRDefault="005A2227">
      <w:pPr>
        <w:ind w:left="720"/>
        <w:rPr>
          <w:del w:id="6277" w:author="Utente" w:date="2017-06-26T15:35:00Z"/>
        </w:rPr>
      </w:pPr>
    </w:p>
    <w:p w14:paraId="6FEE74B5" w14:textId="15FCBF37" w:rsidR="005A2227" w:rsidRPr="00E352EF" w:rsidDel="002A3201" w:rsidRDefault="005A2227">
      <w:pPr>
        <w:rPr>
          <w:del w:id="6278" w:author="Utente" w:date="2017-06-26T15:35:00Z"/>
        </w:rPr>
      </w:pPr>
    </w:p>
    <w:tbl>
      <w:tblPr>
        <w:tblW w:w="573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1555"/>
        <w:gridCol w:w="850"/>
        <w:gridCol w:w="850"/>
        <w:gridCol w:w="1872"/>
      </w:tblGrid>
      <w:tr w:rsidR="005A2227" w:rsidRPr="00E352EF" w:rsidDel="002A3201" w14:paraId="636D6B84" w14:textId="688F9E50">
        <w:trPr>
          <w:del w:id="6279" w:author="Utente" w:date="2017-06-26T15:35:00Z"/>
        </w:trPr>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002A8F" w14:textId="6B1A3C7E" w:rsidR="005A2227" w:rsidRPr="00E352EF" w:rsidDel="002A3201" w:rsidRDefault="0097053A">
            <w:pPr>
              <w:jc w:val="both"/>
              <w:rPr>
                <w:del w:id="6280" w:author="Utente" w:date="2017-06-26T15:35:00Z"/>
              </w:rPr>
            </w:pPr>
            <w:del w:id="6281" w:author="Utente" w:date="2017-06-26T15:35:00Z">
              <w:r w:rsidRPr="00E352EF" w:rsidDel="002A3201">
                <w:rPr>
                  <w:rFonts w:ascii="Calibri" w:eastAsia="Calibri" w:hAnsi="Calibri" w:cs="Calibri"/>
                </w:rPr>
                <w:delText>comparison_ds</w:delText>
              </w:r>
            </w:del>
          </w:p>
        </w:tc>
      </w:tr>
      <w:tr w:rsidR="005A2227" w:rsidRPr="00E352EF" w:rsidDel="002A3201" w14:paraId="243F18AB" w14:textId="06491F2D">
        <w:trPr>
          <w:del w:id="6282" w:author="Utente" w:date="2017-06-26T15:35:00Z"/>
        </w:trPr>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C2904D" w14:textId="2A2504C2" w:rsidR="005A2227" w:rsidRPr="00E352EF" w:rsidDel="002A3201" w:rsidRDefault="0097053A">
            <w:pPr>
              <w:jc w:val="both"/>
              <w:rPr>
                <w:del w:id="6283" w:author="Utente" w:date="2017-06-26T15:35:00Z"/>
              </w:rPr>
            </w:pPr>
            <w:del w:id="6284" w:author="Utente" w:date="2017-06-26T15:35:00Z">
              <w:r w:rsidRPr="00E352EF" w:rsidDel="002A3201">
                <w:rPr>
                  <w:rFonts w:ascii="Calibri" w:eastAsia="Calibri" w:hAnsi="Calibri" w:cs="Calibri"/>
                  <w:b/>
                </w:rPr>
                <w:delText>TIME</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26C2A5" w14:textId="1629BA16" w:rsidR="005A2227" w:rsidRPr="00E352EF" w:rsidDel="002A3201" w:rsidRDefault="0097053A">
            <w:pPr>
              <w:jc w:val="both"/>
              <w:rPr>
                <w:del w:id="6285" w:author="Utente" w:date="2017-06-26T15:35:00Z"/>
              </w:rPr>
            </w:pPr>
            <w:del w:id="6286"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062AB4" w14:textId="4EF3CB31" w:rsidR="005A2227" w:rsidRPr="00E352EF" w:rsidDel="002A3201" w:rsidRDefault="0097053A">
            <w:pPr>
              <w:jc w:val="both"/>
              <w:rPr>
                <w:del w:id="6287" w:author="Utente" w:date="2017-06-26T15:35:00Z"/>
              </w:rPr>
            </w:pPr>
            <w:del w:id="6288"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1117B" w14:textId="5F63DCC0" w:rsidR="005A2227" w:rsidRPr="00E352EF" w:rsidDel="002A3201" w:rsidRDefault="0097053A">
            <w:pPr>
              <w:jc w:val="both"/>
              <w:rPr>
                <w:del w:id="6289" w:author="Utente" w:date="2017-06-26T15:35:00Z"/>
              </w:rPr>
            </w:pPr>
            <w:del w:id="6290" w:author="Utente" w:date="2017-06-26T15:35:00Z">
              <w:r w:rsidRPr="00E352EF" w:rsidDel="002A3201">
                <w:rPr>
                  <w:rFonts w:ascii="Calibri" w:eastAsia="Calibri" w:hAnsi="Calibri" w:cs="Calibri"/>
                  <w:b/>
                </w:rPr>
                <w:delText>SEX</w:delText>
              </w:r>
            </w:del>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289092" w14:textId="7F8E0455" w:rsidR="005A2227" w:rsidRPr="00E352EF" w:rsidDel="002A3201" w:rsidRDefault="0097053A" w:rsidP="0062787A">
            <w:pPr>
              <w:jc w:val="both"/>
              <w:rPr>
                <w:del w:id="6291" w:author="Utente" w:date="2017-06-26T15:35:00Z"/>
              </w:rPr>
            </w:pPr>
            <w:del w:id="6292" w:author="Utente" w:date="2017-06-26T15:35:00Z">
              <w:r w:rsidRPr="00E352EF" w:rsidDel="002A3201">
                <w:rPr>
                  <w:rFonts w:ascii="Calibri" w:eastAsia="Calibri" w:hAnsi="Calibri" w:cs="Calibri"/>
                  <w:b/>
                </w:rPr>
                <w:delText>VALUE</w:delText>
              </w:r>
              <w:r w:rsidR="00C847B8" w:rsidRPr="00E352EF" w:rsidDel="002A3201">
                <w:rPr>
                  <w:rFonts w:ascii="Calibri" w:eastAsia="Calibri" w:hAnsi="Calibri" w:cs="Calibri"/>
                  <w:b/>
                </w:rPr>
                <w:delText>_CONDITION</w:delText>
              </w:r>
            </w:del>
          </w:p>
        </w:tc>
      </w:tr>
      <w:tr w:rsidR="005A2227" w:rsidRPr="00E352EF" w:rsidDel="002A3201" w14:paraId="2107478C" w14:textId="743DAC8E">
        <w:trPr>
          <w:del w:id="6293"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13B1" w14:textId="6276BB7E" w:rsidR="005A2227" w:rsidRPr="00E352EF" w:rsidDel="002A3201" w:rsidRDefault="0097053A">
            <w:pPr>
              <w:jc w:val="both"/>
              <w:rPr>
                <w:del w:id="6294" w:author="Utente" w:date="2017-06-26T15:35:00Z"/>
              </w:rPr>
            </w:pPr>
            <w:del w:id="6295"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A304A" w14:textId="29CBC2A7" w:rsidR="005A2227" w:rsidRPr="00E352EF" w:rsidDel="002A3201" w:rsidRDefault="0097053A">
            <w:pPr>
              <w:jc w:val="both"/>
              <w:rPr>
                <w:del w:id="6296" w:author="Utente" w:date="2017-06-26T15:35:00Z"/>
              </w:rPr>
            </w:pPr>
            <w:del w:id="6297"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4932" w14:textId="14638C35" w:rsidR="005A2227" w:rsidRPr="00E352EF" w:rsidDel="002A3201" w:rsidRDefault="0097053A">
            <w:pPr>
              <w:jc w:val="both"/>
              <w:rPr>
                <w:del w:id="6298" w:author="Utente" w:date="2017-06-26T15:35:00Z"/>
              </w:rPr>
            </w:pPr>
            <w:del w:id="6299"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B3D37D" w14:textId="79CE21C6" w:rsidR="005A2227" w:rsidRPr="00E352EF" w:rsidDel="002A3201" w:rsidRDefault="0097053A">
            <w:pPr>
              <w:jc w:val="both"/>
              <w:rPr>
                <w:del w:id="6300" w:author="Utente" w:date="2017-06-26T15:35:00Z"/>
              </w:rPr>
            </w:pPr>
            <w:del w:id="6301"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53176" w14:textId="3FB3EAA6" w:rsidR="005A2227" w:rsidRPr="00E352EF" w:rsidDel="002A3201" w:rsidRDefault="0097053A">
            <w:pPr>
              <w:jc w:val="both"/>
              <w:rPr>
                <w:del w:id="6302" w:author="Utente" w:date="2017-06-26T15:35:00Z"/>
              </w:rPr>
            </w:pPr>
            <w:del w:id="6303" w:author="Utente" w:date="2017-06-26T15:35:00Z">
              <w:r w:rsidRPr="00E352EF" w:rsidDel="002A3201">
                <w:rPr>
                  <w:rFonts w:ascii="Calibri" w:eastAsia="Calibri" w:hAnsi="Calibri" w:cs="Calibri"/>
                </w:rPr>
                <w:delText>NULL</w:delText>
              </w:r>
            </w:del>
          </w:p>
        </w:tc>
      </w:tr>
      <w:tr w:rsidR="005A2227" w:rsidRPr="00E352EF" w:rsidDel="002A3201" w14:paraId="3FE499BB" w14:textId="7AD9B0F7">
        <w:trPr>
          <w:del w:id="6304"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08ADF" w14:textId="2D998DD1" w:rsidR="005A2227" w:rsidRPr="00E352EF" w:rsidDel="002A3201" w:rsidRDefault="0097053A">
            <w:pPr>
              <w:jc w:val="both"/>
              <w:rPr>
                <w:del w:id="6305" w:author="Utente" w:date="2017-06-26T15:35:00Z"/>
              </w:rPr>
            </w:pPr>
            <w:del w:id="6306"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C4BA7" w14:textId="666E82CE" w:rsidR="005A2227" w:rsidRPr="00E352EF" w:rsidDel="002A3201" w:rsidRDefault="0097053A">
            <w:pPr>
              <w:jc w:val="both"/>
              <w:rPr>
                <w:del w:id="6307" w:author="Utente" w:date="2017-06-26T15:35:00Z"/>
              </w:rPr>
            </w:pPr>
            <w:del w:id="6308"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F19CF" w14:textId="79A91669" w:rsidR="005A2227" w:rsidRPr="00E352EF" w:rsidDel="002A3201" w:rsidRDefault="0097053A">
            <w:pPr>
              <w:jc w:val="both"/>
              <w:rPr>
                <w:del w:id="6309" w:author="Utente" w:date="2017-06-26T15:35:00Z"/>
              </w:rPr>
            </w:pPr>
            <w:del w:id="6310"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E19BB" w14:textId="7D27FD70" w:rsidR="005A2227" w:rsidRPr="00E352EF" w:rsidDel="002A3201" w:rsidRDefault="0097053A">
            <w:pPr>
              <w:jc w:val="both"/>
              <w:rPr>
                <w:del w:id="6311" w:author="Utente" w:date="2017-06-26T15:35:00Z"/>
              </w:rPr>
            </w:pPr>
            <w:del w:id="6312"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DD442" w14:textId="6DA8ABF4" w:rsidR="005A2227" w:rsidRPr="00E352EF" w:rsidDel="002A3201" w:rsidRDefault="0097053A">
            <w:pPr>
              <w:jc w:val="both"/>
              <w:rPr>
                <w:del w:id="6313" w:author="Utente" w:date="2017-06-26T15:35:00Z"/>
              </w:rPr>
            </w:pPr>
            <w:del w:id="6314" w:author="Utente" w:date="2017-06-26T15:35:00Z">
              <w:r w:rsidRPr="00E352EF" w:rsidDel="002A3201">
                <w:rPr>
                  <w:rFonts w:ascii="Calibri" w:eastAsia="Calibri" w:hAnsi="Calibri" w:cs="Calibri"/>
                </w:rPr>
                <w:delText>false</w:delText>
              </w:r>
            </w:del>
          </w:p>
        </w:tc>
      </w:tr>
      <w:tr w:rsidR="005A2227" w:rsidRPr="00E352EF" w:rsidDel="002A3201" w14:paraId="4BDB3305" w14:textId="719BB181">
        <w:trPr>
          <w:del w:id="6315"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A65CA" w14:textId="654FA211" w:rsidR="005A2227" w:rsidRPr="00E352EF" w:rsidDel="002A3201" w:rsidRDefault="0097053A">
            <w:pPr>
              <w:jc w:val="both"/>
              <w:rPr>
                <w:del w:id="6316" w:author="Utente" w:date="2017-06-26T15:35:00Z"/>
              </w:rPr>
            </w:pPr>
            <w:del w:id="6317"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BB78" w14:textId="72504CEB" w:rsidR="005A2227" w:rsidRPr="00E352EF" w:rsidDel="002A3201" w:rsidRDefault="0097053A">
            <w:pPr>
              <w:jc w:val="both"/>
              <w:rPr>
                <w:del w:id="6318" w:author="Utente" w:date="2017-06-26T15:35:00Z"/>
              </w:rPr>
            </w:pPr>
            <w:del w:id="6319"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7B033" w14:textId="5D0D4D5B" w:rsidR="005A2227" w:rsidRPr="00E352EF" w:rsidDel="002A3201" w:rsidRDefault="0097053A">
            <w:pPr>
              <w:jc w:val="both"/>
              <w:rPr>
                <w:del w:id="6320" w:author="Utente" w:date="2017-06-26T15:35:00Z"/>
              </w:rPr>
            </w:pPr>
            <w:del w:id="632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AEA" w14:textId="3B57B27D" w:rsidR="005A2227" w:rsidRPr="00E352EF" w:rsidDel="002A3201" w:rsidRDefault="0097053A">
            <w:pPr>
              <w:jc w:val="both"/>
              <w:rPr>
                <w:del w:id="6322" w:author="Utente" w:date="2017-06-26T15:35:00Z"/>
              </w:rPr>
            </w:pPr>
            <w:del w:id="6323"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10C8D" w14:textId="4829407C" w:rsidR="005A2227" w:rsidRPr="00E352EF" w:rsidDel="002A3201" w:rsidRDefault="0097053A">
            <w:pPr>
              <w:jc w:val="both"/>
              <w:rPr>
                <w:del w:id="6324" w:author="Utente" w:date="2017-06-26T15:35:00Z"/>
              </w:rPr>
            </w:pPr>
            <w:del w:id="6325" w:author="Utente" w:date="2017-06-26T15:35:00Z">
              <w:r w:rsidRPr="00E352EF" w:rsidDel="002A3201">
                <w:rPr>
                  <w:rFonts w:ascii="Calibri" w:eastAsia="Calibri" w:hAnsi="Calibri" w:cs="Calibri"/>
                </w:rPr>
                <w:delText>NULL</w:delText>
              </w:r>
            </w:del>
          </w:p>
        </w:tc>
      </w:tr>
    </w:tbl>
    <w:p w14:paraId="334130B2" w14:textId="7CF5A79B" w:rsidR="005A2227" w:rsidRPr="00E352EF" w:rsidDel="002A3201" w:rsidRDefault="005A2227">
      <w:pPr>
        <w:rPr>
          <w:del w:id="6326" w:author="Utente" w:date="2017-06-26T15:35:00Z"/>
        </w:rPr>
      </w:pPr>
    </w:p>
    <w:p w14:paraId="66F5DA07" w14:textId="77777777" w:rsidR="005A2227" w:rsidRPr="00E352EF" w:rsidRDefault="0097053A" w:rsidP="00E83D59">
      <w:pPr>
        <w:pStyle w:val="Stile3"/>
        <w:rPr>
          <w:lang w:val="en-GB"/>
        </w:rPr>
      </w:pPr>
      <w:bookmarkStart w:id="6327" w:name="_Toc462659701"/>
      <w:bookmarkStart w:id="6328" w:name="_Toc463805763"/>
      <w:bookmarkStart w:id="6329" w:name="_Toc464487940"/>
      <w:r w:rsidRPr="00E352EF">
        <w:rPr>
          <w:lang w:val="en-GB"/>
        </w:rPr>
        <w:t>isnull</w:t>
      </w:r>
      <w:bookmarkEnd w:id="6327"/>
      <w:bookmarkEnd w:id="6328"/>
      <w:bookmarkEnd w:id="6329"/>
    </w:p>
    <w:p w14:paraId="00BA35AF" w14:textId="05E641B8" w:rsidR="005A2227" w:rsidRPr="00E352EF" w:rsidDel="00FC7F15" w:rsidRDefault="0097053A" w:rsidP="00E83D59">
      <w:pPr>
        <w:rPr>
          <w:del w:id="6330" w:author="Utente" w:date="2017-06-23T12:29:00Z"/>
          <w:rFonts w:ascii="Cambria" w:hAnsi="Cambria"/>
        </w:rPr>
      </w:pPr>
      <w:del w:id="6331" w:author="Utente" w:date="2017-06-23T12:29:00Z">
        <w:r w:rsidRPr="00E352EF" w:rsidDel="00FC7F15">
          <w:rPr>
            <w:rFonts w:ascii="Cambria" w:eastAsia="Calibri" w:hAnsi="Cambria" w:cs="Calibri"/>
            <w:i/>
            <w:color w:val="5B9BD5"/>
          </w:rPr>
          <w:delText>Semantics</w:delText>
        </w:r>
      </w:del>
    </w:p>
    <w:p w14:paraId="02AA26B6" w14:textId="5F36173D" w:rsidR="005A2227" w:rsidRPr="00E352EF" w:rsidDel="00FC7F15" w:rsidRDefault="0097053A" w:rsidP="00E83D59">
      <w:pPr>
        <w:rPr>
          <w:del w:id="6332" w:author="Utente" w:date="2017-06-23T12:29:00Z"/>
          <w:rFonts w:ascii="Cambria" w:hAnsi="Cambria"/>
        </w:rPr>
      </w:pPr>
      <w:del w:id="6333" w:author="Utente" w:date="2017-06-23T12:29:00Z">
        <w:r w:rsidRPr="00E352EF" w:rsidDel="00FC7F15">
          <w:rPr>
            <w:rFonts w:ascii="Cambria" w:eastAsia="Calibri" w:hAnsi="Cambria" w:cs="Calibri"/>
          </w:rPr>
          <w:delText xml:space="preserve">The </w:delText>
        </w:r>
        <w:r w:rsidRPr="00E352EF" w:rsidDel="00FC7F15">
          <w:rPr>
            <w:rFonts w:ascii="Cambria" w:eastAsia="Calibri" w:hAnsi="Cambria" w:cs="Calibri"/>
            <w:b/>
          </w:rPr>
          <w:delText xml:space="preserve">isnull </w:delText>
        </w:r>
        <w:r w:rsidRPr="00E352EF" w:rsidDel="00FC7F15">
          <w:rPr>
            <w:rFonts w:ascii="Cambria" w:eastAsia="Calibri" w:hAnsi="Cambria" w:cs="Calibri"/>
          </w:rPr>
          <w:delText>operator, compares the values with the NULL</w:delText>
        </w:r>
        <w:r w:rsidRPr="00E352EF" w:rsidDel="00FC7F15">
          <w:rPr>
            <w:rFonts w:ascii="Cambria" w:eastAsia="Calibri" w:hAnsi="Cambria" w:cs="Calibri"/>
            <w:color w:val="5B9BD5"/>
          </w:rPr>
          <w:delText>.</w:delText>
        </w:r>
      </w:del>
    </w:p>
    <w:p w14:paraId="549BC712" w14:textId="3DC58A17" w:rsidR="00E83D59" w:rsidRPr="00E352EF" w:rsidDel="00D71CDA" w:rsidRDefault="00E83D59" w:rsidP="00E83D59">
      <w:pPr>
        <w:rPr>
          <w:del w:id="6334" w:author="Utente" w:date="2017-06-27T17:34:00Z"/>
          <w:rFonts w:ascii="Cambria" w:eastAsia="Calibri" w:hAnsi="Cambria" w:cs="Calibri"/>
          <w:i/>
          <w:color w:val="5B9BD5"/>
        </w:rPr>
      </w:pPr>
    </w:p>
    <w:p w14:paraId="7730D04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6B3BB2B" w14:textId="3E84E560" w:rsidR="005A2227" w:rsidRPr="00E352EF" w:rsidRDefault="00FC7F15" w:rsidP="00E83D59">
      <w:pPr>
        <w:rPr>
          <w:rFonts w:ascii="Cambria" w:hAnsi="Cambria"/>
        </w:rPr>
      </w:pPr>
      <w:del w:id="6335" w:author="Utente" w:date="2017-06-23T12:29:00Z">
        <w:r w:rsidRPr="00E352EF" w:rsidDel="00FC7F15">
          <w:rPr>
            <w:rFonts w:ascii="Cambria" w:eastAsia="Calibri" w:hAnsi="Cambria" w:cs="Calibri"/>
            <w:b/>
          </w:rPr>
          <w:delText>I</w:delText>
        </w:r>
        <w:r w:rsidR="0097053A" w:rsidRPr="00E352EF" w:rsidDel="00FC7F15">
          <w:rPr>
            <w:rFonts w:ascii="Cambria" w:eastAsia="Calibri" w:hAnsi="Cambria" w:cs="Calibri"/>
            <w:b/>
          </w:rPr>
          <w:delText>s</w:delText>
        </w:r>
      </w:del>
      <w:ins w:id="6336" w:author="Utente" w:date="2017-06-23T12:29:00Z">
        <w:r>
          <w:rPr>
            <w:rFonts w:ascii="Cambria" w:eastAsia="Calibri" w:hAnsi="Cambria" w:cs="Calibri"/>
            <w:b/>
          </w:rPr>
          <w:t>i</w:t>
        </w:r>
        <w:r w:rsidRPr="00E352EF">
          <w:rPr>
            <w:rFonts w:ascii="Cambria" w:eastAsia="Calibri" w:hAnsi="Cambria" w:cs="Calibri"/>
            <w:b/>
          </w:rPr>
          <w:t>s</w:t>
        </w:r>
      </w:ins>
      <w:r w:rsidR="0097053A" w:rsidRPr="00E352EF">
        <w:rPr>
          <w:rFonts w:ascii="Cambria" w:eastAsia="Calibri" w:hAnsi="Cambria" w:cs="Calibri"/>
          <w:b/>
        </w:rPr>
        <w:t>null(</w:t>
      </w:r>
      <w:del w:id="6337" w:author="Utente" w:date="2017-06-23T12:41:00Z">
        <w:r w:rsidR="0097053A" w:rsidRPr="00E352EF" w:rsidDel="00BF59C0">
          <w:rPr>
            <w:rFonts w:ascii="Cambria" w:eastAsia="Calibri" w:hAnsi="Cambria" w:cs="Calibri"/>
            <w:i/>
          </w:rPr>
          <w:delText>ds</w:delText>
        </w:r>
      </w:del>
      <w:ins w:id="6338" w:author="Utente" w:date="2017-06-23T12:41:00Z">
        <w:r w:rsidR="00BF59C0">
          <w:rPr>
            <w:rFonts w:ascii="Cambria" w:eastAsia="Calibri" w:hAnsi="Cambria" w:cs="Calibri"/>
            <w:i/>
          </w:rPr>
          <w:t>operand</w:t>
        </w:r>
      </w:ins>
      <w:r w:rsidR="0097053A" w:rsidRPr="00E352EF">
        <w:rPr>
          <w:rFonts w:ascii="Cambria" w:eastAsia="Calibri" w:hAnsi="Cambria" w:cs="Calibri"/>
          <w:b/>
        </w:rPr>
        <w:t>)</w:t>
      </w:r>
    </w:p>
    <w:p w14:paraId="58202614" w14:textId="77777777" w:rsidR="00E83D59" w:rsidRDefault="00E83D59" w:rsidP="00E83D59">
      <w:pPr>
        <w:rPr>
          <w:ins w:id="6339" w:author="Utente" w:date="2017-06-23T12:41:00Z"/>
          <w:rFonts w:ascii="Cambria" w:eastAsia="Calibri" w:hAnsi="Cambria" w:cs="Calibri"/>
          <w:i/>
          <w:color w:val="5B9BD5"/>
        </w:rPr>
      </w:pPr>
    </w:p>
    <w:p w14:paraId="4D971F4A" w14:textId="77777777" w:rsidR="00BF59C0" w:rsidRDefault="00BF59C0" w:rsidP="00BF59C0">
      <w:pPr>
        <w:rPr>
          <w:ins w:id="6340" w:author="Utente" w:date="2017-06-23T12:41:00Z"/>
          <w:rFonts w:ascii="Cambria" w:eastAsia="Calibri" w:hAnsi="Cambria" w:cs="Calibri"/>
          <w:i/>
          <w:color w:val="5B9BD5"/>
        </w:rPr>
      </w:pPr>
      <w:ins w:id="6341" w:author="Utente" w:date="2017-06-23T12:41:00Z">
        <w:r>
          <w:rPr>
            <w:rFonts w:ascii="Cambria" w:eastAsia="Calibri" w:hAnsi="Cambria" w:cs="Calibri"/>
            <w:i/>
            <w:color w:val="5B9BD5"/>
          </w:rPr>
          <w:t>Input p</w:t>
        </w:r>
        <w:r w:rsidRPr="00E352EF">
          <w:rPr>
            <w:rFonts w:ascii="Cambria" w:eastAsia="Calibri" w:hAnsi="Cambria" w:cs="Calibri"/>
            <w:i/>
            <w:color w:val="5B9BD5"/>
          </w:rPr>
          <w:t>arameters</w:t>
        </w:r>
      </w:ins>
    </w:p>
    <w:p w14:paraId="399834FF" w14:textId="1AD438A3" w:rsidR="00BF59C0" w:rsidRPr="00DE4FE7" w:rsidRDefault="00BF59C0" w:rsidP="00BF59C0">
      <w:pPr>
        <w:rPr>
          <w:ins w:id="6342" w:author="Utente" w:date="2017-06-23T12:41:00Z"/>
          <w:rFonts w:ascii="Cambria" w:eastAsia="Calibri" w:hAnsi="Cambria" w:cs="Calibri"/>
          <w:color w:val="auto"/>
        </w:rPr>
      </w:pPr>
      <w:ins w:id="6343" w:author="Utente" w:date="2017-06-23T12:41:00Z">
        <w:r w:rsidRPr="00DE4FE7">
          <w:rPr>
            <w:rFonts w:ascii="Cambria" w:eastAsia="Calibri" w:hAnsi="Cambria" w:cs="Calibri"/>
            <w:color w:val="auto"/>
          </w:rPr>
          <w:t>operand</w:t>
        </w:r>
        <w:r w:rsidRPr="00DE4FE7">
          <w:rPr>
            <w:rFonts w:ascii="Cambria" w:eastAsia="Calibri" w:hAnsi="Cambria" w:cs="Calibri"/>
            <w:color w:val="auto"/>
          </w:rPr>
          <w:tab/>
          <w:t>mandatory</w:t>
        </w:r>
        <w:r w:rsidRPr="00DE4FE7">
          <w:rPr>
            <w:rFonts w:ascii="Cambria" w:eastAsia="Calibri" w:hAnsi="Cambria" w:cs="Calibri"/>
            <w:color w:val="auto"/>
          </w:rPr>
          <w:tab/>
          <w:t xml:space="preserve">the operand </w:t>
        </w:r>
      </w:ins>
    </w:p>
    <w:p w14:paraId="425A03D2" w14:textId="1A647257" w:rsidR="00BF59C0" w:rsidRPr="00E352EF" w:rsidDel="00D71CDA" w:rsidRDefault="00BF59C0" w:rsidP="00E83D59">
      <w:pPr>
        <w:rPr>
          <w:del w:id="6344" w:author="Utente" w:date="2017-06-27T17:34:00Z"/>
          <w:rFonts w:ascii="Cambria" w:eastAsia="Calibri" w:hAnsi="Cambria" w:cs="Calibri"/>
          <w:i/>
          <w:color w:val="5B9BD5"/>
        </w:rPr>
      </w:pPr>
    </w:p>
    <w:p w14:paraId="6461B5B7" w14:textId="597A8C47" w:rsidR="005A2227" w:rsidRPr="00E352EF" w:rsidDel="00BF59C0" w:rsidRDefault="0097053A" w:rsidP="00543198">
      <w:pPr>
        <w:rPr>
          <w:del w:id="6345" w:author="Utente" w:date="2017-06-23T12:41:00Z"/>
          <w:rFonts w:ascii="Cambria" w:eastAsia="Calibri" w:hAnsi="Cambria" w:cs="Calibri"/>
          <w:i/>
          <w:color w:val="5B9BD5"/>
        </w:rPr>
      </w:pPr>
      <w:del w:id="6346" w:author="Utente" w:date="2017-06-23T12:41:00Z">
        <w:r w:rsidRPr="00E352EF" w:rsidDel="00BF59C0">
          <w:rPr>
            <w:rFonts w:ascii="Cambria" w:eastAsia="Calibri" w:hAnsi="Cambria" w:cs="Calibri"/>
            <w:i/>
            <w:color w:val="5B9BD5"/>
          </w:rPr>
          <w:delText>Parameters</w:delText>
        </w:r>
      </w:del>
    </w:p>
    <w:p w14:paraId="13850F44" w14:textId="61066266" w:rsidR="005A2227" w:rsidRPr="00E352EF" w:rsidDel="00BF59C0" w:rsidRDefault="00E83D59" w:rsidP="00E83D59">
      <w:pPr>
        <w:rPr>
          <w:del w:id="6347" w:author="Utente" w:date="2017-06-23T12:41:00Z"/>
          <w:rFonts w:ascii="Cambria" w:hAnsi="Cambria"/>
        </w:rPr>
      </w:pPr>
      <w:del w:id="6348" w:author="Utente" w:date="2017-06-23T12:41:00Z">
        <w:r w:rsidRPr="00E352EF" w:rsidDel="00BF59C0">
          <w:rPr>
            <w:rFonts w:ascii="Cambria" w:eastAsia="Calibri" w:hAnsi="Cambria" w:cs="Calibri"/>
            <w:i/>
          </w:rPr>
          <w:delText>d</w:delText>
        </w:r>
        <w:r w:rsidR="0097053A" w:rsidRPr="00E352EF" w:rsidDel="00BF59C0">
          <w:rPr>
            <w:rFonts w:ascii="Cambria" w:eastAsia="Calibri" w:hAnsi="Cambria" w:cs="Calibri"/>
            <w:i/>
          </w:rPr>
          <w:delText>s</w:delText>
        </w:r>
        <w:r w:rsidRPr="00E352EF" w:rsidDel="00BF59C0">
          <w:rPr>
            <w:rFonts w:ascii="Cambria" w:hAnsi="Cambria"/>
          </w:rPr>
          <w:delText xml:space="preserve"> : </w:delText>
        </w:r>
        <w:r w:rsidR="0097053A" w:rsidRPr="00E352EF" w:rsidDel="00BF59C0">
          <w:rPr>
            <w:rFonts w:ascii="Cambria" w:eastAsia="Calibri" w:hAnsi="Cambria" w:cs="Calibri"/>
          </w:rPr>
          <w:delText xml:space="preserve"> [ dataset {identifier &lt;IDENT&gt; as scalar-type}+ {measure &lt;IDENT&gt; as scalar-type }*</w:delText>
        </w:r>
      </w:del>
    </w:p>
    <w:p w14:paraId="72A758C0" w14:textId="2DA1178E" w:rsidR="005A2227" w:rsidRPr="00E352EF" w:rsidDel="00BF59C0" w:rsidRDefault="0097053A" w:rsidP="00E83D59">
      <w:pPr>
        <w:rPr>
          <w:del w:id="6349" w:author="Utente" w:date="2017-06-23T12:41:00Z"/>
          <w:rFonts w:ascii="Cambria" w:eastAsia="Calibri" w:hAnsi="Cambria" w:cs="Calibri"/>
        </w:rPr>
      </w:pPr>
      <w:del w:id="6350" w:author="Utente" w:date="2017-06-23T12:41:00Z">
        <w:r w:rsidRPr="00E352EF" w:rsidDel="00BF59C0">
          <w:rPr>
            <w:rFonts w:ascii="Cambria" w:hAnsi="Cambria"/>
          </w:rPr>
          <w:tab/>
        </w:r>
        <w:r w:rsidRPr="00E352EF" w:rsidDel="00BF59C0">
          <w:rPr>
            <w:rFonts w:ascii="Cambria" w:hAnsi="Cambria"/>
          </w:rPr>
          <w:tab/>
        </w:r>
        <w:r w:rsidRPr="00E352EF" w:rsidDel="00BF59C0">
          <w:rPr>
            <w:rFonts w:ascii="Cambria" w:eastAsia="Calibri" w:hAnsi="Cambria" w:cs="Calibri"/>
          </w:rPr>
          <w:delText xml:space="preserve">      {attribute &lt;IDENT&gt; as scalar-type}*|constant]</w:delText>
        </w:r>
      </w:del>
    </w:p>
    <w:p w14:paraId="1904AEAB" w14:textId="18115F6E" w:rsidR="00DC675D" w:rsidRPr="00E352EF" w:rsidDel="00BF59C0" w:rsidRDefault="00DC675D" w:rsidP="00E83D59">
      <w:pPr>
        <w:rPr>
          <w:del w:id="6351" w:author="Utente" w:date="2017-06-23T12:41:00Z"/>
          <w:rFonts w:ascii="Cambria" w:hAnsi="Cambria"/>
        </w:rPr>
      </w:pPr>
    </w:p>
    <w:p w14:paraId="63ADA5C5" w14:textId="1A83376B" w:rsidR="005A2227" w:rsidRPr="00E352EF" w:rsidDel="00D71CDA" w:rsidRDefault="0097053A" w:rsidP="00E83D59">
      <w:pPr>
        <w:rPr>
          <w:del w:id="6352" w:author="Utente" w:date="2017-06-27T17:34:00Z"/>
          <w:rFonts w:ascii="Cambria" w:hAnsi="Cambria"/>
        </w:rPr>
      </w:pPr>
      <w:del w:id="6353" w:author="Utente" w:date="2017-06-23T12:41:00Z">
        <w:r w:rsidRPr="00E352EF" w:rsidDel="00BF59C0">
          <w:rPr>
            <w:rFonts w:ascii="Cambria" w:eastAsia="Calibri" w:hAnsi="Cambria" w:cs="Calibri"/>
            <w:i/>
          </w:rPr>
          <w:delText>ds</w:delText>
        </w:r>
        <w:r w:rsidRPr="00E352EF" w:rsidDel="00BF59C0">
          <w:rPr>
            <w:rFonts w:ascii="Cambria" w:eastAsia="Calibri" w:hAnsi="Cambria" w:cs="Calibri"/>
          </w:rPr>
          <w:delText xml:space="preserve"> – is a Dataset or a scalar value</w:delText>
        </w:r>
      </w:del>
      <w:del w:id="6354" w:author="Utente" w:date="2017-06-27T17:34:00Z">
        <w:r w:rsidRPr="00E352EF" w:rsidDel="00D71CDA">
          <w:rPr>
            <w:rFonts w:ascii="Cambria" w:eastAsia="Calibri" w:hAnsi="Cambria" w:cs="Calibri"/>
          </w:rPr>
          <w:delText>.</w:delText>
        </w:r>
      </w:del>
    </w:p>
    <w:p w14:paraId="36F1C61C" w14:textId="77777777" w:rsidR="00D71CDA" w:rsidRDefault="00D71CDA" w:rsidP="00BF59C0">
      <w:pPr>
        <w:rPr>
          <w:ins w:id="6355" w:author="Utente" w:date="2017-06-27T17:34:00Z"/>
          <w:rFonts w:ascii="Cambria" w:eastAsia="Calibri" w:hAnsi="Cambria" w:cs="Calibri"/>
          <w:i/>
          <w:color w:val="5B9BD5"/>
        </w:rPr>
      </w:pPr>
    </w:p>
    <w:p w14:paraId="5DA87DE5" w14:textId="77777777" w:rsidR="00BF59C0" w:rsidRDefault="00BF59C0" w:rsidP="00BF59C0">
      <w:pPr>
        <w:rPr>
          <w:ins w:id="6356" w:author="Utente" w:date="2017-06-23T12:43:00Z"/>
          <w:rFonts w:eastAsia="Calibri" w:cs="Calibri"/>
          <w:i/>
          <w:color w:val="5B9BD5"/>
        </w:rPr>
      </w:pPr>
      <w:ins w:id="6357" w:author="Utente" w:date="2017-06-23T12:43:00Z">
        <w:r w:rsidRPr="00E01596">
          <w:rPr>
            <w:rFonts w:eastAsia="Calibri" w:cs="Calibri"/>
            <w:i/>
            <w:color w:val="5B9BD5"/>
          </w:rPr>
          <w:t>Examples of valid syntaxes</w:t>
        </w:r>
      </w:ins>
    </w:p>
    <w:p w14:paraId="23F2AF75" w14:textId="27ED4408" w:rsidR="00BF59C0" w:rsidRPr="007E718D" w:rsidRDefault="00BF59C0" w:rsidP="00BF59C0">
      <w:pPr>
        <w:rPr>
          <w:ins w:id="6358" w:author="Utente" w:date="2017-06-23T12:43:00Z"/>
          <w:rFonts w:ascii="Arial" w:eastAsia="Calibri" w:hAnsi="Arial" w:cs="Arial"/>
          <w:color w:val="auto"/>
        </w:rPr>
      </w:pPr>
      <w:ins w:id="6359" w:author="Utente" w:date="2017-06-23T12:43:00Z">
        <w:r w:rsidRPr="007E718D">
          <w:rPr>
            <w:rFonts w:ascii="Arial" w:eastAsia="Calibri" w:hAnsi="Arial" w:cs="Arial"/>
            <w:b/>
            <w:color w:val="auto"/>
          </w:rPr>
          <w:t>isnull</w:t>
        </w:r>
        <w:r w:rsidRPr="007E718D">
          <w:rPr>
            <w:rFonts w:ascii="Arial" w:eastAsia="Calibri" w:hAnsi="Arial" w:cs="Arial"/>
            <w:color w:val="auto"/>
          </w:rPr>
          <w:t>(DS_1)</w:t>
        </w:r>
      </w:ins>
    </w:p>
    <w:p w14:paraId="3041D93F" w14:textId="77777777" w:rsidR="00BF59C0" w:rsidRDefault="00BF59C0" w:rsidP="00BF59C0">
      <w:pPr>
        <w:rPr>
          <w:ins w:id="6360" w:author="Utente" w:date="2017-06-23T12:43:00Z"/>
          <w:rFonts w:ascii="Cambria" w:eastAsia="Calibri" w:hAnsi="Cambria" w:cs="Calibri"/>
          <w:i/>
          <w:color w:val="5B9BD5"/>
        </w:rPr>
      </w:pPr>
    </w:p>
    <w:p w14:paraId="69381323" w14:textId="77777777" w:rsidR="00BF59C0" w:rsidRPr="00294F20" w:rsidRDefault="00BF59C0" w:rsidP="00BF59C0">
      <w:pPr>
        <w:rPr>
          <w:ins w:id="6361" w:author="Utente" w:date="2017-06-23T12:43:00Z"/>
          <w:rFonts w:ascii="Cambria" w:eastAsia="Calibri" w:hAnsi="Cambria" w:cs="Calibri"/>
          <w:i/>
          <w:color w:val="5B9BD5"/>
        </w:rPr>
      </w:pPr>
      <w:ins w:id="6362" w:author="Utente" w:date="2017-06-23T12:43:00Z">
        <w:r w:rsidRPr="00294F20">
          <w:rPr>
            <w:rFonts w:ascii="Cambria" w:eastAsia="Calibri" w:hAnsi="Cambria" w:cs="Calibri"/>
            <w:i/>
            <w:color w:val="5B9BD5"/>
          </w:rPr>
          <w:t>Semantic for scalar operations</w:t>
        </w:r>
      </w:ins>
    </w:p>
    <w:p w14:paraId="274309F9" w14:textId="4968702F" w:rsidR="00BF59C0" w:rsidRPr="007E718D" w:rsidRDefault="00BF59C0" w:rsidP="00BF59C0">
      <w:pPr>
        <w:rPr>
          <w:ins w:id="6363" w:author="Utente" w:date="2017-06-23T12:43:00Z"/>
          <w:rFonts w:ascii="Cambria" w:eastAsia="Calibri" w:hAnsi="Cambria" w:cs="Calibri"/>
          <w:i/>
          <w:color w:val="auto"/>
        </w:rPr>
      </w:pPr>
      <w:ins w:id="6364" w:author="Utente" w:date="2017-06-23T12:43:00Z">
        <w:r w:rsidRPr="007E718D">
          <w:rPr>
            <w:rFonts w:ascii="Cambria" w:eastAsia="Calibri" w:hAnsi="Cambria" w:cs="Calibri"/>
            <w:i/>
            <w:color w:val="auto"/>
          </w:rPr>
          <w:t>The operator verifies if  a value of an operand is NULL.</w:t>
        </w:r>
        <w:r w:rsidRPr="007E718D">
          <w:rPr>
            <w:rFonts w:ascii="Cambria" w:eastAsia="Calibri" w:hAnsi="Cambria" w:cs="Calibri"/>
            <w:color w:val="auto"/>
          </w:rPr>
          <w:t xml:space="preserve"> The operand can be of any scalar-type</w:t>
        </w:r>
      </w:ins>
      <w:ins w:id="6365" w:author="Utente" w:date="2017-06-23T12:44:00Z">
        <w:r w:rsidRPr="007E718D">
          <w:rPr>
            <w:rFonts w:ascii="Cambria" w:eastAsia="Calibri" w:hAnsi="Cambria" w:cs="Calibri"/>
            <w:color w:val="auto"/>
          </w:rPr>
          <w:t>.</w:t>
        </w:r>
      </w:ins>
    </w:p>
    <w:p w14:paraId="17BD53A1" w14:textId="77777777" w:rsidR="00E83D59" w:rsidRPr="00E352EF" w:rsidRDefault="00E83D59" w:rsidP="00E83D59">
      <w:pPr>
        <w:rPr>
          <w:rFonts w:ascii="Cambria" w:eastAsia="Calibri" w:hAnsi="Cambria" w:cs="Calibri"/>
          <w:i/>
          <w:color w:val="5B9BD5"/>
        </w:rPr>
      </w:pPr>
    </w:p>
    <w:p w14:paraId="3D547BE5" w14:textId="77777777" w:rsidR="00BF59C0" w:rsidRDefault="00BF59C0" w:rsidP="00BF59C0">
      <w:pPr>
        <w:rPr>
          <w:ins w:id="6366" w:author="Utente" w:date="2017-06-23T12:47:00Z"/>
          <w:rFonts w:ascii="Cambria" w:eastAsia="Calibri" w:hAnsi="Cambria" w:cs="Calibri"/>
          <w:i/>
          <w:color w:val="5B9BD5"/>
        </w:rPr>
      </w:pPr>
      <w:ins w:id="6367" w:author="Utente" w:date="2017-06-23T12:44:00Z">
        <w:r w:rsidRPr="00E352EF">
          <w:rPr>
            <w:rFonts w:ascii="Cambria" w:eastAsia="Calibri" w:hAnsi="Cambria" w:cs="Calibri"/>
            <w:i/>
            <w:color w:val="5B9BD5"/>
          </w:rPr>
          <w:t>Examples</w:t>
        </w:r>
      </w:ins>
    </w:p>
    <w:p w14:paraId="5DA8E2F4" w14:textId="2752F7CE" w:rsidR="00BF59C0" w:rsidRPr="00930F4A" w:rsidRDefault="00BF59C0" w:rsidP="00BF59C0">
      <w:pPr>
        <w:rPr>
          <w:ins w:id="6368" w:author="Utente" w:date="2017-06-23T12:47:00Z"/>
          <w:rFonts w:ascii="Arial" w:eastAsia="Calibri" w:hAnsi="Arial" w:cs="Arial"/>
        </w:rPr>
      </w:pPr>
      <w:ins w:id="6369" w:author="Utente" w:date="2017-06-23T12:44:00Z">
        <w:r w:rsidRPr="00930F4A">
          <w:rPr>
            <w:rFonts w:ascii="Arial" w:eastAsia="Calibri" w:hAnsi="Arial" w:cs="Arial"/>
            <w:b/>
          </w:rPr>
          <w:t>isnull(</w:t>
        </w:r>
      </w:ins>
      <w:ins w:id="6370" w:author="Utente" w:date="2017-06-23T12:45:00Z">
        <w:r w:rsidRPr="00930F4A">
          <w:rPr>
            <w:rFonts w:ascii="Arial" w:eastAsia="Calibri" w:hAnsi="Arial" w:cs="Arial"/>
          </w:rPr>
          <w:t>“Hello</w:t>
        </w:r>
      </w:ins>
      <w:ins w:id="6371" w:author="Utente" w:date="2017-06-23T12:46:00Z">
        <w:r w:rsidRPr="00930F4A">
          <w:rPr>
            <w:rFonts w:ascii="Arial" w:eastAsia="Calibri" w:hAnsi="Arial" w:cs="Arial"/>
          </w:rPr>
          <w:t>”</w:t>
        </w:r>
      </w:ins>
      <w:ins w:id="6372" w:author="Utente" w:date="2017-06-23T12:44:00Z">
        <w:r w:rsidRPr="00930F4A">
          <w:rPr>
            <w:rFonts w:ascii="Arial" w:eastAsia="Calibri" w:hAnsi="Arial" w:cs="Arial"/>
            <w:b/>
          </w:rPr>
          <w:t>)</w:t>
        </w:r>
        <w:r w:rsidRPr="00930F4A">
          <w:rPr>
            <w:rFonts w:ascii="Arial" w:eastAsia="Calibri" w:hAnsi="Arial" w:cs="Arial"/>
          </w:rPr>
          <w:t xml:space="preserve">  </w:t>
        </w:r>
      </w:ins>
      <w:ins w:id="6373" w:author="Utente" w:date="2017-06-23T12:46:00Z">
        <w:r w:rsidRPr="00930F4A">
          <w:rPr>
            <w:rFonts w:ascii="Arial" w:eastAsia="Calibri" w:hAnsi="Arial" w:cs="Arial"/>
          </w:rPr>
          <w:t xml:space="preserve"> gives: false</w:t>
        </w:r>
      </w:ins>
    </w:p>
    <w:p w14:paraId="2CA0620D" w14:textId="3E0D1691" w:rsidR="00BF59C0" w:rsidRPr="00930F4A" w:rsidRDefault="00BF59C0" w:rsidP="00BF59C0">
      <w:pPr>
        <w:rPr>
          <w:ins w:id="6374" w:author="Utente" w:date="2017-06-23T12:44:00Z"/>
          <w:rFonts w:ascii="Arial" w:hAnsi="Arial" w:cs="Arial"/>
        </w:rPr>
      </w:pPr>
      <w:ins w:id="6375" w:author="Utente" w:date="2017-06-23T12:44:00Z">
        <w:r w:rsidRPr="00930F4A">
          <w:rPr>
            <w:rFonts w:ascii="Arial" w:eastAsia="Calibri" w:hAnsi="Arial" w:cs="Arial"/>
            <w:b/>
          </w:rPr>
          <w:t>isnull(</w:t>
        </w:r>
      </w:ins>
      <w:ins w:id="6376" w:author="Utente" w:date="2017-06-23T12:46:00Z">
        <w:r w:rsidRPr="00930F4A">
          <w:rPr>
            <w:rFonts w:ascii="Arial" w:eastAsia="Calibri" w:hAnsi="Arial" w:cs="Arial"/>
          </w:rPr>
          <w:t>NULL</w:t>
        </w:r>
      </w:ins>
      <w:ins w:id="6377" w:author="Utente" w:date="2017-06-23T12:44:00Z">
        <w:r w:rsidRPr="00930F4A">
          <w:rPr>
            <w:rFonts w:ascii="Arial" w:eastAsia="Calibri" w:hAnsi="Arial" w:cs="Arial"/>
            <w:b/>
          </w:rPr>
          <w:t>)</w:t>
        </w:r>
        <w:r w:rsidRPr="00930F4A">
          <w:rPr>
            <w:rFonts w:ascii="Arial" w:eastAsia="Calibri" w:hAnsi="Arial" w:cs="Arial"/>
          </w:rPr>
          <w:t xml:space="preserve">  </w:t>
        </w:r>
      </w:ins>
      <w:ins w:id="6378" w:author="Utente" w:date="2017-06-23T12:46:00Z">
        <w:r w:rsidRPr="00930F4A">
          <w:rPr>
            <w:rFonts w:ascii="Arial" w:eastAsia="Calibri" w:hAnsi="Arial" w:cs="Arial"/>
          </w:rPr>
          <w:t>gives: true</w:t>
        </w:r>
      </w:ins>
    </w:p>
    <w:p w14:paraId="1FDE47EB" w14:textId="77777777" w:rsidR="00BF59C0" w:rsidRPr="00E352EF" w:rsidRDefault="00BF59C0" w:rsidP="00BF59C0">
      <w:pPr>
        <w:rPr>
          <w:ins w:id="6379" w:author="Utente" w:date="2017-06-23T12:44:00Z"/>
          <w:rFonts w:ascii="Cambria" w:hAnsi="Cambria"/>
        </w:rPr>
      </w:pPr>
    </w:p>
    <w:p w14:paraId="69B91795" w14:textId="77777777" w:rsidR="002C5841" w:rsidRDefault="002C5841" w:rsidP="002C5841">
      <w:pPr>
        <w:rPr>
          <w:ins w:id="6380" w:author="Utente" w:date="2017-06-23T12:48:00Z"/>
          <w:rFonts w:ascii="Cambria" w:eastAsia="Calibri" w:hAnsi="Cambria" w:cs="Calibri"/>
          <w:i/>
          <w:color w:val="5B9BD5"/>
        </w:rPr>
      </w:pPr>
      <w:ins w:id="6381" w:author="Utente" w:date="2017-06-23T12:48:00Z">
        <w:r>
          <w:rPr>
            <w:rFonts w:ascii="Cambria" w:eastAsia="Calibri" w:hAnsi="Cambria" w:cs="Calibri"/>
            <w:i/>
            <w:color w:val="5B9BD5"/>
          </w:rPr>
          <w:t>Input parameters type</w:t>
        </w:r>
      </w:ins>
    </w:p>
    <w:p w14:paraId="7CCA96C0" w14:textId="0BBA139C" w:rsidR="002C5841" w:rsidRPr="00930F4A" w:rsidRDefault="002C5841" w:rsidP="002C5841">
      <w:pPr>
        <w:rPr>
          <w:ins w:id="6382" w:author="Utente" w:date="2017-06-23T12:48:00Z"/>
          <w:rFonts w:asciiTheme="majorHAnsi" w:eastAsia="Calibri" w:hAnsiTheme="majorHAnsi" w:cs="Arial"/>
        </w:rPr>
      </w:pPr>
      <w:ins w:id="6383" w:author="Utente" w:date="2017-06-23T12:48:00Z">
        <w:r w:rsidRPr="00930F4A">
          <w:rPr>
            <w:rFonts w:asciiTheme="majorHAnsi" w:eastAsia="Calibri" w:hAnsiTheme="majorHAnsi" w:cs="Arial"/>
            <w:i/>
          </w:rPr>
          <w:t>operand</w:t>
        </w:r>
        <w:r w:rsidRPr="00930F4A">
          <w:rPr>
            <w:rFonts w:asciiTheme="majorHAnsi" w:eastAsia="Calibri" w:hAnsiTheme="majorHAnsi" w:cs="Arial"/>
          </w:rPr>
          <w:t xml:space="preserve"> ::</w:t>
        </w:r>
        <w:r w:rsidRPr="00930F4A">
          <w:rPr>
            <w:rFonts w:asciiTheme="majorHAnsi" w:eastAsia="Calibri" w:hAnsiTheme="majorHAnsi" w:cs="Arial"/>
          </w:rPr>
          <w:tab/>
          <w:t xml:space="preserve">   dataset   {measure&lt;</w:t>
        </w:r>
      </w:ins>
      <w:ins w:id="6384" w:author="Utente" w:date="2017-06-23T17:18:00Z">
        <w:r w:rsidR="00234472" w:rsidRPr="00930F4A">
          <w:rPr>
            <w:rFonts w:asciiTheme="majorHAnsi" w:eastAsia="Calibri" w:hAnsiTheme="majorHAnsi" w:cs="Arial"/>
          </w:rPr>
          <w:t>scalar</w:t>
        </w:r>
      </w:ins>
      <w:ins w:id="6385" w:author="Utente" w:date="2017-06-23T12:48:00Z">
        <w:r w:rsidRPr="00930F4A">
          <w:rPr>
            <w:rFonts w:asciiTheme="majorHAnsi" w:eastAsia="Calibri" w:hAnsiTheme="majorHAnsi" w:cs="Arial"/>
          </w:rPr>
          <w:t>&gt; _}</w:t>
        </w:r>
      </w:ins>
    </w:p>
    <w:p w14:paraId="03064BF9" w14:textId="703F344D" w:rsidR="002C5841" w:rsidRPr="00930F4A" w:rsidRDefault="002C5841" w:rsidP="002C5841">
      <w:pPr>
        <w:ind w:left="706" w:firstLine="706"/>
        <w:rPr>
          <w:ins w:id="6386" w:author="Utente" w:date="2017-06-23T12:48:00Z"/>
          <w:rFonts w:asciiTheme="majorHAnsi" w:eastAsia="Calibri" w:hAnsiTheme="majorHAnsi" w:cs="Arial"/>
        </w:rPr>
      </w:pPr>
      <w:ins w:id="6387" w:author="Utente" w:date="2017-06-23T12:48:00Z">
        <w:r w:rsidRPr="00930F4A">
          <w:rPr>
            <w:rFonts w:asciiTheme="majorHAnsi" w:eastAsia="Calibri" w:hAnsiTheme="majorHAnsi" w:cs="Arial"/>
          </w:rPr>
          <w:t>|  component&lt;</w:t>
        </w:r>
      </w:ins>
      <w:ins w:id="6388" w:author="Utente" w:date="2017-06-23T17:18:00Z">
        <w:r w:rsidR="00234472" w:rsidRPr="00930F4A">
          <w:rPr>
            <w:rFonts w:asciiTheme="majorHAnsi" w:eastAsia="Calibri" w:hAnsiTheme="majorHAnsi" w:cs="Arial"/>
          </w:rPr>
          <w:t>scalar</w:t>
        </w:r>
      </w:ins>
      <w:ins w:id="6389" w:author="Utente" w:date="2017-06-23T12:48:00Z">
        <w:r w:rsidRPr="00930F4A">
          <w:rPr>
            <w:rFonts w:asciiTheme="majorHAnsi" w:eastAsia="Calibri" w:hAnsiTheme="majorHAnsi" w:cs="Arial"/>
          </w:rPr>
          <w:t>&gt;</w:t>
        </w:r>
      </w:ins>
    </w:p>
    <w:p w14:paraId="239D4BA0" w14:textId="77777777" w:rsidR="002C5841" w:rsidRPr="00930F4A" w:rsidRDefault="002C5841" w:rsidP="002C5841">
      <w:pPr>
        <w:ind w:left="706" w:firstLine="706"/>
        <w:rPr>
          <w:ins w:id="6390" w:author="Utente" w:date="2017-06-23T12:48:00Z"/>
          <w:rFonts w:asciiTheme="majorHAnsi" w:eastAsia="Calibri" w:hAnsiTheme="majorHAnsi" w:cs="Arial"/>
          <w:noProof/>
          <w:color w:val="5B9BD5"/>
          <w:lang w:val="en-US"/>
        </w:rPr>
      </w:pPr>
      <w:ins w:id="6391" w:author="Utente" w:date="2017-06-23T12:48:00Z">
        <w:r w:rsidRPr="00930F4A">
          <w:rPr>
            <w:rFonts w:asciiTheme="majorHAnsi" w:eastAsia="Calibri" w:hAnsiTheme="majorHAnsi" w:cs="Arial"/>
          </w:rPr>
          <w:t xml:space="preserve">|  scalar   </w:t>
        </w:r>
        <w:r w:rsidRPr="00930F4A">
          <w:rPr>
            <w:rFonts w:asciiTheme="majorHAnsi" w:eastAsia="Calibri" w:hAnsiTheme="majorHAnsi" w:cs="Arial"/>
            <w:noProof/>
            <w:color w:val="5B9BD5"/>
            <w:lang w:val="en-US"/>
          </w:rPr>
          <w:t xml:space="preserve"> </w:t>
        </w:r>
      </w:ins>
    </w:p>
    <w:p w14:paraId="73D728E1" w14:textId="77777777" w:rsidR="002C5841" w:rsidRDefault="002C5841" w:rsidP="00543198">
      <w:pPr>
        <w:rPr>
          <w:ins w:id="6392" w:author="Utente" w:date="2017-07-05T23:42:00Z"/>
          <w:rFonts w:ascii="Cambria" w:eastAsia="Calibri" w:hAnsi="Cambria" w:cs="Calibri"/>
          <w:i/>
          <w:color w:val="5B9BD5"/>
        </w:rPr>
      </w:pPr>
    </w:p>
    <w:p w14:paraId="5EB45ADB" w14:textId="77777777" w:rsidR="00F73B8C" w:rsidRPr="00E64258" w:rsidDel="000D0634" w:rsidRDefault="00F73B8C" w:rsidP="00F73B8C">
      <w:pPr>
        <w:rPr>
          <w:ins w:id="6393" w:author="Utente" w:date="2017-07-05T23:42:00Z"/>
          <w:del w:id="6394" w:author="Laura Viignola" w:date="2017-07-10T16:25:00Z"/>
          <w:rFonts w:ascii="Cambria" w:eastAsia="Calibri" w:hAnsi="Cambria" w:cs="Calibri"/>
          <w:i/>
          <w:color w:val="5B9BD5"/>
        </w:rPr>
      </w:pPr>
      <w:ins w:id="6395" w:author="Utente" w:date="2017-07-05T23:42:00Z">
        <w:r w:rsidRPr="00E64258">
          <w:rPr>
            <w:rFonts w:ascii="Cambria" w:eastAsia="Calibri" w:hAnsi="Cambria" w:cs="Calibri"/>
            <w:i/>
            <w:color w:val="5B9BD5"/>
          </w:rPr>
          <w:t>Result type</w:t>
        </w:r>
      </w:ins>
    </w:p>
    <w:p w14:paraId="480E651D" w14:textId="77777777" w:rsidR="00F73B8C" w:rsidRPr="00E64258" w:rsidRDefault="00F73B8C" w:rsidP="00F73B8C">
      <w:pPr>
        <w:rPr>
          <w:ins w:id="6396" w:author="Utente" w:date="2017-07-05T23:42:00Z"/>
          <w:rFonts w:ascii="Cambria" w:eastAsia="Calibri" w:hAnsi="Cambria" w:cs="Calibri"/>
          <w:i/>
          <w:color w:val="auto"/>
        </w:rPr>
      </w:pPr>
    </w:p>
    <w:p w14:paraId="6B49F667" w14:textId="69129746" w:rsidR="00F73B8C" w:rsidRPr="006F2FA3" w:rsidRDefault="00F73B8C" w:rsidP="00F73B8C">
      <w:pPr>
        <w:rPr>
          <w:ins w:id="6397" w:author="Utente" w:date="2017-07-05T23:42:00Z"/>
          <w:rFonts w:ascii="Cambria" w:eastAsia="Calibri" w:hAnsi="Cambria" w:cs="Calibri"/>
        </w:rPr>
      </w:pPr>
      <w:ins w:id="6398" w:author="Utente" w:date="2017-07-05T23:42: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0F7ECAB4" w14:textId="77777777" w:rsidR="00F73B8C" w:rsidRPr="006F2FA3" w:rsidRDefault="00F73B8C" w:rsidP="00F73B8C">
      <w:pPr>
        <w:ind w:left="708" w:firstLine="708"/>
        <w:rPr>
          <w:ins w:id="6399" w:author="Utente" w:date="2017-07-05T23:42:00Z"/>
          <w:rFonts w:ascii="Cambria" w:eastAsia="Calibri" w:hAnsi="Cambria" w:cs="Calibri"/>
        </w:rPr>
      </w:pPr>
      <w:ins w:id="6400" w:author="Utente" w:date="2017-07-05T23:42: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0E33037B" w14:textId="77777777" w:rsidR="00F73B8C" w:rsidRDefault="00F73B8C" w:rsidP="00F73B8C">
      <w:pPr>
        <w:ind w:left="708" w:firstLine="708"/>
        <w:rPr>
          <w:ins w:id="6401" w:author="Utente" w:date="2017-07-05T23:42:00Z"/>
          <w:rFonts w:ascii="Cambria" w:hAnsi="Cambria"/>
        </w:rPr>
      </w:pPr>
      <w:ins w:id="6402" w:author="Utente" w:date="2017-07-05T23:42: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6C5B2035" w14:textId="77777777" w:rsidR="00F73B8C" w:rsidRDefault="00F73B8C" w:rsidP="00543198">
      <w:pPr>
        <w:rPr>
          <w:ins w:id="6403" w:author="Utente" w:date="2017-06-23T12:48:00Z"/>
          <w:rFonts w:ascii="Cambria" w:eastAsia="Calibri" w:hAnsi="Cambria" w:cs="Calibri"/>
          <w:i/>
          <w:color w:val="5B9BD5"/>
        </w:rPr>
      </w:pPr>
    </w:p>
    <w:p w14:paraId="733D3CC6" w14:textId="77777777" w:rsidR="002C5841" w:rsidRDefault="002C5841" w:rsidP="002C5841">
      <w:pPr>
        <w:rPr>
          <w:ins w:id="6404" w:author="Utente" w:date="2017-06-23T12:48:00Z"/>
          <w:rFonts w:ascii="Cambria" w:eastAsia="Calibri" w:hAnsi="Cambria" w:cs="Calibri"/>
          <w:i/>
          <w:color w:val="5B9BD5"/>
        </w:rPr>
      </w:pPr>
      <w:ins w:id="6405" w:author="Utente" w:date="2017-06-23T12:48:00Z">
        <w:r>
          <w:rPr>
            <w:rFonts w:ascii="Cambria" w:eastAsia="Calibri" w:hAnsi="Cambria" w:cs="Calibri"/>
            <w:i/>
            <w:color w:val="5B9BD5"/>
          </w:rPr>
          <w:t>Additional c</w:t>
        </w:r>
        <w:r w:rsidRPr="00E352EF">
          <w:rPr>
            <w:rFonts w:ascii="Cambria" w:eastAsia="Calibri" w:hAnsi="Cambria" w:cs="Calibri"/>
            <w:i/>
            <w:color w:val="5B9BD5"/>
          </w:rPr>
          <w:t>onstraints</w:t>
        </w:r>
      </w:ins>
    </w:p>
    <w:p w14:paraId="0F517FB4" w14:textId="77777777" w:rsidR="002C5841" w:rsidRPr="007E718D" w:rsidRDefault="002C5841" w:rsidP="002C5841">
      <w:pPr>
        <w:rPr>
          <w:ins w:id="6406" w:author="Utente" w:date="2017-06-23T12:48:00Z"/>
          <w:rFonts w:ascii="Cambria" w:eastAsia="Calibri" w:hAnsi="Cambria" w:cs="Calibri"/>
          <w:i/>
          <w:color w:val="auto"/>
        </w:rPr>
      </w:pPr>
      <w:ins w:id="6407" w:author="Utente" w:date="2017-06-23T12:48:00Z">
        <w:r w:rsidRPr="007E718D">
          <w:rPr>
            <w:rFonts w:ascii="Cambria" w:eastAsia="Calibri" w:hAnsi="Cambria" w:cs="Calibri"/>
            <w:color w:val="auto"/>
          </w:rPr>
          <w:t>(empty)</w:t>
        </w:r>
      </w:ins>
    </w:p>
    <w:p w14:paraId="449CD4F6" w14:textId="77777777" w:rsidR="002C5841" w:rsidRDefault="002C5841" w:rsidP="002C5841">
      <w:pPr>
        <w:rPr>
          <w:ins w:id="6408" w:author="Utente" w:date="2017-06-23T12:48:00Z"/>
          <w:rFonts w:ascii="Cambria" w:eastAsia="Calibri" w:hAnsi="Cambria" w:cs="Calibri"/>
          <w:i/>
          <w:color w:val="5B9BD5"/>
        </w:rPr>
      </w:pPr>
    </w:p>
    <w:p w14:paraId="4FA2C087" w14:textId="77777777" w:rsidR="002C5841" w:rsidRDefault="002C5841" w:rsidP="002C5841">
      <w:pPr>
        <w:rPr>
          <w:ins w:id="6409" w:author="Utente" w:date="2017-06-23T12:48:00Z"/>
          <w:rFonts w:ascii="Cambria" w:eastAsia="Calibri" w:hAnsi="Cambria" w:cs="Calibri"/>
          <w:i/>
          <w:color w:val="5B9BD5"/>
        </w:rPr>
      </w:pPr>
      <w:ins w:id="6410" w:author="Utente" w:date="2017-06-23T12:48:00Z">
        <w:r>
          <w:rPr>
            <w:rFonts w:ascii="Cambria" w:eastAsia="Calibri" w:hAnsi="Cambria" w:cs="Calibri"/>
            <w:i/>
            <w:color w:val="5B9BD5"/>
          </w:rPr>
          <w:t>Behaviour</w:t>
        </w:r>
      </w:ins>
    </w:p>
    <w:p w14:paraId="31C0C8BF" w14:textId="77777777" w:rsidR="002C5841" w:rsidRDefault="002C5841" w:rsidP="002C5841">
      <w:pPr>
        <w:rPr>
          <w:ins w:id="6411" w:author="Utente" w:date="2017-06-23T12:48:00Z"/>
          <w:rFonts w:ascii="Cambria" w:eastAsia="Calibri" w:hAnsi="Cambria" w:cs="Calibri"/>
          <w:color w:val="auto"/>
        </w:rPr>
      </w:pPr>
      <w:ins w:id="6412" w:author="Utente" w:date="2017-06-23T12:4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53E11E4" w14:textId="2B77E6E8" w:rsidR="005A2227" w:rsidRPr="00E352EF" w:rsidDel="002C5841" w:rsidRDefault="0097053A" w:rsidP="00543198">
      <w:pPr>
        <w:rPr>
          <w:del w:id="6413" w:author="Utente" w:date="2017-06-23T12:48:00Z"/>
          <w:rFonts w:ascii="Cambria" w:eastAsia="Calibri" w:hAnsi="Cambria" w:cs="Calibri"/>
          <w:i/>
          <w:color w:val="5B9BD5"/>
        </w:rPr>
      </w:pPr>
      <w:del w:id="6414" w:author="Utente" w:date="2017-06-23T12:48:00Z">
        <w:r w:rsidRPr="00E352EF" w:rsidDel="002C5841">
          <w:rPr>
            <w:rFonts w:ascii="Cambria" w:eastAsia="Calibri" w:hAnsi="Cambria" w:cs="Calibri"/>
            <w:i/>
            <w:color w:val="5B9BD5"/>
          </w:rPr>
          <w:delText>Constraints</w:delText>
        </w:r>
      </w:del>
    </w:p>
    <w:p w14:paraId="49413FD4" w14:textId="4B7601EF" w:rsidR="005A2227" w:rsidRPr="00E352EF" w:rsidDel="002C5841" w:rsidRDefault="00286514" w:rsidP="00AB605E">
      <w:pPr>
        <w:rPr>
          <w:del w:id="6415" w:author="Utente" w:date="2017-06-23T12:48:00Z"/>
          <w:rFonts w:asciiTheme="majorHAnsi" w:hAnsiTheme="majorHAnsi"/>
        </w:rPr>
      </w:pPr>
      <w:del w:id="6416" w:author="Utente" w:date="2017-06-23T12:48:00Z">
        <w:r w:rsidRPr="00E352EF" w:rsidDel="002C5841">
          <w:rPr>
            <w:rFonts w:asciiTheme="majorHAnsi" w:eastAsia="Calibri" w:hAnsiTheme="majorHAnsi"/>
          </w:rPr>
          <w:delText>None</w:delText>
        </w:r>
      </w:del>
    </w:p>
    <w:p w14:paraId="673A8659" w14:textId="093518E7" w:rsidR="00E83D59" w:rsidRPr="00E352EF" w:rsidDel="002C5841" w:rsidRDefault="00E83D59" w:rsidP="00E83D59">
      <w:pPr>
        <w:rPr>
          <w:del w:id="6417" w:author="Utente" w:date="2017-06-23T12:48:00Z"/>
          <w:rFonts w:ascii="Cambria" w:eastAsia="Calibri" w:hAnsi="Cambria" w:cs="Calibri"/>
          <w:i/>
          <w:color w:val="5B9BD5"/>
        </w:rPr>
      </w:pPr>
    </w:p>
    <w:p w14:paraId="4B40F878" w14:textId="54393634" w:rsidR="005A2227" w:rsidRPr="00E352EF" w:rsidDel="002C5841" w:rsidRDefault="0097053A" w:rsidP="00543198">
      <w:pPr>
        <w:rPr>
          <w:del w:id="6418" w:author="Utente" w:date="2017-06-23T12:48:00Z"/>
          <w:rFonts w:ascii="Cambria" w:eastAsia="Calibri" w:hAnsi="Cambria" w:cs="Calibri"/>
          <w:i/>
          <w:color w:val="5B9BD5"/>
        </w:rPr>
      </w:pPr>
      <w:del w:id="6419" w:author="Utente" w:date="2017-06-23T12:48:00Z">
        <w:r w:rsidRPr="00E352EF" w:rsidDel="002C5841">
          <w:rPr>
            <w:rFonts w:ascii="Cambria" w:eastAsia="Calibri" w:hAnsi="Cambria" w:cs="Calibri"/>
            <w:i/>
            <w:color w:val="5B9BD5"/>
          </w:rPr>
          <w:delText xml:space="preserve">Returns </w:delText>
        </w:r>
      </w:del>
    </w:p>
    <w:p w14:paraId="16890244" w14:textId="0636ECBB" w:rsidR="005A2227" w:rsidRPr="00E352EF" w:rsidDel="002C5841" w:rsidRDefault="0097053A" w:rsidP="00E83D59">
      <w:pPr>
        <w:rPr>
          <w:del w:id="6420" w:author="Utente" w:date="2017-06-23T12:48:00Z"/>
          <w:rFonts w:ascii="Cambria" w:hAnsi="Cambria"/>
        </w:rPr>
      </w:pPr>
      <w:del w:id="6421" w:author="Utente" w:date="2017-06-23T12:48:00Z">
        <w:r w:rsidRPr="00E352EF" w:rsidDel="002C5841">
          <w:rPr>
            <w:rFonts w:ascii="Cambria" w:hAnsi="Cambria"/>
          </w:rPr>
          <w:lastRenderedPageBreak/>
          <w:delText xml:space="preserve">If </w:delText>
        </w:r>
        <w:r w:rsidRPr="00E352EF" w:rsidDel="002C5841">
          <w:rPr>
            <w:rFonts w:ascii="Cambria" w:hAnsi="Cambria"/>
            <w:i/>
          </w:rPr>
          <w:delText>ds</w:delText>
        </w:r>
        <w:r w:rsidRPr="00E352EF" w:rsidDel="002C5841">
          <w:rPr>
            <w:rFonts w:ascii="Cambria" w:hAnsi="Cambria"/>
          </w:rPr>
          <w:delText xml:space="preserve"> is a scalar then </w:delText>
        </w:r>
        <w:r w:rsidRPr="00E352EF" w:rsidDel="002C5841">
          <w:rPr>
            <w:rFonts w:ascii="Cambria" w:hAnsi="Cambria"/>
            <w:b/>
          </w:rPr>
          <w:delText>isnull</w:delText>
        </w:r>
        <w:r w:rsidRPr="00E352EF" w:rsidDel="002C5841">
          <w:rPr>
            <w:rFonts w:ascii="Cambria" w:hAnsi="Cambria"/>
          </w:rPr>
          <w:delText xml:space="preserve"> returns </w:delText>
        </w:r>
        <w:r w:rsidR="00FD3798" w:rsidRPr="00E352EF" w:rsidDel="002C5841">
          <w:rPr>
            <w:rFonts w:ascii="Cambria" w:hAnsi="Cambria"/>
          </w:rPr>
          <w:delText xml:space="preserve">a </w:delText>
        </w:r>
        <w:r w:rsidR="00FD3798" w:rsidRPr="00E352EF" w:rsidDel="002C5841">
          <w:rPr>
            <w:rFonts w:ascii="Cambria" w:eastAsia="Calibri" w:hAnsi="Cambria" w:cs="Calibri"/>
          </w:rPr>
          <w:delText>b</w:delText>
        </w:r>
        <w:r w:rsidRPr="00E352EF" w:rsidDel="002C5841">
          <w:rPr>
            <w:rFonts w:ascii="Cambria" w:eastAsia="Calibri" w:hAnsi="Cambria" w:cs="Calibri"/>
          </w:rPr>
          <w:delText>oolean value representing if the value is (not) NULL.</w:delText>
        </w:r>
      </w:del>
    </w:p>
    <w:p w14:paraId="2128A90C" w14:textId="56F6CBBB" w:rsidR="005A2227" w:rsidRPr="00E352EF" w:rsidDel="002C5841" w:rsidRDefault="0097053A" w:rsidP="00E83D59">
      <w:pPr>
        <w:rPr>
          <w:del w:id="6422" w:author="Utente" w:date="2017-06-23T12:48:00Z"/>
          <w:rFonts w:ascii="Cambria" w:hAnsi="Cambria"/>
        </w:rPr>
      </w:pPr>
      <w:del w:id="6423" w:author="Utente" w:date="2017-06-23T12:48:00Z">
        <w:r w:rsidRPr="00E352EF" w:rsidDel="002C5841">
          <w:rPr>
            <w:rFonts w:ascii="Cambria" w:hAnsi="Cambria"/>
          </w:rPr>
          <w:delText xml:space="preserve">If </w:delText>
        </w:r>
        <w:r w:rsidRPr="00E352EF" w:rsidDel="002C5841">
          <w:rPr>
            <w:rFonts w:ascii="Cambria" w:hAnsi="Cambria"/>
            <w:i/>
          </w:rPr>
          <w:delText>ds</w:delText>
        </w:r>
        <w:r w:rsidRPr="00E352EF" w:rsidDel="002C5841">
          <w:rPr>
            <w:rFonts w:ascii="Cambria" w:hAnsi="Cambria"/>
          </w:rPr>
          <w:delText xml:space="preserve"> is a </w:delText>
        </w:r>
        <w:r w:rsidR="00F4601C" w:rsidRPr="00E352EF" w:rsidDel="002C5841">
          <w:delText>Dataset</w:delText>
        </w:r>
        <w:r w:rsidRPr="00E352EF" w:rsidDel="002C5841">
          <w:rPr>
            <w:rFonts w:ascii="Cambria" w:hAnsi="Cambria"/>
          </w:rPr>
          <w:delText xml:space="preserve"> and has N measures then </w:delText>
        </w:r>
        <w:r w:rsidRPr="00E352EF" w:rsidDel="002C5841">
          <w:rPr>
            <w:rFonts w:ascii="Cambria" w:hAnsi="Cambria"/>
            <w:b/>
          </w:rPr>
          <w:delText>isnull</w:delText>
        </w:r>
        <w:r w:rsidRPr="00E352EF" w:rsidDel="002C5841">
          <w:rPr>
            <w:rFonts w:ascii="Cambria" w:hAnsi="Cambria"/>
          </w:rPr>
          <w:delText xml:space="preserve"> returns a </w:delText>
        </w:r>
        <w:r w:rsidR="00F4601C" w:rsidRPr="00E352EF" w:rsidDel="002C5841">
          <w:delText>Dataset</w:delText>
        </w:r>
        <w:r w:rsidRPr="00E352EF" w:rsidDel="002C5841">
          <w:rPr>
            <w:rFonts w:ascii="Cambria" w:hAnsi="Cambria"/>
          </w:rPr>
          <w:delText xml:space="preserve"> having the </w:delText>
        </w:r>
        <w:r w:rsidR="00CC6A4A" w:rsidRPr="00E352EF" w:rsidDel="002C5841">
          <w:rPr>
            <w:rFonts w:ascii="Cambria" w:eastAsia="Calibri" w:hAnsi="Cambria" w:cs="Calibri"/>
          </w:rPr>
          <w:delText>Identifier Components</w:delText>
        </w:r>
        <w:r w:rsidRPr="00E352EF" w:rsidDel="002C5841">
          <w:rPr>
            <w:rFonts w:ascii="Cambria" w:hAnsi="Cambria"/>
          </w:rPr>
          <w:delText xml:space="preserve"> of </w:delText>
        </w:r>
        <w:r w:rsidRPr="00E352EF" w:rsidDel="002C5841">
          <w:rPr>
            <w:rFonts w:ascii="Cambria" w:hAnsi="Cambria"/>
            <w:i/>
          </w:rPr>
          <w:delText xml:space="preserve">ds  </w:delText>
        </w:r>
        <w:r w:rsidRPr="00E352EF" w:rsidDel="002C5841">
          <w:rPr>
            <w:rFonts w:ascii="Cambria" w:hAnsi="Cambria"/>
          </w:rPr>
          <w:delText xml:space="preserve">and N numeric measures with the same </w:delText>
        </w:r>
        <w:r w:rsidRPr="00E352EF" w:rsidDel="002C5841">
          <w:rPr>
            <w:rFonts w:ascii="Cambria" w:eastAsia="Calibri" w:hAnsi="Cambria" w:cs="Calibri"/>
          </w:rPr>
          <w:delText>name concatenated with the suffix  “</w:delText>
        </w:r>
        <w:r w:rsidRPr="00E352EF" w:rsidDel="002C5841">
          <w:rPr>
            <w:rFonts w:ascii="Cambria" w:eastAsia="Calibri" w:hAnsi="Cambria" w:cs="Calibri"/>
            <w:b/>
          </w:rPr>
          <w:delText>_</w:delText>
        </w:r>
        <w:r w:rsidR="00C847B8" w:rsidRPr="00E352EF" w:rsidDel="002C5841">
          <w:rPr>
            <w:rFonts w:ascii="Cambria" w:eastAsia="Calibri" w:hAnsi="Cambria" w:cs="Calibri"/>
            <w:b/>
          </w:rPr>
          <w:delText>CONDITION</w:delText>
        </w:r>
        <w:r w:rsidRPr="00E352EF" w:rsidDel="002C5841">
          <w:rPr>
            <w:rFonts w:ascii="Cambria" w:eastAsia="Calibri" w:hAnsi="Cambria" w:cs="Calibri"/>
          </w:rPr>
          <w:delText xml:space="preserve">” but  assuming a </w:delText>
        </w:r>
        <w:r w:rsidR="00E83D59" w:rsidRPr="00E352EF" w:rsidDel="002C5841">
          <w:rPr>
            <w:rFonts w:ascii="Cambria" w:eastAsia="Calibri" w:hAnsi="Cambria" w:cs="Calibri"/>
          </w:rPr>
          <w:delText>b</w:delText>
        </w:r>
        <w:r w:rsidRPr="00E352EF" w:rsidDel="002C5841">
          <w:rPr>
            <w:rFonts w:ascii="Cambria" w:eastAsia="Calibri" w:hAnsi="Cambria" w:cs="Calibri"/>
          </w:rPr>
          <w:delText>oolean value if the value is (not) NULL.</w:delText>
        </w:r>
      </w:del>
    </w:p>
    <w:p w14:paraId="2FE9E9A2" w14:textId="77777777" w:rsidR="005A2227" w:rsidRPr="00E352EF" w:rsidRDefault="005A2227" w:rsidP="00E83D59">
      <w:pPr>
        <w:rPr>
          <w:rFonts w:ascii="Cambria" w:hAnsi="Cambria"/>
        </w:rPr>
      </w:pPr>
    </w:p>
    <w:p w14:paraId="3BB4AF23"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AFAFE7" w14:textId="761B9631" w:rsidR="005A2227" w:rsidRPr="00E352EF" w:rsidDel="00871D7C" w:rsidRDefault="00EA6708" w:rsidP="00E83D59">
      <w:pPr>
        <w:rPr>
          <w:del w:id="6424" w:author="Utente" w:date="2017-06-23T16:51:00Z"/>
          <w:rFonts w:ascii="Cambria" w:hAnsi="Cambria"/>
        </w:rPr>
      </w:pPr>
      <w:del w:id="6425" w:author="Utente" w:date="2017-06-23T16:51:00Z">
        <w:r w:rsidRPr="00E352EF" w:rsidDel="00871D7C">
          <w:rPr>
            <w:rFonts w:ascii="Cambria" w:hAnsi="Cambria"/>
          </w:rPr>
          <w:delText>O</w:delText>
        </w:r>
        <w:r w:rsidR="0097053A" w:rsidRPr="00E352EF" w:rsidDel="00871D7C">
          <w:rPr>
            <w:rFonts w:ascii="Cambria" w:hAnsi="Cambria"/>
          </w:rPr>
          <w:delText>n scalar</w:delText>
        </w:r>
      </w:del>
    </w:p>
    <w:p w14:paraId="77FBF0C1" w14:textId="6CF396F6" w:rsidR="005A2227" w:rsidRPr="00E352EF" w:rsidDel="00871D7C" w:rsidRDefault="00EA6708" w:rsidP="00E83D59">
      <w:pPr>
        <w:rPr>
          <w:del w:id="6426" w:author="Utente" w:date="2017-06-23T16:51:00Z"/>
          <w:rFonts w:ascii="Cambria" w:hAnsi="Cambria"/>
        </w:rPr>
      </w:pPr>
      <w:del w:id="6427" w:author="Utente" w:date="2017-06-23T16:51:00Z">
        <w:r w:rsidRPr="00E352EF" w:rsidDel="00871D7C">
          <w:rPr>
            <w:rFonts w:ascii="Cambria" w:eastAsia="Calibri" w:hAnsi="Cambria" w:cs="Calibri"/>
          </w:rPr>
          <w:delText xml:space="preserve">1) </w:delText>
        </w:r>
        <w:r w:rsidR="0097053A" w:rsidRPr="00E352EF" w:rsidDel="00871D7C">
          <w:rPr>
            <w:rFonts w:ascii="Cambria" w:eastAsia="Calibri" w:hAnsi="Cambria" w:cs="Calibri"/>
          </w:rPr>
          <w:delText>If C is null:</w:delText>
        </w:r>
      </w:del>
    </w:p>
    <w:p w14:paraId="17501307" w14:textId="288EBFD9" w:rsidR="005A2227" w:rsidRPr="00E352EF" w:rsidDel="00871D7C" w:rsidRDefault="0097053A" w:rsidP="0062787A">
      <w:pPr>
        <w:ind w:firstLine="706"/>
        <w:rPr>
          <w:del w:id="6428" w:author="Utente" w:date="2017-06-23T16:51:00Z"/>
          <w:rFonts w:ascii="Cambria" w:hAnsi="Cambria"/>
        </w:rPr>
      </w:pPr>
      <w:del w:id="6429" w:author="Utente" w:date="2017-06-23T16:51:00Z">
        <w:r w:rsidRPr="00E352EF" w:rsidDel="00871D7C">
          <w:rPr>
            <w:rFonts w:ascii="Cambria" w:eastAsia="Calibri" w:hAnsi="Cambria"/>
          </w:rPr>
          <w:delText xml:space="preserve">A := </w:delText>
        </w:r>
        <w:r w:rsidRPr="00E352EF" w:rsidDel="00871D7C">
          <w:rPr>
            <w:rFonts w:ascii="Cambria" w:eastAsia="Calibri" w:hAnsi="Cambria"/>
            <w:b/>
          </w:rPr>
          <w:delText>isnull(</w:delText>
        </w:r>
        <w:r w:rsidRPr="00E352EF" w:rsidDel="00871D7C">
          <w:rPr>
            <w:rFonts w:ascii="Cambria" w:eastAsia="Calibri" w:hAnsi="Cambria"/>
          </w:rPr>
          <w:delText>C</w:delText>
        </w:r>
        <w:r w:rsidRPr="00E352EF" w:rsidDel="00871D7C">
          <w:rPr>
            <w:rFonts w:ascii="Cambria" w:eastAsia="Calibri" w:hAnsi="Cambria"/>
            <w:b/>
          </w:rPr>
          <w:delText>)</w:delText>
        </w:r>
        <w:r w:rsidRPr="00E352EF" w:rsidDel="00871D7C">
          <w:rPr>
            <w:rFonts w:ascii="Cambria" w:eastAsia="Calibri" w:hAnsi="Cambria"/>
          </w:rPr>
          <w:delText xml:space="preserve">  A = true</w:delText>
        </w:r>
      </w:del>
    </w:p>
    <w:p w14:paraId="75F6B135" w14:textId="00FCA825" w:rsidR="005A2227" w:rsidRPr="00E352EF" w:rsidDel="00871D7C" w:rsidRDefault="00EA6708" w:rsidP="00E83D59">
      <w:pPr>
        <w:rPr>
          <w:del w:id="6430" w:author="Utente" w:date="2017-06-23T16:51:00Z"/>
          <w:rFonts w:ascii="Cambria" w:hAnsi="Cambria"/>
        </w:rPr>
      </w:pPr>
      <w:del w:id="6431" w:author="Utente" w:date="2017-06-23T16:51:00Z">
        <w:r w:rsidRPr="00E352EF" w:rsidDel="00871D7C">
          <w:rPr>
            <w:rFonts w:ascii="Cambria" w:eastAsia="Calibri" w:hAnsi="Cambria" w:cs="Calibri"/>
          </w:rPr>
          <w:delText xml:space="preserve">2) </w:delText>
        </w:r>
        <w:r w:rsidR="0097053A" w:rsidRPr="00E352EF" w:rsidDel="00871D7C">
          <w:rPr>
            <w:rFonts w:ascii="Cambria" w:eastAsia="Calibri" w:hAnsi="Cambria" w:cs="Calibri"/>
          </w:rPr>
          <w:delText>If C is not null:</w:delText>
        </w:r>
      </w:del>
    </w:p>
    <w:p w14:paraId="13F92AE7" w14:textId="2A75870B" w:rsidR="005A2227" w:rsidRPr="00E352EF" w:rsidDel="00871D7C" w:rsidRDefault="0097053A" w:rsidP="0062787A">
      <w:pPr>
        <w:ind w:firstLine="706"/>
        <w:rPr>
          <w:del w:id="6432" w:author="Utente" w:date="2017-06-23T16:51:00Z"/>
          <w:rFonts w:ascii="Cambria" w:hAnsi="Cambria"/>
        </w:rPr>
      </w:pPr>
      <w:del w:id="6433" w:author="Utente" w:date="2017-06-23T16:51:00Z">
        <w:r w:rsidRPr="00E352EF" w:rsidDel="00871D7C">
          <w:rPr>
            <w:rFonts w:ascii="Cambria" w:eastAsia="Calibri" w:hAnsi="Cambria" w:cs="Calibri"/>
          </w:rPr>
          <w:delText xml:space="preserve">A := </w:delText>
        </w:r>
        <w:r w:rsidRPr="00E352EF" w:rsidDel="00871D7C">
          <w:rPr>
            <w:rFonts w:ascii="Cambria" w:eastAsia="Calibri" w:hAnsi="Cambria" w:cs="Calibri"/>
            <w:b/>
          </w:rPr>
          <w:delText>isnull(</w:delText>
        </w:r>
        <w:r w:rsidRPr="00E352EF" w:rsidDel="00871D7C">
          <w:rPr>
            <w:rFonts w:ascii="Cambria" w:eastAsia="Calibri" w:hAnsi="Cambria" w:cs="Calibri"/>
          </w:rPr>
          <w:delText>C</w:delText>
        </w:r>
        <w:r w:rsidRPr="00E352EF" w:rsidDel="00871D7C">
          <w:rPr>
            <w:rFonts w:ascii="Cambria" w:eastAsia="Calibri" w:hAnsi="Cambria" w:cs="Calibri"/>
            <w:b/>
          </w:rPr>
          <w:delText>)</w:delText>
        </w:r>
        <w:r w:rsidRPr="00E352EF" w:rsidDel="00871D7C">
          <w:rPr>
            <w:rFonts w:ascii="Cambria" w:eastAsia="Calibri" w:hAnsi="Cambria" w:cs="Calibri"/>
          </w:rPr>
          <w:delText xml:space="preserve">  A = false</w:delText>
        </w:r>
      </w:del>
    </w:p>
    <w:p w14:paraId="58EFA214" w14:textId="79CA7541" w:rsidR="00EA6708" w:rsidRPr="00E352EF" w:rsidDel="00871D7C" w:rsidRDefault="00EA6708" w:rsidP="00E83D59">
      <w:pPr>
        <w:rPr>
          <w:del w:id="6434" w:author="Utente" w:date="2017-06-23T16:51:00Z"/>
          <w:rFonts w:ascii="Cambria" w:hAnsi="Cambria"/>
        </w:rPr>
      </w:pPr>
    </w:p>
    <w:p w14:paraId="7C29C203" w14:textId="22D50079" w:rsidR="005A2227" w:rsidRPr="00E352EF" w:rsidDel="00871D7C" w:rsidRDefault="00EA6708" w:rsidP="00E83D59">
      <w:pPr>
        <w:rPr>
          <w:del w:id="6435" w:author="Utente" w:date="2017-06-23T16:51:00Z"/>
          <w:rFonts w:ascii="Cambria" w:hAnsi="Cambria"/>
        </w:rPr>
      </w:pPr>
      <w:del w:id="6436" w:author="Utente" w:date="2017-06-23T16:51:00Z">
        <w:r w:rsidRPr="00E352EF" w:rsidDel="00871D7C">
          <w:rPr>
            <w:rFonts w:ascii="Cambria" w:hAnsi="Cambria"/>
          </w:rPr>
          <w:delText>O</w:delText>
        </w:r>
        <w:r w:rsidR="0097053A" w:rsidRPr="00E352EF" w:rsidDel="00871D7C">
          <w:rPr>
            <w:rFonts w:ascii="Cambria" w:hAnsi="Cambria"/>
          </w:rPr>
          <w:delText xml:space="preserve">n </w:delText>
        </w:r>
        <w:r w:rsidR="00F4601C" w:rsidRPr="00E352EF" w:rsidDel="00871D7C">
          <w:delText>Dataset</w:delText>
        </w:r>
        <w:r w:rsidR="0097053A" w:rsidRPr="00E352EF" w:rsidDel="00871D7C">
          <w:rPr>
            <w:rFonts w:ascii="Cambria" w:eastAsia="Calibri" w:hAnsi="Cambria" w:cs="Calibri"/>
          </w:rPr>
          <w:delText xml:space="preserve"> </w:delText>
        </w:r>
      </w:del>
    </w:p>
    <w:p w14:paraId="6904EABE" w14:textId="38A1BFFA" w:rsidR="005A2227" w:rsidRPr="00E352EF" w:rsidDel="006619C5" w:rsidRDefault="00EA6708" w:rsidP="00E83D59">
      <w:pPr>
        <w:rPr>
          <w:del w:id="6437" w:author="Utente" w:date="2017-06-27T18:18:00Z"/>
          <w:rFonts w:ascii="Cambria" w:eastAsia="Calibri" w:hAnsi="Cambria" w:cs="Calibri"/>
        </w:rPr>
      </w:pPr>
      <w:del w:id="6438" w:author="Utente" w:date="2017-06-23T16:51:00Z">
        <w:r w:rsidRPr="00E352EF" w:rsidDel="00871D7C">
          <w:rPr>
            <w:rFonts w:ascii="Cambria" w:eastAsia="Calibri" w:hAnsi="Cambria" w:cs="Calibri"/>
          </w:rPr>
          <w:delText>3)</w:delText>
        </w:r>
      </w:del>
      <w:ins w:id="6439" w:author="Utente" w:date="2017-06-23T17:22:00Z">
        <w:r w:rsidR="00FD4EAA">
          <w:rPr>
            <w:rFonts w:ascii="Cambria" w:eastAsia="Calibri" w:hAnsi="Cambria" w:cs="Calibri"/>
          </w:rPr>
          <w:t>G</w:t>
        </w:r>
      </w:ins>
      <w:ins w:id="6440" w:author="Utente" w:date="2017-06-23T16:51:00Z">
        <w:r w:rsidR="00871D7C">
          <w:rPr>
            <w:rFonts w:ascii="Cambria" w:eastAsia="Calibri" w:hAnsi="Cambria" w:cs="Calibri"/>
          </w:rPr>
          <w:t xml:space="preserve">iven </w:t>
        </w:r>
      </w:ins>
      <w:ins w:id="6441" w:author="Utente" w:date="2017-06-23T16:52:00Z">
        <w:r w:rsidR="00930F4A">
          <w:rPr>
            <w:rFonts w:ascii="Cambria" w:eastAsia="Calibri" w:hAnsi="Cambria" w:cs="Calibri"/>
          </w:rPr>
          <w:t xml:space="preserve">the operand </w:t>
        </w:r>
      </w:ins>
      <w:ins w:id="6442" w:author="Utente" w:date="2017-06-26T16:22:00Z">
        <w:r w:rsidR="00930F4A">
          <w:rPr>
            <w:rFonts w:ascii="Cambria" w:eastAsia="Calibri" w:hAnsi="Cambria"/>
          </w:rPr>
          <w:t>Data Set</w:t>
        </w:r>
      </w:ins>
      <w:ins w:id="6443" w:author="Utente" w:date="2017-06-23T17:00:00Z">
        <w:r w:rsidR="00871D7C">
          <w:rPr>
            <w:rFonts w:ascii="Cambria" w:eastAsia="Calibri" w:hAnsi="Cambria" w:cs="Calibri"/>
          </w:rPr>
          <w:t>:</w:t>
        </w:r>
      </w:ins>
      <w:ins w:id="6444" w:author="Utente" w:date="2017-06-23T16:51:00Z">
        <w:r w:rsidR="00871D7C">
          <w:rPr>
            <w:rFonts w:ascii="Cambria" w:eastAsia="Calibri" w:hAnsi="Cambria" w:cs="Calibri"/>
          </w:rPr>
          <w:t xml:space="preserve"> </w:t>
        </w:r>
      </w:ins>
      <w:r w:rsidRPr="00E352EF">
        <w:rPr>
          <w:rFonts w:ascii="Cambria" w:eastAsia="Calibri" w:hAnsi="Cambria" w:cs="Calibri"/>
        </w:rPr>
        <w:t xml:space="preserve"> </w:t>
      </w:r>
      <w:del w:id="6445" w:author="Utente" w:date="2017-06-23T17:00:00Z">
        <w:r w:rsidR="0097053A" w:rsidRPr="00E352EF" w:rsidDel="00871D7C">
          <w:rPr>
            <w:rFonts w:ascii="Cambria" w:eastAsia="Calibri" w:hAnsi="Cambria" w:cs="Calibri"/>
          </w:rPr>
          <w:delText xml:space="preserve">ds_1 := </w:delText>
        </w:r>
        <w:r w:rsidR="0097053A" w:rsidRPr="00E352EF" w:rsidDel="00871D7C">
          <w:rPr>
            <w:rFonts w:ascii="Cambria" w:eastAsia="Calibri" w:hAnsi="Cambria" w:cs="Calibri"/>
            <w:b/>
          </w:rPr>
          <w:delText>isnull(</w:delText>
        </w:r>
        <w:r w:rsidR="0097053A" w:rsidRPr="00E352EF" w:rsidDel="00871D7C">
          <w:rPr>
            <w:rFonts w:ascii="Cambria" w:eastAsia="Calibri" w:hAnsi="Cambria" w:cs="Calibri"/>
          </w:rPr>
          <w:delText>population</w:delText>
        </w:r>
        <w:r w:rsidR="0097053A" w:rsidRPr="00E352EF" w:rsidDel="00871D7C">
          <w:rPr>
            <w:rFonts w:ascii="Cambria" w:eastAsia="Calibri" w:hAnsi="Cambria" w:cs="Calibri"/>
            <w:b/>
          </w:rPr>
          <w:delText>)</w:delText>
        </w:r>
        <w:r w:rsidR="0097053A" w:rsidRPr="00E352EF" w:rsidDel="00871D7C">
          <w:rPr>
            <w:rFonts w:ascii="Cambria" w:eastAsia="Calibri" w:hAnsi="Cambria" w:cs="Calibri"/>
          </w:rPr>
          <w:delText xml:space="preserve"> </w:delText>
        </w:r>
      </w:del>
    </w:p>
    <w:p w14:paraId="7CAE6C63" w14:textId="77777777" w:rsidR="00994652" w:rsidRPr="00E352EF" w:rsidRDefault="00994652" w:rsidP="00E83D59">
      <w:pPr>
        <w:rPr>
          <w:rFonts w:ascii="Cambria" w:hAnsi="Cambria"/>
        </w:rPr>
      </w:pPr>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4"/>
        <w:gridCol w:w="1136"/>
        <w:gridCol w:w="1406"/>
        <w:gridCol w:w="1691"/>
        <w:gridCol w:w="3169"/>
      </w:tblGrid>
      <w:tr w:rsidR="005A2227" w:rsidRPr="00930F4A" w14:paraId="539D3910" w14:textId="77777777">
        <w:tc>
          <w:tcPr>
            <w:tcW w:w="93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10B59" w14:textId="3F504040" w:rsidR="005A2227" w:rsidRPr="00930F4A" w:rsidRDefault="0097053A">
            <w:pPr>
              <w:jc w:val="both"/>
              <w:rPr>
                <w:rFonts w:ascii="Arial" w:hAnsi="Arial" w:cs="Arial"/>
              </w:rPr>
            </w:pPr>
            <w:del w:id="6446" w:author="Utente" w:date="2017-06-23T16:52:00Z">
              <w:r w:rsidRPr="00930F4A" w:rsidDel="00871D7C">
                <w:rPr>
                  <w:rFonts w:ascii="Arial" w:eastAsia="Calibri" w:hAnsi="Arial" w:cs="Arial"/>
                </w:rPr>
                <w:delText>population</w:delText>
              </w:r>
            </w:del>
            <w:ins w:id="6447" w:author="Utente" w:date="2017-06-23T16:52:00Z">
              <w:r w:rsidR="00871D7C" w:rsidRPr="00930F4A">
                <w:rPr>
                  <w:rFonts w:ascii="Arial" w:eastAsia="Calibri" w:hAnsi="Arial" w:cs="Arial"/>
                </w:rPr>
                <w:t>DS_1</w:t>
              </w:r>
            </w:ins>
          </w:p>
        </w:tc>
      </w:tr>
      <w:tr w:rsidR="005A2227" w:rsidRPr="00930F4A" w14:paraId="150F77EF"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2EB96" w14:textId="62931496" w:rsidR="005A2227" w:rsidRPr="00930F4A" w:rsidRDefault="0097053A">
            <w:pPr>
              <w:jc w:val="both"/>
              <w:rPr>
                <w:rFonts w:ascii="Arial" w:hAnsi="Arial" w:cs="Arial"/>
              </w:rPr>
            </w:pPr>
            <w:del w:id="6448" w:author="Utente" w:date="2017-06-23T16:52:00Z">
              <w:r w:rsidRPr="00930F4A" w:rsidDel="00871D7C">
                <w:rPr>
                  <w:rFonts w:ascii="Arial" w:eastAsia="Calibri" w:hAnsi="Arial" w:cs="Arial"/>
                  <w:b/>
                </w:rPr>
                <w:delText>TIME</w:delText>
              </w:r>
            </w:del>
            <w:ins w:id="6449" w:author="Utente" w:date="2017-06-23T16:52:00Z">
              <w:r w:rsidR="00871D7C" w:rsidRPr="00930F4A">
                <w:rPr>
                  <w:rFonts w:ascii="Arial" w:eastAsia="Calibri" w:hAnsi="Arial" w:cs="Arial"/>
                  <w:b/>
                </w:rPr>
                <w:t>Id_1</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34ABFC" w14:textId="29634707" w:rsidR="005A2227" w:rsidRPr="00930F4A" w:rsidRDefault="0097053A">
            <w:pPr>
              <w:jc w:val="both"/>
              <w:rPr>
                <w:rFonts w:ascii="Arial" w:hAnsi="Arial" w:cs="Arial"/>
              </w:rPr>
            </w:pPr>
            <w:del w:id="6450" w:author="Utente" w:date="2017-06-23T16:52:00Z">
              <w:r w:rsidRPr="00930F4A" w:rsidDel="00871D7C">
                <w:rPr>
                  <w:rFonts w:ascii="Arial" w:eastAsia="Calibri" w:hAnsi="Arial" w:cs="Arial"/>
                  <w:b/>
                </w:rPr>
                <w:delText>GEO</w:delText>
              </w:r>
            </w:del>
            <w:ins w:id="6451" w:author="Utente" w:date="2017-06-23T16:52:00Z">
              <w:r w:rsidR="00871D7C" w:rsidRPr="00930F4A">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B6E239" w14:textId="65EEC047" w:rsidR="005A2227" w:rsidRPr="00930F4A" w:rsidRDefault="0097053A">
            <w:pPr>
              <w:jc w:val="both"/>
              <w:rPr>
                <w:rFonts w:ascii="Arial" w:hAnsi="Arial" w:cs="Arial"/>
              </w:rPr>
            </w:pPr>
            <w:del w:id="6452" w:author="Utente" w:date="2017-06-23T16:52:00Z">
              <w:r w:rsidRPr="00930F4A" w:rsidDel="00871D7C">
                <w:rPr>
                  <w:rFonts w:ascii="Arial" w:eastAsia="Calibri" w:hAnsi="Arial" w:cs="Arial"/>
                  <w:b/>
                </w:rPr>
                <w:delText>AGE</w:delText>
              </w:r>
            </w:del>
            <w:ins w:id="6453" w:author="Utente" w:date="2017-06-23T16:52:00Z">
              <w:r w:rsidR="00871D7C" w:rsidRPr="00930F4A">
                <w:rPr>
                  <w:rFonts w:ascii="Arial" w:eastAsia="Calibri" w:hAnsi="Arial" w:cs="Arial"/>
                  <w:b/>
                </w:rPr>
                <w:t>Id_3</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119254" w14:textId="19AA5C3C" w:rsidR="005A2227" w:rsidRPr="00930F4A" w:rsidRDefault="0097053A">
            <w:pPr>
              <w:jc w:val="both"/>
              <w:rPr>
                <w:rFonts w:ascii="Arial" w:hAnsi="Arial" w:cs="Arial"/>
              </w:rPr>
            </w:pPr>
            <w:del w:id="6454" w:author="Utente" w:date="2017-06-23T16:52:00Z">
              <w:r w:rsidRPr="00930F4A" w:rsidDel="00871D7C">
                <w:rPr>
                  <w:rFonts w:ascii="Arial" w:eastAsia="Calibri" w:hAnsi="Arial" w:cs="Arial"/>
                  <w:b/>
                </w:rPr>
                <w:delText>SEX</w:delText>
              </w:r>
            </w:del>
            <w:ins w:id="6455" w:author="Utente" w:date="2017-06-23T16:52:00Z">
              <w:r w:rsidR="00871D7C" w:rsidRPr="00930F4A">
                <w:rPr>
                  <w:rFonts w:ascii="Arial" w:eastAsia="Calibri" w:hAnsi="Arial" w:cs="Arial"/>
                  <w:b/>
                </w:rPr>
                <w:t>Id_4</w:t>
              </w:r>
            </w:ins>
          </w:p>
        </w:tc>
        <w:tc>
          <w:tcPr>
            <w:tcW w:w="31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277064" w14:textId="33E0B9A2" w:rsidR="005A2227" w:rsidRPr="00930F4A" w:rsidRDefault="0097053A">
            <w:pPr>
              <w:jc w:val="both"/>
              <w:rPr>
                <w:rFonts w:ascii="Arial" w:hAnsi="Arial" w:cs="Arial"/>
              </w:rPr>
            </w:pPr>
            <w:del w:id="6456" w:author="Utente" w:date="2017-06-23T16:52:00Z">
              <w:r w:rsidRPr="00930F4A" w:rsidDel="00871D7C">
                <w:rPr>
                  <w:rFonts w:ascii="Arial" w:eastAsia="Calibri" w:hAnsi="Arial" w:cs="Arial"/>
                  <w:b/>
                </w:rPr>
                <w:delText>POPULATION</w:delText>
              </w:r>
            </w:del>
            <w:ins w:id="6457" w:author="Utente" w:date="2017-06-23T16:52:00Z">
              <w:r w:rsidR="00871D7C" w:rsidRPr="00930F4A">
                <w:rPr>
                  <w:rFonts w:ascii="Arial" w:eastAsia="Calibri" w:hAnsi="Arial" w:cs="Arial"/>
                  <w:b/>
                </w:rPr>
                <w:t>Me_1</w:t>
              </w:r>
            </w:ins>
          </w:p>
        </w:tc>
      </w:tr>
      <w:tr w:rsidR="005A2227" w:rsidRPr="00930F4A" w14:paraId="52D748E1"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8C9D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50C68" w14:textId="77777777" w:rsidR="005A2227" w:rsidRPr="00930F4A" w:rsidRDefault="0097053A">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9EBEB"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C4CD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CD655"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647935CF"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3BCF3"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48E9F" w14:textId="77777777" w:rsidR="005A2227" w:rsidRPr="00930F4A" w:rsidRDefault="0097053A">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02329"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1949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F3821"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CC0539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23A1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C444C" w14:textId="77777777" w:rsidR="005A2227" w:rsidRPr="00930F4A" w:rsidRDefault="0097053A">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508AD"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AB26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C2124" w14:textId="77777777" w:rsidR="005A2227" w:rsidRPr="00930F4A" w:rsidRDefault="0097053A">
            <w:pPr>
              <w:jc w:val="both"/>
              <w:rPr>
                <w:rFonts w:ascii="Arial" w:hAnsi="Arial" w:cs="Arial"/>
              </w:rPr>
            </w:pPr>
            <w:r w:rsidRPr="00930F4A">
              <w:rPr>
                <w:rFonts w:ascii="Arial" w:eastAsia="Calibri" w:hAnsi="Arial" w:cs="Arial"/>
              </w:rPr>
              <w:t>NULL</w:t>
            </w:r>
          </w:p>
        </w:tc>
      </w:tr>
      <w:tr w:rsidR="005A2227" w:rsidRPr="00930F4A" w14:paraId="6DFC0300"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3CF2D"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FCCD6" w14:textId="77777777" w:rsidR="005A2227" w:rsidRPr="00930F4A" w:rsidRDefault="0097053A">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1FF44"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9F2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89800"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2554A02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C1061"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D6356" w14:textId="77777777" w:rsidR="005A2227" w:rsidRPr="00930F4A" w:rsidRDefault="0097053A">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884B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8AD0A"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1E77"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44F390C5"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1225"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F9B1" w14:textId="77777777" w:rsidR="005A2227" w:rsidRPr="00930F4A" w:rsidRDefault="0097053A">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4FCD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51335"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EB431" w14:textId="77777777" w:rsidR="005A2227" w:rsidRPr="00930F4A" w:rsidRDefault="0097053A">
            <w:pPr>
              <w:jc w:val="both"/>
              <w:rPr>
                <w:rFonts w:ascii="Arial" w:hAnsi="Arial" w:cs="Arial"/>
              </w:rPr>
            </w:pPr>
            <w:r w:rsidRPr="00930F4A">
              <w:rPr>
                <w:rFonts w:ascii="Arial" w:eastAsia="Calibri" w:hAnsi="Arial" w:cs="Arial"/>
              </w:rPr>
              <w:t>NULL</w:t>
            </w:r>
          </w:p>
        </w:tc>
      </w:tr>
    </w:tbl>
    <w:p w14:paraId="4F05AEA8" w14:textId="77777777" w:rsidR="005A2227" w:rsidRDefault="005A2227">
      <w:pPr>
        <w:rPr>
          <w:ins w:id="6458" w:author="Utente" w:date="2017-06-23T16:52:00Z"/>
        </w:rPr>
      </w:pPr>
    </w:p>
    <w:p w14:paraId="51BB3CEA" w14:textId="6B99A900" w:rsidR="00871D7C" w:rsidRPr="00930F4A" w:rsidRDefault="00FD4EAA">
      <w:pPr>
        <w:rPr>
          <w:rFonts w:ascii="Arial" w:hAnsi="Arial" w:cs="Arial"/>
        </w:rPr>
      </w:pPr>
      <w:ins w:id="6459" w:author="Utente" w:date="2017-06-23T17:23:00Z">
        <w:r w:rsidRPr="00871D7C">
          <w:rPr>
            <w:rFonts w:ascii="Cambria" w:eastAsia="Calibri" w:hAnsi="Cambria" w:cs="Calibri"/>
            <w:i/>
          </w:rPr>
          <w:t>Example</w:t>
        </w:r>
      </w:ins>
      <w:ins w:id="6460" w:author="Utente" w:date="2017-06-27T18:18:00Z">
        <w:r w:rsidR="006619C5">
          <w:rPr>
            <w:rFonts w:ascii="Cambria" w:eastAsia="Calibri" w:hAnsi="Cambria" w:cs="Calibri"/>
            <w:i/>
          </w:rPr>
          <w:t xml:space="preserve"> </w:t>
        </w:r>
      </w:ins>
      <w:ins w:id="6461" w:author="Utente" w:date="2017-06-23T17:23: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ins>
      <w:ins w:id="6462" w:author="Utente" w:date="2017-06-23T16:53:00Z">
        <w:r w:rsidR="00871D7C" w:rsidRPr="00930F4A">
          <w:rPr>
            <w:rFonts w:ascii="Arial" w:eastAsia="Calibri" w:hAnsi="Arial" w:cs="Arial"/>
          </w:rPr>
          <w:t xml:space="preserve">DS_r := </w:t>
        </w:r>
        <w:r w:rsidR="00871D7C" w:rsidRPr="00930F4A">
          <w:rPr>
            <w:rFonts w:ascii="Arial" w:eastAsia="Calibri" w:hAnsi="Arial" w:cs="Arial"/>
            <w:b/>
          </w:rPr>
          <w:t>isnull(</w:t>
        </w:r>
        <w:r w:rsidR="00871D7C" w:rsidRPr="00930F4A">
          <w:rPr>
            <w:rFonts w:ascii="Arial" w:eastAsia="Calibri" w:hAnsi="Arial" w:cs="Arial"/>
          </w:rPr>
          <w:t>DS_1</w:t>
        </w:r>
        <w:r w:rsidR="00871D7C" w:rsidRPr="00930F4A">
          <w:rPr>
            <w:rFonts w:ascii="Arial" w:eastAsia="Calibri" w:hAnsi="Arial" w:cs="Arial"/>
            <w:b/>
          </w:rPr>
          <w:t>)</w:t>
        </w:r>
      </w:ins>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411"/>
        <w:gridCol w:w="1699"/>
        <w:gridCol w:w="1411"/>
        <w:gridCol w:w="2621"/>
      </w:tblGrid>
      <w:tr w:rsidR="005A2227" w:rsidRPr="00930F4A" w14:paraId="2BA2EAA0" w14:textId="77777777">
        <w:tc>
          <w:tcPr>
            <w:tcW w:w="122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80A3BC0" w14:textId="0BF85B20" w:rsidR="005A2227" w:rsidRPr="00930F4A" w:rsidRDefault="0097053A">
            <w:pPr>
              <w:jc w:val="both"/>
              <w:rPr>
                <w:rFonts w:ascii="Arial" w:hAnsi="Arial" w:cs="Arial"/>
              </w:rPr>
            </w:pPr>
            <w:del w:id="6463" w:author="Utente" w:date="2017-06-23T17:00:00Z">
              <w:r w:rsidRPr="00930F4A" w:rsidDel="00871D7C">
                <w:rPr>
                  <w:rFonts w:ascii="Arial" w:eastAsia="Calibri" w:hAnsi="Arial" w:cs="Arial"/>
                </w:rPr>
                <w:delText>ds_1</w:delText>
              </w:r>
            </w:del>
            <w:ins w:id="6464" w:author="Utente" w:date="2017-06-23T17:00:00Z">
              <w:r w:rsidR="00871D7C" w:rsidRPr="00930F4A">
                <w:rPr>
                  <w:rFonts w:ascii="Arial" w:eastAsia="Calibri" w:hAnsi="Arial" w:cs="Arial"/>
                </w:rPr>
                <w:t>DS_r</w:t>
              </w:r>
            </w:ins>
          </w:p>
        </w:tc>
      </w:tr>
      <w:tr w:rsidR="005A2227" w:rsidRPr="00930F4A" w14:paraId="0C27BABA"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0FC69B" w14:textId="70CF9C17" w:rsidR="005A2227" w:rsidRPr="00930F4A" w:rsidRDefault="0097053A">
            <w:pPr>
              <w:jc w:val="both"/>
              <w:rPr>
                <w:rFonts w:ascii="Arial" w:hAnsi="Arial" w:cs="Arial"/>
              </w:rPr>
            </w:pPr>
            <w:del w:id="6465" w:author="Utente" w:date="2017-06-23T17:00:00Z">
              <w:r w:rsidRPr="00930F4A" w:rsidDel="00871D7C">
                <w:rPr>
                  <w:rFonts w:ascii="Arial" w:eastAsia="Calibri" w:hAnsi="Arial" w:cs="Arial"/>
                  <w:b/>
                </w:rPr>
                <w:delText>TIME</w:delText>
              </w:r>
            </w:del>
            <w:ins w:id="6466" w:author="Utente" w:date="2017-06-23T17:00:00Z">
              <w:r w:rsidR="00871D7C" w:rsidRPr="00930F4A">
                <w:rPr>
                  <w:rFonts w:ascii="Arial" w:eastAsia="Calibri" w:hAnsi="Arial" w:cs="Arial"/>
                  <w:b/>
                </w:rPr>
                <w:t>Id_1</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42F0EB" w14:textId="46768755" w:rsidR="005A2227" w:rsidRPr="00930F4A" w:rsidRDefault="0097053A">
            <w:pPr>
              <w:jc w:val="both"/>
              <w:rPr>
                <w:rFonts w:ascii="Arial" w:hAnsi="Arial" w:cs="Arial"/>
              </w:rPr>
            </w:pPr>
            <w:del w:id="6467" w:author="Utente" w:date="2017-06-23T17:00:00Z">
              <w:r w:rsidRPr="00930F4A" w:rsidDel="00871D7C">
                <w:rPr>
                  <w:rFonts w:ascii="Arial" w:eastAsia="Calibri" w:hAnsi="Arial" w:cs="Arial"/>
                  <w:b/>
                </w:rPr>
                <w:delText>GEO</w:delText>
              </w:r>
            </w:del>
            <w:ins w:id="6468" w:author="Utente" w:date="2017-06-23T17:00:00Z">
              <w:r w:rsidR="00871D7C" w:rsidRPr="00930F4A">
                <w:rPr>
                  <w:rFonts w:ascii="Arial" w:eastAsia="Calibri" w:hAnsi="Arial" w:cs="Arial"/>
                  <w:b/>
                </w:rPr>
                <w:t>Id_2</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211B38" w14:textId="15720A34" w:rsidR="005A2227" w:rsidRPr="00930F4A" w:rsidRDefault="0097053A">
            <w:pPr>
              <w:jc w:val="both"/>
              <w:rPr>
                <w:rFonts w:ascii="Arial" w:hAnsi="Arial" w:cs="Arial"/>
              </w:rPr>
            </w:pPr>
            <w:del w:id="6469" w:author="Utente" w:date="2017-06-23T17:00:00Z">
              <w:r w:rsidRPr="00930F4A" w:rsidDel="00871D7C">
                <w:rPr>
                  <w:rFonts w:ascii="Arial" w:eastAsia="Calibri" w:hAnsi="Arial" w:cs="Arial"/>
                  <w:b/>
                </w:rPr>
                <w:delText>AGE</w:delText>
              </w:r>
            </w:del>
            <w:ins w:id="6470" w:author="Utente" w:date="2017-06-23T17:00:00Z">
              <w:r w:rsidR="00871D7C" w:rsidRPr="00930F4A">
                <w:rPr>
                  <w:rFonts w:ascii="Arial" w:eastAsia="Calibri" w:hAnsi="Arial" w:cs="Arial"/>
                  <w:b/>
                </w:rPr>
                <w:t>Id_3</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E27DC" w14:textId="090A73F8" w:rsidR="005A2227" w:rsidRPr="00930F4A" w:rsidRDefault="0097053A">
            <w:pPr>
              <w:jc w:val="both"/>
              <w:rPr>
                <w:rFonts w:ascii="Arial" w:hAnsi="Arial" w:cs="Arial"/>
              </w:rPr>
            </w:pPr>
            <w:del w:id="6471" w:author="Utente" w:date="2017-06-23T17:00:00Z">
              <w:r w:rsidRPr="00930F4A" w:rsidDel="00871D7C">
                <w:rPr>
                  <w:rFonts w:ascii="Arial" w:eastAsia="Calibri" w:hAnsi="Arial" w:cs="Arial"/>
                  <w:b/>
                </w:rPr>
                <w:delText>SEX</w:delText>
              </w:r>
            </w:del>
            <w:ins w:id="6472" w:author="Utente" w:date="2017-06-23T17:00:00Z">
              <w:r w:rsidR="00871D7C"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BE7C9" w14:textId="18F0F8C2" w:rsidR="005A2227" w:rsidRPr="00930F4A" w:rsidRDefault="0097053A">
            <w:pPr>
              <w:jc w:val="both"/>
              <w:rPr>
                <w:rFonts w:ascii="Arial" w:hAnsi="Arial" w:cs="Arial"/>
              </w:rPr>
            </w:pPr>
            <w:del w:id="6473" w:author="Utente" w:date="2017-06-23T17:00:00Z">
              <w:r w:rsidRPr="00930F4A" w:rsidDel="00871D7C">
                <w:rPr>
                  <w:rFonts w:ascii="Arial" w:eastAsia="Calibri" w:hAnsi="Arial" w:cs="Arial"/>
                  <w:b/>
                </w:rPr>
                <w:delText>CONDITION</w:delText>
              </w:r>
            </w:del>
            <w:ins w:id="6474" w:author="Utente" w:date="2017-06-26T16:37:00Z">
              <w:r w:rsidR="00390729" w:rsidRPr="00F27DF7">
                <w:rPr>
                  <w:rFonts w:ascii="Arial" w:eastAsia="Calibri" w:hAnsi="Arial" w:cs="Arial"/>
                  <w:b/>
                </w:rPr>
                <w:t>bool_var</w:t>
              </w:r>
            </w:ins>
          </w:p>
        </w:tc>
      </w:tr>
      <w:tr w:rsidR="005A2227" w:rsidRPr="00930F4A" w14:paraId="02A6F40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3279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2CAA3" w14:textId="77777777" w:rsidR="005A2227" w:rsidRPr="00930F4A" w:rsidRDefault="0097053A">
            <w:pPr>
              <w:jc w:val="both"/>
              <w:rPr>
                <w:rFonts w:ascii="Arial" w:hAnsi="Arial" w:cs="Arial"/>
              </w:rPr>
            </w:pPr>
            <w:r w:rsidRPr="00930F4A">
              <w:rPr>
                <w:rFonts w:ascii="Arial" w:eastAsia="Calibri" w:hAnsi="Arial" w:cs="Arial"/>
              </w:rPr>
              <w:t>Belgium</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48F94"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4FBB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9FC0A"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66AC8D4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BCB8A"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EC4CAB" w14:textId="77777777" w:rsidR="005A2227" w:rsidRPr="00930F4A" w:rsidRDefault="0097053A">
            <w:pPr>
              <w:jc w:val="both"/>
              <w:rPr>
                <w:rFonts w:ascii="Arial" w:hAnsi="Arial" w:cs="Arial"/>
              </w:rPr>
            </w:pPr>
            <w:r w:rsidRPr="00930F4A">
              <w:rPr>
                <w:rFonts w:ascii="Arial" w:eastAsia="Calibri" w:hAnsi="Arial" w:cs="Arial"/>
              </w:rPr>
              <w:t>Greece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61D4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035E"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F24F"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1897646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B4A8B3"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88E95" w14:textId="77777777" w:rsidR="005A2227" w:rsidRPr="00930F4A" w:rsidRDefault="0097053A">
            <w:pPr>
              <w:jc w:val="both"/>
              <w:rPr>
                <w:rFonts w:ascii="Arial" w:hAnsi="Arial" w:cs="Arial"/>
              </w:rPr>
            </w:pPr>
            <w:r w:rsidRPr="00930F4A">
              <w:rPr>
                <w:rFonts w:ascii="Arial" w:eastAsia="Calibri" w:hAnsi="Arial" w:cs="Arial"/>
              </w:rPr>
              <w:t>Spain</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9C68"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7170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C1C53"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19D68630"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2E15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B8300" w14:textId="77777777" w:rsidR="005A2227" w:rsidRPr="00930F4A" w:rsidRDefault="0097053A">
            <w:pPr>
              <w:jc w:val="both"/>
              <w:rPr>
                <w:rFonts w:ascii="Arial" w:hAnsi="Arial" w:cs="Arial"/>
              </w:rPr>
            </w:pPr>
            <w:r w:rsidRPr="00930F4A">
              <w:rPr>
                <w:rFonts w:ascii="Arial" w:eastAsia="Calibri" w:hAnsi="Arial" w:cs="Arial"/>
              </w:rPr>
              <w:t>Malta</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D59EA"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385B"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1C67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828401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6AE90"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39CF6" w14:textId="77777777" w:rsidR="005A2227" w:rsidRPr="00930F4A" w:rsidRDefault="0097053A">
            <w:pPr>
              <w:jc w:val="both"/>
              <w:rPr>
                <w:rFonts w:ascii="Arial" w:hAnsi="Arial" w:cs="Arial"/>
              </w:rPr>
            </w:pPr>
            <w:r w:rsidRPr="00930F4A">
              <w:rPr>
                <w:rFonts w:ascii="Arial" w:eastAsia="Calibri" w:hAnsi="Arial" w:cs="Arial"/>
              </w:rPr>
              <w:t>Finland</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94A42"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284FD"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4D4E5"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B99433E"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7A18"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B13A" w14:textId="77777777" w:rsidR="005A2227" w:rsidRPr="00930F4A" w:rsidRDefault="0097053A">
            <w:pPr>
              <w:jc w:val="both"/>
              <w:rPr>
                <w:rFonts w:ascii="Arial" w:hAnsi="Arial" w:cs="Arial"/>
              </w:rPr>
            </w:pPr>
            <w:r w:rsidRPr="00930F4A">
              <w:rPr>
                <w:rFonts w:ascii="Arial" w:eastAsia="Calibri" w:hAnsi="Arial" w:cs="Arial"/>
              </w:rPr>
              <w:t>NULL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3D4F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EBC5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CF614" w14:textId="77777777" w:rsidR="005A2227" w:rsidRPr="00930F4A" w:rsidRDefault="0097053A">
            <w:pPr>
              <w:jc w:val="both"/>
              <w:rPr>
                <w:rFonts w:ascii="Arial" w:hAnsi="Arial" w:cs="Arial"/>
              </w:rPr>
            </w:pPr>
            <w:r w:rsidRPr="00930F4A">
              <w:rPr>
                <w:rFonts w:ascii="Arial" w:eastAsia="Calibri" w:hAnsi="Arial" w:cs="Arial"/>
              </w:rPr>
              <w:t>true</w:t>
            </w:r>
          </w:p>
        </w:tc>
      </w:tr>
    </w:tbl>
    <w:p w14:paraId="21B5839B" w14:textId="77777777" w:rsidR="005A2227" w:rsidRPr="00930F4A" w:rsidRDefault="005A2227">
      <w:pPr>
        <w:rPr>
          <w:rFonts w:ascii="Arial" w:hAnsi="Arial" w:cs="Arial"/>
        </w:rPr>
      </w:pPr>
    </w:p>
    <w:p w14:paraId="5E694F47" w14:textId="51DC4AFD" w:rsidR="00871D7C" w:rsidRPr="00930F4A" w:rsidRDefault="00871D7C">
      <w:pPr>
        <w:rPr>
          <w:rFonts w:ascii="Arial" w:hAnsi="Arial" w:cs="Arial"/>
          <w:b/>
        </w:rPr>
      </w:pPr>
      <w:r w:rsidRPr="00871D7C">
        <w:rPr>
          <w:i/>
        </w:rPr>
        <w:t>Example</w:t>
      </w:r>
      <w:ins w:id="6475" w:author="Utente" w:date="2017-06-27T18:18:00Z">
        <w:r w:rsidR="006619C5">
          <w:rPr>
            <w:i/>
          </w:rPr>
          <w:t xml:space="preserve"> </w:t>
        </w:r>
      </w:ins>
      <w:r w:rsidRPr="00871D7C">
        <w:rPr>
          <w:i/>
        </w:rPr>
        <w:t>2</w:t>
      </w:r>
      <w:r>
        <w:rPr>
          <w:i/>
        </w:rPr>
        <w:t xml:space="preserve"> (on Components)</w:t>
      </w:r>
      <w:r>
        <w:t>:</w:t>
      </w:r>
      <w:r w:rsidR="005766AD">
        <w:tab/>
      </w:r>
      <w:r w:rsidR="005766AD" w:rsidRPr="00930F4A">
        <w:rPr>
          <w:rFonts w:ascii="Arial" w:hAnsi="Arial" w:cs="Arial"/>
        </w:rPr>
        <w:t xml:space="preserve">DS_r </w:t>
      </w:r>
      <w:r w:rsidR="005766AD" w:rsidRPr="00930F4A">
        <w:rPr>
          <w:rFonts w:ascii="Arial" w:hAnsi="Arial" w:cs="Arial"/>
          <w:b/>
        </w:rPr>
        <w:t xml:space="preserve">:= </w:t>
      </w:r>
      <w:r w:rsidR="005766AD" w:rsidRPr="00930F4A">
        <w:rPr>
          <w:rFonts w:ascii="Arial" w:hAnsi="Arial" w:cs="Arial"/>
        </w:rPr>
        <w:t>DS_1</w:t>
      </w:r>
      <w:r w:rsidR="005766AD" w:rsidRPr="00930F4A">
        <w:rPr>
          <w:rFonts w:ascii="Arial" w:hAnsi="Arial" w:cs="Arial"/>
          <w:b/>
        </w:rPr>
        <w:t>[</w:t>
      </w:r>
      <w:ins w:id="6476" w:author="Utente" w:date="2017-06-27T17:36:00Z">
        <w:r w:rsidR="007E718D">
          <w:rPr>
            <w:rFonts w:ascii="Arial" w:hAnsi="Arial" w:cs="Arial"/>
            <w:b/>
          </w:rPr>
          <w:t xml:space="preserve"> </w:t>
        </w:r>
      </w:ins>
      <w:r w:rsidR="005766AD" w:rsidRPr="00930F4A">
        <w:rPr>
          <w:rFonts w:ascii="Arial" w:hAnsi="Arial" w:cs="Arial"/>
        </w:rPr>
        <w:t xml:space="preserve">Me_2 </w:t>
      </w:r>
      <w:r w:rsidR="005766AD" w:rsidRPr="00930F4A">
        <w:rPr>
          <w:rFonts w:ascii="Arial" w:hAnsi="Arial" w:cs="Arial"/>
          <w:b/>
        </w:rPr>
        <w:t>:= is_null(</w:t>
      </w:r>
      <w:r w:rsidR="005766AD" w:rsidRPr="00930F4A">
        <w:rPr>
          <w:rFonts w:ascii="Arial" w:hAnsi="Arial" w:cs="Arial"/>
        </w:rPr>
        <w:t>Me_1</w:t>
      </w:r>
      <w:r w:rsidR="005766AD" w:rsidRPr="00930F4A">
        <w:rPr>
          <w:rFonts w:ascii="Arial" w:hAnsi="Arial" w:cs="Arial"/>
          <w:b/>
        </w:rPr>
        <w:t>)</w:t>
      </w:r>
      <w:ins w:id="6477" w:author="Utente" w:date="2017-06-27T17:36:00Z">
        <w:r w:rsidR="007E718D">
          <w:rPr>
            <w:rFonts w:ascii="Arial" w:hAnsi="Arial" w:cs="Arial"/>
            <w:b/>
          </w:rPr>
          <w:t xml:space="preserve"> </w:t>
        </w:r>
      </w:ins>
      <w:r w:rsidR="005766AD" w:rsidRPr="00930F4A">
        <w:rPr>
          <w:rFonts w:ascii="Arial" w:hAnsi="Arial" w:cs="Arial"/>
          <w:b/>
        </w:rPr>
        <w:t>]</w:t>
      </w:r>
    </w:p>
    <w:tbl>
      <w:tblPr>
        <w:tblW w:w="822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1138"/>
        <w:gridCol w:w="1411"/>
        <w:gridCol w:w="1699"/>
        <w:gridCol w:w="1522"/>
        <w:gridCol w:w="1522"/>
      </w:tblGrid>
      <w:tr w:rsidR="005766AD" w:rsidRPr="00930F4A" w14:paraId="095B75EC" w14:textId="3C5A8ABC" w:rsidTr="005766AD">
        <w:tc>
          <w:tcPr>
            <w:tcW w:w="67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3EC43" w14:textId="5A4EB893" w:rsidR="005766AD" w:rsidRPr="00930F4A" w:rsidRDefault="005766AD" w:rsidP="005766AD">
            <w:pPr>
              <w:jc w:val="both"/>
              <w:rPr>
                <w:rFonts w:ascii="Arial" w:hAnsi="Arial" w:cs="Arial"/>
              </w:rPr>
            </w:pPr>
            <w:r w:rsidRPr="00930F4A">
              <w:rPr>
                <w:rFonts w:ascii="Arial" w:eastAsia="Calibri" w:hAnsi="Arial" w:cs="Arial"/>
              </w:rPr>
              <w:t>DS_r</w:t>
            </w:r>
          </w:p>
        </w:tc>
        <w:tc>
          <w:tcPr>
            <w:tcW w:w="1522" w:type="dxa"/>
            <w:tcBorders>
              <w:top w:val="single" w:sz="6" w:space="0" w:color="000000"/>
              <w:left w:val="single" w:sz="6" w:space="0" w:color="000000"/>
              <w:bottom w:val="single" w:sz="6" w:space="0" w:color="000000"/>
              <w:right w:val="single" w:sz="6" w:space="0" w:color="000000"/>
            </w:tcBorders>
            <w:shd w:val="clear" w:color="auto" w:fill="F2DBDB"/>
          </w:tcPr>
          <w:p w14:paraId="78893180" w14:textId="77777777" w:rsidR="005766AD" w:rsidRPr="00930F4A" w:rsidRDefault="005766AD" w:rsidP="005766AD">
            <w:pPr>
              <w:jc w:val="both"/>
              <w:rPr>
                <w:ins w:id="6478" w:author="Utente" w:date="2017-06-23T17:03:00Z"/>
                <w:rFonts w:ascii="Arial" w:eastAsia="Calibri" w:hAnsi="Arial" w:cs="Arial"/>
              </w:rPr>
            </w:pPr>
          </w:p>
        </w:tc>
      </w:tr>
      <w:tr w:rsidR="005766AD" w:rsidRPr="00930F4A" w14:paraId="3E19B5A0" w14:textId="423CE839" w:rsidTr="005766AD">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C79F53" w14:textId="77777777" w:rsidR="005766AD" w:rsidRPr="00930F4A" w:rsidRDefault="005766AD" w:rsidP="005F1783">
            <w:pPr>
              <w:jc w:val="both"/>
              <w:rPr>
                <w:rFonts w:ascii="Arial" w:hAnsi="Arial" w:cs="Arial"/>
              </w:rPr>
            </w:pPr>
            <w:r w:rsidRPr="00930F4A">
              <w:rPr>
                <w:rFonts w:ascii="Arial" w:eastAsia="Calibri" w:hAnsi="Arial" w:cs="Arial"/>
                <w:b/>
              </w:rPr>
              <w:t>Id_1</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37FCA8" w14:textId="77777777" w:rsidR="005766AD" w:rsidRPr="00930F4A" w:rsidRDefault="005766AD" w:rsidP="005F1783">
            <w:pPr>
              <w:jc w:val="both"/>
              <w:rPr>
                <w:rFonts w:ascii="Arial" w:hAnsi="Arial" w:cs="Arial"/>
              </w:rPr>
            </w:pPr>
            <w:r w:rsidRPr="00930F4A">
              <w:rPr>
                <w:rFonts w:ascii="Arial" w:eastAsia="Calibri" w:hAnsi="Arial" w:cs="Arial"/>
                <w:b/>
              </w:rPr>
              <w:t>Id_2</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49A24" w14:textId="77777777" w:rsidR="005766AD" w:rsidRPr="00930F4A" w:rsidRDefault="005766AD" w:rsidP="005F1783">
            <w:pPr>
              <w:jc w:val="both"/>
              <w:rPr>
                <w:rFonts w:ascii="Arial" w:hAnsi="Arial" w:cs="Arial"/>
              </w:rPr>
            </w:pPr>
            <w:r w:rsidRPr="00930F4A">
              <w:rPr>
                <w:rFonts w:ascii="Arial" w:eastAsia="Calibri" w:hAnsi="Arial" w:cs="Arial"/>
                <w:b/>
              </w:rPr>
              <w:t>Id_3</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FA1A23" w14:textId="77777777" w:rsidR="005766AD" w:rsidRPr="00930F4A" w:rsidRDefault="005766AD" w:rsidP="005F1783">
            <w:pPr>
              <w:jc w:val="both"/>
              <w:rPr>
                <w:rFonts w:ascii="Arial" w:hAnsi="Arial" w:cs="Arial"/>
              </w:rPr>
            </w:pPr>
            <w:r w:rsidRPr="00930F4A">
              <w:rPr>
                <w:rFonts w:ascii="Arial" w:eastAsia="Calibri" w:hAnsi="Arial" w:cs="Arial"/>
                <w:b/>
              </w:rPr>
              <w:t>Id_4</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C9A05B" w14:textId="77777777" w:rsidR="005766AD" w:rsidRPr="00930F4A" w:rsidRDefault="005766AD" w:rsidP="005F1783">
            <w:pPr>
              <w:jc w:val="both"/>
              <w:rPr>
                <w:rFonts w:ascii="Arial" w:hAnsi="Arial" w:cs="Arial"/>
              </w:rPr>
            </w:pPr>
            <w:r w:rsidRPr="00930F4A">
              <w:rPr>
                <w:rFonts w:ascii="Arial" w:eastAsia="Calibri" w:hAnsi="Arial" w:cs="Arial"/>
                <w:b/>
              </w:rPr>
              <w:t>Me_1</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Pr>
          <w:p w14:paraId="35A59BC3" w14:textId="0ECC05E6" w:rsidR="005766AD" w:rsidRPr="00930F4A" w:rsidRDefault="005766AD" w:rsidP="005F1783">
            <w:pPr>
              <w:jc w:val="both"/>
              <w:rPr>
                <w:ins w:id="6479" w:author="Utente" w:date="2017-06-23T17:03:00Z"/>
                <w:rFonts w:ascii="Arial" w:eastAsia="Calibri" w:hAnsi="Arial" w:cs="Arial"/>
                <w:b/>
              </w:rPr>
            </w:pPr>
            <w:ins w:id="6480" w:author="Utente" w:date="2017-06-23T17:03:00Z">
              <w:r w:rsidRPr="00930F4A">
                <w:rPr>
                  <w:rFonts w:ascii="Arial" w:eastAsia="Calibri" w:hAnsi="Arial" w:cs="Arial"/>
                  <w:b/>
                </w:rPr>
                <w:t>Me_2</w:t>
              </w:r>
            </w:ins>
          </w:p>
        </w:tc>
      </w:tr>
      <w:tr w:rsidR="005766AD" w:rsidRPr="00930F4A" w14:paraId="03583DE2" w14:textId="2D556580"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98A8C"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50B61" w14:textId="77777777" w:rsidR="005766AD" w:rsidRPr="00930F4A" w:rsidRDefault="005766AD" w:rsidP="005F1783">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25F14"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6701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7C6F3" w14:textId="77777777" w:rsidR="005766AD" w:rsidRPr="00930F4A" w:rsidRDefault="005766AD" w:rsidP="005F1783">
            <w:pPr>
              <w:jc w:val="both"/>
              <w:rPr>
                <w:rFonts w:ascii="Arial" w:hAnsi="Arial" w:cs="Arial"/>
              </w:rPr>
            </w:pPr>
            <w:r w:rsidRPr="00930F4A">
              <w:rPr>
                <w:rFonts w:ascii="Arial" w:eastAsia="Calibri" w:hAnsi="Arial" w:cs="Arial"/>
              </w:rPr>
              <w:t>11094850</w:t>
            </w:r>
          </w:p>
        </w:tc>
        <w:tc>
          <w:tcPr>
            <w:tcW w:w="1522" w:type="dxa"/>
            <w:tcBorders>
              <w:top w:val="single" w:sz="6" w:space="0" w:color="000000"/>
              <w:left w:val="single" w:sz="6" w:space="0" w:color="000000"/>
              <w:bottom w:val="single" w:sz="6" w:space="0" w:color="000000"/>
              <w:right w:val="single" w:sz="6" w:space="0" w:color="000000"/>
            </w:tcBorders>
          </w:tcPr>
          <w:p w14:paraId="4023BB4A" w14:textId="1B5963A4" w:rsidR="005766AD" w:rsidRPr="00930F4A" w:rsidRDefault="005766AD" w:rsidP="005F1783">
            <w:pPr>
              <w:jc w:val="both"/>
              <w:rPr>
                <w:ins w:id="6481" w:author="Utente" w:date="2017-06-23T17:03:00Z"/>
                <w:rFonts w:ascii="Arial" w:eastAsia="Calibri" w:hAnsi="Arial" w:cs="Arial"/>
              </w:rPr>
            </w:pPr>
            <w:ins w:id="6482" w:author="Utente" w:date="2017-06-23T17:03:00Z">
              <w:r w:rsidRPr="00930F4A">
                <w:rPr>
                  <w:rFonts w:ascii="Arial" w:eastAsia="Calibri" w:hAnsi="Arial" w:cs="Arial"/>
                </w:rPr>
                <w:t>false</w:t>
              </w:r>
            </w:ins>
          </w:p>
        </w:tc>
      </w:tr>
      <w:tr w:rsidR="005766AD" w:rsidRPr="00930F4A" w14:paraId="1578256E" w14:textId="35D4CCEA"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AC644"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4FD44" w14:textId="77777777" w:rsidR="005766AD" w:rsidRPr="00930F4A" w:rsidRDefault="005766AD" w:rsidP="005F1783">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94D6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6020"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B6B17" w14:textId="77777777" w:rsidR="005766AD" w:rsidRPr="00930F4A" w:rsidRDefault="005766AD" w:rsidP="005F1783">
            <w:pPr>
              <w:jc w:val="both"/>
              <w:rPr>
                <w:rFonts w:ascii="Arial" w:hAnsi="Arial" w:cs="Arial"/>
              </w:rPr>
            </w:pPr>
            <w:r w:rsidRPr="00930F4A">
              <w:rPr>
                <w:rFonts w:ascii="Arial" w:eastAsia="Calibri" w:hAnsi="Arial" w:cs="Arial"/>
              </w:rPr>
              <w:t>11123034</w:t>
            </w:r>
          </w:p>
        </w:tc>
        <w:tc>
          <w:tcPr>
            <w:tcW w:w="1522" w:type="dxa"/>
            <w:tcBorders>
              <w:top w:val="single" w:sz="6" w:space="0" w:color="000000"/>
              <w:left w:val="single" w:sz="6" w:space="0" w:color="000000"/>
              <w:bottom w:val="single" w:sz="6" w:space="0" w:color="000000"/>
              <w:right w:val="single" w:sz="6" w:space="0" w:color="000000"/>
            </w:tcBorders>
          </w:tcPr>
          <w:p w14:paraId="3FC60E57" w14:textId="4F503BE1" w:rsidR="005766AD" w:rsidRPr="00930F4A" w:rsidRDefault="005766AD" w:rsidP="005F1783">
            <w:pPr>
              <w:jc w:val="both"/>
              <w:rPr>
                <w:ins w:id="6483" w:author="Utente" w:date="2017-06-23T17:03:00Z"/>
                <w:rFonts w:ascii="Arial" w:eastAsia="Calibri" w:hAnsi="Arial" w:cs="Arial"/>
              </w:rPr>
            </w:pPr>
            <w:ins w:id="6484" w:author="Utente" w:date="2017-06-23T17:03:00Z">
              <w:r w:rsidRPr="00930F4A">
                <w:rPr>
                  <w:rFonts w:ascii="Arial" w:eastAsia="Calibri" w:hAnsi="Arial" w:cs="Arial"/>
                </w:rPr>
                <w:t>false</w:t>
              </w:r>
            </w:ins>
          </w:p>
        </w:tc>
      </w:tr>
      <w:tr w:rsidR="005766AD" w:rsidRPr="00930F4A" w14:paraId="19AA7E21" w14:textId="2C20F793"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098CB"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878C" w14:textId="77777777" w:rsidR="005766AD" w:rsidRPr="00930F4A" w:rsidRDefault="005766AD" w:rsidP="005F1783">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703F7"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E92E"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16A5E"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07C67F53" w14:textId="54161482" w:rsidR="005766AD" w:rsidRPr="00930F4A" w:rsidRDefault="005766AD" w:rsidP="005F1783">
            <w:pPr>
              <w:jc w:val="both"/>
              <w:rPr>
                <w:ins w:id="6485" w:author="Utente" w:date="2017-06-23T17:03:00Z"/>
                <w:rFonts w:ascii="Arial" w:eastAsia="Calibri" w:hAnsi="Arial" w:cs="Arial"/>
              </w:rPr>
            </w:pPr>
            <w:ins w:id="6486" w:author="Utente" w:date="2017-06-23T17:03:00Z">
              <w:r w:rsidRPr="00930F4A">
                <w:rPr>
                  <w:rFonts w:ascii="Arial" w:eastAsia="Calibri" w:hAnsi="Arial" w:cs="Arial"/>
                </w:rPr>
                <w:t>true</w:t>
              </w:r>
            </w:ins>
          </w:p>
        </w:tc>
      </w:tr>
      <w:tr w:rsidR="005766AD" w:rsidRPr="00930F4A" w14:paraId="61A852F9" w14:textId="650F3A1D"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573A2"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1D7CF" w14:textId="77777777" w:rsidR="005766AD" w:rsidRPr="00930F4A" w:rsidRDefault="005766AD" w:rsidP="005F1783">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DE63"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073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99F12" w14:textId="77777777" w:rsidR="005766AD" w:rsidRPr="00930F4A" w:rsidRDefault="005766AD" w:rsidP="005F1783">
            <w:pPr>
              <w:jc w:val="both"/>
              <w:rPr>
                <w:rFonts w:ascii="Arial" w:hAnsi="Arial" w:cs="Arial"/>
              </w:rPr>
            </w:pPr>
            <w:r w:rsidRPr="00930F4A">
              <w:rPr>
                <w:rFonts w:ascii="Arial" w:eastAsia="Calibri" w:hAnsi="Arial" w:cs="Arial"/>
              </w:rPr>
              <w:t>417546</w:t>
            </w:r>
          </w:p>
        </w:tc>
        <w:tc>
          <w:tcPr>
            <w:tcW w:w="1522" w:type="dxa"/>
            <w:tcBorders>
              <w:top w:val="single" w:sz="6" w:space="0" w:color="000000"/>
              <w:left w:val="single" w:sz="6" w:space="0" w:color="000000"/>
              <w:bottom w:val="single" w:sz="6" w:space="0" w:color="000000"/>
              <w:right w:val="single" w:sz="6" w:space="0" w:color="000000"/>
            </w:tcBorders>
          </w:tcPr>
          <w:p w14:paraId="143555C3" w14:textId="6E1D9D09" w:rsidR="005766AD" w:rsidRPr="00930F4A" w:rsidRDefault="005766AD" w:rsidP="005F1783">
            <w:pPr>
              <w:jc w:val="both"/>
              <w:rPr>
                <w:ins w:id="6487" w:author="Utente" w:date="2017-06-23T17:03:00Z"/>
                <w:rFonts w:ascii="Arial" w:eastAsia="Calibri" w:hAnsi="Arial" w:cs="Arial"/>
              </w:rPr>
            </w:pPr>
            <w:ins w:id="6488" w:author="Utente" w:date="2017-06-23T17:03:00Z">
              <w:r w:rsidRPr="00930F4A">
                <w:rPr>
                  <w:rFonts w:ascii="Arial" w:eastAsia="Calibri" w:hAnsi="Arial" w:cs="Arial"/>
                </w:rPr>
                <w:t>false</w:t>
              </w:r>
            </w:ins>
          </w:p>
        </w:tc>
      </w:tr>
      <w:tr w:rsidR="005766AD" w:rsidRPr="00930F4A" w14:paraId="130AA023" w14:textId="5D27CA8B"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407B5"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857CA" w14:textId="77777777" w:rsidR="005766AD" w:rsidRPr="00930F4A" w:rsidRDefault="005766AD" w:rsidP="005F1783">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C9A3A"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5859B"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33951" w14:textId="77777777" w:rsidR="005766AD" w:rsidRPr="00930F4A" w:rsidRDefault="005766AD" w:rsidP="005F1783">
            <w:pPr>
              <w:jc w:val="both"/>
              <w:rPr>
                <w:rFonts w:ascii="Arial" w:hAnsi="Arial" w:cs="Arial"/>
              </w:rPr>
            </w:pPr>
            <w:r w:rsidRPr="00930F4A">
              <w:rPr>
                <w:rFonts w:ascii="Arial" w:eastAsia="Calibri" w:hAnsi="Arial" w:cs="Arial"/>
              </w:rPr>
              <w:t>5401267</w:t>
            </w:r>
          </w:p>
        </w:tc>
        <w:tc>
          <w:tcPr>
            <w:tcW w:w="1522" w:type="dxa"/>
            <w:tcBorders>
              <w:top w:val="single" w:sz="6" w:space="0" w:color="000000"/>
              <w:left w:val="single" w:sz="6" w:space="0" w:color="000000"/>
              <w:bottom w:val="single" w:sz="6" w:space="0" w:color="000000"/>
              <w:right w:val="single" w:sz="6" w:space="0" w:color="000000"/>
            </w:tcBorders>
          </w:tcPr>
          <w:p w14:paraId="5A9212E2" w14:textId="011E4BFF" w:rsidR="005766AD" w:rsidRPr="00930F4A" w:rsidRDefault="005766AD" w:rsidP="005F1783">
            <w:pPr>
              <w:jc w:val="both"/>
              <w:rPr>
                <w:ins w:id="6489" w:author="Utente" w:date="2017-06-23T17:03:00Z"/>
                <w:rFonts w:ascii="Arial" w:eastAsia="Calibri" w:hAnsi="Arial" w:cs="Arial"/>
              </w:rPr>
            </w:pPr>
            <w:ins w:id="6490" w:author="Utente" w:date="2017-06-23T17:03:00Z">
              <w:r w:rsidRPr="00930F4A">
                <w:rPr>
                  <w:rFonts w:ascii="Arial" w:eastAsia="Calibri" w:hAnsi="Arial" w:cs="Arial"/>
                </w:rPr>
                <w:t>false</w:t>
              </w:r>
            </w:ins>
          </w:p>
        </w:tc>
      </w:tr>
      <w:tr w:rsidR="005766AD" w:rsidRPr="00930F4A" w14:paraId="2C6C0B83" w14:textId="30EB4085"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E0BAD"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29EB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05DD"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D9CE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9AE9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4C16EEAE" w14:textId="02563481" w:rsidR="005766AD" w:rsidRPr="00930F4A" w:rsidRDefault="005766AD" w:rsidP="005F1783">
            <w:pPr>
              <w:jc w:val="both"/>
              <w:rPr>
                <w:ins w:id="6491" w:author="Utente" w:date="2017-06-23T17:03:00Z"/>
                <w:rFonts w:ascii="Arial" w:eastAsia="Calibri" w:hAnsi="Arial" w:cs="Arial"/>
              </w:rPr>
            </w:pPr>
            <w:ins w:id="6492" w:author="Utente" w:date="2017-06-23T17:03:00Z">
              <w:r w:rsidRPr="00930F4A">
                <w:rPr>
                  <w:rFonts w:ascii="Arial" w:eastAsia="Calibri" w:hAnsi="Arial" w:cs="Arial"/>
                </w:rPr>
                <w:t>true</w:t>
              </w:r>
            </w:ins>
          </w:p>
        </w:tc>
      </w:tr>
    </w:tbl>
    <w:p w14:paraId="280C63AF" w14:textId="77777777" w:rsidR="005766AD" w:rsidRDefault="005766AD"/>
    <w:p w14:paraId="6A228151" w14:textId="77777777" w:rsidR="00871D7C" w:rsidRPr="00E352EF" w:rsidRDefault="00871D7C"/>
    <w:p w14:paraId="4B86A23B" w14:textId="7918B56B" w:rsidR="005A2227" w:rsidRPr="00E352EF" w:rsidDel="00161B00" w:rsidRDefault="0097053A" w:rsidP="00E83D59">
      <w:pPr>
        <w:pStyle w:val="Stile3"/>
        <w:rPr>
          <w:del w:id="6493" w:author="Utente" w:date="2017-07-05T17:08:00Z"/>
          <w:lang w:val="en-GB"/>
        </w:rPr>
      </w:pPr>
      <w:bookmarkStart w:id="6494" w:name="_Toc462659704"/>
      <w:bookmarkStart w:id="6495" w:name="_Toc463805764"/>
      <w:bookmarkStart w:id="6496" w:name="_Toc464487941"/>
      <w:del w:id="6497" w:author="Utente" w:date="2017-07-05T17:08:00Z">
        <w:r w:rsidRPr="00E352EF" w:rsidDel="00161B00">
          <w:rPr>
            <w:lang w:val="en-GB"/>
          </w:rPr>
          <w:delText>exists_in</w:delText>
        </w:r>
      </w:del>
      <w:del w:id="6498" w:author="Utente" w:date="2017-06-26T14:34:00Z">
        <w:r w:rsidRPr="00E352EF" w:rsidDel="00E822CA">
          <w:rPr>
            <w:lang w:val="en-GB"/>
          </w:rPr>
          <w:delText>, not_exists_in/in_</w:delText>
        </w:r>
      </w:del>
      <w:del w:id="6499" w:author="Utente" w:date="2017-07-05T17:08:00Z">
        <w:r w:rsidRPr="00E352EF" w:rsidDel="00161B00">
          <w:rPr>
            <w:lang w:val="en-GB"/>
          </w:rPr>
          <w:delText>all</w:delText>
        </w:r>
        <w:bookmarkEnd w:id="6494"/>
        <w:bookmarkEnd w:id="6495"/>
        <w:bookmarkEnd w:id="6496"/>
      </w:del>
    </w:p>
    <w:p w14:paraId="070A91DF" w14:textId="05CB7B42" w:rsidR="005A2227" w:rsidRPr="00E352EF" w:rsidDel="00E822CA" w:rsidRDefault="0097053A" w:rsidP="00543198">
      <w:pPr>
        <w:rPr>
          <w:del w:id="6500" w:author="Utente" w:date="2017-06-26T14:34:00Z"/>
          <w:rFonts w:ascii="Cambria" w:eastAsia="Calibri" w:hAnsi="Cambria" w:cs="Calibri"/>
          <w:i/>
          <w:color w:val="5B9BD5"/>
        </w:rPr>
      </w:pPr>
      <w:del w:id="6501" w:author="Utente" w:date="2017-06-26T14:34:00Z">
        <w:r w:rsidRPr="00E352EF" w:rsidDel="00E822CA">
          <w:rPr>
            <w:rFonts w:ascii="Cambria" w:eastAsia="Calibri" w:hAnsi="Cambria" w:cs="Calibri"/>
            <w:i/>
            <w:color w:val="5B9BD5"/>
          </w:rPr>
          <w:delText>Semantics</w:delText>
        </w:r>
      </w:del>
    </w:p>
    <w:p w14:paraId="3B8AC2B9" w14:textId="48B78FE6" w:rsidR="005A2227" w:rsidRPr="00E352EF" w:rsidDel="00E822CA" w:rsidRDefault="0097053A" w:rsidP="00E83D59">
      <w:pPr>
        <w:rPr>
          <w:del w:id="6502" w:author="Utente" w:date="2017-06-26T14:34:00Z"/>
          <w:rFonts w:ascii="Cambria" w:hAnsi="Cambria"/>
        </w:rPr>
      </w:pPr>
      <w:del w:id="6503" w:author="Utente" w:date="2017-06-26T14:34:00Z">
        <w:r w:rsidRPr="00E352EF" w:rsidDel="00E822CA">
          <w:rPr>
            <w:rFonts w:ascii="Cambria" w:eastAsia="Calibri" w:hAnsi="Cambria" w:cs="Calibri"/>
          </w:rPr>
          <w:lastRenderedPageBreak/>
          <w:delText xml:space="preserve">The </w:delText>
        </w:r>
        <w:r w:rsidRPr="00E352EF" w:rsidDel="00E822CA">
          <w:rPr>
            <w:rFonts w:ascii="Cambria" w:eastAsia="Calibri" w:hAnsi="Cambria" w:cs="Calibri"/>
            <w:b/>
          </w:rPr>
          <w:delText>exists_in, not_exists_in</w:delText>
        </w:r>
        <w:r w:rsidRPr="00E352EF" w:rsidDel="00E822CA">
          <w:rPr>
            <w:rFonts w:ascii="Cambria" w:eastAsia="Calibri" w:hAnsi="Cambria" w:cs="Calibri"/>
          </w:rPr>
          <w:delText>/</w:delText>
        </w:r>
        <w:r w:rsidRPr="00E352EF" w:rsidDel="00E822CA">
          <w:rPr>
            <w:rFonts w:ascii="Cambria" w:eastAsia="Calibri" w:hAnsi="Cambria" w:cs="Calibri"/>
            <w:b/>
          </w:rPr>
          <w:delText xml:space="preserve">in_all </w:delText>
        </w:r>
        <w:r w:rsidR="00FD3798" w:rsidRPr="00E352EF" w:rsidDel="00E822CA">
          <w:rPr>
            <w:rFonts w:ascii="Cambria" w:eastAsia="Calibri" w:hAnsi="Cambria" w:cs="Calibri"/>
          </w:rPr>
          <w:delText>operators</w:delText>
        </w:r>
        <w:r w:rsidR="00FD3798" w:rsidRPr="00E352EF" w:rsidDel="00E822CA">
          <w:rPr>
            <w:rFonts w:ascii="Cambria" w:eastAsia="Calibri" w:hAnsi="Cambria" w:cs="Calibri"/>
            <w:b/>
          </w:rPr>
          <w:delText xml:space="preserve"> </w:delText>
        </w:r>
        <w:r w:rsidRPr="00E352EF" w:rsidDel="00E822CA">
          <w:rPr>
            <w:rFonts w:ascii="Cambria" w:eastAsia="Calibri" w:hAnsi="Cambria" w:cs="Calibri"/>
          </w:rPr>
          <w:delText xml:space="preserve">match the existence or not of data points of a </w:delText>
        </w:r>
        <w:r w:rsidR="00F4601C" w:rsidRPr="00E352EF" w:rsidDel="00E822CA">
          <w:delText>Dataset</w:delText>
        </w:r>
        <w:r w:rsidRPr="00E352EF" w:rsidDel="00E822CA">
          <w:rPr>
            <w:rFonts w:ascii="Cambria" w:eastAsia="Calibri" w:hAnsi="Cambria" w:cs="Calibri"/>
          </w:rPr>
          <w:delText xml:space="preserve"> in another </w:delText>
        </w:r>
        <w:r w:rsidR="00F4601C" w:rsidRPr="00E352EF" w:rsidDel="00E822CA">
          <w:delText>Dataset</w:delText>
        </w:r>
        <w:r w:rsidR="00713CDB" w:rsidRPr="00E352EF" w:rsidDel="00E822CA">
          <w:rPr>
            <w:rFonts w:ascii="Cambria" w:eastAsia="Calibri" w:hAnsi="Cambria" w:cs="Calibri"/>
          </w:rPr>
          <w:delText>.</w:delText>
        </w:r>
      </w:del>
    </w:p>
    <w:p w14:paraId="555CFB36" w14:textId="43F4B1B9" w:rsidR="00E83D59" w:rsidRPr="00E352EF" w:rsidDel="00161B00" w:rsidRDefault="00E83D59" w:rsidP="00E83D59">
      <w:pPr>
        <w:rPr>
          <w:del w:id="6504" w:author="Utente" w:date="2017-07-05T17:08:00Z"/>
          <w:rFonts w:ascii="Cambria" w:eastAsia="Calibri" w:hAnsi="Cambria" w:cs="Calibri"/>
          <w:i/>
          <w:color w:val="5B9BD5"/>
        </w:rPr>
      </w:pPr>
    </w:p>
    <w:p w14:paraId="6B1E35CF" w14:textId="0DFFCE54" w:rsidR="005A2227" w:rsidRPr="00E352EF" w:rsidDel="00161B00" w:rsidRDefault="0097053A" w:rsidP="00543198">
      <w:pPr>
        <w:rPr>
          <w:del w:id="6505" w:author="Utente" w:date="2017-07-05T17:08:00Z"/>
          <w:rFonts w:ascii="Cambria" w:eastAsia="Calibri" w:hAnsi="Cambria" w:cs="Calibri"/>
          <w:i/>
          <w:color w:val="5B9BD5"/>
        </w:rPr>
      </w:pPr>
      <w:del w:id="6506" w:author="Utente" w:date="2017-07-05T17:08:00Z">
        <w:r w:rsidRPr="00E352EF" w:rsidDel="00161B00">
          <w:rPr>
            <w:rFonts w:ascii="Cambria" w:eastAsia="Calibri" w:hAnsi="Cambria" w:cs="Calibri"/>
            <w:i/>
            <w:color w:val="5B9BD5"/>
          </w:rPr>
          <w:delText>Syntax</w:delText>
        </w:r>
      </w:del>
    </w:p>
    <w:p w14:paraId="01033552" w14:textId="0692C36A" w:rsidR="005A2227" w:rsidRPr="00E352EF" w:rsidDel="00FC66DC" w:rsidRDefault="0097053A" w:rsidP="00E83D59">
      <w:pPr>
        <w:rPr>
          <w:del w:id="6507" w:author="Utente" w:date="2017-06-26T14:44:00Z"/>
          <w:rFonts w:ascii="Cambria" w:hAnsi="Cambria"/>
        </w:rPr>
      </w:pPr>
      <w:del w:id="6508" w:author="Utente" w:date="2017-06-26T14:44:00Z">
        <w:r w:rsidRPr="00E352EF" w:rsidDel="00FC66DC">
          <w:rPr>
            <w:rFonts w:ascii="Cambria" w:eastAsia="Calibri" w:hAnsi="Cambria" w:cs="Calibri"/>
            <w:i/>
          </w:rPr>
          <w:delText>ds_1</w:delText>
        </w:r>
        <w:r w:rsidRPr="00E352EF" w:rsidDel="00FC66DC">
          <w:rPr>
            <w:rFonts w:ascii="Cambria" w:eastAsia="Calibri" w:hAnsi="Cambria" w:cs="Calibri"/>
          </w:rPr>
          <w:delText xml:space="preserve"> [</w:delText>
        </w:r>
        <w:r w:rsidRPr="00E352EF" w:rsidDel="00FC66DC">
          <w:rPr>
            <w:rFonts w:ascii="Cambria" w:eastAsia="Calibri" w:hAnsi="Cambria" w:cs="Calibri"/>
            <w:b/>
          </w:rPr>
          <w:delText>exists_in</w:delText>
        </w:r>
        <w:r w:rsidRPr="00E352EF" w:rsidDel="00FC66DC">
          <w:rPr>
            <w:rFonts w:ascii="Cambria" w:eastAsia="Calibri" w:hAnsi="Cambria" w:cs="Calibri"/>
          </w:rPr>
          <w:delText>|</w:delText>
        </w:r>
        <w:r w:rsidRPr="00E352EF" w:rsidDel="00FC66DC">
          <w:rPr>
            <w:rFonts w:ascii="Cambria" w:eastAsia="Calibri" w:hAnsi="Cambria" w:cs="Calibri"/>
            <w:b/>
          </w:rPr>
          <w:delText>exists_in_all</w:delText>
        </w:r>
        <w:r w:rsidRPr="00E352EF" w:rsidDel="00FC66DC">
          <w:rPr>
            <w:rFonts w:ascii="Cambria" w:eastAsia="Calibri" w:hAnsi="Cambria" w:cs="Calibri"/>
          </w:rPr>
          <w:delText>|</w:delText>
        </w:r>
        <w:r w:rsidRPr="00E352EF" w:rsidDel="00FC66DC">
          <w:rPr>
            <w:rFonts w:ascii="Cambria" w:eastAsia="Calibri" w:hAnsi="Cambria" w:cs="Calibri"/>
            <w:b/>
          </w:rPr>
          <w:delText>not_exists_in</w:delText>
        </w:r>
        <w:r w:rsidRPr="00E352EF" w:rsidDel="00FC66DC">
          <w:rPr>
            <w:rFonts w:ascii="Cambria" w:eastAsia="Calibri" w:hAnsi="Cambria" w:cs="Calibri"/>
          </w:rPr>
          <w:delText>|</w:delText>
        </w:r>
        <w:r w:rsidRPr="00E352EF" w:rsidDel="00FC66DC">
          <w:rPr>
            <w:rFonts w:ascii="Cambria" w:eastAsia="Calibri" w:hAnsi="Cambria" w:cs="Calibri"/>
            <w:b/>
          </w:rPr>
          <w:delText>not_exists_in_all</w:delText>
        </w:r>
        <w:r w:rsidRPr="00E352EF" w:rsidDel="00FC66DC">
          <w:rPr>
            <w:rFonts w:ascii="Cambria" w:eastAsia="Calibri" w:hAnsi="Cambria" w:cs="Calibri"/>
          </w:rPr>
          <w:delText xml:space="preserve"> ] </w:delText>
        </w:r>
        <w:r w:rsidRPr="00E352EF" w:rsidDel="00FC66DC">
          <w:rPr>
            <w:rFonts w:ascii="Cambria" w:eastAsia="Calibri" w:hAnsi="Cambria" w:cs="Calibri"/>
            <w:i/>
          </w:rPr>
          <w:delText>ds_2</w:delText>
        </w:r>
      </w:del>
    </w:p>
    <w:p w14:paraId="73214CA6" w14:textId="34C4DB9F" w:rsidR="005A2227" w:rsidRPr="00E352EF" w:rsidDel="00FC66DC" w:rsidRDefault="0097053A" w:rsidP="00E83D59">
      <w:pPr>
        <w:rPr>
          <w:del w:id="6509" w:author="Utente" w:date="2017-06-26T14:44:00Z"/>
          <w:rFonts w:ascii="Cambria" w:hAnsi="Cambria"/>
        </w:rPr>
      </w:pPr>
      <w:del w:id="6510" w:author="Utente" w:date="2017-06-26T14:44:00Z">
        <w:r w:rsidRPr="00E352EF" w:rsidDel="00FC66DC">
          <w:rPr>
            <w:rFonts w:ascii="Cambria" w:eastAsia="Calibri" w:hAnsi="Cambria" w:cs="Calibri"/>
          </w:rPr>
          <w:delText xml:space="preserve">Parameters </w:delText>
        </w:r>
      </w:del>
    </w:p>
    <w:p w14:paraId="5F866F8B" w14:textId="4EBD6F8C" w:rsidR="005A2227" w:rsidRPr="00E352EF" w:rsidDel="00FC66DC" w:rsidRDefault="0097053A" w:rsidP="00E83D59">
      <w:pPr>
        <w:rPr>
          <w:del w:id="6511" w:author="Utente" w:date="2017-06-26T14:44:00Z"/>
          <w:rFonts w:ascii="Cambria" w:hAnsi="Cambria"/>
        </w:rPr>
      </w:pPr>
      <w:del w:id="6512" w:author="Utente" w:date="2017-06-26T14:44:00Z">
        <w:r w:rsidRPr="00E352EF" w:rsidDel="00FC66DC">
          <w:rPr>
            <w:rFonts w:ascii="Cambria" w:eastAsia="Calibri" w:hAnsi="Cambria" w:cs="Calibri"/>
            <w:i/>
          </w:rPr>
          <w:delText>ds_1, ds_2</w:delText>
        </w:r>
        <w:r w:rsidR="00E83D59" w:rsidRPr="00E352EF" w:rsidDel="00FC66DC">
          <w:rPr>
            <w:rFonts w:ascii="Cambria" w:eastAsia="Calibri" w:hAnsi="Cambria" w:cs="Calibri"/>
          </w:rPr>
          <w:delText xml:space="preserve"> : </w:delText>
        </w:r>
        <w:r w:rsidRPr="00E352EF" w:rsidDel="00FC66DC">
          <w:rPr>
            <w:rFonts w:ascii="Cambria" w:eastAsia="Calibri" w:hAnsi="Cambria" w:cs="Calibri"/>
          </w:rPr>
          <w:delText>dataset {identifier &lt;IDENT&gt; as &lt;T&gt;}+ {measure &lt;IDENT&gt; as &lt;T&gt; }*</w:delText>
        </w:r>
      </w:del>
    </w:p>
    <w:p w14:paraId="43721AD0" w14:textId="27D9AE84" w:rsidR="005A2227" w:rsidRPr="00E352EF" w:rsidDel="00FC66DC" w:rsidRDefault="0097053A" w:rsidP="00E83D59">
      <w:pPr>
        <w:rPr>
          <w:del w:id="6513" w:author="Utente" w:date="2017-06-26T14:44:00Z"/>
          <w:rFonts w:ascii="Cambria" w:hAnsi="Cambria"/>
        </w:rPr>
      </w:pPr>
      <w:del w:id="6514" w:author="Utente" w:date="2017-06-26T14:44:00Z">
        <w:r w:rsidRPr="00E352EF" w:rsidDel="00FC66DC">
          <w:rPr>
            <w:rFonts w:ascii="Cambria" w:hAnsi="Cambria"/>
          </w:rPr>
          <w:tab/>
        </w:r>
        <w:r w:rsidRPr="00E352EF" w:rsidDel="00FC66DC">
          <w:rPr>
            <w:rFonts w:ascii="Cambria" w:hAnsi="Cambria"/>
          </w:rPr>
          <w:tab/>
        </w:r>
        <w:r w:rsidRPr="00E352EF" w:rsidDel="00FC66DC">
          <w:rPr>
            <w:rFonts w:ascii="Cambria" w:eastAsia="Calibri" w:hAnsi="Cambria" w:cs="Calibri"/>
          </w:rPr>
          <w:delText xml:space="preserve">      {attribute &lt;IDENT&gt; as scalar-type}*</w:delText>
        </w:r>
      </w:del>
    </w:p>
    <w:p w14:paraId="0B7B65F2" w14:textId="6508D218" w:rsidR="005A2227" w:rsidRPr="00E352EF" w:rsidDel="00FC66DC" w:rsidRDefault="005A2227" w:rsidP="00E83D59">
      <w:pPr>
        <w:rPr>
          <w:del w:id="6515" w:author="Utente" w:date="2017-06-26T14:44:00Z"/>
          <w:rFonts w:ascii="Cambria" w:hAnsi="Cambria"/>
        </w:rPr>
      </w:pPr>
    </w:p>
    <w:p w14:paraId="1802BA3A" w14:textId="0F52FF56" w:rsidR="005A2227" w:rsidRPr="00E352EF" w:rsidDel="00FC66DC" w:rsidRDefault="0097053A" w:rsidP="00E83D59">
      <w:pPr>
        <w:tabs>
          <w:tab w:val="left" w:pos="0"/>
        </w:tabs>
        <w:jc w:val="both"/>
        <w:rPr>
          <w:del w:id="6516" w:author="Utente" w:date="2017-06-26T14:44:00Z"/>
          <w:rFonts w:ascii="Cambria" w:hAnsi="Cambria"/>
        </w:rPr>
      </w:pPr>
      <w:del w:id="6517" w:author="Utente" w:date="2017-06-26T14:44:00Z">
        <w:r w:rsidRPr="00E352EF" w:rsidDel="00FC66DC">
          <w:rPr>
            <w:rFonts w:ascii="Cambria" w:eastAsia="Calibri" w:hAnsi="Cambria" w:cs="Calibri"/>
            <w:i/>
          </w:rPr>
          <w:delText>ds_1, ds_2</w:delText>
        </w:r>
        <w:r w:rsidRPr="00E352EF" w:rsidDel="00FC66DC">
          <w:rPr>
            <w:rFonts w:ascii="Cambria" w:eastAsia="Calibri" w:hAnsi="Cambria" w:cs="Calibri"/>
          </w:rPr>
          <w:delText xml:space="preserve"> – are the input </w:delText>
        </w:r>
        <w:r w:rsidR="00F4601C" w:rsidRPr="00E352EF" w:rsidDel="00FC66DC">
          <w:delText>Dataset</w:delText>
        </w:r>
        <w:r w:rsidRPr="00E352EF" w:rsidDel="00FC66DC">
          <w:rPr>
            <w:rFonts w:ascii="Cambria" w:eastAsia="Calibri" w:hAnsi="Cambria" w:cs="Calibri"/>
          </w:rPr>
          <w:delText>s.</w:delText>
        </w:r>
      </w:del>
    </w:p>
    <w:p w14:paraId="5D827058" w14:textId="5EA0428A" w:rsidR="00754486" w:rsidDel="007E718D" w:rsidRDefault="00754486" w:rsidP="007E718D">
      <w:pPr>
        <w:rPr>
          <w:del w:id="6518" w:author="Utente" w:date="2017-06-26T15:44:00Z"/>
          <w:rFonts w:ascii="Cambria" w:eastAsia="Calibri" w:hAnsi="Cambria" w:cs="Calibri"/>
          <w:i/>
          <w:color w:val="5B9BD5"/>
        </w:rPr>
      </w:pPr>
    </w:p>
    <w:p w14:paraId="424F095E" w14:textId="6A959976" w:rsidR="005A2227" w:rsidRPr="00E352EF" w:rsidDel="00161B00" w:rsidRDefault="0097053A" w:rsidP="00543198">
      <w:pPr>
        <w:rPr>
          <w:del w:id="6519" w:author="Utente" w:date="2017-07-05T17:08:00Z"/>
          <w:rFonts w:ascii="Cambria" w:eastAsia="Calibri" w:hAnsi="Cambria" w:cs="Calibri"/>
          <w:i/>
          <w:color w:val="5B9BD5"/>
        </w:rPr>
      </w:pPr>
      <w:del w:id="6520" w:author="Utente" w:date="2017-06-26T15:43:00Z">
        <w:r w:rsidRPr="00E352EF" w:rsidDel="00754486">
          <w:rPr>
            <w:rFonts w:ascii="Cambria" w:eastAsia="Calibri" w:hAnsi="Cambria" w:cs="Calibri"/>
            <w:i/>
            <w:color w:val="5B9BD5"/>
          </w:rPr>
          <w:delText>C</w:delText>
        </w:r>
      </w:del>
      <w:del w:id="6521" w:author="Utente" w:date="2017-07-05T17:08:00Z">
        <w:r w:rsidRPr="00E352EF" w:rsidDel="00161B00">
          <w:rPr>
            <w:rFonts w:ascii="Cambria" w:eastAsia="Calibri" w:hAnsi="Cambria" w:cs="Calibri"/>
            <w:i/>
            <w:color w:val="5B9BD5"/>
          </w:rPr>
          <w:delText>onstraints</w:delText>
        </w:r>
      </w:del>
    </w:p>
    <w:p w14:paraId="6D2735CF" w14:textId="47F5E21D" w:rsidR="005A2227" w:rsidRPr="007E718D" w:rsidDel="00161B00" w:rsidRDefault="0097053A" w:rsidP="00E83D59">
      <w:pPr>
        <w:rPr>
          <w:del w:id="6522" w:author="Utente" w:date="2017-07-05T17:08:00Z"/>
          <w:rFonts w:ascii="Cambria" w:hAnsi="Cambria"/>
          <w:color w:val="auto"/>
        </w:rPr>
      </w:pPr>
      <w:del w:id="6523" w:author="Utente" w:date="2017-06-26T15:48:00Z">
        <w:r w:rsidRPr="007E718D" w:rsidDel="00754486">
          <w:rPr>
            <w:rFonts w:ascii="Cambria" w:eastAsia="Calibri" w:hAnsi="Cambria" w:cs="Calibri"/>
            <w:i/>
            <w:color w:val="auto"/>
          </w:rPr>
          <w:delText>ds_1</w:delText>
        </w:r>
        <w:r w:rsidRPr="007E718D" w:rsidDel="00754486">
          <w:rPr>
            <w:rFonts w:ascii="Cambria" w:eastAsia="Calibri" w:hAnsi="Cambria" w:cs="Calibri"/>
            <w:color w:val="auto"/>
          </w:rPr>
          <w:delText xml:space="preserve"> and </w:delText>
        </w:r>
        <w:r w:rsidRPr="007E718D" w:rsidDel="00754486">
          <w:rPr>
            <w:rFonts w:ascii="Cambria" w:eastAsia="Calibri" w:hAnsi="Cambria" w:cs="Calibri"/>
            <w:i/>
            <w:color w:val="auto"/>
          </w:rPr>
          <w:delText>ds_2</w:delText>
        </w:r>
        <w:r w:rsidRPr="007E718D" w:rsidDel="00754486">
          <w:rPr>
            <w:rFonts w:ascii="Cambria" w:eastAsia="Calibri" w:hAnsi="Cambria" w:cs="Calibri"/>
            <w:color w:val="auto"/>
          </w:rPr>
          <w:delText xml:space="preserve"> must have at least </w:delText>
        </w:r>
        <w:r w:rsidR="00CC6A4A" w:rsidRPr="007E718D" w:rsidDel="00754486">
          <w:rPr>
            <w:rFonts w:ascii="Cambria" w:eastAsia="Calibri" w:hAnsi="Cambria" w:cs="Calibri"/>
            <w:color w:val="auto"/>
          </w:rPr>
          <w:delText>one Identifier Component</w:delText>
        </w:r>
        <w:r w:rsidRPr="007E718D" w:rsidDel="00754486">
          <w:rPr>
            <w:rFonts w:ascii="Cambria" w:eastAsia="Calibri" w:hAnsi="Cambria" w:cs="Calibri"/>
            <w:color w:val="auto"/>
          </w:rPr>
          <w:delText xml:space="preserve"> in common (with the same name</w:delText>
        </w:r>
        <w:r w:rsidR="00D522BE" w:rsidRPr="007E718D" w:rsidDel="00754486">
          <w:rPr>
            <w:rFonts w:ascii="Cambria" w:eastAsia="Calibri" w:hAnsi="Cambria" w:cs="Calibri"/>
            <w:color w:val="auto"/>
          </w:rPr>
          <w:delText xml:space="preserve"> and data type</w:delText>
        </w:r>
        <w:r w:rsidRPr="007E718D" w:rsidDel="00754486">
          <w:rPr>
            <w:rFonts w:ascii="Cambria" w:eastAsia="Calibri" w:hAnsi="Cambria" w:cs="Calibri"/>
            <w:color w:val="auto"/>
          </w:rPr>
          <w:delText>).</w:delText>
        </w:r>
      </w:del>
    </w:p>
    <w:p w14:paraId="14483E2A" w14:textId="3EF0446F" w:rsidR="00E83D59" w:rsidRPr="007E718D" w:rsidDel="00161B00" w:rsidRDefault="00E83D59" w:rsidP="00E83D59">
      <w:pPr>
        <w:rPr>
          <w:del w:id="6524" w:author="Utente" w:date="2017-07-05T17:08:00Z"/>
          <w:rFonts w:ascii="Cambria" w:eastAsia="Calibri" w:hAnsi="Cambria" w:cs="Calibri"/>
          <w:i/>
          <w:color w:val="auto"/>
        </w:rPr>
      </w:pPr>
    </w:p>
    <w:p w14:paraId="32857D64" w14:textId="4A32C0EC" w:rsidR="005A2227" w:rsidRPr="00E352EF" w:rsidDel="00FC270B" w:rsidRDefault="0097053A" w:rsidP="00543198">
      <w:pPr>
        <w:rPr>
          <w:del w:id="6525" w:author="Utente" w:date="2017-06-26T15:57:00Z"/>
          <w:rFonts w:ascii="Cambria" w:eastAsia="Calibri" w:hAnsi="Cambria" w:cs="Calibri"/>
          <w:i/>
          <w:color w:val="5B9BD5"/>
        </w:rPr>
      </w:pPr>
      <w:del w:id="6526" w:author="Utente" w:date="2017-06-26T15:57:00Z">
        <w:r w:rsidRPr="00E352EF" w:rsidDel="00FC270B">
          <w:rPr>
            <w:rFonts w:ascii="Cambria" w:eastAsia="Calibri" w:hAnsi="Cambria" w:cs="Calibri"/>
            <w:i/>
            <w:color w:val="5B9BD5"/>
          </w:rPr>
          <w:delText>Returns</w:delText>
        </w:r>
      </w:del>
    </w:p>
    <w:p w14:paraId="46283EA5" w14:textId="5138F654" w:rsidR="005A2227" w:rsidRPr="00E352EF" w:rsidDel="00FC270B" w:rsidRDefault="0097053A" w:rsidP="00E83D59">
      <w:pPr>
        <w:rPr>
          <w:del w:id="6527" w:author="Utente" w:date="2017-06-26T15:57:00Z"/>
          <w:rFonts w:ascii="Cambria" w:hAnsi="Cambria"/>
        </w:rPr>
      </w:pPr>
      <w:del w:id="6528" w:author="Utente" w:date="2017-06-26T15:57:00Z">
        <w:r w:rsidRPr="00E352EF" w:rsidDel="00FC270B">
          <w:rPr>
            <w:rFonts w:ascii="Cambria" w:eastAsia="Calibri" w:hAnsi="Cambria" w:cs="Calibri"/>
          </w:rPr>
          <w:delText xml:space="preserve">A Dataset with all Identifier Components of the two </w:delText>
        </w:r>
        <w:r w:rsidR="00713CDB" w:rsidRPr="00E352EF" w:rsidDel="00FC270B">
          <w:rPr>
            <w:rFonts w:ascii="Cambria" w:eastAsia="Calibri" w:hAnsi="Cambria" w:cs="Calibri"/>
          </w:rPr>
          <w:delText>D</w:delText>
        </w:r>
        <w:r w:rsidR="00FD3798" w:rsidRPr="00E352EF" w:rsidDel="00FC270B">
          <w:rPr>
            <w:rFonts w:ascii="Cambria" w:eastAsia="Calibri" w:hAnsi="Cambria" w:cs="Calibri"/>
          </w:rPr>
          <w:delText xml:space="preserve">atasets </w:delText>
        </w:r>
        <w:r w:rsidRPr="00E352EF" w:rsidDel="00FC270B">
          <w:rPr>
            <w:rFonts w:ascii="Cambria" w:eastAsia="Calibri" w:hAnsi="Cambria" w:cs="Calibri"/>
          </w:rPr>
          <w:delText xml:space="preserve">and one </w:delText>
        </w:r>
        <w:r w:rsidR="00E83D59" w:rsidRPr="00E352EF" w:rsidDel="00FC270B">
          <w:rPr>
            <w:rFonts w:ascii="Cambria" w:eastAsia="Calibri" w:hAnsi="Cambria" w:cs="Calibri"/>
          </w:rPr>
          <w:delText>b</w:delText>
        </w:r>
        <w:r w:rsidRPr="00E352EF" w:rsidDel="00FC270B">
          <w:rPr>
            <w:rFonts w:ascii="Cambria" w:eastAsia="Calibri" w:hAnsi="Cambria" w:cs="Calibri"/>
          </w:rPr>
          <w:delText xml:space="preserve">oolean Measure Component named </w:delText>
        </w:r>
        <w:r w:rsidR="00C847B8" w:rsidRPr="00E352EF" w:rsidDel="00FC270B">
          <w:rPr>
            <w:rFonts w:ascii="Cambria" w:eastAsia="Calibri" w:hAnsi="Cambria" w:cs="Calibri"/>
            <w:b/>
          </w:rPr>
          <w:delText>CONDITION</w:delText>
        </w:r>
        <w:r w:rsidRPr="00E352EF" w:rsidDel="00FC270B">
          <w:rPr>
            <w:rFonts w:ascii="Cambria" w:eastAsia="Calibri" w:hAnsi="Cambria" w:cs="Calibri"/>
          </w:rPr>
          <w:delText>. The Measure Component value in each Data Points in the output indicates whether a Data Point with matching key (not) exists in the second argument for the corresponding Data Point of the first argument.</w:delText>
        </w:r>
      </w:del>
    </w:p>
    <w:p w14:paraId="10F80734" w14:textId="68D175CB" w:rsidR="00E83D59" w:rsidRPr="00E352EF" w:rsidDel="00161B00" w:rsidRDefault="00E83D59" w:rsidP="00E83D59">
      <w:pPr>
        <w:rPr>
          <w:del w:id="6529" w:author="Utente" w:date="2017-07-05T17:08:00Z"/>
          <w:rFonts w:ascii="Cambria" w:eastAsia="Calibri" w:hAnsi="Cambria" w:cs="Calibri"/>
          <w:i/>
          <w:color w:val="5B9BD5"/>
        </w:rPr>
      </w:pPr>
    </w:p>
    <w:p w14:paraId="1638FF67" w14:textId="58904DBD" w:rsidR="005A2227" w:rsidRPr="00E352EF" w:rsidDel="00FC270B" w:rsidRDefault="0097053A" w:rsidP="00543198">
      <w:pPr>
        <w:rPr>
          <w:del w:id="6530" w:author="Utente" w:date="2017-06-26T15:58:00Z"/>
          <w:rFonts w:ascii="Cambria" w:eastAsia="Calibri" w:hAnsi="Cambria" w:cs="Calibri"/>
          <w:i/>
          <w:color w:val="5B9BD5"/>
        </w:rPr>
      </w:pPr>
      <w:del w:id="6531" w:author="Utente" w:date="2017-06-26T15:58:00Z">
        <w:r w:rsidRPr="00E352EF" w:rsidDel="00FC270B">
          <w:rPr>
            <w:rFonts w:ascii="Cambria" w:eastAsia="Calibri" w:hAnsi="Cambria" w:cs="Calibri"/>
            <w:i/>
            <w:color w:val="5B9BD5"/>
          </w:rPr>
          <w:delText>Semantic specification</w:delText>
        </w:r>
      </w:del>
    </w:p>
    <w:p w14:paraId="23AADE06" w14:textId="25178748" w:rsidR="005A2227" w:rsidRPr="00E352EF" w:rsidDel="00FC270B" w:rsidRDefault="0097053A" w:rsidP="00E83D59">
      <w:pPr>
        <w:rPr>
          <w:del w:id="6532" w:author="Utente" w:date="2017-06-26T15:58:00Z"/>
          <w:rFonts w:ascii="Cambria" w:hAnsi="Cambria"/>
        </w:rPr>
      </w:pPr>
      <w:del w:id="6533" w:author="Utente" w:date="2017-06-26T15:58:00Z">
        <w:r w:rsidRPr="00E352EF" w:rsidDel="00FC270B">
          <w:rPr>
            <w:rFonts w:ascii="Cambria" w:eastAsia="Calibri" w:hAnsi="Cambria" w:cs="Calibri"/>
          </w:rPr>
          <w:delText xml:space="preserve">If </w:delText>
        </w:r>
        <w:r w:rsidRPr="00E352EF" w:rsidDel="00FC270B">
          <w:rPr>
            <w:rFonts w:ascii="Cambria" w:eastAsia="Calibri" w:hAnsi="Cambria" w:cs="Calibri"/>
            <w:b/>
          </w:rPr>
          <w:delText>all</w:delText>
        </w:r>
        <w:r w:rsidRPr="00E352EF" w:rsidDel="00FC270B">
          <w:rPr>
            <w:rFonts w:ascii="Cambria" w:eastAsia="Calibri" w:hAnsi="Cambria" w:cs="Calibri"/>
          </w:rPr>
          <w:delText xml:space="preserve"> versions are used, both the </w:delText>
        </w:r>
        <w:r w:rsidRPr="00E352EF" w:rsidDel="00FC270B">
          <w:rPr>
            <w:rFonts w:ascii="Cambria" w:eastAsia="Calibri" w:hAnsi="Cambria" w:cs="Calibri"/>
            <w:i/>
          </w:rPr>
          <w:delText>true</w:delText>
        </w:r>
        <w:r w:rsidRPr="00E352EF" w:rsidDel="00FC270B">
          <w:rPr>
            <w:rFonts w:ascii="Cambria" w:eastAsia="Calibri" w:hAnsi="Cambria" w:cs="Calibri"/>
          </w:rPr>
          <w:delText xml:space="preserve"> and the </w:delText>
        </w:r>
        <w:r w:rsidRPr="00E352EF" w:rsidDel="00FC270B">
          <w:rPr>
            <w:rFonts w:ascii="Cambria" w:eastAsia="Calibri" w:hAnsi="Cambria" w:cs="Calibri"/>
            <w:i/>
          </w:rPr>
          <w:delText>false</w:delText>
        </w:r>
        <w:r w:rsidRPr="00E352EF" w:rsidDel="00FC270B">
          <w:rPr>
            <w:rFonts w:ascii="Cambria" w:eastAsia="Calibri" w:hAnsi="Cambria" w:cs="Calibri"/>
          </w:rPr>
          <w:delText xml:space="preserve"> Data Points are kept in the result. Otherwise, only the </w:delText>
        </w:r>
        <w:r w:rsidRPr="00E352EF" w:rsidDel="00FC270B">
          <w:rPr>
            <w:rFonts w:ascii="Cambria" w:eastAsia="Calibri" w:hAnsi="Cambria" w:cs="Calibri"/>
            <w:i/>
          </w:rPr>
          <w:delText xml:space="preserve">true </w:delText>
        </w:r>
        <w:r w:rsidRPr="00E352EF" w:rsidDel="00FC270B">
          <w:rPr>
            <w:rFonts w:ascii="Cambria" w:eastAsia="Calibri" w:hAnsi="Cambria" w:cs="Calibri"/>
          </w:rPr>
          <w:delText>Data Points are kept.</w:delText>
        </w:r>
      </w:del>
    </w:p>
    <w:p w14:paraId="6D144A38" w14:textId="46A0ED3F" w:rsidR="00E83D59" w:rsidRPr="00E352EF" w:rsidDel="00161B00" w:rsidRDefault="00E83D59" w:rsidP="00E83D59">
      <w:pPr>
        <w:rPr>
          <w:del w:id="6534" w:author="Utente" w:date="2017-07-05T17:08:00Z"/>
          <w:rFonts w:ascii="Cambria" w:eastAsia="Calibri" w:hAnsi="Cambria" w:cs="Calibri"/>
          <w:i/>
          <w:color w:val="5B9BD5"/>
        </w:rPr>
      </w:pPr>
    </w:p>
    <w:p w14:paraId="3E702F78" w14:textId="5A84A63A" w:rsidR="005A2227" w:rsidRPr="00E352EF" w:rsidDel="00161B00" w:rsidRDefault="0097053A" w:rsidP="00543198">
      <w:pPr>
        <w:rPr>
          <w:del w:id="6535" w:author="Utente" w:date="2017-07-05T17:08:00Z"/>
          <w:rFonts w:ascii="Cambria" w:eastAsia="Calibri" w:hAnsi="Cambria" w:cs="Calibri"/>
          <w:i/>
          <w:color w:val="5B9BD5"/>
        </w:rPr>
      </w:pPr>
      <w:del w:id="6536" w:author="Utente" w:date="2017-07-05T17:08:00Z">
        <w:r w:rsidRPr="00E352EF" w:rsidDel="00161B00">
          <w:rPr>
            <w:rFonts w:ascii="Cambria" w:eastAsia="Calibri" w:hAnsi="Cambria" w:cs="Calibri"/>
            <w:i/>
            <w:color w:val="5B9BD5"/>
          </w:rPr>
          <w:delText>Examples</w:delText>
        </w:r>
      </w:del>
    </w:p>
    <w:p w14:paraId="70D9E270" w14:textId="5F014E08" w:rsidR="005A2227" w:rsidRPr="00E352EF" w:rsidDel="006619C5" w:rsidRDefault="0097053A" w:rsidP="00E83D59">
      <w:pPr>
        <w:rPr>
          <w:del w:id="6537" w:author="Utente" w:date="2017-06-27T18:19:00Z"/>
          <w:rFonts w:ascii="Cambria" w:hAnsi="Cambria"/>
        </w:rPr>
      </w:pPr>
      <w:del w:id="6538" w:author="Utente" w:date="2017-06-26T15:58:00Z">
        <w:r w:rsidRPr="00E352EF" w:rsidDel="00FC270B">
          <w:rPr>
            <w:rFonts w:ascii="Cambria" w:eastAsia="Calibri" w:hAnsi="Cambria"/>
          </w:rPr>
          <w:delText>1)</w:delText>
        </w:r>
      </w:del>
      <w:del w:id="6539" w:author="Utente" w:date="2017-07-05T17:08:00Z">
        <w:r w:rsidRPr="00E352EF" w:rsidDel="00161B00">
          <w:rPr>
            <w:rFonts w:ascii="Cambria" w:eastAsia="Calibri" w:hAnsi="Cambria"/>
          </w:rPr>
          <w:delText xml:space="preserve"> </w:delText>
        </w:r>
      </w:del>
      <w:del w:id="6540" w:author="Utente" w:date="2017-06-27T17:42:00Z">
        <w:r w:rsidRPr="00E352EF" w:rsidDel="007E718D">
          <w:rPr>
            <w:rFonts w:ascii="Cambria" w:eastAsia="Calibri" w:hAnsi="Cambria" w:cs="Calibri"/>
          </w:rPr>
          <w:delText xml:space="preserve">ds_check := population </w:delText>
        </w:r>
        <w:r w:rsidRPr="00E352EF" w:rsidDel="007E718D">
          <w:rPr>
            <w:rFonts w:ascii="Cambria" w:eastAsia="Calibri" w:hAnsi="Cambria" w:cs="Calibri"/>
            <w:b/>
          </w:rPr>
          <w:delText>exists_in_all</w:delText>
        </w:r>
        <w:r w:rsidRPr="00E352EF" w:rsidDel="007E718D">
          <w:rPr>
            <w:rFonts w:ascii="Cambria" w:eastAsia="Calibri" w:hAnsi="Cambria" w:cs="Calibri"/>
          </w:rPr>
          <w:delText xml:space="preserve"> urbanization_rate </w:delText>
        </w:r>
      </w:del>
    </w:p>
    <w:p w14:paraId="71D0C657" w14:textId="501B6870" w:rsidR="005A2227" w:rsidRPr="00E352EF" w:rsidDel="00161B00" w:rsidRDefault="005A2227" w:rsidP="006619C5">
      <w:pPr>
        <w:rPr>
          <w:del w:id="6541"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7AF2D5E" w14:textId="1DF030BE">
        <w:trPr>
          <w:del w:id="6542"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155E7EC" w14:textId="17A48788" w:rsidR="005A2227" w:rsidRPr="00E352EF" w:rsidDel="00161B00" w:rsidRDefault="0097053A">
            <w:pPr>
              <w:jc w:val="both"/>
              <w:rPr>
                <w:del w:id="6543" w:author="Utente" w:date="2017-07-05T17:08:00Z"/>
              </w:rPr>
            </w:pPr>
            <w:del w:id="6544" w:author="Utente" w:date="2017-06-26T15:58:00Z">
              <w:r w:rsidRPr="00E352EF" w:rsidDel="00FC270B">
                <w:rPr>
                  <w:rFonts w:ascii="Calibri" w:eastAsia="Calibri" w:hAnsi="Calibri" w:cs="Calibri"/>
                </w:rPr>
                <w:delText>population</w:delText>
              </w:r>
            </w:del>
          </w:p>
        </w:tc>
      </w:tr>
      <w:tr w:rsidR="005A2227" w:rsidRPr="00E352EF" w:rsidDel="00161B00" w14:paraId="567631D3" w14:textId="796FCD66">
        <w:trPr>
          <w:del w:id="6545"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6C2086" w14:textId="3E6880B8" w:rsidR="005A2227" w:rsidRPr="00E352EF" w:rsidDel="00161B00" w:rsidRDefault="0097053A">
            <w:pPr>
              <w:jc w:val="both"/>
              <w:rPr>
                <w:del w:id="6546" w:author="Utente" w:date="2017-07-05T17:08:00Z"/>
              </w:rPr>
            </w:pPr>
            <w:del w:id="6547" w:author="Utente" w:date="2017-06-26T15:58: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28A96B" w14:textId="1ECF8E3B" w:rsidR="005A2227" w:rsidRPr="00E352EF" w:rsidDel="00161B00" w:rsidRDefault="0097053A">
            <w:pPr>
              <w:jc w:val="both"/>
              <w:rPr>
                <w:del w:id="6548" w:author="Utente" w:date="2017-07-05T17:08:00Z"/>
              </w:rPr>
            </w:pPr>
            <w:del w:id="6549" w:author="Utente" w:date="2017-06-26T15:58: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F8478F" w14:textId="07D4A813" w:rsidR="005A2227" w:rsidRPr="00E352EF" w:rsidDel="00161B00" w:rsidRDefault="0097053A">
            <w:pPr>
              <w:jc w:val="both"/>
              <w:rPr>
                <w:del w:id="6550" w:author="Utente" w:date="2017-07-05T17:08:00Z"/>
              </w:rPr>
            </w:pPr>
            <w:del w:id="6551" w:author="Utente" w:date="2017-06-26T15:58: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DE230B" w14:textId="3A2D7A12" w:rsidR="005A2227" w:rsidRPr="00E352EF" w:rsidDel="00161B00" w:rsidRDefault="0097053A">
            <w:pPr>
              <w:jc w:val="both"/>
              <w:rPr>
                <w:del w:id="6552" w:author="Utente" w:date="2017-07-05T17:08:00Z"/>
              </w:rPr>
            </w:pPr>
            <w:del w:id="6553" w:author="Utente" w:date="2017-06-26T15:58: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F364FE" w14:textId="02B51EEB" w:rsidR="005A2227" w:rsidRPr="00E352EF" w:rsidDel="00161B00" w:rsidRDefault="0097053A">
            <w:pPr>
              <w:jc w:val="both"/>
              <w:rPr>
                <w:del w:id="6554" w:author="Utente" w:date="2017-07-05T17:08:00Z"/>
              </w:rPr>
            </w:pPr>
            <w:del w:id="6555" w:author="Utente" w:date="2017-06-26T15:58:00Z">
              <w:r w:rsidRPr="00E352EF" w:rsidDel="00FC270B">
                <w:rPr>
                  <w:rFonts w:ascii="Calibri" w:eastAsia="Calibri" w:hAnsi="Calibri" w:cs="Calibri"/>
                  <w:b/>
                </w:rPr>
                <w:delText>POPULATION</w:delText>
              </w:r>
            </w:del>
          </w:p>
        </w:tc>
      </w:tr>
      <w:tr w:rsidR="005A2227" w:rsidRPr="00E352EF" w:rsidDel="00161B00" w14:paraId="379C8FBF" w14:textId="35E2DA99">
        <w:trPr>
          <w:del w:id="655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2456B" w14:textId="7A0FCC35" w:rsidR="005A2227" w:rsidRPr="00E352EF" w:rsidDel="00161B00" w:rsidRDefault="0097053A">
            <w:pPr>
              <w:jc w:val="both"/>
              <w:rPr>
                <w:del w:id="6557" w:author="Utente" w:date="2017-07-05T17:08:00Z"/>
              </w:rPr>
            </w:pPr>
            <w:del w:id="6558"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DE493" w14:textId="4088FE6D" w:rsidR="005A2227" w:rsidRPr="00E352EF" w:rsidDel="00161B00" w:rsidRDefault="0097053A">
            <w:pPr>
              <w:jc w:val="both"/>
              <w:rPr>
                <w:del w:id="6559" w:author="Utente" w:date="2017-07-05T17:08:00Z"/>
              </w:rPr>
            </w:pPr>
            <w:del w:id="6560"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6B8E9" w14:textId="1CB2A53F" w:rsidR="005A2227" w:rsidRPr="00E352EF" w:rsidDel="00161B00" w:rsidRDefault="0097053A">
            <w:pPr>
              <w:jc w:val="both"/>
              <w:rPr>
                <w:del w:id="6561" w:author="Utente" w:date="2017-07-05T17:08:00Z"/>
              </w:rPr>
            </w:pPr>
            <w:del w:id="6562"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0B6DC" w14:textId="46219976" w:rsidR="005A2227" w:rsidRPr="00E352EF" w:rsidDel="00161B00" w:rsidRDefault="0097053A">
            <w:pPr>
              <w:jc w:val="both"/>
              <w:rPr>
                <w:del w:id="6563" w:author="Utente" w:date="2017-07-05T17:08:00Z"/>
              </w:rPr>
            </w:pPr>
            <w:del w:id="6564"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3E531" w14:textId="02669EB3" w:rsidR="005A2227" w:rsidRPr="00E352EF" w:rsidDel="00161B00" w:rsidRDefault="0097053A">
            <w:pPr>
              <w:jc w:val="both"/>
              <w:rPr>
                <w:del w:id="6565" w:author="Utente" w:date="2017-07-05T17:08:00Z"/>
              </w:rPr>
            </w:pPr>
            <w:del w:id="6566" w:author="Utente" w:date="2017-07-05T17:08:00Z">
              <w:r w:rsidRPr="00E352EF" w:rsidDel="00161B00">
                <w:rPr>
                  <w:rFonts w:ascii="Calibri" w:eastAsia="Calibri" w:hAnsi="Calibri" w:cs="Calibri"/>
                </w:rPr>
                <w:delText>11094850</w:delText>
              </w:r>
            </w:del>
          </w:p>
        </w:tc>
      </w:tr>
      <w:tr w:rsidR="005A2227" w:rsidRPr="00E352EF" w:rsidDel="00161B00" w14:paraId="50A40A26" w14:textId="05C359E2">
        <w:trPr>
          <w:del w:id="656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37179" w14:textId="331DB64B" w:rsidR="005A2227" w:rsidRPr="00E352EF" w:rsidDel="00161B00" w:rsidRDefault="0097053A">
            <w:pPr>
              <w:jc w:val="both"/>
              <w:rPr>
                <w:del w:id="6568" w:author="Utente" w:date="2017-07-05T17:08:00Z"/>
              </w:rPr>
            </w:pPr>
            <w:del w:id="6569"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4F5B1" w14:textId="62A73642" w:rsidR="005A2227" w:rsidRPr="00E352EF" w:rsidDel="00161B00" w:rsidRDefault="0097053A">
            <w:pPr>
              <w:jc w:val="both"/>
              <w:rPr>
                <w:del w:id="6570" w:author="Utente" w:date="2017-07-05T17:08:00Z"/>
              </w:rPr>
            </w:pPr>
            <w:del w:id="6571"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4CC2" w14:textId="04ACD237" w:rsidR="005A2227" w:rsidRPr="00E352EF" w:rsidDel="00161B00" w:rsidRDefault="0097053A">
            <w:pPr>
              <w:jc w:val="both"/>
              <w:rPr>
                <w:del w:id="6572" w:author="Utente" w:date="2017-07-05T17:08:00Z"/>
              </w:rPr>
            </w:pPr>
            <w:del w:id="6573"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796EE" w14:textId="7C4F3F4A" w:rsidR="005A2227" w:rsidRPr="00E352EF" w:rsidDel="00161B00" w:rsidRDefault="0097053A">
            <w:pPr>
              <w:jc w:val="both"/>
              <w:rPr>
                <w:del w:id="6574" w:author="Utente" w:date="2017-07-05T17:08:00Z"/>
              </w:rPr>
            </w:pPr>
            <w:del w:id="6575"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5E3E1" w14:textId="1F471A29" w:rsidR="005A2227" w:rsidRPr="00E352EF" w:rsidDel="00161B00" w:rsidRDefault="0097053A">
            <w:pPr>
              <w:jc w:val="both"/>
              <w:rPr>
                <w:del w:id="6576" w:author="Utente" w:date="2017-07-05T17:08:00Z"/>
              </w:rPr>
            </w:pPr>
            <w:del w:id="6577" w:author="Utente" w:date="2017-07-05T17:08:00Z">
              <w:r w:rsidRPr="00E352EF" w:rsidDel="00161B00">
                <w:rPr>
                  <w:rFonts w:ascii="Calibri" w:eastAsia="Calibri" w:hAnsi="Calibri" w:cs="Calibri"/>
                </w:rPr>
                <w:delText>11123034</w:delText>
              </w:r>
            </w:del>
          </w:p>
        </w:tc>
      </w:tr>
      <w:tr w:rsidR="005A2227" w:rsidRPr="00E352EF" w:rsidDel="00161B00" w14:paraId="5067E1F1" w14:textId="45CA30C1">
        <w:trPr>
          <w:del w:id="657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644B9" w14:textId="0CE2B3D6" w:rsidR="005A2227" w:rsidRPr="00E352EF" w:rsidDel="00161B00" w:rsidRDefault="0097053A">
            <w:pPr>
              <w:jc w:val="both"/>
              <w:rPr>
                <w:del w:id="6579" w:author="Utente" w:date="2017-07-05T17:08:00Z"/>
              </w:rPr>
            </w:pPr>
            <w:del w:id="6580"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73CC9" w14:textId="271E64A4" w:rsidR="005A2227" w:rsidRPr="00E352EF" w:rsidDel="00161B00" w:rsidRDefault="0097053A">
            <w:pPr>
              <w:jc w:val="both"/>
              <w:rPr>
                <w:del w:id="6581" w:author="Utente" w:date="2017-07-05T17:08:00Z"/>
              </w:rPr>
            </w:pPr>
            <w:del w:id="6582"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39ABF" w14:textId="4574DB7F" w:rsidR="005A2227" w:rsidRPr="00E352EF" w:rsidDel="00161B00" w:rsidRDefault="0097053A">
            <w:pPr>
              <w:jc w:val="both"/>
              <w:rPr>
                <w:del w:id="6583" w:author="Utente" w:date="2017-07-05T17:08:00Z"/>
              </w:rPr>
            </w:pPr>
            <w:del w:id="6584"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48646" w14:textId="63C18252" w:rsidR="005A2227" w:rsidRPr="00E352EF" w:rsidDel="00161B00" w:rsidRDefault="0097053A">
            <w:pPr>
              <w:jc w:val="both"/>
              <w:rPr>
                <w:del w:id="6585" w:author="Utente" w:date="2017-07-05T17:08:00Z"/>
              </w:rPr>
            </w:pPr>
            <w:del w:id="6586"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0130E" w14:textId="5D41F112" w:rsidR="005A2227" w:rsidRPr="00E352EF" w:rsidDel="00161B00" w:rsidRDefault="0097053A">
            <w:pPr>
              <w:jc w:val="both"/>
              <w:rPr>
                <w:del w:id="6587" w:author="Utente" w:date="2017-07-05T17:08:00Z"/>
              </w:rPr>
            </w:pPr>
            <w:del w:id="6588" w:author="Utente" w:date="2017-07-05T17:08:00Z">
              <w:r w:rsidRPr="00E352EF" w:rsidDel="00161B00">
                <w:rPr>
                  <w:rFonts w:ascii="Calibri" w:eastAsia="Calibri" w:hAnsi="Calibri" w:cs="Calibri"/>
                </w:rPr>
                <w:delText>46818219</w:delText>
              </w:r>
            </w:del>
          </w:p>
        </w:tc>
      </w:tr>
      <w:tr w:rsidR="005A2227" w:rsidRPr="00E352EF" w:rsidDel="00161B00" w14:paraId="5B1B9ACE" w14:textId="54DBBC6E">
        <w:trPr>
          <w:del w:id="658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53BCEF" w14:textId="106F24ED" w:rsidR="005A2227" w:rsidRPr="00E352EF" w:rsidDel="00161B00" w:rsidRDefault="0097053A">
            <w:pPr>
              <w:jc w:val="both"/>
              <w:rPr>
                <w:del w:id="6590" w:author="Utente" w:date="2017-07-05T17:08:00Z"/>
              </w:rPr>
            </w:pPr>
            <w:del w:id="659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3E341" w14:textId="733268E2" w:rsidR="005A2227" w:rsidRPr="00E352EF" w:rsidDel="00161B00" w:rsidRDefault="0097053A">
            <w:pPr>
              <w:jc w:val="both"/>
              <w:rPr>
                <w:del w:id="6592" w:author="Utente" w:date="2017-07-05T17:08:00Z"/>
              </w:rPr>
            </w:pPr>
            <w:del w:id="6593"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22AED" w14:textId="3129D330" w:rsidR="005A2227" w:rsidRPr="00E352EF" w:rsidDel="00161B00" w:rsidRDefault="0097053A">
            <w:pPr>
              <w:jc w:val="both"/>
              <w:rPr>
                <w:del w:id="6594" w:author="Utente" w:date="2017-07-05T17:08:00Z"/>
              </w:rPr>
            </w:pPr>
            <w:del w:id="659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598BE" w14:textId="512F3005" w:rsidR="005A2227" w:rsidRPr="00E352EF" w:rsidDel="00161B00" w:rsidRDefault="0097053A">
            <w:pPr>
              <w:jc w:val="both"/>
              <w:rPr>
                <w:del w:id="6596" w:author="Utente" w:date="2017-07-05T17:08:00Z"/>
              </w:rPr>
            </w:pPr>
            <w:del w:id="659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19847" w14:textId="56C81508" w:rsidR="005A2227" w:rsidRPr="00E352EF" w:rsidDel="00161B00" w:rsidRDefault="0097053A">
            <w:pPr>
              <w:jc w:val="both"/>
              <w:rPr>
                <w:del w:id="6598" w:author="Utente" w:date="2017-07-05T17:08:00Z"/>
              </w:rPr>
            </w:pPr>
            <w:del w:id="6599" w:author="Utente" w:date="2017-07-05T17:08:00Z">
              <w:r w:rsidRPr="00E352EF" w:rsidDel="00161B00">
                <w:rPr>
                  <w:rFonts w:ascii="Calibri" w:eastAsia="Calibri" w:hAnsi="Calibri" w:cs="Calibri"/>
                </w:rPr>
                <w:delText>417546</w:delText>
              </w:r>
            </w:del>
          </w:p>
        </w:tc>
      </w:tr>
      <w:tr w:rsidR="005A2227" w:rsidRPr="00E352EF" w:rsidDel="00161B00" w14:paraId="6B438DA3" w14:textId="58B56F24">
        <w:trPr>
          <w:del w:id="660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EC7D2" w14:textId="70000D68" w:rsidR="005A2227" w:rsidRPr="00E352EF" w:rsidDel="00161B00" w:rsidRDefault="0097053A">
            <w:pPr>
              <w:jc w:val="both"/>
              <w:rPr>
                <w:del w:id="6601" w:author="Utente" w:date="2017-07-05T17:08:00Z"/>
              </w:rPr>
            </w:pPr>
            <w:del w:id="660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4AE36" w14:textId="5D19E4F4" w:rsidR="005A2227" w:rsidRPr="00E352EF" w:rsidDel="00161B00" w:rsidRDefault="0097053A">
            <w:pPr>
              <w:jc w:val="both"/>
              <w:rPr>
                <w:del w:id="6603" w:author="Utente" w:date="2017-07-05T17:08:00Z"/>
              </w:rPr>
            </w:pPr>
            <w:del w:id="6604"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C2F2C" w14:textId="26904E2C" w:rsidR="005A2227" w:rsidRPr="00E352EF" w:rsidDel="00161B00" w:rsidRDefault="0097053A">
            <w:pPr>
              <w:jc w:val="both"/>
              <w:rPr>
                <w:del w:id="6605" w:author="Utente" w:date="2017-07-05T17:08:00Z"/>
              </w:rPr>
            </w:pPr>
            <w:del w:id="660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5A97DC" w14:textId="565321EB" w:rsidR="005A2227" w:rsidRPr="00E352EF" w:rsidDel="00161B00" w:rsidRDefault="0097053A">
            <w:pPr>
              <w:jc w:val="both"/>
              <w:rPr>
                <w:del w:id="6607" w:author="Utente" w:date="2017-07-05T17:08:00Z"/>
              </w:rPr>
            </w:pPr>
            <w:del w:id="6608"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0838C" w14:textId="66620061" w:rsidR="005A2227" w:rsidRPr="00E352EF" w:rsidDel="00161B00" w:rsidRDefault="0097053A">
            <w:pPr>
              <w:jc w:val="both"/>
              <w:rPr>
                <w:del w:id="6609" w:author="Utente" w:date="2017-07-05T17:08:00Z"/>
              </w:rPr>
            </w:pPr>
            <w:del w:id="6610" w:author="Utente" w:date="2017-07-05T17:08:00Z">
              <w:r w:rsidRPr="00E352EF" w:rsidDel="00161B00">
                <w:rPr>
                  <w:rFonts w:ascii="Calibri" w:eastAsia="Calibri" w:hAnsi="Calibri" w:cs="Calibri"/>
                </w:rPr>
                <w:delText>5401267</w:delText>
              </w:r>
            </w:del>
          </w:p>
        </w:tc>
      </w:tr>
      <w:tr w:rsidR="005A2227" w:rsidRPr="00E352EF" w:rsidDel="00161B00" w14:paraId="5741DA10" w14:textId="7D820839">
        <w:trPr>
          <w:del w:id="661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9DA91E" w14:textId="1099B3FA" w:rsidR="005A2227" w:rsidRPr="00E352EF" w:rsidDel="00161B00" w:rsidRDefault="0097053A">
            <w:pPr>
              <w:jc w:val="both"/>
              <w:rPr>
                <w:del w:id="6612" w:author="Utente" w:date="2017-07-05T17:08:00Z"/>
              </w:rPr>
            </w:pPr>
            <w:del w:id="661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DA3F6" w14:textId="7EEEB06E" w:rsidR="005A2227" w:rsidRPr="00E352EF" w:rsidDel="00161B00" w:rsidRDefault="0097053A">
            <w:pPr>
              <w:jc w:val="both"/>
              <w:rPr>
                <w:del w:id="6614" w:author="Utente" w:date="2017-07-05T17:08:00Z"/>
              </w:rPr>
            </w:pPr>
            <w:del w:id="6615"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7F9D3" w14:textId="077ACE25" w:rsidR="005A2227" w:rsidRPr="00E352EF" w:rsidDel="00161B00" w:rsidRDefault="0097053A">
            <w:pPr>
              <w:jc w:val="both"/>
              <w:rPr>
                <w:del w:id="6616" w:author="Utente" w:date="2017-07-05T17:08:00Z"/>
              </w:rPr>
            </w:pPr>
            <w:del w:id="661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7C4E2" w14:textId="625DE357" w:rsidR="005A2227" w:rsidRPr="00E352EF" w:rsidDel="00161B00" w:rsidRDefault="0097053A">
            <w:pPr>
              <w:jc w:val="both"/>
              <w:rPr>
                <w:del w:id="6618" w:author="Utente" w:date="2017-07-05T17:08:00Z"/>
              </w:rPr>
            </w:pPr>
            <w:del w:id="661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8D289" w14:textId="39E0BB66" w:rsidR="005A2227" w:rsidRPr="00E352EF" w:rsidDel="00161B00" w:rsidRDefault="0097053A">
            <w:pPr>
              <w:jc w:val="both"/>
              <w:rPr>
                <w:del w:id="6620" w:author="Utente" w:date="2017-07-05T17:08:00Z"/>
              </w:rPr>
            </w:pPr>
            <w:del w:id="6621" w:author="Utente" w:date="2017-07-05T17:08:00Z">
              <w:r w:rsidRPr="00E352EF" w:rsidDel="00161B00">
                <w:rPr>
                  <w:rFonts w:ascii="Calibri" w:eastAsia="Calibri" w:hAnsi="Calibri" w:cs="Calibri"/>
                </w:rPr>
                <w:delText>7954662</w:delText>
              </w:r>
            </w:del>
          </w:p>
        </w:tc>
      </w:tr>
    </w:tbl>
    <w:p w14:paraId="65109236" w14:textId="6C0E8777" w:rsidR="00FC270B" w:rsidRPr="00E352EF" w:rsidDel="00161B00" w:rsidRDefault="00FC270B">
      <w:pPr>
        <w:jc w:val="both"/>
        <w:rPr>
          <w:del w:id="6622"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5341D42" w14:textId="7EED5CCA">
        <w:trPr>
          <w:del w:id="6623"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C05CA70" w14:textId="4F86BC29" w:rsidR="005A2227" w:rsidRPr="00E352EF" w:rsidDel="00161B00" w:rsidRDefault="0097053A">
            <w:pPr>
              <w:jc w:val="both"/>
              <w:rPr>
                <w:del w:id="6624" w:author="Utente" w:date="2017-07-05T17:08:00Z"/>
              </w:rPr>
            </w:pPr>
            <w:del w:id="6625" w:author="Utente" w:date="2017-06-26T15:59:00Z">
              <w:r w:rsidRPr="00E352EF" w:rsidDel="00FC270B">
                <w:rPr>
                  <w:rFonts w:ascii="Calibri" w:eastAsia="Calibri" w:hAnsi="Calibri" w:cs="Calibri"/>
                </w:rPr>
                <w:delText>urbanization_rate</w:delText>
              </w:r>
            </w:del>
          </w:p>
        </w:tc>
      </w:tr>
      <w:tr w:rsidR="005A2227" w:rsidRPr="00E352EF" w:rsidDel="00161B00" w14:paraId="3F248933" w14:textId="60864B04">
        <w:trPr>
          <w:del w:id="6626"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53161D" w14:textId="6CDEB635" w:rsidR="005A2227" w:rsidRPr="00E352EF" w:rsidDel="00161B00" w:rsidRDefault="0097053A">
            <w:pPr>
              <w:jc w:val="both"/>
              <w:rPr>
                <w:del w:id="6627" w:author="Utente" w:date="2017-07-05T17:08:00Z"/>
              </w:rPr>
            </w:pPr>
            <w:del w:id="6628" w:author="Utente" w:date="2017-06-26T15:59: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8425A8" w14:textId="3A53FFF2" w:rsidR="005A2227" w:rsidRPr="00E352EF" w:rsidDel="00161B00" w:rsidRDefault="0097053A">
            <w:pPr>
              <w:jc w:val="both"/>
              <w:rPr>
                <w:del w:id="6629" w:author="Utente" w:date="2017-07-05T17:08:00Z"/>
              </w:rPr>
            </w:pPr>
            <w:del w:id="6630" w:author="Utente" w:date="2017-06-26T15:59: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5970A" w14:textId="58208B4A" w:rsidR="005A2227" w:rsidRPr="00E352EF" w:rsidDel="00161B00" w:rsidRDefault="0097053A">
            <w:pPr>
              <w:jc w:val="both"/>
              <w:rPr>
                <w:del w:id="6631" w:author="Utente" w:date="2017-07-05T17:08:00Z"/>
              </w:rPr>
            </w:pPr>
            <w:del w:id="6632" w:author="Utente" w:date="2017-06-26T15:59: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A041F5" w14:textId="7141945D" w:rsidR="005A2227" w:rsidRPr="00E352EF" w:rsidDel="00161B00" w:rsidRDefault="0097053A">
            <w:pPr>
              <w:jc w:val="both"/>
              <w:rPr>
                <w:del w:id="6633" w:author="Utente" w:date="2017-07-05T17:08:00Z"/>
              </w:rPr>
            </w:pPr>
            <w:del w:id="6634" w:author="Utente" w:date="2017-06-26T15:59: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0F405A" w14:textId="33626340" w:rsidR="005A2227" w:rsidRPr="00E352EF" w:rsidDel="00161B00" w:rsidRDefault="0097053A">
            <w:pPr>
              <w:jc w:val="both"/>
              <w:rPr>
                <w:del w:id="6635" w:author="Utente" w:date="2017-07-05T17:08:00Z"/>
              </w:rPr>
            </w:pPr>
            <w:del w:id="6636" w:author="Utente" w:date="2017-06-26T15:59:00Z">
              <w:r w:rsidRPr="00E352EF" w:rsidDel="00FC270B">
                <w:rPr>
                  <w:rFonts w:ascii="Calibri" w:eastAsia="Calibri" w:hAnsi="Calibri" w:cs="Calibri"/>
                  <w:b/>
                </w:rPr>
                <w:delText>RATE</w:delText>
              </w:r>
            </w:del>
          </w:p>
        </w:tc>
      </w:tr>
      <w:tr w:rsidR="005A2227" w:rsidRPr="00E352EF" w:rsidDel="00161B00" w14:paraId="60C0C055" w14:textId="504DE4A6">
        <w:trPr>
          <w:del w:id="663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02E75" w14:textId="53A5C45B" w:rsidR="005A2227" w:rsidRPr="00E352EF" w:rsidDel="00161B00" w:rsidRDefault="0097053A">
            <w:pPr>
              <w:jc w:val="both"/>
              <w:rPr>
                <w:del w:id="6638" w:author="Utente" w:date="2017-07-05T17:08:00Z"/>
              </w:rPr>
            </w:pPr>
            <w:del w:id="6639"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342E7" w14:textId="2C8A1F4E" w:rsidR="005A2227" w:rsidRPr="00E352EF" w:rsidDel="00161B00" w:rsidRDefault="0097053A">
            <w:pPr>
              <w:jc w:val="both"/>
              <w:rPr>
                <w:del w:id="6640" w:author="Utente" w:date="2017-07-05T17:08:00Z"/>
              </w:rPr>
            </w:pPr>
            <w:del w:id="6641"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7042" w14:textId="2A05A690" w:rsidR="005A2227" w:rsidRPr="00E352EF" w:rsidDel="00161B00" w:rsidRDefault="0097053A">
            <w:pPr>
              <w:jc w:val="both"/>
              <w:rPr>
                <w:del w:id="6642" w:author="Utente" w:date="2017-07-05T17:08:00Z"/>
              </w:rPr>
            </w:pPr>
            <w:del w:id="6643"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173BC" w14:textId="16985956" w:rsidR="005A2227" w:rsidRPr="00E352EF" w:rsidDel="00161B00" w:rsidRDefault="0097053A">
            <w:pPr>
              <w:jc w:val="both"/>
              <w:rPr>
                <w:del w:id="6644" w:author="Utente" w:date="2017-07-05T17:08:00Z"/>
              </w:rPr>
            </w:pPr>
            <w:del w:id="6645"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D261" w14:textId="5D66EAE3" w:rsidR="005A2227" w:rsidRPr="00E352EF" w:rsidDel="00161B00" w:rsidRDefault="0097053A">
            <w:pPr>
              <w:jc w:val="both"/>
              <w:rPr>
                <w:del w:id="6646" w:author="Utente" w:date="2017-07-05T17:08:00Z"/>
              </w:rPr>
            </w:pPr>
            <w:del w:id="6647" w:author="Utente" w:date="2017-07-05T17:08:00Z">
              <w:r w:rsidRPr="00E352EF" w:rsidDel="00161B00">
                <w:rPr>
                  <w:rFonts w:ascii="Calibri" w:eastAsia="Calibri" w:hAnsi="Calibri" w:cs="Calibri"/>
                </w:rPr>
                <w:delText>0.023</w:delText>
              </w:r>
            </w:del>
          </w:p>
        </w:tc>
      </w:tr>
      <w:tr w:rsidR="005A2227" w:rsidRPr="00E352EF" w:rsidDel="00161B00" w14:paraId="167D16E6" w14:textId="18CC151A">
        <w:trPr>
          <w:del w:id="664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9F68B3" w14:textId="3DB93DC6" w:rsidR="005A2227" w:rsidRPr="00E352EF" w:rsidDel="00161B00" w:rsidRDefault="0097053A">
            <w:pPr>
              <w:jc w:val="both"/>
              <w:rPr>
                <w:del w:id="6649" w:author="Utente" w:date="2017-07-05T17:08:00Z"/>
              </w:rPr>
            </w:pPr>
            <w:del w:id="6650"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80837A" w14:textId="06589BC8" w:rsidR="005A2227" w:rsidRPr="00E352EF" w:rsidDel="00161B00" w:rsidRDefault="0097053A">
            <w:pPr>
              <w:jc w:val="both"/>
              <w:rPr>
                <w:del w:id="6651" w:author="Utente" w:date="2017-07-05T17:08:00Z"/>
              </w:rPr>
            </w:pPr>
            <w:del w:id="6652"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C11A" w14:textId="5CE6D8D2" w:rsidR="005A2227" w:rsidRPr="00E352EF" w:rsidDel="00161B00" w:rsidRDefault="0097053A">
            <w:pPr>
              <w:jc w:val="both"/>
              <w:rPr>
                <w:del w:id="6653" w:author="Utente" w:date="2017-07-05T17:08:00Z"/>
              </w:rPr>
            </w:pPr>
            <w:del w:id="6654"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CDDDB" w14:textId="1670B5C2" w:rsidR="005A2227" w:rsidRPr="00E352EF" w:rsidDel="00161B00" w:rsidRDefault="0097053A">
            <w:pPr>
              <w:jc w:val="both"/>
              <w:rPr>
                <w:del w:id="6655" w:author="Utente" w:date="2017-07-05T17:08:00Z"/>
              </w:rPr>
            </w:pPr>
            <w:del w:id="6656"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80B79" w14:textId="0A707F30" w:rsidR="005A2227" w:rsidRPr="00E352EF" w:rsidDel="00161B00" w:rsidRDefault="0097053A">
            <w:pPr>
              <w:jc w:val="both"/>
              <w:rPr>
                <w:del w:id="6657" w:author="Utente" w:date="2017-07-05T17:08:00Z"/>
              </w:rPr>
            </w:pPr>
            <w:del w:id="6658" w:author="Utente" w:date="2017-07-05T17:08:00Z">
              <w:r w:rsidRPr="00E352EF" w:rsidDel="00161B00">
                <w:rPr>
                  <w:rFonts w:ascii="Calibri" w:eastAsia="Calibri" w:hAnsi="Calibri" w:cs="Calibri"/>
                </w:rPr>
                <w:delText>0.286</w:delText>
              </w:r>
            </w:del>
          </w:p>
        </w:tc>
      </w:tr>
      <w:tr w:rsidR="005A2227" w:rsidRPr="00E352EF" w:rsidDel="00161B00" w14:paraId="112EC018" w14:textId="092C5E2B">
        <w:trPr>
          <w:del w:id="665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E42548" w14:textId="39DD525C" w:rsidR="005A2227" w:rsidRPr="00E352EF" w:rsidDel="00161B00" w:rsidRDefault="0097053A">
            <w:pPr>
              <w:jc w:val="both"/>
              <w:rPr>
                <w:del w:id="6660" w:author="Utente" w:date="2017-07-05T17:08:00Z"/>
              </w:rPr>
            </w:pPr>
            <w:del w:id="666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7300B" w14:textId="66E9FBAE" w:rsidR="005A2227" w:rsidRPr="00E352EF" w:rsidDel="00161B00" w:rsidRDefault="0097053A">
            <w:pPr>
              <w:jc w:val="both"/>
              <w:rPr>
                <w:del w:id="6662" w:author="Utente" w:date="2017-07-05T17:08:00Z"/>
              </w:rPr>
            </w:pPr>
            <w:del w:id="6663"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AFDA0" w14:textId="1106E928" w:rsidR="005A2227" w:rsidRPr="00E352EF" w:rsidDel="00161B00" w:rsidRDefault="0097053A">
            <w:pPr>
              <w:jc w:val="both"/>
              <w:rPr>
                <w:del w:id="6664" w:author="Utente" w:date="2017-07-05T17:08:00Z"/>
              </w:rPr>
            </w:pPr>
            <w:del w:id="666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609E9E" w14:textId="068D7B36" w:rsidR="005A2227" w:rsidRPr="00E352EF" w:rsidDel="00161B00" w:rsidRDefault="0097053A">
            <w:pPr>
              <w:jc w:val="both"/>
              <w:rPr>
                <w:del w:id="6666" w:author="Utente" w:date="2017-07-05T17:08:00Z"/>
              </w:rPr>
            </w:pPr>
            <w:del w:id="666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B1F5C7" w14:textId="68791BCC" w:rsidR="005A2227" w:rsidRPr="00E352EF" w:rsidDel="00161B00" w:rsidRDefault="0097053A">
            <w:pPr>
              <w:jc w:val="both"/>
              <w:rPr>
                <w:del w:id="6668" w:author="Utente" w:date="2017-07-05T17:08:00Z"/>
              </w:rPr>
            </w:pPr>
            <w:del w:id="6669" w:author="Utente" w:date="2017-07-05T17:08:00Z">
              <w:r w:rsidRPr="00E352EF" w:rsidDel="00161B00">
                <w:rPr>
                  <w:rFonts w:ascii="Calibri" w:eastAsia="Calibri" w:hAnsi="Calibri" w:cs="Calibri"/>
                </w:rPr>
                <w:delText>0.064</w:delText>
              </w:r>
            </w:del>
          </w:p>
        </w:tc>
      </w:tr>
      <w:tr w:rsidR="005A2227" w:rsidRPr="00E352EF" w:rsidDel="00161B00" w14:paraId="743977A4" w14:textId="1395667B">
        <w:trPr>
          <w:del w:id="667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C024E" w14:textId="60A7A547" w:rsidR="005A2227" w:rsidRPr="00E352EF" w:rsidDel="00161B00" w:rsidRDefault="0097053A">
            <w:pPr>
              <w:jc w:val="both"/>
              <w:rPr>
                <w:del w:id="6671" w:author="Utente" w:date="2017-07-05T17:08:00Z"/>
              </w:rPr>
            </w:pPr>
            <w:del w:id="667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13CE9" w14:textId="34539B83" w:rsidR="005A2227" w:rsidRPr="00E352EF" w:rsidDel="00161B00" w:rsidRDefault="0097053A">
            <w:pPr>
              <w:jc w:val="both"/>
              <w:rPr>
                <w:del w:id="6673" w:author="Utente" w:date="2017-07-05T17:08:00Z"/>
              </w:rPr>
            </w:pPr>
            <w:del w:id="6674"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CA7091" w14:textId="3D620292" w:rsidR="005A2227" w:rsidRPr="00E352EF" w:rsidDel="00161B00" w:rsidRDefault="0097053A">
            <w:pPr>
              <w:jc w:val="both"/>
              <w:rPr>
                <w:del w:id="6675" w:author="Utente" w:date="2017-07-05T17:08:00Z"/>
              </w:rPr>
            </w:pPr>
            <w:del w:id="667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D2DCF" w14:textId="2AA1C43B" w:rsidR="005A2227" w:rsidRPr="00E352EF" w:rsidDel="00161B00" w:rsidRDefault="0097053A">
            <w:pPr>
              <w:jc w:val="both"/>
              <w:rPr>
                <w:del w:id="6677" w:author="Utente" w:date="2017-07-05T17:08:00Z"/>
              </w:rPr>
            </w:pPr>
            <w:del w:id="6678"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54CF" w14:textId="494C6A43" w:rsidR="005A2227" w:rsidRPr="00E352EF" w:rsidDel="00161B00" w:rsidRDefault="0097053A">
            <w:pPr>
              <w:jc w:val="both"/>
              <w:rPr>
                <w:del w:id="6679" w:author="Utente" w:date="2017-07-05T17:08:00Z"/>
              </w:rPr>
            </w:pPr>
            <w:del w:id="6680" w:author="Utente" w:date="2017-07-05T17:08:00Z">
              <w:r w:rsidRPr="00E352EF" w:rsidDel="00161B00">
                <w:rPr>
                  <w:rFonts w:ascii="Calibri" w:eastAsia="Calibri" w:hAnsi="Calibri" w:cs="Calibri"/>
                </w:rPr>
                <w:delText>0.043</w:delText>
              </w:r>
            </w:del>
          </w:p>
        </w:tc>
      </w:tr>
      <w:tr w:rsidR="005A2227" w:rsidRPr="00E352EF" w:rsidDel="00161B00" w14:paraId="51BC5241" w14:textId="5DD81EB9">
        <w:trPr>
          <w:del w:id="668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FC4BD" w14:textId="5DFD648D" w:rsidR="005A2227" w:rsidRPr="00E352EF" w:rsidDel="00161B00" w:rsidRDefault="0097053A">
            <w:pPr>
              <w:jc w:val="both"/>
              <w:rPr>
                <w:del w:id="6682" w:author="Utente" w:date="2017-07-05T17:08:00Z"/>
              </w:rPr>
            </w:pPr>
            <w:del w:id="668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71BD" w14:textId="00AC99BC" w:rsidR="005A2227" w:rsidRPr="00E352EF" w:rsidDel="00161B00" w:rsidRDefault="0097053A">
            <w:pPr>
              <w:jc w:val="both"/>
              <w:rPr>
                <w:del w:id="6684" w:author="Utente" w:date="2017-07-05T17:08:00Z"/>
              </w:rPr>
            </w:pPr>
            <w:del w:id="6685"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7026E" w14:textId="22A8635C" w:rsidR="005A2227" w:rsidRPr="00E352EF" w:rsidDel="00161B00" w:rsidRDefault="0097053A">
            <w:pPr>
              <w:jc w:val="both"/>
              <w:rPr>
                <w:del w:id="6686" w:author="Utente" w:date="2017-07-05T17:08:00Z"/>
              </w:rPr>
            </w:pPr>
            <w:del w:id="668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4F439" w14:textId="48603AC2" w:rsidR="005A2227" w:rsidRPr="00E352EF" w:rsidDel="00161B00" w:rsidRDefault="0097053A">
            <w:pPr>
              <w:jc w:val="both"/>
              <w:rPr>
                <w:del w:id="6688" w:author="Utente" w:date="2017-07-05T17:08:00Z"/>
              </w:rPr>
            </w:pPr>
            <w:del w:id="668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A383D" w14:textId="57A130C0" w:rsidR="005A2227" w:rsidRPr="00E352EF" w:rsidDel="00161B00" w:rsidRDefault="0097053A">
            <w:pPr>
              <w:jc w:val="both"/>
              <w:rPr>
                <w:del w:id="6690" w:author="Utente" w:date="2017-07-05T17:08:00Z"/>
              </w:rPr>
            </w:pPr>
            <w:del w:id="6691" w:author="Utente" w:date="2017-07-05T17:08:00Z">
              <w:r w:rsidRPr="00E352EF" w:rsidDel="00161B00">
                <w:rPr>
                  <w:rFonts w:ascii="Calibri" w:eastAsia="Calibri" w:hAnsi="Calibri" w:cs="Calibri"/>
                </w:rPr>
                <w:delText>NULL</w:delText>
              </w:r>
            </w:del>
          </w:p>
        </w:tc>
      </w:tr>
      <w:tr w:rsidR="005A2227" w:rsidRPr="00E352EF" w:rsidDel="00161B00" w14:paraId="5109E686" w14:textId="5E17939E">
        <w:trPr>
          <w:del w:id="669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C5623" w14:textId="2033D359" w:rsidR="005A2227" w:rsidRPr="00E352EF" w:rsidDel="00161B00" w:rsidRDefault="0097053A">
            <w:pPr>
              <w:jc w:val="both"/>
              <w:rPr>
                <w:del w:id="6693" w:author="Utente" w:date="2017-07-05T17:08:00Z"/>
              </w:rPr>
            </w:pPr>
            <w:del w:id="6694"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16458" w14:textId="4D48BA83" w:rsidR="005A2227" w:rsidRPr="00E352EF" w:rsidDel="00161B00" w:rsidRDefault="0097053A">
            <w:pPr>
              <w:jc w:val="both"/>
              <w:rPr>
                <w:del w:id="6695" w:author="Utente" w:date="2017-07-05T17:08:00Z"/>
              </w:rPr>
            </w:pPr>
            <w:del w:id="6696"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33F76" w14:textId="6E6CBD0F" w:rsidR="005A2227" w:rsidRPr="00E352EF" w:rsidDel="00161B00" w:rsidRDefault="0097053A">
            <w:pPr>
              <w:jc w:val="both"/>
              <w:rPr>
                <w:del w:id="6697" w:author="Utente" w:date="2017-07-05T17:08:00Z"/>
              </w:rPr>
            </w:pPr>
            <w:del w:id="6698"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67440" w14:textId="312C9DD4" w:rsidR="005A2227" w:rsidRPr="00E352EF" w:rsidDel="00161B00" w:rsidRDefault="0097053A">
            <w:pPr>
              <w:jc w:val="both"/>
              <w:rPr>
                <w:del w:id="6699" w:author="Utente" w:date="2017-07-05T17:08:00Z"/>
              </w:rPr>
            </w:pPr>
            <w:del w:id="6700"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681AF" w14:textId="48E6ECCF" w:rsidR="005A2227" w:rsidRPr="00E352EF" w:rsidDel="00161B00" w:rsidRDefault="0097053A">
            <w:pPr>
              <w:jc w:val="both"/>
              <w:rPr>
                <w:del w:id="6701" w:author="Utente" w:date="2017-07-05T17:08:00Z"/>
              </w:rPr>
            </w:pPr>
            <w:del w:id="6702" w:author="Utente" w:date="2017-07-05T17:08:00Z">
              <w:r w:rsidRPr="00E352EF" w:rsidDel="00161B00">
                <w:rPr>
                  <w:rFonts w:ascii="Calibri" w:eastAsia="Calibri" w:hAnsi="Calibri" w:cs="Calibri"/>
                </w:rPr>
                <w:delText>0.08</w:delText>
              </w:r>
            </w:del>
          </w:p>
        </w:tc>
      </w:tr>
    </w:tbl>
    <w:p w14:paraId="3CCEABB6" w14:textId="72A81BD6" w:rsidR="00FC270B" w:rsidRPr="00E352EF" w:rsidDel="00161B00" w:rsidRDefault="00FC270B">
      <w:pPr>
        <w:jc w:val="both"/>
        <w:rPr>
          <w:del w:id="6703" w:author="Utente" w:date="2017-07-05T17:08:00Z"/>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5A2227" w:rsidRPr="00E352EF" w:rsidDel="00161B00" w14:paraId="1B3662E8" w14:textId="55DA3E17" w:rsidTr="00386B8F">
        <w:trPr>
          <w:del w:id="6704"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E7F888" w14:textId="70A3C570" w:rsidR="005A2227" w:rsidRPr="00E352EF" w:rsidDel="00161B00" w:rsidRDefault="0097053A">
            <w:pPr>
              <w:jc w:val="both"/>
              <w:rPr>
                <w:del w:id="6705" w:author="Utente" w:date="2017-07-05T17:08:00Z"/>
              </w:rPr>
            </w:pPr>
            <w:del w:id="6706" w:author="Utente" w:date="2017-06-26T16:37:00Z">
              <w:r w:rsidRPr="00E352EF" w:rsidDel="00390729">
                <w:rPr>
                  <w:rFonts w:ascii="Calibri" w:eastAsia="Calibri" w:hAnsi="Calibri" w:cs="Calibri"/>
                </w:rPr>
                <w:delText>ds_check</w:delText>
              </w:r>
            </w:del>
          </w:p>
        </w:tc>
      </w:tr>
      <w:tr w:rsidR="005A2227" w:rsidRPr="00E352EF" w:rsidDel="00161B00" w14:paraId="677039AD" w14:textId="2C189EB1">
        <w:trPr>
          <w:del w:id="6707"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7D2E88" w14:textId="27B2FF75" w:rsidR="005A2227" w:rsidRPr="00E352EF" w:rsidDel="00161B00" w:rsidRDefault="0097053A">
            <w:pPr>
              <w:jc w:val="both"/>
              <w:rPr>
                <w:del w:id="6708" w:author="Utente" w:date="2017-07-05T17:08:00Z"/>
              </w:rPr>
            </w:pPr>
            <w:del w:id="6709" w:author="Utente" w:date="2017-06-26T16:37:00Z">
              <w:r w:rsidRPr="00E352EF" w:rsidDel="00390729">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EDF7D" w14:textId="052A4FF2" w:rsidR="005A2227" w:rsidRPr="00E352EF" w:rsidDel="00161B00" w:rsidRDefault="0097053A">
            <w:pPr>
              <w:jc w:val="both"/>
              <w:rPr>
                <w:del w:id="6710" w:author="Utente" w:date="2017-07-05T17:08:00Z"/>
              </w:rPr>
            </w:pPr>
            <w:del w:id="6711" w:author="Utente" w:date="2017-06-26T16:38:00Z">
              <w:r w:rsidRPr="00E352EF" w:rsidDel="00390729">
                <w:rPr>
                  <w:rFonts w:ascii="Calibri" w:eastAsia="Calibri" w:hAnsi="Calibri" w:cs="Calibri"/>
                  <w:b/>
                </w:rPr>
                <w:delText>GEO</w:delText>
              </w:r>
            </w:del>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808E36" w14:textId="7B909634" w:rsidR="005A2227" w:rsidRPr="00E352EF" w:rsidDel="00161B00" w:rsidRDefault="0097053A">
            <w:pPr>
              <w:jc w:val="both"/>
              <w:rPr>
                <w:del w:id="6712" w:author="Utente" w:date="2017-07-05T17:08:00Z"/>
              </w:rPr>
            </w:pPr>
            <w:del w:id="6713" w:author="Utente" w:date="2017-06-26T16:38:00Z">
              <w:r w:rsidRPr="00E352EF" w:rsidDel="00390729">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BDC7241" w14:textId="35D8A5E5" w:rsidR="005A2227" w:rsidRPr="00E352EF" w:rsidDel="00161B00" w:rsidRDefault="0097053A">
            <w:pPr>
              <w:jc w:val="both"/>
              <w:rPr>
                <w:del w:id="6714" w:author="Utente" w:date="2017-07-05T17:08:00Z"/>
              </w:rPr>
            </w:pPr>
            <w:del w:id="6715" w:author="Utente" w:date="2017-06-26T16:38:00Z">
              <w:r w:rsidRPr="00E352EF" w:rsidDel="00390729">
                <w:rPr>
                  <w:rFonts w:ascii="Calibri" w:eastAsia="Calibri" w:hAnsi="Calibri" w:cs="Calibri"/>
                  <w:b/>
                </w:rPr>
                <w:delText>SEX</w:delText>
              </w:r>
            </w:del>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7E9C7" w14:textId="50C4E1D6" w:rsidR="005A2227" w:rsidRPr="00E352EF" w:rsidDel="00161B00" w:rsidRDefault="0097053A">
            <w:pPr>
              <w:jc w:val="both"/>
              <w:rPr>
                <w:del w:id="6716" w:author="Utente" w:date="2017-07-05T17:08:00Z"/>
              </w:rPr>
            </w:pPr>
            <w:del w:id="6717" w:author="Utente" w:date="2017-06-26T16:38:00Z">
              <w:r w:rsidRPr="00E352EF" w:rsidDel="00390729">
                <w:rPr>
                  <w:rFonts w:ascii="Calibri" w:eastAsia="Calibri" w:hAnsi="Calibri" w:cs="Calibri"/>
                  <w:b/>
                </w:rPr>
                <w:delText>CONDITION</w:delText>
              </w:r>
            </w:del>
          </w:p>
        </w:tc>
      </w:tr>
      <w:tr w:rsidR="005A2227" w:rsidRPr="00E352EF" w:rsidDel="00161B00" w14:paraId="4A01A438" w14:textId="5C600201">
        <w:trPr>
          <w:del w:id="6718"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19F80" w14:textId="7D83514B" w:rsidR="005A2227" w:rsidRPr="00E352EF" w:rsidDel="00161B00" w:rsidRDefault="0097053A">
            <w:pPr>
              <w:jc w:val="both"/>
              <w:rPr>
                <w:del w:id="6719" w:author="Utente" w:date="2017-07-05T17:08:00Z"/>
              </w:rPr>
            </w:pPr>
            <w:del w:id="6720"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0E2CA" w14:textId="767AD6A2" w:rsidR="005A2227" w:rsidRPr="00E352EF" w:rsidDel="00161B00" w:rsidRDefault="0097053A">
            <w:pPr>
              <w:jc w:val="both"/>
              <w:rPr>
                <w:del w:id="6721" w:author="Utente" w:date="2017-07-05T17:08:00Z"/>
              </w:rPr>
            </w:pPr>
            <w:del w:id="6722" w:author="Utente" w:date="2017-07-05T17:08:00Z">
              <w:r w:rsidRPr="00E352EF" w:rsidDel="00161B00">
                <w:rPr>
                  <w:rFonts w:ascii="Calibri" w:eastAsia="Calibri" w:hAnsi="Calibri" w:cs="Calibri"/>
                </w:rPr>
                <w:delText>Belgium</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7951CD" w14:textId="5DEA7A68" w:rsidR="005A2227" w:rsidRPr="00E352EF" w:rsidDel="00161B00" w:rsidRDefault="0097053A">
            <w:pPr>
              <w:jc w:val="both"/>
              <w:rPr>
                <w:del w:id="6723" w:author="Utente" w:date="2017-07-05T17:08:00Z"/>
              </w:rPr>
            </w:pPr>
            <w:del w:id="6724"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3E6F7" w14:textId="0EB104D2" w:rsidR="005A2227" w:rsidRPr="00E352EF" w:rsidDel="00161B00" w:rsidRDefault="0097053A">
            <w:pPr>
              <w:jc w:val="both"/>
              <w:rPr>
                <w:del w:id="6725" w:author="Utente" w:date="2017-07-05T17:08:00Z"/>
              </w:rPr>
            </w:pPr>
            <w:del w:id="6726"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3BC4" w14:textId="3FC3FA24" w:rsidR="005A2227" w:rsidRPr="00E352EF" w:rsidDel="00161B00" w:rsidRDefault="0097053A">
            <w:pPr>
              <w:jc w:val="both"/>
              <w:rPr>
                <w:del w:id="6727" w:author="Utente" w:date="2017-07-05T17:08:00Z"/>
              </w:rPr>
            </w:pPr>
            <w:del w:id="6728" w:author="Utente" w:date="2017-07-05T17:08:00Z">
              <w:r w:rsidRPr="00E352EF" w:rsidDel="00161B00">
                <w:rPr>
                  <w:rFonts w:ascii="Calibri" w:eastAsia="Calibri" w:hAnsi="Calibri" w:cs="Calibri"/>
                </w:rPr>
                <w:delText>true</w:delText>
              </w:r>
            </w:del>
          </w:p>
        </w:tc>
      </w:tr>
      <w:tr w:rsidR="005A2227" w:rsidRPr="00E352EF" w:rsidDel="00161B00" w14:paraId="4B1A1984" w14:textId="2EBCF00D">
        <w:trPr>
          <w:del w:id="6729"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5E644" w14:textId="47580425" w:rsidR="005A2227" w:rsidRPr="00E352EF" w:rsidDel="00161B00" w:rsidRDefault="0097053A">
            <w:pPr>
              <w:jc w:val="both"/>
              <w:rPr>
                <w:del w:id="6730" w:author="Utente" w:date="2017-07-05T17:08:00Z"/>
              </w:rPr>
            </w:pPr>
            <w:del w:id="6731"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F8416" w14:textId="25694120" w:rsidR="005A2227" w:rsidRPr="00E352EF" w:rsidDel="00161B00" w:rsidRDefault="0097053A">
            <w:pPr>
              <w:jc w:val="both"/>
              <w:rPr>
                <w:del w:id="6732" w:author="Utente" w:date="2017-07-05T17:08:00Z"/>
              </w:rPr>
            </w:pPr>
            <w:del w:id="6733" w:author="Utente" w:date="2017-07-05T17:08:00Z">
              <w:r w:rsidRPr="00E352EF" w:rsidDel="00161B00">
                <w:rPr>
                  <w:rFonts w:ascii="Calibri" w:eastAsia="Calibri" w:hAnsi="Calibri" w:cs="Calibri"/>
                </w:rPr>
                <w:delText>Greece</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B2179" w14:textId="1FE94076" w:rsidR="005A2227" w:rsidRPr="00E352EF" w:rsidDel="00161B00" w:rsidRDefault="0097053A">
            <w:pPr>
              <w:jc w:val="both"/>
              <w:rPr>
                <w:del w:id="6734" w:author="Utente" w:date="2017-07-05T17:08:00Z"/>
              </w:rPr>
            </w:pPr>
            <w:del w:id="6735"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004DB" w14:textId="7B380E72" w:rsidR="005A2227" w:rsidRPr="00E352EF" w:rsidDel="00161B00" w:rsidRDefault="0097053A">
            <w:pPr>
              <w:jc w:val="both"/>
              <w:rPr>
                <w:del w:id="6736" w:author="Utente" w:date="2017-07-05T17:08:00Z"/>
              </w:rPr>
            </w:pPr>
            <w:del w:id="6737"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746F6" w14:textId="7FB71C13" w:rsidR="005A2227" w:rsidRPr="00E352EF" w:rsidDel="00161B00" w:rsidRDefault="0097053A">
            <w:pPr>
              <w:jc w:val="both"/>
              <w:rPr>
                <w:del w:id="6738" w:author="Utente" w:date="2017-07-05T17:08:00Z"/>
              </w:rPr>
            </w:pPr>
            <w:del w:id="6739" w:author="Utente" w:date="2017-07-05T17:08:00Z">
              <w:r w:rsidRPr="00E352EF" w:rsidDel="00161B00">
                <w:rPr>
                  <w:rFonts w:ascii="Calibri" w:eastAsia="Calibri" w:hAnsi="Calibri" w:cs="Calibri"/>
                </w:rPr>
                <w:delText>false</w:delText>
              </w:r>
            </w:del>
          </w:p>
        </w:tc>
      </w:tr>
      <w:tr w:rsidR="005A2227" w:rsidRPr="00E352EF" w:rsidDel="00161B00" w14:paraId="4F7FA253" w14:textId="59954645">
        <w:trPr>
          <w:del w:id="674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51C81A" w14:textId="5FDD42CC" w:rsidR="005A2227" w:rsidRPr="00E352EF" w:rsidDel="00161B00" w:rsidRDefault="0097053A">
            <w:pPr>
              <w:jc w:val="both"/>
              <w:rPr>
                <w:del w:id="6741" w:author="Utente" w:date="2017-07-05T17:08:00Z"/>
              </w:rPr>
            </w:pPr>
            <w:del w:id="6742"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5D8B" w14:textId="4806F00E" w:rsidR="005A2227" w:rsidRPr="00E352EF" w:rsidDel="00161B00" w:rsidRDefault="0097053A">
            <w:pPr>
              <w:jc w:val="both"/>
              <w:rPr>
                <w:del w:id="6743" w:author="Utente" w:date="2017-07-05T17:08:00Z"/>
              </w:rPr>
            </w:pPr>
            <w:del w:id="6744" w:author="Utente" w:date="2017-07-05T17:08:00Z">
              <w:r w:rsidRPr="00E352EF" w:rsidDel="00161B00">
                <w:rPr>
                  <w:rFonts w:ascii="Calibri" w:eastAsia="Calibri" w:hAnsi="Calibri" w:cs="Calibri"/>
                </w:rPr>
                <w:delText>Spain</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F7E01" w14:textId="61AE8C7A" w:rsidR="005A2227" w:rsidRPr="00E352EF" w:rsidDel="00161B00" w:rsidRDefault="0097053A">
            <w:pPr>
              <w:jc w:val="both"/>
              <w:rPr>
                <w:del w:id="6745" w:author="Utente" w:date="2017-07-05T17:08:00Z"/>
              </w:rPr>
            </w:pPr>
            <w:del w:id="6746"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1C468" w14:textId="1CA48538" w:rsidR="005A2227" w:rsidRPr="00E352EF" w:rsidDel="00161B00" w:rsidRDefault="0097053A">
            <w:pPr>
              <w:jc w:val="both"/>
              <w:rPr>
                <w:del w:id="6747" w:author="Utente" w:date="2017-07-05T17:08:00Z"/>
              </w:rPr>
            </w:pPr>
            <w:del w:id="6748"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88DAB" w14:textId="41AE5F92" w:rsidR="005A2227" w:rsidRPr="00E352EF" w:rsidDel="00161B00" w:rsidRDefault="0097053A">
            <w:pPr>
              <w:jc w:val="both"/>
              <w:rPr>
                <w:del w:id="6749" w:author="Utente" w:date="2017-07-05T17:08:00Z"/>
              </w:rPr>
            </w:pPr>
            <w:del w:id="6750" w:author="Utente" w:date="2017-07-05T17:08:00Z">
              <w:r w:rsidRPr="00E352EF" w:rsidDel="00161B00">
                <w:rPr>
                  <w:rFonts w:ascii="Calibri" w:eastAsia="Calibri" w:hAnsi="Calibri" w:cs="Calibri"/>
                </w:rPr>
                <w:delText>true</w:delText>
              </w:r>
            </w:del>
          </w:p>
        </w:tc>
      </w:tr>
      <w:tr w:rsidR="005A2227" w:rsidRPr="00E352EF" w:rsidDel="00161B00" w14:paraId="79CF102E" w14:textId="7F27FB67">
        <w:trPr>
          <w:del w:id="675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335BF" w14:textId="295E934A" w:rsidR="005A2227" w:rsidRPr="00E352EF" w:rsidDel="00161B00" w:rsidRDefault="0097053A">
            <w:pPr>
              <w:jc w:val="both"/>
              <w:rPr>
                <w:del w:id="6752" w:author="Utente" w:date="2017-07-05T17:08:00Z"/>
              </w:rPr>
            </w:pPr>
            <w:del w:id="6753"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1DA4C" w14:textId="7A0F93B7" w:rsidR="005A2227" w:rsidRPr="00E352EF" w:rsidDel="00161B00" w:rsidRDefault="0097053A">
            <w:pPr>
              <w:jc w:val="both"/>
              <w:rPr>
                <w:del w:id="6754" w:author="Utente" w:date="2017-07-05T17:08:00Z"/>
              </w:rPr>
            </w:pPr>
            <w:del w:id="6755" w:author="Utente" w:date="2017-07-05T17:08:00Z">
              <w:r w:rsidRPr="00E352EF" w:rsidDel="00161B00">
                <w:rPr>
                  <w:rFonts w:ascii="Calibri" w:eastAsia="Calibri" w:hAnsi="Calibri" w:cs="Calibri"/>
                </w:rPr>
                <w:delText>Malta</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05D77" w14:textId="78A5F484" w:rsidR="005A2227" w:rsidRPr="00E352EF" w:rsidDel="00161B00" w:rsidRDefault="0097053A">
            <w:pPr>
              <w:jc w:val="both"/>
              <w:rPr>
                <w:del w:id="6756" w:author="Utente" w:date="2017-07-05T17:08:00Z"/>
              </w:rPr>
            </w:pPr>
            <w:del w:id="6757"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E7F7E" w14:textId="1BFA104A" w:rsidR="005A2227" w:rsidRPr="00E352EF" w:rsidDel="00161B00" w:rsidRDefault="0097053A">
            <w:pPr>
              <w:jc w:val="both"/>
              <w:rPr>
                <w:del w:id="6758" w:author="Utente" w:date="2017-07-05T17:08:00Z"/>
              </w:rPr>
            </w:pPr>
            <w:del w:id="6759"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DAF67" w14:textId="7FA52FCE" w:rsidR="005A2227" w:rsidRPr="00E352EF" w:rsidDel="00161B00" w:rsidRDefault="0097053A">
            <w:pPr>
              <w:jc w:val="both"/>
              <w:rPr>
                <w:del w:id="6760" w:author="Utente" w:date="2017-07-05T17:08:00Z"/>
              </w:rPr>
            </w:pPr>
            <w:del w:id="6761" w:author="Utente" w:date="2017-07-05T17:08:00Z">
              <w:r w:rsidRPr="00E352EF" w:rsidDel="00161B00">
                <w:rPr>
                  <w:rFonts w:ascii="Calibri" w:eastAsia="Calibri" w:hAnsi="Calibri" w:cs="Calibri"/>
                </w:rPr>
                <w:delText>false</w:delText>
              </w:r>
            </w:del>
          </w:p>
        </w:tc>
      </w:tr>
      <w:tr w:rsidR="005A2227" w:rsidRPr="00E352EF" w:rsidDel="00161B00" w14:paraId="60132D19" w14:textId="1B16AE02">
        <w:trPr>
          <w:del w:id="676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CA807" w14:textId="49BAAD22" w:rsidR="005A2227" w:rsidRPr="00E352EF" w:rsidDel="00161B00" w:rsidRDefault="0097053A">
            <w:pPr>
              <w:jc w:val="both"/>
              <w:rPr>
                <w:del w:id="6763" w:author="Utente" w:date="2017-07-05T17:08:00Z"/>
              </w:rPr>
            </w:pPr>
            <w:del w:id="6764" w:author="Utente" w:date="2017-07-05T17:08:00Z">
              <w:r w:rsidRPr="00E352EF" w:rsidDel="00161B00">
                <w:rPr>
                  <w:rFonts w:ascii="Calibri" w:eastAsia="Calibri" w:hAnsi="Calibri" w:cs="Calibri"/>
                </w:rPr>
                <w:lastRenderedPageBreak/>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DCFF" w14:textId="636281E0" w:rsidR="005A2227" w:rsidRPr="00E352EF" w:rsidDel="00161B00" w:rsidRDefault="0097053A">
            <w:pPr>
              <w:jc w:val="both"/>
              <w:rPr>
                <w:del w:id="6765" w:author="Utente" w:date="2017-07-05T17:08:00Z"/>
              </w:rPr>
            </w:pPr>
            <w:del w:id="6766" w:author="Utente" w:date="2017-07-05T17:08:00Z">
              <w:r w:rsidRPr="00E352EF" w:rsidDel="00161B00">
                <w:rPr>
                  <w:rFonts w:ascii="Calibri" w:eastAsia="Calibri" w:hAnsi="Calibri" w:cs="Calibri"/>
                </w:rPr>
                <w:delText>Finland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1546" w14:textId="625675E6" w:rsidR="005A2227" w:rsidRPr="00E352EF" w:rsidDel="00161B00" w:rsidRDefault="0097053A">
            <w:pPr>
              <w:jc w:val="both"/>
              <w:rPr>
                <w:del w:id="6767" w:author="Utente" w:date="2017-07-05T17:08:00Z"/>
              </w:rPr>
            </w:pPr>
            <w:del w:id="6768"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1B30" w14:textId="564D6198" w:rsidR="005A2227" w:rsidRPr="00E352EF" w:rsidDel="00161B00" w:rsidRDefault="0097053A">
            <w:pPr>
              <w:jc w:val="both"/>
              <w:rPr>
                <w:del w:id="6769" w:author="Utente" w:date="2017-07-05T17:08:00Z"/>
              </w:rPr>
            </w:pPr>
            <w:del w:id="6770"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9C47A" w14:textId="07246A82" w:rsidR="005A2227" w:rsidRPr="00E352EF" w:rsidDel="00161B00" w:rsidRDefault="0097053A">
            <w:pPr>
              <w:jc w:val="both"/>
              <w:rPr>
                <w:del w:id="6771" w:author="Utente" w:date="2017-07-05T17:08:00Z"/>
              </w:rPr>
            </w:pPr>
            <w:del w:id="6772" w:author="Utente" w:date="2017-07-05T17:08:00Z">
              <w:r w:rsidRPr="00E352EF" w:rsidDel="00161B00">
                <w:rPr>
                  <w:rFonts w:ascii="Calibri" w:eastAsia="Calibri" w:hAnsi="Calibri" w:cs="Calibri"/>
                </w:rPr>
                <w:delText>false</w:delText>
              </w:r>
            </w:del>
          </w:p>
        </w:tc>
      </w:tr>
      <w:tr w:rsidR="005A2227" w:rsidRPr="00E352EF" w:rsidDel="00386B8F" w14:paraId="2D7BB3E4" w14:textId="746A1102">
        <w:trPr>
          <w:del w:id="6773" w:author="Utente" w:date="2017-06-27T17:53: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5FB70" w14:textId="6480F006" w:rsidR="005A2227" w:rsidRPr="00E352EF" w:rsidDel="00386B8F" w:rsidRDefault="0097053A">
            <w:pPr>
              <w:jc w:val="both"/>
              <w:rPr>
                <w:del w:id="6774" w:author="Utente" w:date="2017-06-27T17:53:00Z"/>
              </w:rPr>
            </w:pPr>
            <w:del w:id="6775" w:author="Utente" w:date="2017-06-26T15:06:00Z">
              <w:r w:rsidRPr="00E352EF" w:rsidDel="00DB44CB">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BE2FD" w14:textId="4184EFA5" w:rsidR="005A2227" w:rsidRPr="00E352EF" w:rsidDel="00386B8F" w:rsidRDefault="0097053A">
            <w:pPr>
              <w:jc w:val="both"/>
              <w:rPr>
                <w:del w:id="6776" w:author="Utente" w:date="2017-06-27T17:53:00Z"/>
              </w:rPr>
            </w:pPr>
            <w:del w:id="6777" w:author="Utente" w:date="2017-06-26T15:06:00Z">
              <w:r w:rsidRPr="00E352EF" w:rsidDel="00DB44CB">
                <w:rPr>
                  <w:rFonts w:ascii="Calibri" w:eastAsia="Calibri" w:hAnsi="Calibri" w:cs="Calibri"/>
                </w:rPr>
                <w:delText>Switzerland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BB95" w14:textId="23EA6223" w:rsidR="005A2227" w:rsidRPr="00E352EF" w:rsidDel="00386B8F" w:rsidRDefault="0097053A">
            <w:pPr>
              <w:jc w:val="both"/>
              <w:rPr>
                <w:del w:id="6778" w:author="Utente" w:date="2017-06-27T17:53:00Z"/>
              </w:rPr>
            </w:pPr>
            <w:del w:id="6779" w:author="Utente" w:date="2017-06-26T15:06:00Z">
              <w:r w:rsidRPr="00E352EF" w:rsidDel="00DB44CB">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C1B66" w14:textId="71C3A058" w:rsidR="005A2227" w:rsidRPr="00E352EF" w:rsidDel="00386B8F" w:rsidRDefault="0097053A">
            <w:pPr>
              <w:jc w:val="both"/>
              <w:rPr>
                <w:del w:id="6780" w:author="Utente" w:date="2017-06-27T17:53:00Z"/>
              </w:rPr>
            </w:pPr>
            <w:del w:id="6781" w:author="Utente" w:date="2017-06-26T15:06:00Z">
              <w:r w:rsidRPr="00E352EF" w:rsidDel="00DB44CB">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3CA7B" w14:textId="78EB42AE" w:rsidR="005A2227" w:rsidRPr="00E352EF" w:rsidDel="00386B8F" w:rsidRDefault="0097053A">
            <w:pPr>
              <w:jc w:val="both"/>
              <w:rPr>
                <w:del w:id="6782" w:author="Utente" w:date="2017-06-27T17:53:00Z"/>
              </w:rPr>
            </w:pPr>
            <w:del w:id="6783" w:author="Utente" w:date="2017-06-26T15:06:00Z">
              <w:r w:rsidRPr="00E352EF" w:rsidDel="00DB44CB">
                <w:rPr>
                  <w:rFonts w:ascii="Calibri" w:eastAsia="Calibri" w:hAnsi="Calibri" w:cs="Calibri"/>
                </w:rPr>
                <w:delText>true</w:delText>
              </w:r>
            </w:del>
          </w:p>
        </w:tc>
      </w:tr>
    </w:tbl>
    <w:p w14:paraId="7DB0F82F" w14:textId="501E3FB8" w:rsidR="005A2227" w:rsidRPr="00E352EF" w:rsidDel="00161B00" w:rsidRDefault="005A2227">
      <w:pPr>
        <w:rPr>
          <w:del w:id="6784" w:author="Utente" w:date="2017-07-05T17:08:00Z"/>
        </w:rPr>
      </w:pPr>
    </w:p>
    <w:p w14:paraId="092E126C" w14:textId="22C9B7F6" w:rsidR="005A2227" w:rsidRPr="00E352EF" w:rsidDel="00390729" w:rsidRDefault="0097053A" w:rsidP="00AB605E">
      <w:pPr>
        <w:rPr>
          <w:del w:id="6785" w:author="Utente" w:date="2017-06-26T16:39:00Z"/>
          <w:rFonts w:ascii="Cambria" w:eastAsia="Calibri" w:hAnsi="Cambria"/>
        </w:rPr>
      </w:pPr>
      <w:del w:id="6786" w:author="Utente" w:date="2017-06-26T16:39:00Z">
        <w:r w:rsidRPr="00E352EF" w:rsidDel="00390729">
          <w:rPr>
            <w:rFonts w:ascii="Cambria" w:eastAsia="Calibri" w:hAnsi="Cambria"/>
          </w:rPr>
          <w:delText xml:space="preserve">2) R := C1 </w:delText>
        </w:r>
        <w:r w:rsidRPr="00E352EF" w:rsidDel="00390729">
          <w:rPr>
            <w:rFonts w:ascii="Cambria" w:eastAsia="Calibri" w:hAnsi="Cambria"/>
            <w:b/>
          </w:rPr>
          <w:delText>exists_in</w:delText>
        </w:r>
        <w:r w:rsidRPr="00E352EF" w:rsidDel="00390729">
          <w:rPr>
            <w:rFonts w:ascii="Cambria" w:eastAsia="Calibri" w:hAnsi="Cambria"/>
          </w:rPr>
          <w:delText xml:space="preserve"> C2</w:delText>
        </w:r>
      </w:del>
    </w:p>
    <w:p w14:paraId="20450FE9" w14:textId="20032D5D" w:rsidR="00390729" w:rsidRPr="00E352EF" w:rsidDel="00386B8F" w:rsidRDefault="00390729" w:rsidP="00AB605E">
      <w:pPr>
        <w:rPr>
          <w:del w:id="6787" w:author="Utente" w:date="2017-06-27T17:53:00Z"/>
          <w:rFonts w:ascii="Cambria" w:hAnsi="Cambria"/>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6DA2BA25" w14:textId="74D59BC0" w:rsidTr="00390729">
        <w:trPr>
          <w:del w:id="6788" w:author="Utente" w:date="2017-06-26T16:39:00Z"/>
        </w:trPr>
        <w:tc>
          <w:tcPr>
            <w:tcW w:w="290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43558F6" w14:textId="1CD00ED4" w:rsidR="005A2227" w:rsidRPr="00E352EF" w:rsidDel="00390729" w:rsidRDefault="0097053A">
            <w:pPr>
              <w:jc w:val="both"/>
              <w:rPr>
                <w:del w:id="6789" w:author="Utente" w:date="2017-06-26T16:39:00Z"/>
              </w:rPr>
            </w:pPr>
            <w:del w:id="6790" w:author="Utente" w:date="2017-06-26T16:39:00Z">
              <w:r w:rsidRPr="00E352EF" w:rsidDel="00390729">
                <w:rPr>
                  <w:rFonts w:ascii="Calibri" w:eastAsia="Calibri" w:hAnsi="Calibri" w:cs="Calibri"/>
                </w:rPr>
                <w:delText>C1</w:delText>
              </w:r>
            </w:del>
          </w:p>
        </w:tc>
      </w:tr>
      <w:tr w:rsidR="005A2227" w:rsidRPr="00E352EF" w:rsidDel="00390729" w14:paraId="577E7FD7" w14:textId="71AA9209">
        <w:trPr>
          <w:del w:id="6791"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C030C" w14:textId="4065AA87" w:rsidR="005A2227" w:rsidRPr="00E352EF" w:rsidDel="00390729" w:rsidRDefault="0097053A">
            <w:pPr>
              <w:jc w:val="both"/>
              <w:rPr>
                <w:del w:id="6792" w:author="Utente" w:date="2017-06-26T16:39:00Z"/>
              </w:rPr>
            </w:pPr>
            <w:del w:id="6793"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9DA287" w14:textId="513DA7C4" w:rsidR="005A2227" w:rsidRPr="00E352EF" w:rsidDel="00390729" w:rsidRDefault="0097053A">
            <w:pPr>
              <w:jc w:val="both"/>
              <w:rPr>
                <w:del w:id="6794" w:author="Utente" w:date="2017-06-26T16:39:00Z"/>
              </w:rPr>
            </w:pPr>
            <w:del w:id="6795"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0CD3D" w14:textId="27E40543" w:rsidR="005A2227" w:rsidRPr="00E352EF" w:rsidDel="00390729" w:rsidRDefault="0097053A">
            <w:pPr>
              <w:jc w:val="both"/>
              <w:rPr>
                <w:del w:id="6796" w:author="Utente" w:date="2017-06-26T16:39:00Z"/>
              </w:rPr>
            </w:pPr>
            <w:del w:id="6797" w:author="Utente" w:date="2017-06-26T16:39:00Z">
              <w:r w:rsidRPr="00E352EF" w:rsidDel="00390729">
                <w:rPr>
                  <w:rFonts w:ascii="Calibri" w:eastAsia="Calibri" w:hAnsi="Calibri" w:cs="Calibri"/>
                  <w:b/>
                </w:rPr>
                <w:delText>M1</w:delText>
              </w:r>
            </w:del>
          </w:p>
        </w:tc>
      </w:tr>
      <w:tr w:rsidR="005A2227" w:rsidRPr="00E352EF" w:rsidDel="00390729" w14:paraId="5E97BB3D" w14:textId="148E71E5">
        <w:trPr>
          <w:del w:id="6798"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B3D6A" w14:textId="28F1C559" w:rsidR="005A2227" w:rsidRPr="00E352EF" w:rsidDel="00390729" w:rsidRDefault="0097053A">
            <w:pPr>
              <w:jc w:val="both"/>
              <w:rPr>
                <w:del w:id="6799" w:author="Utente" w:date="2017-06-26T16:39:00Z"/>
              </w:rPr>
            </w:pPr>
            <w:del w:id="6800"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FCAFA" w14:textId="71F39515" w:rsidR="005A2227" w:rsidRPr="00E352EF" w:rsidDel="00390729" w:rsidRDefault="0097053A">
            <w:pPr>
              <w:jc w:val="both"/>
              <w:rPr>
                <w:del w:id="6801" w:author="Utente" w:date="2017-06-26T16:39:00Z"/>
              </w:rPr>
            </w:pPr>
            <w:del w:id="6802"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A8686" w14:textId="4B36E8D1" w:rsidR="005A2227" w:rsidRPr="00E352EF" w:rsidDel="00390729" w:rsidRDefault="0097053A">
            <w:pPr>
              <w:jc w:val="both"/>
              <w:rPr>
                <w:del w:id="6803" w:author="Utente" w:date="2017-06-26T16:39:00Z"/>
              </w:rPr>
            </w:pPr>
            <w:del w:id="6804" w:author="Utente" w:date="2017-06-26T16:39:00Z">
              <w:r w:rsidRPr="00E352EF" w:rsidDel="00390729">
                <w:rPr>
                  <w:rFonts w:ascii="Calibri" w:eastAsia="Calibri" w:hAnsi="Calibri" w:cs="Calibri"/>
                </w:rPr>
                <w:delText>100</w:delText>
              </w:r>
            </w:del>
          </w:p>
        </w:tc>
      </w:tr>
      <w:tr w:rsidR="005A2227" w:rsidRPr="00E352EF" w:rsidDel="00390729" w14:paraId="4619D7C5" w14:textId="70D14567">
        <w:trPr>
          <w:del w:id="6805"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6F709" w14:textId="1380CE80" w:rsidR="005A2227" w:rsidRPr="00E352EF" w:rsidDel="00390729" w:rsidRDefault="0097053A">
            <w:pPr>
              <w:jc w:val="both"/>
              <w:rPr>
                <w:del w:id="6806" w:author="Utente" w:date="2017-06-26T16:39:00Z"/>
              </w:rPr>
            </w:pPr>
            <w:del w:id="6807"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701959" w14:textId="4DFFA57D" w:rsidR="005A2227" w:rsidRPr="00E352EF" w:rsidDel="00390729" w:rsidRDefault="0097053A">
            <w:pPr>
              <w:jc w:val="both"/>
              <w:rPr>
                <w:del w:id="6808" w:author="Utente" w:date="2017-06-26T16:39:00Z"/>
              </w:rPr>
            </w:pPr>
            <w:del w:id="6809"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90F3A" w14:textId="3B98D286" w:rsidR="005A2227" w:rsidRPr="00E352EF" w:rsidDel="00390729" w:rsidRDefault="0097053A">
            <w:pPr>
              <w:jc w:val="both"/>
              <w:rPr>
                <w:del w:id="6810" w:author="Utente" w:date="2017-06-26T16:39:00Z"/>
              </w:rPr>
            </w:pPr>
            <w:del w:id="6811" w:author="Utente" w:date="2017-06-26T16:39:00Z">
              <w:r w:rsidRPr="00E352EF" w:rsidDel="00390729">
                <w:rPr>
                  <w:rFonts w:ascii="Calibri" w:eastAsia="Calibri" w:hAnsi="Calibri" w:cs="Calibri"/>
                </w:rPr>
                <w:delText>200</w:delText>
              </w:r>
            </w:del>
          </w:p>
        </w:tc>
      </w:tr>
      <w:tr w:rsidR="005A2227" w:rsidRPr="00E352EF" w:rsidDel="00390729" w14:paraId="2C89221A" w14:textId="3A5F8FE7">
        <w:trPr>
          <w:del w:id="6812"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78724" w14:textId="3C5E43A5" w:rsidR="005A2227" w:rsidRPr="00E352EF" w:rsidDel="00390729" w:rsidRDefault="0097053A">
            <w:pPr>
              <w:jc w:val="both"/>
              <w:rPr>
                <w:del w:id="6813" w:author="Utente" w:date="2017-06-26T16:39:00Z"/>
              </w:rPr>
            </w:pPr>
            <w:del w:id="6814" w:author="Utente" w:date="2017-06-26T16:39: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86378" w14:textId="049E7D88" w:rsidR="005A2227" w:rsidRPr="00E352EF" w:rsidDel="00390729" w:rsidRDefault="0097053A">
            <w:pPr>
              <w:jc w:val="both"/>
              <w:rPr>
                <w:del w:id="6815" w:author="Utente" w:date="2017-06-26T16:39:00Z"/>
              </w:rPr>
            </w:pPr>
            <w:del w:id="6816" w:author="Utente" w:date="2017-06-26T16:39:00Z">
              <w:r w:rsidRPr="00E352EF" w:rsidDel="00390729">
                <w:rPr>
                  <w:rFonts w:ascii="Calibri" w:eastAsia="Calibri" w:hAnsi="Calibri" w:cs="Calibri"/>
                </w:rPr>
                <w:delText>C</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CC1F2" w14:textId="4679668A" w:rsidR="005A2227" w:rsidRPr="00E352EF" w:rsidDel="00390729" w:rsidRDefault="0097053A">
            <w:pPr>
              <w:jc w:val="both"/>
              <w:rPr>
                <w:del w:id="6817" w:author="Utente" w:date="2017-06-26T16:39:00Z"/>
              </w:rPr>
            </w:pPr>
            <w:del w:id="6818" w:author="Utente" w:date="2017-06-26T16:39:00Z">
              <w:r w:rsidRPr="00E352EF" w:rsidDel="00390729">
                <w:rPr>
                  <w:rFonts w:ascii="Calibri" w:eastAsia="Calibri" w:hAnsi="Calibri" w:cs="Calibri"/>
                </w:rPr>
                <w:delText>700</w:delText>
              </w:r>
            </w:del>
          </w:p>
        </w:tc>
      </w:tr>
      <w:tr w:rsidR="005A2227" w:rsidRPr="00E352EF" w:rsidDel="00390729" w14:paraId="7EEC24DD" w14:textId="40999B0F">
        <w:trPr>
          <w:del w:id="6819"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1A56" w14:textId="1A19A13D" w:rsidR="005A2227" w:rsidRPr="00E352EF" w:rsidDel="00390729" w:rsidRDefault="0097053A">
            <w:pPr>
              <w:jc w:val="both"/>
              <w:rPr>
                <w:del w:id="6820" w:author="Utente" w:date="2017-06-26T16:39:00Z"/>
              </w:rPr>
            </w:pPr>
            <w:del w:id="6821" w:author="Utente" w:date="2017-06-26T16:39: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51563" w14:textId="3870C918" w:rsidR="005A2227" w:rsidRPr="00E352EF" w:rsidDel="00390729" w:rsidRDefault="0097053A">
            <w:pPr>
              <w:jc w:val="both"/>
              <w:rPr>
                <w:del w:id="6822" w:author="Utente" w:date="2017-06-26T16:39:00Z"/>
              </w:rPr>
            </w:pPr>
            <w:del w:id="6823"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16A9" w14:textId="6DCF310C" w:rsidR="005A2227" w:rsidRPr="00E352EF" w:rsidDel="00390729" w:rsidRDefault="0097053A">
            <w:pPr>
              <w:jc w:val="both"/>
              <w:rPr>
                <w:del w:id="6824" w:author="Utente" w:date="2017-06-26T16:39:00Z"/>
              </w:rPr>
            </w:pPr>
            <w:del w:id="6825" w:author="Utente" w:date="2017-06-26T16:39:00Z">
              <w:r w:rsidRPr="00E352EF" w:rsidDel="00390729">
                <w:rPr>
                  <w:rFonts w:ascii="Calibri" w:eastAsia="Calibri" w:hAnsi="Calibri" w:cs="Calibri"/>
                </w:rPr>
                <w:delText>550</w:delText>
              </w:r>
            </w:del>
          </w:p>
        </w:tc>
      </w:tr>
      <w:tr w:rsidR="005A2227" w:rsidRPr="00E352EF" w:rsidDel="00390729" w14:paraId="164CF248" w14:textId="4087C90A">
        <w:trPr>
          <w:del w:id="6826"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F24F7" w14:textId="74C0949E" w:rsidR="005A2227" w:rsidRPr="00E352EF" w:rsidDel="00390729" w:rsidRDefault="0097053A">
            <w:pPr>
              <w:jc w:val="both"/>
              <w:rPr>
                <w:del w:id="6827" w:author="Utente" w:date="2017-06-26T16:39:00Z"/>
              </w:rPr>
            </w:pPr>
            <w:del w:id="6828"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9DE8A" w14:textId="2C60C0EB" w:rsidR="005A2227" w:rsidRPr="00E352EF" w:rsidDel="00390729" w:rsidRDefault="0097053A">
            <w:pPr>
              <w:jc w:val="both"/>
              <w:rPr>
                <w:del w:id="6829" w:author="Utente" w:date="2017-06-26T16:39:00Z"/>
              </w:rPr>
            </w:pPr>
            <w:del w:id="6830"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B208F" w14:textId="23B3B732" w:rsidR="005A2227" w:rsidRPr="00E352EF" w:rsidDel="00390729" w:rsidRDefault="0097053A">
            <w:pPr>
              <w:jc w:val="both"/>
              <w:rPr>
                <w:del w:id="6831" w:author="Utente" w:date="2017-06-26T16:39:00Z"/>
              </w:rPr>
            </w:pPr>
            <w:del w:id="6832" w:author="Utente" w:date="2017-06-26T16:39:00Z">
              <w:r w:rsidRPr="00E352EF" w:rsidDel="00390729">
                <w:rPr>
                  <w:rFonts w:ascii="Calibri" w:eastAsia="Calibri" w:hAnsi="Calibri" w:cs="Calibri"/>
                </w:rPr>
                <w:delText>120</w:delText>
              </w:r>
            </w:del>
          </w:p>
        </w:tc>
      </w:tr>
    </w:tbl>
    <w:p w14:paraId="20F76FF4" w14:textId="3438503D" w:rsidR="005A2227" w:rsidRPr="00E352EF" w:rsidDel="00390729" w:rsidRDefault="005A2227">
      <w:pPr>
        <w:rPr>
          <w:del w:id="6833" w:author="Utente" w:date="2017-06-26T16:39: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806"/>
        <w:gridCol w:w="1066"/>
      </w:tblGrid>
      <w:tr w:rsidR="005A2227" w:rsidRPr="00E352EF" w:rsidDel="00390729" w14:paraId="2BFD6EEF" w14:textId="7C2D1582" w:rsidTr="0062787A">
        <w:trPr>
          <w:del w:id="6834" w:author="Utente" w:date="2017-06-26T16:39:00Z"/>
        </w:trPr>
        <w:tc>
          <w:tcPr>
            <w:tcW w:w="25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E952B" w14:textId="74DA77A6" w:rsidR="005A2227" w:rsidRPr="00E352EF" w:rsidDel="00390729" w:rsidRDefault="0097053A">
            <w:pPr>
              <w:jc w:val="both"/>
              <w:rPr>
                <w:del w:id="6835" w:author="Utente" w:date="2017-06-26T16:39:00Z"/>
              </w:rPr>
            </w:pPr>
            <w:del w:id="6836" w:author="Utente" w:date="2017-06-26T16:39:00Z">
              <w:r w:rsidRPr="00E352EF" w:rsidDel="00390729">
                <w:rPr>
                  <w:rFonts w:ascii="Calibri" w:eastAsia="Calibri" w:hAnsi="Calibri" w:cs="Calibri"/>
                </w:rPr>
                <w:delText>C2</w:delText>
              </w:r>
            </w:del>
          </w:p>
        </w:tc>
      </w:tr>
      <w:tr w:rsidR="005A2227" w:rsidRPr="00E352EF" w:rsidDel="00390729" w14:paraId="35591836" w14:textId="56B58648">
        <w:trPr>
          <w:del w:id="6837" w:author="Utente" w:date="2017-06-26T16:39: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959846" w14:textId="3C8DE8A3" w:rsidR="005A2227" w:rsidRPr="00E352EF" w:rsidDel="00390729" w:rsidRDefault="0097053A">
            <w:pPr>
              <w:jc w:val="both"/>
              <w:rPr>
                <w:del w:id="6838" w:author="Utente" w:date="2017-06-26T16:39:00Z"/>
              </w:rPr>
            </w:pPr>
            <w:del w:id="6839" w:author="Utente" w:date="2017-06-26T16:39:00Z">
              <w:r w:rsidRPr="00E352EF" w:rsidDel="00390729">
                <w:rPr>
                  <w:rFonts w:ascii="Calibri" w:eastAsia="Calibri" w:hAnsi="Calibri" w:cs="Calibri"/>
                  <w:b/>
                </w:rPr>
                <w:delText>K1</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FF79E9" w14:textId="67C87E67" w:rsidR="005A2227" w:rsidRPr="00E352EF" w:rsidDel="00390729" w:rsidRDefault="0097053A">
            <w:pPr>
              <w:jc w:val="both"/>
              <w:rPr>
                <w:del w:id="6840" w:author="Utente" w:date="2017-06-26T16:39:00Z"/>
              </w:rPr>
            </w:pPr>
            <w:del w:id="6841" w:author="Utente" w:date="2017-06-26T16:39: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F4E09A" w14:textId="2DA965DC" w:rsidR="005A2227" w:rsidRPr="00E352EF" w:rsidDel="00390729" w:rsidRDefault="0097053A">
            <w:pPr>
              <w:jc w:val="both"/>
              <w:rPr>
                <w:del w:id="6842" w:author="Utente" w:date="2017-06-26T16:39:00Z"/>
              </w:rPr>
            </w:pPr>
            <w:del w:id="6843" w:author="Utente" w:date="2017-06-26T16:39:00Z">
              <w:r w:rsidRPr="00E352EF" w:rsidDel="00390729">
                <w:rPr>
                  <w:rFonts w:ascii="Calibri" w:eastAsia="Calibri" w:hAnsi="Calibri" w:cs="Calibri"/>
                  <w:b/>
                </w:rPr>
                <w:delText>M1</w:delText>
              </w:r>
            </w:del>
          </w:p>
        </w:tc>
      </w:tr>
      <w:tr w:rsidR="005A2227" w:rsidRPr="00E352EF" w:rsidDel="00390729" w14:paraId="0EEF29F8" w14:textId="5E8ED3C9">
        <w:trPr>
          <w:del w:id="6844"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2A629" w14:textId="094C9FD8" w:rsidR="005A2227" w:rsidRPr="00E352EF" w:rsidDel="00390729" w:rsidRDefault="0097053A">
            <w:pPr>
              <w:jc w:val="both"/>
              <w:rPr>
                <w:del w:id="6845" w:author="Utente" w:date="2017-06-26T16:39:00Z"/>
              </w:rPr>
            </w:pPr>
            <w:del w:id="6846" w:author="Utente" w:date="2017-06-26T16:39:00Z">
              <w:r w:rsidRPr="00E352EF" w:rsidDel="00390729">
                <w:rPr>
                  <w:rFonts w:ascii="Calibri" w:eastAsia="Calibri" w:hAnsi="Calibri" w:cs="Calibri"/>
                </w:rPr>
                <w:delText>1</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D44DE" w14:textId="2B880F3E" w:rsidR="005A2227" w:rsidRPr="00E352EF" w:rsidDel="00390729" w:rsidRDefault="0097053A">
            <w:pPr>
              <w:jc w:val="both"/>
              <w:rPr>
                <w:del w:id="6847" w:author="Utente" w:date="2017-06-26T16:39:00Z"/>
              </w:rPr>
            </w:pPr>
            <w:del w:id="6848" w:author="Utente" w:date="2017-06-26T16:39: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7C78B" w14:textId="09E9848D" w:rsidR="005A2227" w:rsidRPr="00E352EF" w:rsidDel="00390729" w:rsidRDefault="0097053A">
            <w:pPr>
              <w:jc w:val="both"/>
              <w:rPr>
                <w:del w:id="6849" w:author="Utente" w:date="2017-06-26T16:39:00Z"/>
              </w:rPr>
            </w:pPr>
            <w:del w:id="6850" w:author="Utente" w:date="2017-06-26T16:39:00Z">
              <w:r w:rsidRPr="00E352EF" w:rsidDel="00390729">
                <w:rPr>
                  <w:rFonts w:ascii="Calibri" w:eastAsia="Calibri" w:hAnsi="Calibri" w:cs="Calibri"/>
                </w:rPr>
                <w:delText>100</w:delText>
              </w:r>
            </w:del>
          </w:p>
        </w:tc>
      </w:tr>
      <w:tr w:rsidR="005A2227" w:rsidRPr="00E352EF" w:rsidDel="00390729" w14:paraId="2B417663" w14:textId="036C43C1">
        <w:trPr>
          <w:del w:id="6851"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9B5FC" w14:textId="7B5E803B" w:rsidR="005A2227" w:rsidRPr="00E352EF" w:rsidDel="00390729" w:rsidRDefault="0097053A">
            <w:pPr>
              <w:jc w:val="both"/>
              <w:rPr>
                <w:del w:id="6852" w:author="Utente" w:date="2017-06-26T16:39:00Z"/>
              </w:rPr>
            </w:pPr>
            <w:del w:id="6853" w:author="Utente" w:date="2017-06-26T16:39:00Z">
              <w:r w:rsidRPr="00E352EF" w:rsidDel="00390729">
                <w:rPr>
                  <w:rFonts w:ascii="Calibri" w:eastAsia="Calibri" w:hAnsi="Calibri" w:cs="Calibri"/>
                </w:rPr>
                <w:delText>2</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74270" w14:textId="5282B072" w:rsidR="005A2227" w:rsidRPr="00E352EF" w:rsidDel="00390729" w:rsidRDefault="0097053A">
            <w:pPr>
              <w:jc w:val="both"/>
              <w:rPr>
                <w:del w:id="6854" w:author="Utente" w:date="2017-06-26T16:39:00Z"/>
              </w:rPr>
            </w:pPr>
            <w:del w:id="6855" w:author="Utente" w:date="2017-06-26T16:39: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C9DE0" w14:textId="7BD70874" w:rsidR="005A2227" w:rsidRPr="00E352EF" w:rsidDel="00390729" w:rsidRDefault="0097053A">
            <w:pPr>
              <w:jc w:val="both"/>
              <w:rPr>
                <w:del w:id="6856" w:author="Utente" w:date="2017-06-26T16:39:00Z"/>
              </w:rPr>
            </w:pPr>
            <w:del w:id="6857" w:author="Utente" w:date="2017-06-26T16:39:00Z">
              <w:r w:rsidRPr="00E352EF" w:rsidDel="00390729">
                <w:rPr>
                  <w:rFonts w:ascii="Calibri" w:eastAsia="Calibri" w:hAnsi="Calibri" w:cs="Calibri"/>
                </w:rPr>
                <w:delText>200</w:delText>
              </w:r>
            </w:del>
          </w:p>
        </w:tc>
      </w:tr>
      <w:tr w:rsidR="005A2227" w:rsidRPr="00E352EF" w:rsidDel="00390729" w14:paraId="511EB64D" w14:textId="0BB94C3C">
        <w:trPr>
          <w:del w:id="6858"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8FE8" w14:textId="40345D76" w:rsidR="005A2227" w:rsidRPr="00E352EF" w:rsidDel="00390729" w:rsidRDefault="0097053A">
            <w:pPr>
              <w:jc w:val="both"/>
              <w:rPr>
                <w:del w:id="6859" w:author="Utente" w:date="2017-06-26T16:39:00Z"/>
              </w:rPr>
            </w:pPr>
            <w:del w:id="6860" w:author="Utente" w:date="2017-06-26T16:39:00Z">
              <w:r w:rsidRPr="00E352EF" w:rsidDel="00390729">
                <w:rPr>
                  <w:rFonts w:ascii="Calibri" w:eastAsia="Calibri" w:hAnsi="Calibri" w:cs="Calibri"/>
                </w:rPr>
                <w:delText>5</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865E2" w14:textId="70AE7003" w:rsidR="005A2227" w:rsidRPr="00E352EF" w:rsidDel="00390729" w:rsidRDefault="0097053A">
            <w:pPr>
              <w:jc w:val="both"/>
              <w:rPr>
                <w:del w:id="6861" w:author="Utente" w:date="2017-06-26T16:39:00Z"/>
              </w:rPr>
            </w:pPr>
            <w:del w:id="6862" w:author="Utente" w:date="2017-06-26T16:39: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98E8F" w14:textId="3D62A0A2" w:rsidR="005A2227" w:rsidRPr="00E352EF" w:rsidDel="00390729" w:rsidRDefault="0097053A">
            <w:pPr>
              <w:jc w:val="both"/>
              <w:rPr>
                <w:del w:id="6863" w:author="Utente" w:date="2017-06-26T16:39:00Z"/>
              </w:rPr>
            </w:pPr>
            <w:del w:id="6864" w:author="Utente" w:date="2017-06-26T16:39:00Z">
              <w:r w:rsidRPr="00E352EF" w:rsidDel="00390729">
                <w:rPr>
                  <w:rFonts w:ascii="Calibri" w:eastAsia="Calibri" w:hAnsi="Calibri" w:cs="Calibri"/>
                </w:rPr>
                <w:delText>700</w:delText>
              </w:r>
            </w:del>
          </w:p>
        </w:tc>
      </w:tr>
    </w:tbl>
    <w:p w14:paraId="22448436" w14:textId="5EAE440E" w:rsidR="005A2227" w:rsidRPr="00E352EF" w:rsidDel="00390729" w:rsidRDefault="005A2227">
      <w:pPr>
        <w:rPr>
          <w:del w:id="6865" w:author="Utente" w:date="2017-06-26T16:39:00Z"/>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047245B1" w14:textId="3EFAE507">
        <w:trPr>
          <w:del w:id="6866" w:author="Utente" w:date="2017-06-26T16:39: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90D619" w14:textId="65210648" w:rsidR="005A2227" w:rsidRPr="00E352EF" w:rsidDel="00390729" w:rsidRDefault="0097053A">
            <w:pPr>
              <w:jc w:val="both"/>
              <w:rPr>
                <w:del w:id="6867" w:author="Utente" w:date="2017-06-26T16:39:00Z"/>
              </w:rPr>
            </w:pPr>
            <w:del w:id="6868" w:author="Utente" w:date="2017-06-26T16:39:00Z">
              <w:r w:rsidRPr="00E352EF" w:rsidDel="00390729">
                <w:rPr>
                  <w:rFonts w:ascii="Calibri" w:eastAsia="Calibri" w:hAnsi="Calibri" w:cs="Calibri"/>
                </w:rPr>
                <w:delText>R</w:delText>
              </w:r>
            </w:del>
          </w:p>
        </w:tc>
      </w:tr>
      <w:tr w:rsidR="005A2227" w:rsidRPr="00E352EF" w:rsidDel="00390729" w14:paraId="41A4BA80" w14:textId="3B5EAACB">
        <w:trPr>
          <w:del w:id="6869"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EE84B27" w14:textId="07EAC152" w:rsidR="005A2227" w:rsidRPr="00E352EF" w:rsidDel="00390729" w:rsidRDefault="0097053A">
            <w:pPr>
              <w:jc w:val="both"/>
              <w:rPr>
                <w:del w:id="6870" w:author="Utente" w:date="2017-06-26T16:39:00Z"/>
              </w:rPr>
            </w:pPr>
            <w:del w:id="6871"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97E552" w14:textId="308D089C" w:rsidR="005A2227" w:rsidRPr="00E352EF" w:rsidDel="00390729" w:rsidRDefault="0097053A">
            <w:pPr>
              <w:jc w:val="both"/>
              <w:rPr>
                <w:del w:id="6872" w:author="Utente" w:date="2017-06-26T16:39:00Z"/>
              </w:rPr>
            </w:pPr>
            <w:del w:id="6873"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453F92" w14:textId="09026162" w:rsidR="005A2227" w:rsidRPr="00E352EF" w:rsidDel="00390729" w:rsidRDefault="0097053A">
            <w:pPr>
              <w:jc w:val="both"/>
              <w:rPr>
                <w:del w:id="6874" w:author="Utente" w:date="2017-06-26T16:39:00Z"/>
              </w:rPr>
            </w:pPr>
            <w:del w:id="6875" w:author="Utente" w:date="2017-06-26T16:39:00Z">
              <w:r w:rsidRPr="00E352EF" w:rsidDel="00390729">
                <w:rPr>
                  <w:rFonts w:ascii="Calibri" w:eastAsia="Calibri" w:hAnsi="Calibri" w:cs="Calibri"/>
                  <w:b/>
                </w:rPr>
                <w:delText>CONDITION</w:delText>
              </w:r>
            </w:del>
          </w:p>
        </w:tc>
      </w:tr>
      <w:tr w:rsidR="005A2227" w:rsidRPr="00E352EF" w:rsidDel="00390729" w14:paraId="1F2C698D" w14:textId="17DB130E">
        <w:trPr>
          <w:del w:id="6876"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3A115" w14:textId="3B9026F1" w:rsidR="005A2227" w:rsidRPr="00E352EF" w:rsidDel="00390729" w:rsidRDefault="0097053A">
            <w:pPr>
              <w:jc w:val="both"/>
              <w:rPr>
                <w:del w:id="6877" w:author="Utente" w:date="2017-06-26T16:39:00Z"/>
              </w:rPr>
            </w:pPr>
            <w:del w:id="6878"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81A4" w14:textId="4B5558CB" w:rsidR="005A2227" w:rsidRPr="00E352EF" w:rsidDel="00390729" w:rsidRDefault="0097053A">
            <w:pPr>
              <w:jc w:val="both"/>
              <w:rPr>
                <w:del w:id="6879" w:author="Utente" w:date="2017-06-26T16:39:00Z"/>
              </w:rPr>
            </w:pPr>
            <w:del w:id="6880"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53058" w14:textId="351C4049" w:rsidR="005A2227" w:rsidRPr="00E352EF" w:rsidDel="00390729" w:rsidRDefault="0097053A">
            <w:pPr>
              <w:jc w:val="both"/>
              <w:rPr>
                <w:del w:id="6881" w:author="Utente" w:date="2017-06-26T16:39:00Z"/>
              </w:rPr>
            </w:pPr>
            <w:del w:id="6882" w:author="Utente" w:date="2017-06-26T16:39:00Z">
              <w:r w:rsidRPr="00E352EF" w:rsidDel="00390729">
                <w:rPr>
                  <w:rFonts w:ascii="Calibri" w:eastAsia="Calibri" w:hAnsi="Calibri" w:cs="Calibri"/>
                </w:rPr>
                <w:delText>True</w:delText>
              </w:r>
            </w:del>
          </w:p>
        </w:tc>
      </w:tr>
      <w:tr w:rsidR="005A2227" w:rsidRPr="00E352EF" w:rsidDel="00390729" w14:paraId="63AF7A9F" w14:textId="5434C608">
        <w:trPr>
          <w:del w:id="6883"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A07F0" w14:textId="4601966D" w:rsidR="005A2227" w:rsidRPr="00E352EF" w:rsidDel="00390729" w:rsidRDefault="0097053A">
            <w:pPr>
              <w:jc w:val="both"/>
              <w:rPr>
                <w:del w:id="6884" w:author="Utente" w:date="2017-06-26T16:39:00Z"/>
              </w:rPr>
            </w:pPr>
            <w:del w:id="6885"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F4121" w14:textId="55B45E9C" w:rsidR="005A2227" w:rsidRPr="00E352EF" w:rsidDel="00390729" w:rsidRDefault="0097053A">
            <w:pPr>
              <w:jc w:val="both"/>
              <w:rPr>
                <w:del w:id="6886" w:author="Utente" w:date="2017-06-26T16:39:00Z"/>
              </w:rPr>
            </w:pPr>
            <w:del w:id="6887"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258A4" w14:textId="6FD4DD25" w:rsidR="005A2227" w:rsidRPr="00E352EF" w:rsidDel="00390729" w:rsidRDefault="0097053A">
            <w:pPr>
              <w:jc w:val="both"/>
              <w:rPr>
                <w:del w:id="6888" w:author="Utente" w:date="2017-06-26T16:39:00Z"/>
              </w:rPr>
            </w:pPr>
            <w:del w:id="6889" w:author="Utente" w:date="2017-06-26T16:39:00Z">
              <w:r w:rsidRPr="00E352EF" w:rsidDel="00390729">
                <w:rPr>
                  <w:rFonts w:ascii="Calibri" w:eastAsia="Calibri" w:hAnsi="Calibri" w:cs="Calibri"/>
                </w:rPr>
                <w:delText>True</w:delText>
              </w:r>
            </w:del>
          </w:p>
        </w:tc>
      </w:tr>
      <w:tr w:rsidR="005A2227" w:rsidRPr="00E352EF" w:rsidDel="00390729" w14:paraId="599ADDE2" w14:textId="2276B1CF">
        <w:trPr>
          <w:del w:id="6890"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0718" w14:textId="54C5AABF" w:rsidR="005A2227" w:rsidRPr="00E352EF" w:rsidDel="00390729" w:rsidRDefault="0097053A">
            <w:pPr>
              <w:jc w:val="both"/>
              <w:rPr>
                <w:del w:id="6891" w:author="Utente" w:date="2017-06-26T16:39:00Z"/>
              </w:rPr>
            </w:pPr>
            <w:del w:id="6892"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CFBAF" w14:textId="73A03F73" w:rsidR="005A2227" w:rsidRPr="00E352EF" w:rsidDel="00390729" w:rsidRDefault="0097053A">
            <w:pPr>
              <w:jc w:val="both"/>
              <w:rPr>
                <w:del w:id="6893" w:author="Utente" w:date="2017-06-26T16:39:00Z"/>
              </w:rPr>
            </w:pPr>
            <w:del w:id="6894"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04BDA" w14:textId="06AC7E52" w:rsidR="005A2227" w:rsidRPr="00E352EF" w:rsidDel="00390729" w:rsidRDefault="0097053A">
            <w:pPr>
              <w:jc w:val="both"/>
              <w:rPr>
                <w:del w:id="6895" w:author="Utente" w:date="2017-06-26T16:39:00Z"/>
              </w:rPr>
            </w:pPr>
            <w:del w:id="6896" w:author="Utente" w:date="2017-06-26T16:39:00Z">
              <w:r w:rsidRPr="00E352EF" w:rsidDel="00390729">
                <w:rPr>
                  <w:rFonts w:ascii="Calibri" w:eastAsia="Calibri" w:hAnsi="Calibri" w:cs="Calibri"/>
                </w:rPr>
                <w:delText>True</w:delText>
              </w:r>
            </w:del>
          </w:p>
        </w:tc>
      </w:tr>
    </w:tbl>
    <w:p w14:paraId="4543CC18" w14:textId="5C6AE913" w:rsidR="00390729" w:rsidRPr="00E352EF" w:rsidDel="00161B00" w:rsidRDefault="00390729" w:rsidP="00386B8F">
      <w:pPr>
        <w:jc w:val="both"/>
        <w:rPr>
          <w:del w:id="6897" w:author="Utente" w:date="2017-07-05T17:08:00Z"/>
        </w:rPr>
      </w:pPr>
    </w:p>
    <w:p w14:paraId="7FAED137" w14:textId="4E723DA5" w:rsidR="005A2227" w:rsidRPr="00E352EF" w:rsidDel="00390729" w:rsidRDefault="0097053A" w:rsidP="00390729">
      <w:pPr>
        <w:rPr>
          <w:del w:id="6898" w:author="Utente" w:date="2017-06-26T16:40:00Z"/>
          <w:rFonts w:ascii="Cambria" w:eastAsia="Calibri" w:hAnsi="Cambria"/>
        </w:rPr>
      </w:pPr>
      <w:del w:id="6899" w:author="Utente" w:date="2017-06-26T16:40:00Z">
        <w:r w:rsidRPr="00E352EF" w:rsidDel="00390729">
          <w:rPr>
            <w:rFonts w:ascii="Cambria" w:eastAsia="Calibri" w:hAnsi="Cambria"/>
          </w:rPr>
          <w:delText xml:space="preserve">3) R := C1 </w:delText>
        </w:r>
        <w:r w:rsidRPr="00E352EF" w:rsidDel="00390729">
          <w:rPr>
            <w:rFonts w:ascii="Cambria" w:eastAsia="Calibri" w:hAnsi="Cambria"/>
            <w:b/>
          </w:rPr>
          <w:delText>exists_in_all</w:delText>
        </w:r>
        <w:r w:rsidRPr="00E352EF" w:rsidDel="00390729">
          <w:rPr>
            <w:rFonts w:ascii="Cambria" w:eastAsia="Calibri" w:hAnsi="Cambria"/>
          </w:rPr>
          <w:delText xml:space="preserve"> C2</w:delText>
        </w:r>
      </w:del>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128B1802" w14:textId="650A5547">
        <w:trPr>
          <w:del w:id="6900"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F0376C" w14:textId="731E1B4D" w:rsidR="005A2227" w:rsidRPr="00E352EF" w:rsidDel="00390729" w:rsidRDefault="0097053A" w:rsidP="00390729">
            <w:pPr>
              <w:rPr>
                <w:del w:id="6901" w:author="Utente" w:date="2017-06-26T16:40:00Z"/>
              </w:rPr>
            </w:pPr>
            <w:del w:id="6902" w:author="Utente" w:date="2017-06-26T16:40:00Z">
              <w:r w:rsidRPr="00E352EF" w:rsidDel="00390729">
                <w:rPr>
                  <w:rFonts w:ascii="Calibri" w:eastAsia="Calibri" w:hAnsi="Calibri" w:cs="Calibri"/>
                </w:rPr>
                <w:delText>C1</w:delText>
              </w:r>
            </w:del>
          </w:p>
        </w:tc>
      </w:tr>
      <w:tr w:rsidR="005A2227" w:rsidRPr="00E352EF" w:rsidDel="00390729" w14:paraId="6978EF3B" w14:textId="5CB40140">
        <w:trPr>
          <w:del w:id="6903"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4BC2C" w14:textId="521327C3" w:rsidR="005A2227" w:rsidRPr="00E352EF" w:rsidDel="00390729" w:rsidRDefault="0097053A" w:rsidP="00390729">
            <w:pPr>
              <w:rPr>
                <w:del w:id="6904" w:author="Utente" w:date="2017-06-26T16:40:00Z"/>
              </w:rPr>
            </w:pPr>
            <w:del w:id="6905"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53CDB6" w14:textId="6668C873" w:rsidR="005A2227" w:rsidRPr="00E352EF" w:rsidDel="00390729" w:rsidRDefault="0097053A" w:rsidP="00390729">
            <w:pPr>
              <w:rPr>
                <w:del w:id="6906" w:author="Utente" w:date="2017-06-26T16:40:00Z"/>
              </w:rPr>
            </w:pPr>
            <w:del w:id="6907"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077DFB" w14:textId="6ADA8883" w:rsidR="005A2227" w:rsidRPr="00E352EF" w:rsidDel="00390729" w:rsidRDefault="0097053A" w:rsidP="00390729">
            <w:pPr>
              <w:rPr>
                <w:del w:id="6908" w:author="Utente" w:date="2017-06-26T16:40:00Z"/>
              </w:rPr>
            </w:pPr>
            <w:del w:id="6909" w:author="Utente" w:date="2017-06-26T16:40:00Z">
              <w:r w:rsidRPr="00E352EF" w:rsidDel="00390729">
                <w:rPr>
                  <w:rFonts w:ascii="Calibri" w:eastAsia="Calibri" w:hAnsi="Calibri" w:cs="Calibri"/>
                  <w:b/>
                </w:rPr>
                <w:delText>M1</w:delText>
              </w:r>
            </w:del>
          </w:p>
        </w:tc>
      </w:tr>
      <w:tr w:rsidR="005A2227" w:rsidRPr="00E352EF" w:rsidDel="00390729" w14:paraId="3A0905E9" w14:textId="7D734128">
        <w:trPr>
          <w:del w:id="6910"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E9DBF" w14:textId="3487D499" w:rsidR="005A2227" w:rsidRPr="00E352EF" w:rsidDel="00390729" w:rsidRDefault="0097053A" w:rsidP="00390729">
            <w:pPr>
              <w:rPr>
                <w:del w:id="6911" w:author="Utente" w:date="2017-06-26T16:40:00Z"/>
              </w:rPr>
            </w:pPr>
            <w:del w:id="6912"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9722" w14:textId="75CD6E10" w:rsidR="005A2227" w:rsidRPr="00E352EF" w:rsidDel="00390729" w:rsidRDefault="0097053A" w:rsidP="00390729">
            <w:pPr>
              <w:rPr>
                <w:del w:id="6913" w:author="Utente" w:date="2017-06-26T16:40:00Z"/>
              </w:rPr>
            </w:pPr>
            <w:del w:id="6914"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0B8A9" w14:textId="7433ACA6" w:rsidR="005A2227" w:rsidRPr="00E352EF" w:rsidDel="00390729" w:rsidRDefault="0097053A" w:rsidP="00390729">
            <w:pPr>
              <w:rPr>
                <w:del w:id="6915" w:author="Utente" w:date="2017-06-26T16:40:00Z"/>
              </w:rPr>
            </w:pPr>
            <w:del w:id="6916" w:author="Utente" w:date="2017-06-26T16:40:00Z">
              <w:r w:rsidRPr="00E352EF" w:rsidDel="00390729">
                <w:rPr>
                  <w:rFonts w:ascii="Calibri" w:eastAsia="Calibri" w:hAnsi="Calibri" w:cs="Calibri"/>
                </w:rPr>
                <w:delText>100</w:delText>
              </w:r>
            </w:del>
          </w:p>
        </w:tc>
      </w:tr>
      <w:tr w:rsidR="005A2227" w:rsidRPr="00E352EF" w:rsidDel="00390729" w14:paraId="43F44B01" w14:textId="0A29186E">
        <w:trPr>
          <w:del w:id="6917"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47F4F" w14:textId="5552EEAB" w:rsidR="005A2227" w:rsidRPr="00E352EF" w:rsidDel="00390729" w:rsidRDefault="0097053A" w:rsidP="00390729">
            <w:pPr>
              <w:rPr>
                <w:del w:id="6918" w:author="Utente" w:date="2017-06-26T16:40:00Z"/>
              </w:rPr>
            </w:pPr>
            <w:del w:id="6919"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4AE01" w14:textId="78871B71" w:rsidR="005A2227" w:rsidRPr="00E352EF" w:rsidDel="00390729" w:rsidRDefault="0097053A" w:rsidP="00390729">
            <w:pPr>
              <w:rPr>
                <w:del w:id="6920" w:author="Utente" w:date="2017-06-26T16:40:00Z"/>
              </w:rPr>
            </w:pPr>
            <w:del w:id="6921"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40799" w14:textId="69A215BE" w:rsidR="005A2227" w:rsidRPr="00E352EF" w:rsidDel="00390729" w:rsidRDefault="0097053A" w:rsidP="00390729">
            <w:pPr>
              <w:rPr>
                <w:del w:id="6922" w:author="Utente" w:date="2017-06-26T16:40:00Z"/>
              </w:rPr>
            </w:pPr>
            <w:del w:id="6923" w:author="Utente" w:date="2017-06-26T16:40:00Z">
              <w:r w:rsidRPr="00E352EF" w:rsidDel="00390729">
                <w:rPr>
                  <w:rFonts w:ascii="Calibri" w:eastAsia="Calibri" w:hAnsi="Calibri" w:cs="Calibri"/>
                </w:rPr>
                <w:delText>200</w:delText>
              </w:r>
            </w:del>
          </w:p>
        </w:tc>
      </w:tr>
      <w:tr w:rsidR="005A2227" w:rsidRPr="00E352EF" w:rsidDel="00390729" w14:paraId="7B41C356" w14:textId="3BEF0402">
        <w:trPr>
          <w:del w:id="6924"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EE37B6" w14:textId="0523090A" w:rsidR="005A2227" w:rsidRPr="00E352EF" w:rsidDel="00390729" w:rsidRDefault="0097053A" w:rsidP="00390729">
            <w:pPr>
              <w:rPr>
                <w:del w:id="6925" w:author="Utente" w:date="2017-06-26T16:40:00Z"/>
              </w:rPr>
            </w:pPr>
            <w:del w:id="6926" w:author="Utente" w:date="2017-06-26T16:40:00Z">
              <w:r w:rsidRPr="00E352EF" w:rsidDel="00390729">
                <w:rPr>
                  <w:rFonts w:ascii="Calibri" w:eastAsia="Calibri" w:hAnsi="Calibri" w:cs="Calibri"/>
                </w:rPr>
                <w:delText>3</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C80" w14:textId="2A9BDD32" w:rsidR="005A2227" w:rsidRPr="00E352EF" w:rsidDel="00390729" w:rsidRDefault="0097053A" w:rsidP="00390729">
            <w:pPr>
              <w:rPr>
                <w:del w:id="6927" w:author="Utente" w:date="2017-06-26T16:40:00Z"/>
              </w:rPr>
            </w:pPr>
            <w:del w:id="6928"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833A3" w14:textId="5D55B434" w:rsidR="005A2227" w:rsidRPr="00E352EF" w:rsidDel="00390729" w:rsidRDefault="0097053A" w:rsidP="00390729">
            <w:pPr>
              <w:rPr>
                <w:del w:id="6929" w:author="Utente" w:date="2017-06-26T16:40:00Z"/>
              </w:rPr>
            </w:pPr>
            <w:del w:id="6930" w:author="Utente" w:date="2017-06-26T16:40:00Z">
              <w:r w:rsidRPr="00E352EF" w:rsidDel="00390729">
                <w:rPr>
                  <w:rFonts w:ascii="Calibri" w:eastAsia="Calibri" w:hAnsi="Calibri" w:cs="Calibri"/>
                </w:rPr>
                <w:delText>700</w:delText>
              </w:r>
            </w:del>
          </w:p>
        </w:tc>
      </w:tr>
      <w:tr w:rsidR="005A2227" w:rsidRPr="00E352EF" w:rsidDel="00390729" w14:paraId="0E234641" w14:textId="5FE20BBD">
        <w:trPr>
          <w:del w:id="6931"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EFB341" w14:textId="65256796" w:rsidR="005A2227" w:rsidRPr="00E352EF" w:rsidDel="00390729" w:rsidRDefault="0097053A" w:rsidP="00390729">
            <w:pPr>
              <w:rPr>
                <w:del w:id="6932" w:author="Utente" w:date="2017-06-26T16:40:00Z"/>
              </w:rPr>
            </w:pPr>
            <w:del w:id="6933" w:author="Utente" w:date="2017-06-26T16:40:00Z">
              <w:r w:rsidRPr="00E352EF" w:rsidDel="00390729">
                <w:rPr>
                  <w:rFonts w:ascii="Calibri" w:eastAsia="Calibri" w:hAnsi="Calibri" w:cs="Calibri"/>
                </w:rPr>
                <w:delText>4</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C8594" w14:textId="1648AC1F" w:rsidR="005A2227" w:rsidRPr="00E352EF" w:rsidDel="00390729" w:rsidRDefault="0097053A" w:rsidP="00390729">
            <w:pPr>
              <w:rPr>
                <w:del w:id="6934" w:author="Utente" w:date="2017-06-26T16:40:00Z"/>
              </w:rPr>
            </w:pPr>
            <w:del w:id="6935"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5D44C0" w14:textId="004E88C8" w:rsidR="005A2227" w:rsidRPr="00E352EF" w:rsidDel="00390729" w:rsidRDefault="0097053A" w:rsidP="00390729">
            <w:pPr>
              <w:rPr>
                <w:del w:id="6936" w:author="Utente" w:date="2017-06-26T16:40:00Z"/>
              </w:rPr>
            </w:pPr>
            <w:del w:id="6937" w:author="Utente" w:date="2017-06-26T16:40:00Z">
              <w:r w:rsidRPr="00E352EF" w:rsidDel="00390729">
                <w:rPr>
                  <w:rFonts w:ascii="Calibri" w:eastAsia="Calibri" w:hAnsi="Calibri" w:cs="Calibri"/>
                </w:rPr>
                <w:delText>550</w:delText>
              </w:r>
            </w:del>
          </w:p>
        </w:tc>
      </w:tr>
      <w:tr w:rsidR="005A2227" w:rsidRPr="00E352EF" w:rsidDel="00390729" w14:paraId="2C5A6E2B" w14:textId="7E76006A">
        <w:trPr>
          <w:del w:id="6938"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AF08B" w14:textId="77C33033" w:rsidR="005A2227" w:rsidRPr="00E352EF" w:rsidDel="00390729" w:rsidRDefault="0097053A" w:rsidP="00390729">
            <w:pPr>
              <w:rPr>
                <w:del w:id="6939" w:author="Utente" w:date="2017-06-26T16:40:00Z"/>
              </w:rPr>
            </w:pPr>
            <w:del w:id="6940"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08E5" w14:textId="71B47E14" w:rsidR="005A2227" w:rsidRPr="00E352EF" w:rsidDel="00390729" w:rsidRDefault="0097053A" w:rsidP="00390729">
            <w:pPr>
              <w:rPr>
                <w:del w:id="6941" w:author="Utente" w:date="2017-06-26T16:40:00Z"/>
              </w:rPr>
            </w:pPr>
            <w:del w:id="6942"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11188" w14:textId="580CCF35" w:rsidR="005A2227" w:rsidRPr="00E352EF" w:rsidDel="00390729" w:rsidRDefault="0097053A" w:rsidP="00390729">
            <w:pPr>
              <w:rPr>
                <w:del w:id="6943" w:author="Utente" w:date="2017-06-26T16:40:00Z"/>
              </w:rPr>
            </w:pPr>
            <w:del w:id="6944" w:author="Utente" w:date="2017-06-26T16:40:00Z">
              <w:r w:rsidRPr="00E352EF" w:rsidDel="00390729">
                <w:rPr>
                  <w:rFonts w:ascii="Calibri" w:eastAsia="Calibri" w:hAnsi="Calibri" w:cs="Calibri"/>
                </w:rPr>
                <w:delText>120</w:delText>
              </w:r>
            </w:del>
          </w:p>
        </w:tc>
      </w:tr>
    </w:tbl>
    <w:p w14:paraId="24412058" w14:textId="0FFACC62" w:rsidR="005A2227" w:rsidRPr="00E352EF" w:rsidDel="00390729" w:rsidRDefault="005A2227" w:rsidP="00390729">
      <w:pPr>
        <w:rPr>
          <w:del w:id="6945" w:author="Utente" w:date="2017-06-26T16:40:00Z"/>
        </w:rPr>
      </w:pPr>
    </w:p>
    <w:p w14:paraId="718296B3" w14:textId="237F9868" w:rsidR="005A2227" w:rsidRPr="00E352EF" w:rsidDel="00390729" w:rsidRDefault="005A2227" w:rsidP="00390729">
      <w:pPr>
        <w:rPr>
          <w:del w:id="6946" w:author="Utente" w:date="2017-06-26T16:40: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5117395B" w14:textId="2B303B9A">
        <w:trPr>
          <w:del w:id="6947"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DC3CDA" w14:textId="22A4E6A0" w:rsidR="005A2227" w:rsidRPr="00E352EF" w:rsidDel="00390729" w:rsidRDefault="0097053A" w:rsidP="00390729">
            <w:pPr>
              <w:rPr>
                <w:del w:id="6948" w:author="Utente" w:date="2017-06-26T16:40:00Z"/>
              </w:rPr>
            </w:pPr>
            <w:del w:id="6949" w:author="Utente" w:date="2017-06-26T16:40:00Z">
              <w:r w:rsidRPr="00E352EF" w:rsidDel="00390729">
                <w:rPr>
                  <w:rFonts w:ascii="Calibri" w:eastAsia="Calibri" w:hAnsi="Calibri" w:cs="Calibri"/>
                </w:rPr>
                <w:delText>C2</w:delText>
              </w:r>
            </w:del>
          </w:p>
        </w:tc>
      </w:tr>
      <w:tr w:rsidR="005A2227" w:rsidRPr="00E352EF" w:rsidDel="00390729" w14:paraId="050E5473" w14:textId="44ED4E47">
        <w:trPr>
          <w:del w:id="6950"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0040D0" w14:textId="549A0AC9" w:rsidR="005A2227" w:rsidRPr="00E352EF" w:rsidDel="00390729" w:rsidRDefault="0097053A" w:rsidP="00390729">
            <w:pPr>
              <w:rPr>
                <w:del w:id="6951" w:author="Utente" w:date="2017-06-26T16:40:00Z"/>
              </w:rPr>
            </w:pPr>
            <w:del w:id="6952"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C31C7E" w14:textId="7AF2CD4B" w:rsidR="005A2227" w:rsidRPr="00E352EF" w:rsidDel="00390729" w:rsidRDefault="0097053A" w:rsidP="00390729">
            <w:pPr>
              <w:rPr>
                <w:del w:id="6953" w:author="Utente" w:date="2017-06-26T16:40:00Z"/>
              </w:rPr>
            </w:pPr>
            <w:del w:id="6954"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28D8B4" w14:textId="46444A90" w:rsidR="005A2227" w:rsidRPr="00E352EF" w:rsidDel="00390729" w:rsidRDefault="0097053A" w:rsidP="00390729">
            <w:pPr>
              <w:rPr>
                <w:del w:id="6955" w:author="Utente" w:date="2017-06-26T16:40:00Z"/>
              </w:rPr>
            </w:pPr>
            <w:del w:id="6956" w:author="Utente" w:date="2017-06-26T16:40:00Z">
              <w:r w:rsidRPr="00E352EF" w:rsidDel="00390729">
                <w:rPr>
                  <w:rFonts w:ascii="Calibri" w:eastAsia="Calibri" w:hAnsi="Calibri" w:cs="Calibri"/>
                  <w:b/>
                </w:rPr>
                <w:delText>M1</w:delText>
              </w:r>
            </w:del>
          </w:p>
        </w:tc>
      </w:tr>
      <w:tr w:rsidR="005A2227" w:rsidRPr="00E352EF" w:rsidDel="00390729" w14:paraId="3D6BF141" w14:textId="3E6DF679">
        <w:trPr>
          <w:del w:id="6957"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A7834" w14:textId="738DEF3A" w:rsidR="005A2227" w:rsidRPr="00E352EF" w:rsidDel="00390729" w:rsidRDefault="0097053A" w:rsidP="00390729">
            <w:pPr>
              <w:rPr>
                <w:del w:id="6958" w:author="Utente" w:date="2017-06-26T16:40:00Z"/>
              </w:rPr>
            </w:pPr>
            <w:del w:id="6959"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20DC0" w14:textId="7BFD6762" w:rsidR="005A2227" w:rsidRPr="00E352EF" w:rsidDel="00390729" w:rsidRDefault="0097053A" w:rsidP="00390729">
            <w:pPr>
              <w:rPr>
                <w:del w:id="6960" w:author="Utente" w:date="2017-06-26T16:40:00Z"/>
              </w:rPr>
            </w:pPr>
            <w:del w:id="6961"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654B1" w14:textId="59A2323B" w:rsidR="005A2227" w:rsidRPr="00E352EF" w:rsidDel="00390729" w:rsidRDefault="0097053A" w:rsidP="00390729">
            <w:pPr>
              <w:rPr>
                <w:del w:id="6962" w:author="Utente" w:date="2017-06-26T16:40:00Z"/>
              </w:rPr>
            </w:pPr>
            <w:del w:id="6963" w:author="Utente" w:date="2017-06-26T16:40:00Z">
              <w:r w:rsidRPr="00E352EF" w:rsidDel="00390729">
                <w:rPr>
                  <w:rFonts w:ascii="Calibri" w:eastAsia="Calibri" w:hAnsi="Calibri" w:cs="Calibri"/>
                </w:rPr>
                <w:delText>100</w:delText>
              </w:r>
            </w:del>
          </w:p>
        </w:tc>
      </w:tr>
      <w:tr w:rsidR="005A2227" w:rsidRPr="00E352EF" w:rsidDel="00390729" w14:paraId="3345A5D0" w14:textId="27D7F73D">
        <w:trPr>
          <w:del w:id="6964"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31444" w14:textId="4A0A8B25" w:rsidR="005A2227" w:rsidRPr="00E352EF" w:rsidDel="00390729" w:rsidRDefault="0097053A" w:rsidP="00390729">
            <w:pPr>
              <w:rPr>
                <w:del w:id="6965" w:author="Utente" w:date="2017-06-26T16:40:00Z"/>
              </w:rPr>
            </w:pPr>
            <w:del w:id="6966"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D63C0" w14:textId="4D0EDFCB" w:rsidR="005A2227" w:rsidRPr="00E352EF" w:rsidDel="00390729" w:rsidRDefault="0097053A" w:rsidP="00390729">
            <w:pPr>
              <w:rPr>
                <w:del w:id="6967" w:author="Utente" w:date="2017-06-26T16:40:00Z"/>
              </w:rPr>
            </w:pPr>
            <w:del w:id="6968"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77B8" w14:textId="4080CA26" w:rsidR="005A2227" w:rsidRPr="00E352EF" w:rsidDel="00390729" w:rsidRDefault="0097053A" w:rsidP="00390729">
            <w:pPr>
              <w:rPr>
                <w:del w:id="6969" w:author="Utente" w:date="2017-06-26T16:40:00Z"/>
              </w:rPr>
            </w:pPr>
            <w:del w:id="6970" w:author="Utente" w:date="2017-06-26T16:40:00Z">
              <w:r w:rsidRPr="00E352EF" w:rsidDel="00390729">
                <w:rPr>
                  <w:rFonts w:ascii="Calibri" w:eastAsia="Calibri" w:hAnsi="Calibri" w:cs="Calibri"/>
                </w:rPr>
                <w:delText>200</w:delText>
              </w:r>
            </w:del>
          </w:p>
        </w:tc>
      </w:tr>
      <w:tr w:rsidR="005A2227" w:rsidRPr="00E352EF" w:rsidDel="00390729" w14:paraId="12549559" w14:textId="08530D2D">
        <w:trPr>
          <w:del w:id="6971"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6D97B" w14:textId="3320E66E" w:rsidR="005A2227" w:rsidRPr="00E352EF" w:rsidDel="00390729" w:rsidRDefault="0097053A" w:rsidP="00390729">
            <w:pPr>
              <w:rPr>
                <w:del w:id="6972" w:author="Utente" w:date="2017-06-26T16:40:00Z"/>
              </w:rPr>
            </w:pPr>
            <w:del w:id="6973"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21102" w14:textId="57C664A3" w:rsidR="005A2227" w:rsidRPr="00E352EF" w:rsidDel="00390729" w:rsidRDefault="0097053A" w:rsidP="00390729">
            <w:pPr>
              <w:rPr>
                <w:del w:id="6974" w:author="Utente" w:date="2017-06-26T16:40:00Z"/>
              </w:rPr>
            </w:pPr>
            <w:del w:id="6975"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364F3" w14:textId="7E186120" w:rsidR="005A2227" w:rsidRPr="00E352EF" w:rsidDel="00390729" w:rsidRDefault="0097053A" w:rsidP="00390729">
            <w:pPr>
              <w:rPr>
                <w:del w:id="6976" w:author="Utente" w:date="2017-06-26T16:40:00Z"/>
              </w:rPr>
            </w:pPr>
            <w:del w:id="6977" w:author="Utente" w:date="2017-06-26T16:40:00Z">
              <w:r w:rsidRPr="00E352EF" w:rsidDel="00390729">
                <w:rPr>
                  <w:rFonts w:ascii="Calibri" w:eastAsia="Calibri" w:hAnsi="Calibri" w:cs="Calibri"/>
                </w:rPr>
                <w:delText>700</w:delText>
              </w:r>
            </w:del>
          </w:p>
        </w:tc>
      </w:tr>
    </w:tbl>
    <w:p w14:paraId="51F22D5B" w14:textId="752D3742" w:rsidR="005A2227" w:rsidRPr="00E352EF" w:rsidDel="00390729" w:rsidRDefault="005A2227" w:rsidP="00390729">
      <w:pPr>
        <w:rPr>
          <w:del w:id="6978" w:author="Utente" w:date="2017-06-26T16:40:00Z"/>
        </w:rPr>
      </w:pPr>
    </w:p>
    <w:p w14:paraId="52C2D479" w14:textId="62ADDCDB" w:rsidR="005A2227" w:rsidRPr="00E352EF" w:rsidDel="00390729" w:rsidRDefault="005A2227" w:rsidP="00390729">
      <w:pPr>
        <w:rPr>
          <w:del w:id="6979"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0E19708A" w14:textId="4E9AD136">
        <w:trPr>
          <w:del w:id="6980" w:author="Utente" w:date="2017-06-26T16:40:00Z"/>
        </w:trPr>
        <w:tc>
          <w:tcPr>
            <w:tcW w:w="64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5E0CB0" w14:textId="3CE8EB62" w:rsidR="005A2227" w:rsidRPr="00E352EF" w:rsidDel="00390729" w:rsidRDefault="0097053A" w:rsidP="00390729">
            <w:pPr>
              <w:rPr>
                <w:del w:id="6981" w:author="Utente" w:date="2017-06-26T16:40:00Z"/>
              </w:rPr>
            </w:pPr>
            <w:del w:id="6982" w:author="Utente" w:date="2017-06-26T16:40:00Z">
              <w:r w:rsidRPr="00E352EF" w:rsidDel="00390729">
                <w:rPr>
                  <w:rFonts w:ascii="Calibri" w:eastAsia="Calibri" w:hAnsi="Calibri" w:cs="Calibri"/>
                </w:rPr>
                <w:delText>R</w:delText>
              </w:r>
            </w:del>
          </w:p>
        </w:tc>
      </w:tr>
      <w:tr w:rsidR="005A2227" w:rsidRPr="00E352EF" w:rsidDel="00390729" w14:paraId="5498943C" w14:textId="455893D1">
        <w:trPr>
          <w:del w:id="6983" w:author="Utente" w:date="2017-06-26T16:40:00Z"/>
        </w:trPr>
        <w:tc>
          <w:tcPr>
            <w:tcW w:w="64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FF253E" w14:textId="031B407F" w:rsidR="005A2227" w:rsidRPr="00E352EF" w:rsidDel="00390729" w:rsidRDefault="0097053A" w:rsidP="00390729">
            <w:pPr>
              <w:rPr>
                <w:del w:id="6984" w:author="Utente" w:date="2017-06-26T16:40:00Z"/>
              </w:rPr>
            </w:pPr>
            <w:del w:id="6985"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447D76" w14:textId="782CBD90" w:rsidR="005A2227" w:rsidRPr="00E352EF" w:rsidDel="00390729" w:rsidRDefault="0097053A" w:rsidP="00390729">
            <w:pPr>
              <w:rPr>
                <w:del w:id="6986" w:author="Utente" w:date="2017-06-26T16:40:00Z"/>
              </w:rPr>
            </w:pPr>
            <w:del w:id="6987"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8DEBB6" w14:textId="7CD653C4" w:rsidR="005A2227" w:rsidRPr="00E352EF" w:rsidDel="00390729" w:rsidRDefault="0097053A" w:rsidP="00390729">
            <w:pPr>
              <w:rPr>
                <w:del w:id="6988" w:author="Utente" w:date="2017-06-26T16:40:00Z"/>
              </w:rPr>
            </w:pPr>
            <w:del w:id="6989" w:author="Utente" w:date="2017-06-26T16:40:00Z">
              <w:r w:rsidRPr="00E352EF" w:rsidDel="00390729">
                <w:rPr>
                  <w:rFonts w:ascii="Calibri" w:eastAsia="Calibri" w:hAnsi="Calibri" w:cs="Calibri"/>
                  <w:b/>
                </w:rPr>
                <w:delText>CONDITION</w:delText>
              </w:r>
            </w:del>
          </w:p>
        </w:tc>
      </w:tr>
      <w:tr w:rsidR="005A2227" w:rsidRPr="00E352EF" w:rsidDel="00390729" w14:paraId="3AC98475" w14:textId="370E6438">
        <w:trPr>
          <w:del w:id="6990"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BAA05" w14:textId="0E6AA6B4" w:rsidR="005A2227" w:rsidRPr="00E352EF" w:rsidDel="00390729" w:rsidRDefault="0097053A" w:rsidP="00390729">
            <w:pPr>
              <w:rPr>
                <w:del w:id="6991" w:author="Utente" w:date="2017-06-26T16:40:00Z"/>
              </w:rPr>
            </w:pPr>
            <w:del w:id="6992" w:author="Utente" w:date="2017-06-26T16:40:00Z">
              <w:r w:rsidRPr="00E352EF" w:rsidDel="00390729">
                <w:rPr>
                  <w:rFonts w:ascii="Calibri" w:eastAsia="Calibri" w:hAnsi="Calibri" w:cs="Calibri"/>
                </w:rPr>
                <w:lastRenderedPageBreak/>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6750F" w14:textId="45C2D8CD" w:rsidR="005A2227" w:rsidRPr="00E352EF" w:rsidDel="00390729" w:rsidRDefault="0097053A" w:rsidP="00390729">
            <w:pPr>
              <w:rPr>
                <w:del w:id="6993" w:author="Utente" w:date="2017-06-26T16:40:00Z"/>
              </w:rPr>
            </w:pPr>
            <w:del w:id="6994"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58203" w14:textId="399C2A45" w:rsidR="005A2227" w:rsidRPr="00E352EF" w:rsidDel="00390729" w:rsidRDefault="0097053A" w:rsidP="00390729">
            <w:pPr>
              <w:rPr>
                <w:del w:id="6995" w:author="Utente" w:date="2017-06-26T16:40:00Z"/>
              </w:rPr>
            </w:pPr>
            <w:del w:id="6996" w:author="Utente" w:date="2017-06-26T16:40:00Z">
              <w:r w:rsidRPr="00E352EF" w:rsidDel="00390729">
                <w:rPr>
                  <w:rFonts w:ascii="Calibri" w:eastAsia="Calibri" w:hAnsi="Calibri" w:cs="Calibri"/>
                </w:rPr>
                <w:delText>True</w:delText>
              </w:r>
            </w:del>
          </w:p>
        </w:tc>
      </w:tr>
      <w:tr w:rsidR="005A2227" w:rsidRPr="00E352EF" w:rsidDel="00390729" w14:paraId="7E2975D2" w14:textId="7794CD81">
        <w:trPr>
          <w:del w:id="6997"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B4E66" w14:textId="1030FA77" w:rsidR="005A2227" w:rsidRPr="00E352EF" w:rsidDel="00390729" w:rsidRDefault="0097053A" w:rsidP="00390729">
            <w:pPr>
              <w:rPr>
                <w:del w:id="6998" w:author="Utente" w:date="2017-06-26T16:40:00Z"/>
              </w:rPr>
            </w:pPr>
            <w:del w:id="6999"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B8D59" w14:textId="613691C7" w:rsidR="005A2227" w:rsidRPr="00E352EF" w:rsidDel="00390729" w:rsidRDefault="0097053A" w:rsidP="00390729">
            <w:pPr>
              <w:rPr>
                <w:del w:id="7000" w:author="Utente" w:date="2017-06-26T16:40:00Z"/>
              </w:rPr>
            </w:pPr>
            <w:del w:id="7001"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A778E" w14:textId="203DA2A1" w:rsidR="005A2227" w:rsidRPr="00E352EF" w:rsidDel="00390729" w:rsidRDefault="0097053A" w:rsidP="00390729">
            <w:pPr>
              <w:rPr>
                <w:del w:id="7002" w:author="Utente" w:date="2017-06-26T16:40:00Z"/>
              </w:rPr>
            </w:pPr>
            <w:del w:id="7003" w:author="Utente" w:date="2017-06-26T16:40:00Z">
              <w:r w:rsidRPr="00E352EF" w:rsidDel="00390729">
                <w:rPr>
                  <w:rFonts w:ascii="Calibri" w:eastAsia="Calibri" w:hAnsi="Calibri" w:cs="Calibri"/>
                </w:rPr>
                <w:delText>True</w:delText>
              </w:r>
            </w:del>
          </w:p>
        </w:tc>
      </w:tr>
      <w:tr w:rsidR="005A2227" w:rsidRPr="00E352EF" w:rsidDel="00390729" w14:paraId="75AC3AAA" w14:textId="5517EF9B">
        <w:trPr>
          <w:del w:id="7004"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A076E" w14:textId="7615A2D9" w:rsidR="005A2227" w:rsidRPr="00E352EF" w:rsidDel="00390729" w:rsidRDefault="0097053A" w:rsidP="00390729">
            <w:pPr>
              <w:rPr>
                <w:del w:id="7005" w:author="Utente" w:date="2017-06-26T16:40:00Z"/>
              </w:rPr>
            </w:pPr>
            <w:del w:id="7006"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BD078" w14:textId="49DD4EBD" w:rsidR="005A2227" w:rsidRPr="00E352EF" w:rsidDel="00390729" w:rsidRDefault="0097053A" w:rsidP="00390729">
            <w:pPr>
              <w:rPr>
                <w:del w:id="7007" w:author="Utente" w:date="2017-06-26T16:40:00Z"/>
              </w:rPr>
            </w:pPr>
            <w:del w:id="7008"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94656" w14:textId="2851618C" w:rsidR="005A2227" w:rsidRPr="00E352EF" w:rsidDel="00390729" w:rsidRDefault="0097053A" w:rsidP="00390729">
            <w:pPr>
              <w:rPr>
                <w:del w:id="7009" w:author="Utente" w:date="2017-06-26T16:40:00Z"/>
              </w:rPr>
            </w:pPr>
            <w:del w:id="7010" w:author="Utente" w:date="2017-06-26T16:40:00Z">
              <w:r w:rsidRPr="00E352EF" w:rsidDel="00390729">
                <w:rPr>
                  <w:rFonts w:ascii="Calibri" w:eastAsia="Calibri" w:hAnsi="Calibri" w:cs="Calibri"/>
                </w:rPr>
                <w:delText>False</w:delText>
              </w:r>
            </w:del>
          </w:p>
        </w:tc>
      </w:tr>
      <w:tr w:rsidR="005A2227" w:rsidRPr="00E352EF" w:rsidDel="00390729" w14:paraId="1B979E53" w14:textId="5E038613">
        <w:trPr>
          <w:del w:id="7011"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37B66" w14:textId="1F32652B" w:rsidR="005A2227" w:rsidRPr="00E352EF" w:rsidDel="00390729" w:rsidRDefault="0097053A" w:rsidP="00390729">
            <w:pPr>
              <w:rPr>
                <w:del w:id="7012" w:author="Utente" w:date="2017-06-26T16:40:00Z"/>
              </w:rPr>
            </w:pPr>
            <w:del w:id="7013"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1EAC4" w14:textId="581AFDF1" w:rsidR="005A2227" w:rsidRPr="00E352EF" w:rsidDel="00390729" w:rsidRDefault="0097053A" w:rsidP="00390729">
            <w:pPr>
              <w:rPr>
                <w:del w:id="7014" w:author="Utente" w:date="2017-06-26T16:40:00Z"/>
              </w:rPr>
            </w:pPr>
            <w:del w:id="7015"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886500" w14:textId="1DABAC73" w:rsidR="005A2227" w:rsidRPr="00E352EF" w:rsidDel="00390729" w:rsidRDefault="0097053A" w:rsidP="00390729">
            <w:pPr>
              <w:rPr>
                <w:del w:id="7016" w:author="Utente" w:date="2017-06-26T16:40:00Z"/>
              </w:rPr>
            </w:pPr>
            <w:del w:id="7017" w:author="Utente" w:date="2017-06-26T16:40:00Z">
              <w:r w:rsidRPr="00E352EF" w:rsidDel="00390729">
                <w:rPr>
                  <w:rFonts w:ascii="Calibri" w:eastAsia="Calibri" w:hAnsi="Calibri" w:cs="Calibri"/>
                </w:rPr>
                <w:delText>False</w:delText>
              </w:r>
            </w:del>
          </w:p>
        </w:tc>
      </w:tr>
      <w:tr w:rsidR="005A2227" w:rsidRPr="00E352EF" w:rsidDel="00390729" w14:paraId="49A3E52A" w14:textId="1FBCDB36">
        <w:trPr>
          <w:del w:id="7018"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18A28" w14:textId="2DA9D4C5" w:rsidR="005A2227" w:rsidRPr="00E352EF" w:rsidDel="00390729" w:rsidRDefault="0097053A" w:rsidP="00390729">
            <w:pPr>
              <w:rPr>
                <w:del w:id="7019" w:author="Utente" w:date="2017-06-26T16:40:00Z"/>
              </w:rPr>
            </w:pPr>
            <w:del w:id="7020"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DD642" w14:textId="26D333DE" w:rsidR="005A2227" w:rsidRPr="00E352EF" w:rsidDel="00390729" w:rsidRDefault="0097053A" w:rsidP="00390729">
            <w:pPr>
              <w:rPr>
                <w:del w:id="7021" w:author="Utente" w:date="2017-06-26T16:40:00Z"/>
              </w:rPr>
            </w:pPr>
            <w:del w:id="7022"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15E85" w14:textId="451708E4" w:rsidR="005A2227" w:rsidRPr="00E352EF" w:rsidDel="00390729" w:rsidRDefault="0097053A" w:rsidP="00390729">
            <w:pPr>
              <w:rPr>
                <w:del w:id="7023" w:author="Utente" w:date="2017-06-26T16:40:00Z"/>
              </w:rPr>
            </w:pPr>
            <w:del w:id="7024" w:author="Utente" w:date="2017-06-26T16:40:00Z">
              <w:r w:rsidRPr="00E352EF" w:rsidDel="00390729">
                <w:rPr>
                  <w:rFonts w:ascii="Calibri" w:eastAsia="Calibri" w:hAnsi="Calibri" w:cs="Calibri"/>
                </w:rPr>
                <w:delText>True</w:delText>
              </w:r>
            </w:del>
          </w:p>
        </w:tc>
      </w:tr>
    </w:tbl>
    <w:p w14:paraId="2F9B55B9" w14:textId="2B326BED" w:rsidR="005A2227" w:rsidRPr="00E352EF" w:rsidDel="00390729" w:rsidRDefault="005A2227" w:rsidP="00390729">
      <w:pPr>
        <w:rPr>
          <w:del w:id="7025" w:author="Utente" w:date="2017-06-26T16:40:00Z"/>
        </w:rPr>
      </w:pPr>
    </w:p>
    <w:p w14:paraId="75346F66" w14:textId="78853107" w:rsidR="005A2227" w:rsidRPr="00E352EF" w:rsidDel="00390729" w:rsidRDefault="0097053A" w:rsidP="00390729">
      <w:pPr>
        <w:rPr>
          <w:del w:id="7026" w:author="Utente" w:date="2017-06-26T16:40:00Z"/>
          <w:rFonts w:ascii="Cambria" w:eastAsia="Calibri" w:hAnsi="Cambria"/>
        </w:rPr>
      </w:pPr>
      <w:del w:id="7027" w:author="Utente" w:date="2017-06-26T16:40:00Z">
        <w:r w:rsidRPr="00E352EF" w:rsidDel="00390729">
          <w:rPr>
            <w:rFonts w:ascii="Cambria" w:eastAsia="Calibri" w:hAnsi="Cambria"/>
          </w:rPr>
          <w:delText xml:space="preserve">4) R := C1 does </w:delText>
        </w:r>
        <w:r w:rsidRPr="00E352EF" w:rsidDel="00390729">
          <w:rPr>
            <w:rFonts w:ascii="Cambria" w:eastAsia="Calibri" w:hAnsi="Cambria"/>
            <w:b/>
          </w:rPr>
          <w:delText>not_exist_in</w:delText>
        </w:r>
        <w:r w:rsidRPr="00E352EF" w:rsidDel="00390729">
          <w:rPr>
            <w:rFonts w:ascii="Cambria" w:eastAsia="Calibri" w:hAnsi="Cambria"/>
          </w:rPr>
          <w:delText xml:space="preserve"> C2</w:delText>
        </w:r>
      </w:del>
    </w:p>
    <w:p w14:paraId="77A28A0C" w14:textId="28B6D939" w:rsidR="0062787A" w:rsidRPr="00E352EF" w:rsidDel="00390729" w:rsidRDefault="0062787A" w:rsidP="00390729">
      <w:pPr>
        <w:rPr>
          <w:del w:id="7028"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1181"/>
        <w:gridCol w:w="878"/>
      </w:tblGrid>
      <w:tr w:rsidR="005A2227" w:rsidRPr="00E352EF" w:rsidDel="00390729" w14:paraId="04457358" w14:textId="513382E9">
        <w:trPr>
          <w:del w:id="7029"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96E113" w14:textId="78BBA19A" w:rsidR="005A2227" w:rsidRPr="00E352EF" w:rsidDel="00390729" w:rsidRDefault="0097053A" w:rsidP="00390729">
            <w:pPr>
              <w:rPr>
                <w:del w:id="7030" w:author="Utente" w:date="2017-06-26T16:40:00Z"/>
              </w:rPr>
            </w:pPr>
            <w:del w:id="7031" w:author="Utente" w:date="2017-06-26T16:40:00Z">
              <w:r w:rsidRPr="00E352EF" w:rsidDel="00390729">
                <w:rPr>
                  <w:rFonts w:ascii="Calibri" w:eastAsia="Calibri" w:hAnsi="Calibri" w:cs="Calibri"/>
                </w:rPr>
                <w:delText>C1</w:delText>
              </w:r>
            </w:del>
          </w:p>
        </w:tc>
      </w:tr>
      <w:tr w:rsidR="005A2227" w:rsidRPr="00E352EF" w:rsidDel="00390729" w14:paraId="71E53C65" w14:textId="5B68384A">
        <w:trPr>
          <w:del w:id="7032"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66977C" w14:textId="5A94DA5A" w:rsidR="005A2227" w:rsidRPr="00E352EF" w:rsidDel="00390729" w:rsidRDefault="0097053A" w:rsidP="00390729">
            <w:pPr>
              <w:rPr>
                <w:del w:id="7033" w:author="Utente" w:date="2017-06-26T16:40:00Z"/>
              </w:rPr>
            </w:pPr>
            <w:del w:id="7034" w:author="Utente" w:date="2017-06-26T16:40:00Z">
              <w:r w:rsidRPr="00E352EF" w:rsidDel="00390729">
                <w:rPr>
                  <w:rFonts w:ascii="Calibri" w:eastAsia="Calibri" w:hAnsi="Calibri" w:cs="Calibri"/>
                  <w:b/>
                </w:rPr>
                <w:delText>K1</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CE69CE" w14:textId="0A8090D2" w:rsidR="005A2227" w:rsidRPr="00E352EF" w:rsidDel="00390729" w:rsidRDefault="0097053A" w:rsidP="00390729">
            <w:pPr>
              <w:rPr>
                <w:del w:id="7035" w:author="Utente" w:date="2017-06-26T16:40:00Z"/>
              </w:rPr>
            </w:pPr>
            <w:del w:id="7036" w:author="Utente" w:date="2017-06-26T16:40:00Z">
              <w:r w:rsidRPr="00E352EF" w:rsidDel="00390729">
                <w:rPr>
                  <w:rFonts w:ascii="Calibri" w:eastAsia="Calibri" w:hAnsi="Calibri" w:cs="Calibri"/>
                  <w:b/>
                </w:rPr>
                <w:delText>K2</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ABDE41E" w14:textId="1F88BA85" w:rsidR="005A2227" w:rsidRPr="00E352EF" w:rsidDel="00390729" w:rsidRDefault="0097053A" w:rsidP="00390729">
            <w:pPr>
              <w:rPr>
                <w:del w:id="7037" w:author="Utente" w:date="2017-06-26T16:40:00Z"/>
              </w:rPr>
            </w:pPr>
            <w:del w:id="7038" w:author="Utente" w:date="2017-06-26T16:40:00Z">
              <w:r w:rsidRPr="00E352EF" w:rsidDel="00390729">
                <w:rPr>
                  <w:rFonts w:ascii="Calibri" w:eastAsia="Calibri" w:hAnsi="Calibri" w:cs="Calibri"/>
                  <w:b/>
                </w:rPr>
                <w:delText>M1</w:delText>
              </w:r>
            </w:del>
          </w:p>
        </w:tc>
      </w:tr>
      <w:tr w:rsidR="005A2227" w:rsidRPr="00E352EF" w:rsidDel="00390729" w14:paraId="57243503" w14:textId="2DAEFFFB">
        <w:trPr>
          <w:del w:id="703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E54F" w14:textId="7E9123CF" w:rsidR="005A2227" w:rsidRPr="00E352EF" w:rsidDel="00390729" w:rsidRDefault="0097053A" w:rsidP="00390729">
            <w:pPr>
              <w:rPr>
                <w:del w:id="7040" w:author="Utente" w:date="2017-06-26T16:40:00Z"/>
              </w:rPr>
            </w:pPr>
            <w:del w:id="7041" w:author="Utente" w:date="2017-06-26T16:40:00Z">
              <w:r w:rsidRPr="00E352EF" w:rsidDel="00390729">
                <w:rPr>
                  <w:rFonts w:ascii="Calibri" w:eastAsia="Calibri" w:hAnsi="Calibri" w:cs="Calibri"/>
                </w:rPr>
                <w:delText>1</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BA97F" w14:textId="24EEA0D3" w:rsidR="005A2227" w:rsidRPr="00E352EF" w:rsidDel="00390729" w:rsidRDefault="0097053A" w:rsidP="00390729">
            <w:pPr>
              <w:rPr>
                <w:del w:id="7042" w:author="Utente" w:date="2017-06-26T16:40:00Z"/>
              </w:rPr>
            </w:pPr>
            <w:del w:id="7043"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B21D8C" w14:textId="1CB02CAF" w:rsidR="005A2227" w:rsidRPr="00E352EF" w:rsidDel="00390729" w:rsidRDefault="0097053A" w:rsidP="00390729">
            <w:pPr>
              <w:rPr>
                <w:del w:id="7044" w:author="Utente" w:date="2017-06-26T16:40:00Z"/>
              </w:rPr>
            </w:pPr>
            <w:del w:id="7045" w:author="Utente" w:date="2017-06-26T16:40:00Z">
              <w:r w:rsidRPr="00E352EF" w:rsidDel="00390729">
                <w:rPr>
                  <w:rFonts w:ascii="Calibri" w:eastAsia="Calibri" w:hAnsi="Calibri" w:cs="Calibri"/>
                </w:rPr>
                <w:delText>100</w:delText>
              </w:r>
            </w:del>
          </w:p>
        </w:tc>
      </w:tr>
      <w:tr w:rsidR="005A2227" w:rsidRPr="00E352EF" w:rsidDel="00390729" w14:paraId="2F6F0179" w14:textId="677100F1">
        <w:trPr>
          <w:del w:id="7046"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1293ED" w14:textId="4815B3A0" w:rsidR="005A2227" w:rsidRPr="00E352EF" w:rsidDel="00390729" w:rsidRDefault="0097053A" w:rsidP="00390729">
            <w:pPr>
              <w:rPr>
                <w:del w:id="7047" w:author="Utente" w:date="2017-06-26T16:40:00Z"/>
              </w:rPr>
            </w:pPr>
            <w:del w:id="7048" w:author="Utente" w:date="2017-06-26T16:40:00Z">
              <w:r w:rsidRPr="00E352EF" w:rsidDel="00390729">
                <w:rPr>
                  <w:rFonts w:ascii="Calibri" w:eastAsia="Calibri" w:hAnsi="Calibri" w:cs="Calibri"/>
                </w:rPr>
                <w:delText>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1AACA" w14:textId="18463C3A" w:rsidR="005A2227" w:rsidRPr="00E352EF" w:rsidDel="00390729" w:rsidRDefault="0097053A" w:rsidP="00390729">
            <w:pPr>
              <w:rPr>
                <w:del w:id="7049" w:author="Utente" w:date="2017-06-26T16:40:00Z"/>
              </w:rPr>
            </w:pPr>
            <w:del w:id="7050" w:author="Utente" w:date="2017-06-26T16:40:00Z">
              <w:r w:rsidRPr="00E352EF" w:rsidDel="00390729">
                <w:rPr>
                  <w:rFonts w:ascii="Calibri" w:eastAsia="Calibri" w:hAnsi="Calibri" w:cs="Calibri"/>
                </w:rPr>
                <w:delText>B</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1C9FF" w14:textId="4DD109C7" w:rsidR="005A2227" w:rsidRPr="00E352EF" w:rsidDel="00390729" w:rsidRDefault="0097053A" w:rsidP="00390729">
            <w:pPr>
              <w:rPr>
                <w:del w:id="7051" w:author="Utente" w:date="2017-06-26T16:40:00Z"/>
              </w:rPr>
            </w:pPr>
            <w:del w:id="7052" w:author="Utente" w:date="2017-06-26T16:40:00Z">
              <w:r w:rsidRPr="00E352EF" w:rsidDel="00390729">
                <w:rPr>
                  <w:rFonts w:ascii="Calibri" w:eastAsia="Calibri" w:hAnsi="Calibri" w:cs="Calibri"/>
                </w:rPr>
                <w:delText>200</w:delText>
              </w:r>
            </w:del>
          </w:p>
        </w:tc>
      </w:tr>
      <w:tr w:rsidR="005A2227" w:rsidRPr="00E352EF" w:rsidDel="00390729" w14:paraId="7E284DD9" w14:textId="1188F9F9">
        <w:trPr>
          <w:del w:id="7053"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83D85" w14:textId="65EF417F" w:rsidR="005A2227" w:rsidRPr="00E352EF" w:rsidDel="00390729" w:rsidRDefault="0097053A" w:rsidP="00390729">
            <w:pPr>
              <w:rPr>
                <w:del w:id="7054" w:author="Utente" w:date="2017-06-26T16:40:00Z"/>
              </w:rPr>
            </w:pPr>
            <w:del w:id="7055" w:author="Utente" w:date="2017-06-26T16:40:00Z">
              <w:r w:rsidRPr="00E352EF" w:rsidDel="00390729">
                <w:rPr>
                  <w:rFonts w:ascii="Calibri" w:eastAsia="Calibri" w:hAnsi="Calibri" w:cs="Calibri"/>
                </w:rPr>
                <w:delText>3</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D0ADA" w14:textId="605F5C50" w:rsidR="005A2227" w:rsidRPr="00E352EF" w:rsidDel="00390729" w:rsidRDefault="0097053A" w:rsidP="00390729">
            <w:pPr>
              <w:rPr>
                <w:del w:id="7056" w:author="Utente" w:date="2017-06-26T16:40:00Z"/>
              </w:rPr>
            </w:pPr>
            <w:del w:id="7057" w:author="Utente" w:date="2017-06-26T16:40:00Z">
              <w:r w:rsidRPr="00E352EF" w:rsidDel="00390729">
                <w:rPr>
                  <w:rFonts w:ascii="Calibri" w:eastAsia="Calibri" w:hAnsi="Calibri" w:cs="Calibri"/>
                </w:rPr>
                <w:delText>C</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50D9" w14:textId="5A8A9528" w:rsidR="005A2227" w:rsidRPr="00E352EF" w:rsidDel="00390729" w:rsidRDefault="0097053A" w:rsidP="00390729">
            <w:pPr>
              <w:rPr>
                <w:del w:id="7058" w:author="Utente" w:date="2017-06-26T16:40:00Z"/>
              </w:rPr>
            </w:pPr>
            <w:del w:id="7059" w:author="Utente" w:date="2017-06-26T16:40:00Z">
              <w:r w:rsidRPr="00E352EF" w:rsidDel="00390729">
                <w:rPr>
                  <w:rFonts w:ascii="Calibri" w:eastAsia="Calibri" w:hAnsi="Calibri" w:cs="Calibri"/>
                </w:rPr>
                <w:delText>700</w:delText>
              </w:r>
            </w:del>
          </w:p>
        </w:tc>
      </w:tr>
      <w:tr w:rsidR="005A2227" w:rsidRPr="00E352EF" w:rsidDel="00390729" w14:paraId="58304172" w14:textId="4E1E5A95">
        <w:trPr>
          <w:del w:id="7060"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F86CC" w14:textId="158FCA98" w:rsidR="005A2227" w:rsidRPr="00E352EF" w:rsidDel="00390729" w:rsidRDefault="0097053A" w:rsidP="00390729">
            <w:pPr>
              <w:rPr>
                <w:del w:id="7061" w:author="Utente" w:date="2017-06-26T16:40:00Z"/>
              </w:rPr>
            </w:pPr>
            <w:del w:id="7062" w:author="Utente" w:date="2017-06-26T16:40:00Z">
              <w:r w:rsidRPr="00E352EF" w:rsidDel="00390729">
                <w:rPr>
                  <w:rFonts w:ascii="Calibri" w:eastAsia="Calibri" w:hAnsi="Calibri" w:cs="Calibri"/>
                </w:rPr>
                <w:delText>4</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41CF" w14:textId="05E3D936" w:rsidR="005A2227" w:rsidRPr="00E352EF" w:rsidDel="00390729" w:rsidRDefault="0097053A" w:rsidP="00390729">
            <w:pPr>
              <w:rPr>
                <w:del w:id="7063" w:author="Utente" w:date="2017-06-26T16:40:00Z"/>
              </w:rPr>
            </w:pPr>
            <w:del w:id="7064"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08C3A" w14:textId="47D193C2" w:rsidR="005A2227" w:rsidRPr="00E352EF" w:rsidDel="00390729" w:rsidRDefault="0097053A" w:rsidP="00390729">
            <w:pPr>
              <w:rPr>
                <w:del w:id="7065" w:author="Utente" w:date="2017-06-26T16:40:00Z"/>
              </w:rPr>
            </w:pPr>
            <w:del w:id="7066" w:author="Utente" w:date="2017-06-26T16:40:00Z">
              <w:r w:rsidRPr="00E352EF" w:rsidDel="00390729">
                <w:rPr>
                  <w:rFonts w:ascii="Calibri" w:eastAsia="Calibri" w:hAnsi="Calibri" w:cs="Calibri"/>
                </w:rPr>
                <w:delText>550</w:delText>
              </w:r>
            </w:del>
          </w:p>
        </w:tc>
      </w:tr>
      <w:tr w:rsidR="005A2227" w:rsidRPr="00E352EF" w:rsidDel="00390729" w14:paraId="50BB6D6C" w14:textId="3DD53654">
        <w:trPr>
          <w:del w:id="7067"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4B8AFB" w14:textId="1643E3DE" w:rsidR="005A2227" w:rsidRPr="00E352EF" w:rsidDel="00390729" w:rsidRDefault="0097053A" w:rsidP="00390729">
            <w:pPr>
              <w:rPr>
                <w:del w:id="7068" w:author="Utente" w:date="2017-06-26T16:40:00Z"/>
              </w:rPr>
            </w:pPr>
            <w:del w:id="7069" w:author="Utente" w:date="2017-06-26T16:40:00Z">
              <w:r w:rsidRPr="00E352EF" w:rsidDel="00390729">
                <w:rPr>
                  <w:rFonts w:ascii="Calibri" w:eastAsia="Calibri" w:hAnsi="Calibri" w:cs="Calibri"/>
                </w:rPr>
                <w:delText>5</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F8D7C" w14:textId="4833455C" w:rsidR="005A2227" w:rsidRPr="00E352EF" w:rsidDel="00390729" w:rsidRDefault="0097053A" w:rsidP="00390729">
            <w:pPr>
              <w:rPr>
                <w:del w:id="7070" w:author="Utente" w:date="2017-06-26T16:40:00Z"/>
              </w:rPr>
            </w:pPr>
            <w:del w:id="7071" w:author="Utente" w:date="2017-06-26T16:40:00Z">
              <w:r w:rsidRPr="00E352EF" w:rsidDel="00390729">
                <w:rPr>
                  <w:rFonts w:ascii="Calibri" w:eastAsia="Calibri" w:hAnsi="Calibri" w:cs="Calibri"/>
                </w:rPr>
                <w:delText>D</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3A0C5" w14:textId="6F056A8B" w:rsidR="005A2227" w:rsidRPr="00E352EF" w:rsidDel="00390729" w:rsidRDefault="0097053A" w:rsidP="00390729">
            <w:pPr>
              <w:rPr>
                <w:del w:id="7072" w:author="Utente" w:date="2017-06-26T16:40:00Z"/>
              </w:rPr>
            </w:pPr>
            <w:del w:id="7073" w:author="Utente" w:date="2017-06-26T16:40:00Z">
              <w:r w:rsidRPr="00E352EF" w:rsidDel="00390729">
                <w:rPr>
                  <w:rFonts w:ascii="Calibri" w:eastAsia="Calibri" w:hAnsi="Calibri" w:cs="Calibri"/>
                </w:rPr>
                <w:delText>120</w:delText>
              </w:r>
            </w:del>
          </w:p>
        </w:tc>
      </w:tr>
    </w:tbl>
    <w:p w14:paraId="4161A97E" w14:textId="37921AA5" w:rsidR="005A2227" w:rsidRPr="00E352EF" w:rsidDel="00390729" w:rsidRDefault="005A2227" w:rsidP="00390729">
      <w:pPr>
        <w:rPr>
          <w:del w:id="7074"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950"/>
        <w:gridCol w:w="936"/>
      </w:tblGrid>
      <w:tr w:rsidR="005A2227" w:rsidRPr="00E352EF" w:rsidDel="00390729" w14:paraId="308CC7F8" w14:textId="3D22FCB5">
        <w:trPr>
          <w:del w:id="7075" w:author="Utente" w:date="2017-06-26T16:40:00Z"/>
        </w:trPr>
        <w:tc>
          <w:tcPr>
            <w:tcW w:w="70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B017C5" w14:textId="6E1BD764" w:rsidR="005A2227" w:rsidRPr="00E352EF" w:rsidDel="00390729" w:rsidRDefault="0097053A" w:rsidP="00390729">
            <w:pPr>
              <w:rPr>
                <w:del w:id="7076" w:author="Utente" w:date="2017-06-26T16:40:00Z"/>
              </w:rPr>
            </w:pPr>
            <w:del w:id="7077" w:author="Utente" w:date="2017-06-26T16:40:00Z">
              <w:r w:rsidRPr="00E352EF" w:rsidDel="00390729">
                <w:rPr>
                  <w:rFonts w:ascii="Calibri" w:eastAsia="Calibri" w:hAnsi="Calibri" w:cs="Calibri"/>
                </w:rPr>
                <w:delText>C2</w:delText>
              </w:r>
            </w:del>
          </w:p>
        </w:tc>
      </w:tr>
      <w:tr w:rsidR="005A2227" w:rsidRPr="00E352EF" w:rsidDel="00390729" w14:paraId="52F09B77" w14:textId="35C12F7F">
        <w:trPr>
          <w:del w:id="7078"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E0420C" w14:textId="3EC439AB" w:rsidR="005A2227" w:rsidRPr="00E352EF" w:rsidDel="00390729" w:rsidRDefault="0097053A" w:rsidP="00390729">
            <w:pPr>
              <w:rPr>
                <w:del w:id="7079" w:author="Utente" w:date="2017-06-26T16:40:00Z"/>
              </w:rPr>
            </w:pPr>
            <w:del w:id="7080" w:author="Utente" w:date="2017-06-26T16:40:00Z">
              <w:r w:rsidRPr="00E352EF" w:rsidDel="00390729">
                <w:rPr>
                  <w:rFonts w:ascii="Calibri" w:eastAsia="Calibri" w:hAnsi="Calibri" w:cs="Calibri"/>
                  <w:b/>
                </w:rPr>
                <w:delText>K1</w:delText>
              </w:r>
            </w:del>
          </w:p>
        </w:tc>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528EBD" w14:textId="5BD175D5" w:rsidR="005A2227" w:rsidRPr="00E352EF" w:rsidDel="00390729" w:rsidRDefault="0097053A" w:rsidP="00390729">
            <w:pPr>
              <w:rPr>
                <w:del w:id="7081" w:author="Utente" w:date="2017-06-26T16:40:00Z"/>
              </w:rPr>
            </w:pPr>
            <w:del w:id="7082"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3AD456" w14:textId="28D95C93" w:rsidR="005A2227" w:rsidRPr="00E352EF" w:rsidDel="00390729" w:rsidRDefault="0097053A" w:rsidP="00390729">
            <w:pPr>
              <w:rPr>
                <w:del w:id="7083" w:author="Utente" w:date="2017-06-26T16:40:00Z"/>
              </w:rPr>
            </w:pPr>
            <w:del w:id="7084" w:author="Utente" w:date="2017-06-26T16:40:00Z">
              <w:r w:rsidRPr="00E352EF" w:rsidDel="00390729">
                <w:rPr>
                  <w:rFonts w:ascii="Calibri" w:eastAsia="Calibri" w:hAnsi="Calibri" w:cs="Calibri"/>
                  <w:b/>
                </w:rPr>
                <w:delText>M1</w:delText>
              </w:r>
            </w:del>
          </w:p>
        </w:tc>
      </w:tr>
      <w:tr w:rsidR="005A2227" w:rsidRPr="00E352EF" w:rsidDel="00390729" w14:paraId="5A4DF08D" w14:textId="0F527B06">
        <w:trPr>
          <w:del w:id="7085"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91538" w14:textId="14B0C1F7" w:rsidR="005A2227" w:rsidRPr="00E352EF" w:rsidDel="00390729" w:rsidRDefault="0097053A" w:rsidP="00390729">
            <w:pPr>
              <w:rPr>
                <w:del w:id="7086" w:author="Utente" w:date="2017-06-26T16:40:00Z"/>
              </w:rPr>
            </w:pPr>
            <w:del w:id="7087" w:author="Utente" w:date="2017-06-26T16:40:00Z">
              <w:r w:rsidRPr="00E352EF" w:rsidDel="00390729">
                <w:rPr>
                  <w:rFonts w:ascii="Calibri" w:eastAsia="Calibri" w:hAnsi="Calibri" w:cs="Calibri"/>
                </w:rPr>
                <w:delText>1</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023F" w14:textId="188A52D4" w:rsidR="005A2227" w:rsidRPr="00E352EF" w:rsidDel="00390729" w:rsidRDefault="0097053A" w:rsidP="00390729">
            <w:pPr>
              <w:rPr>
                <w:del w:id="7088" w:author="Utente" w:date="2017-06-26T16:40:00Z"/>
              </w:rPr>
            </w:pPr>
            <w:del w:id="7089"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3234C" w14:textId="247DF5FC" w:rsidR="005A2227" w:rsidRPr="00E352EF" w:rsidDel="00390729" w:rsidRDefault="0097053A" w:rsidP="00390729">
            <w:pPr>
              <w:rPr>
                <w:del w:id="7090" w:author="Utente" w:date="2017-06-26T16:40:00Z"/>
              </w:rPr>
            </w:pPr>
            <w:del w:id="7091" w:author="Utente" w:date="2017-06-26T16:40:00Z">
              <w:r w:rsidRPr="00E352EF" w:rsidDel="00390729">
                <w:rPr>
                  <w:rFonts w:ascii="Calibri" w:eastAsia="Calibri" w:hAnsi="Calibri" w:cs="Calibri"/>
                </w:rPr>
                <w:delText>100</w:delText>
              </w:r>
            </w:del>
          </w:p>
        </w:tc>
      </w:tr>
      <w:tr w:rsidR="005A2227" w:rsidRPr="00E352EF" w:rsidDel="00390729" w14:paraId="6E8A4644" w14:textId="4236A490">
        <w:trPr>
          <w:del w:id="7092"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2382C" w14:textId="25ABC337" w:rsidR="005A2227" w:rsidRPr="00E352EF" w:rsidDel="00390729" w:rsidRDefault="0097053A" w:rsidP="00390729">
            <w:pPr>
              <w:rPr>
                <w:del w:id="7093" w:author="Utente" w:date="2017-06-26T16:40:00Z"/>
              </w:rPr>
            </w:pPr>
            <w:del w:id="7094" w:author="Utente" w:date="2017-06-26T16:40:00Z">
              <w:r w:rsidRPr="00E352EF" w:rsidDel="00390729">
                <w:rPr>
                  <w:rFonts w:ascii="Calibri" w:eastAsia="Calibri" w:hAnsi="Calibri" w:cs="Calibri"/>
                </w:rPr>
                <w:delText>2</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1DFDB" w14:textId="6DD45C5B" w:rsidR="005A2227" w:rsidRPr="00E352EF" w:rsidDel="00390729" w:rsidRDefault="0097053A" w:rsidP="00390729">
            <w:pPr>
              <w:rPr>
                <w:del w:id="7095" w:author="Utente" w:date="2017-06-26T16:40:00Z"/>
              </w:rPr>
            </w:pPr>
            <w:del w:id="7096"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8F61" w14:textId="0AC1A72A" w:rsidR="005A2227" w:rsidRPr="00E352EF" w:rsidDel="00390729" w:rsidRDefault="0097053A" w:rsidP="00390729">
            <w:pPr>
              <w:rPr>
                <w:del w:id="7097" w:author="Utente" w:date="2017-06-26T16:40:00Z"/>
              </w:rPr>
            </w:pPr>
            <w:del w:id="7098" w:author="Utente" w:date="2017-06-26T16:40:00Z">
              <w:r w:rsidRPr="00E352EF" w:rsidDel="00390729">
                <w:rPr>
                  <w:rFonts w:ascii="Calibri" w:eastAsia="Calibri" w:hAnsi="Calibri" w:cs="Calibri"/>
                </w:rPr>
                <w:delText>200</w:delText>
              </w:r>
            </w:del>
          </w:p>
        </w:tc>
      </w:tr>
      <w:tr w:rsidR="005A2227" w:rsidRPr="00E352EF" w:rsidDel="00390729" w14:paraId="2C1B8836" w14:textId="65938222">
        <w:trPr>
          <w:del w:id="7099"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68A3A" w14:textId="44591307" w:rsidR="005A2227" w:rsidRPr="00E352EF" w:rsidDel="00390729" w:rsidRDefault="0097053A" w:rsidP="00390729">
            <w:pPr>
              <w:rPr>
                <w:del w:id="7100" w:author="Utente" w:date="2017-06-26T16:40:00Z"/>
              </w:rPr>
            </w:pPr>
            <w:del w:id="7101" w:author="Utente" w:date="2017-06-26T16:40:00Z">
              <w:r w:rsidRPr="00E352EF" w:rsidDel="00390729">
                <w:rPr>
                  <w:rFonts w:ascii="Calibri" w:eastAsia="Calibri" w:hAnsi="Calibri" w:cs="Calibri"/>
                </w:rPr>
                <w:delText>5</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19FB8" w14:textId="196578B9" w:rsidR="005A2227" w:rsidRPr="00E352EF" w:rsidDel="00390729" w:rsidRDefault="0097053A" w:rsidP="00390729">
            <w:pPr>
              <w:rPr>
                <w:del w:id="7102" w:author="Utente" w:date="2017-06-26T16:40:00Z"/>
              </w:rPr>
            </w:pPr>
            <w:del w:id="7103"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4F14" w14:textId="5F2690F2" w:rsidR="005A2227" w:rsidRPr="00E352EF" w:rsidDel="00390729" w:rsidRDefault="0097053A" w:rsidP="00390729">
            <w:pPr>
              <w:rPr>
                <w:del w:id="7104" w:author="Utente" w:date="2017-06-26T16:40:00Z"/>
              </w:rPr>
            </w:pPr>
            <w:del w:id="7105" w:author="Utente" w:date="2017-06-26T16:40:00Z">
              <w:r w:rsidRPr="00E352EF" w:rsidDel="00390729">
                <w:rPr>
                  <w:rFonts w:ascii="Calibri" w:eastAsia="Calibri" w:hAnsi="Calibri" w:cs="Calibri"/>
                </w:rPr>
                <w:delText>700</w:delText>
              </w:r>
            </w:del>
          </w:p>
        </w:tc>
      </w:tr>
    </w:tbl>
    <w:p w14:paraId="37454035" w14:textId="66F4339B" w:rsidR="005A2227" w:rsidRPr="00E352EF" w:rsidDel="00390729" w:rsidRDefault="005A2227" w:rsidP="00390729">
      <w:pPr>
        <w:rPr>
          <w:del w:id="7106"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4AECC595" w14:textId="1A5E64A2" w:rsidTr="00E83D59">
        <w:trPr>
          <w:del w:id="7107"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6BCFAC1" w14:textId="02F55F87" w:rsidR="005A2227" w:rsidRPr="00E352EF" w:rsidDel="00390729" w:rsidRDefault="0097053A" w:rsidP="00390729">
            <w:pPr>
              <w:rPr>
                <w:del w:id="7108" w:author="Utente" w:date="2017-06-26T16:40:00Z"/>
              </w:rPr>
            </w:pPr>
            <w:del w:id="7109" w:author="Utente" w:date="2017-06-26T16:40:00Z">
              <w:r w:rsidRPr="00E352EF" w:rsidDel="00390729">
                <w:rPr>
                  <w:rFonts w:ascii="Calibri" w:eastAsia="Calibri" w:hAnsi="Calibri" w:cs="Calibri"/>
                </w:rPr>
                <w:delText>R</w:delText>
              </w:r>
            </w:del>
          </w:p>
        </w:tc>
      </w:tr>
      <w:tr w:rsidR="005A2227" w:rsidRPr="00E352EF" w:rsidDel="00390729" w14:paraId="19C5A05D" w14:textId="1F9DE606" w:rsidTr="00E83D59">
        <w:trPr>
          <w:del w:id="7110"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4CE8D" w14:textId="77B6D11B" w:rsidR="005A2227" w:rsidRPr="00E352EF" w:rsidDel="00390729" w:rsidRDefault="0097053A" w:rsidP="00390729">
            <w:pPr>
              <w:rPr>
                <w:del w:id="7111" w:author="Utente" w:date="2017-06-26T16:40:00Z"/>
              </w:rPr>
            </w:pPr>
            <w:del w:id="7112"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54E6DE" w14:textId="5C9BC852" w:rsidR="005A2227" w:rsidRPr="00E352EF" w:rsidDel="00390729" w:rsidRDefault="0097053A" w:rsidP="00390729">
            <w:pPr>
              <w:rPr>
                <w:del w:id="7113" w:author="Utente" w:date="2017-06-26T16:40:00Z"/>
              </w:rPr>
            </w:pPr>
            <w:del w:id="7114"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299F01" w14:textId="2098C3D8" w:rsidR="005A2227" w:rsidRPr="00E352EF" w:rsidDel="00390729" w:rsidRDefault="0097053A" w:rsidP="00390729">
            <w:pPr>
              <w:rPr>
                <w:del w:id="7115" w:author="Utente" w:date="2017-06-26T16:40:00Z"/>
              </w:rPr>
            </w:pPr>
            <w:del w:id="7116" w:author="Utente" w:date="2017-06-26T16:40:00Z">
              <w:r w:rsidRPr="00E352EF" w:rsidDel="00390729">
                <w:rPr>
                  <w:rFonts w:ascii="Calibri" w:eastAsia="Calibri" w:hAnsi="Calibri" w:cs="Calibri"/>
                  <w:b/>
                </w:rPr>
                <w:delText>CONDITION</w:delText>
              </w:r>
            </w:del>
          </w:p>
        </w:tc>
      </w:tr>
      <w:tr w:rsidR="005A2227" w:rsidRPr="00E352EF" w:rsidDel="00390729" w14:paraId="12AB65A5" w14:textId="7BAFEF75" w:rsidTr="00E83D59">
        <w:trPr>
          <w:del w:id="7117"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5CFB3" w14:textId="779EFB25" w:rsidR="005A2227" w:rsidRPr="00E352EF" w:rsidDel="00390729" w:rsidRDefault="0097053A" w:rsidP="00390729">
            <w:pPr>
              <w:rPr>
                <w:del w:id="7118" w:author="Utente" w:date="2017-06-26T16:40:00Z"/>
              </w:rPr>
            </w:pPr>
            <w:del w:id="7119"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DDD8B" w14:textId="3DB80AF4" w:rsidR="005A2227" w:rsidRPr="00E352EF" w:rsidDel="00390729" w:rsidRDefault="0097053A" w:rsidP="00390729">
            <w:pPr>
              <w:rPr>
                <w:del w:id="7120" w:author="Utente" w:date="2017-06-26T16:40:00Z"/>
              </w:rPr>
            </w:pPr>
            <w:del w:id="7121"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FD55" w14:textId="1B5A8BBF" w:rsidR="005A2227" w:rsidRPr="00E352EF" w:rsidDel="00390729" w:rsidRDefault="0097053A" w:rsidP="00390729">
            <w:pPr>
              <w:rPr>
                <w:del w:id="7122" w:author="Utente" w:date="2017-06-26T16:40:00Z"/>
              </w:rPr>
            </w:pPr>
            <w:del w:id="7123" w:author="Utente" w:date="2017-06-26T16:40:00Z">
              <w:r w:rsidRPr="00E352EF" w:rsidDel="00390729">
                <w:rPr>
                  <w:rFonts w:ascii="Calibri" w:eastAsia="Calibri" w:hAnsi="Calibri" w:cs="Calibri"/>
                </w:rPr>
                <w:delText>True</w:delText>
              </w:r>
            </w:del>
          </w:p>
        </w:tc>
      </w:tr>
      <w:tr w:rsidR="005A2227" w:rsidRPr="00E352EF" w:rsidDel="00390729" w14:paraId="6F15D781" w14:textId="2E35AB25" w:rsidTr="00E83D59">
        <w:trPr>
          <w:del w:id="7124"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73485" w14:textId="4C58DF48" w:rsidR="005A2227" w:rsidRPr="00E352EF" w:rsidDel="00390729" w:rsidRDefault="0097053A" w:rsidP="00390729">
            <w:pPr>
              <w:rPr>
                <w:del w:id="7125" w:author="Utente" w:date="2017-06-26T16:40:00Z"/>
              </w:rPr>
            </w:pPr>
            <w:del w:id="7126"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6BA65" w14:textId="62E147C4" w:rsidR="005A2227" w:rsidRPr="00E352EF" w:rsidDel="00390729" w:rsidRDefault="0097053A" w:rsidP="00390729">
            <w:pPr>
              <w:rPr>
                <w:del w:id="7127" w:author="Utente" w:date="2017-06-26T16:40:00Z"/>
              </w:rPr>
            </w:pPr>
            <w:del w:id="7128"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973A2" w14:textId="2DF86B35" w:rsidR="005A2227" w:rsidRPr="00E352EF" w:rsidDel="00390729" w:rsidRDefault="0097053A" w:rsidP="00390729">
            <w:pPr>
              <w:rPr>
                <w:del w:id="7129" w:author="Utente" w:date="2017-06-26T16:40:00Z"/>
              </w:rPr>
            </w:pPr>
            <w:del w:id="7130" w:author="Utente" w:date="2017-06-26T16:40:00Z">
              <w:r w:rsidRPr="00E352EF" w:rsidDel="00390729">
                <w:rPr>
                  <w:rFonts w:ascii="Calibri" w:eastAsia="Calibri" w:hAnsi="Calibri" w:cs="Calibri"/>
                </w:rPr>
                <w:delText>True</w:delText>
              </w:r>
            </w:del>
          </w:p>
        </w:tc>
      </w:tr>
    </w:tbl>
    <w:p w14:paraId="33F95EE8" w14:textId="5BF36A94" w:rsidR="005A2227" w:rsidRPr="00E352EF" w:rsidDel="00390729" w:rsidRDefault="005A2227" w:rsidP="00390729">
      <w:pPr>
        <w:rPr>
          <w:del w:id="7131" w:author="Utente" w:date="2017-06-26T16:40:00Z"/>
        </w:rPr>
      </w:pPr>
    </w:p>
    <w:p w14:paraId="00BACB9E" w14:textId="244C9C30" w:rsidR="0062787A" w:rsidRPr="00E352EF" w:rsidDel="00390729" w:rsidRDefault="0062787A" w:rsidP="00390729">
      <w:pPr>
        <w:rPr>
          <w:del w:id="7132" w:author="Utente" w:date="2017-06-26T16:40:00Z"/>
          <w:rFonts w:ascii="Cambria" w:eastAsia="Calibri" w:hAnsi="Cambria"/>
        </w:rPr>
      </w:pPr>
    </w:p>
    <w:p w14:paraId="19221E01" w14:textId="2A10B0E9" w:rsidR="0062787A" w:rsidRPr="00E352EF" w:rsidDel="00390729" w:rsidRDefault="0062787A" w:rsidP="00390729">
      <w:pPr>
        <w:rPr>
          <w:del w:id="7133" w:author="Utente" w:date="2017-06-26T16:40:00Z"/>
          <w:rFonts w:ascii="Cambria" w:eastAsia="Calibri" w:hAnsi="Cambria"/>
        </w:rPr>
      </w:pPr>
    </w:p>
    <w:p w14:paraId="4CE5C948" w14:textId="5D5F9B75" w:rsidR="0062787A" w:rsidRPr="00E352EF" w:rsidDel="00390729" w:rsidRDefault="0062787A" w:rsidP="00390729">
      <w:pPr>
        <w:rPr>
          <w:del w:id="7134" w:author="Utente" w:date="2017-06-26T16:40:00Z"/>
          <w:rFonts w:ascii="Cambria" w:eastAsia="Calibri" w:hAnsi="Cambria"/>
        </w:rPr>
      </w:pPr>
    </w:p>
    <w:p w14:paraId="2667A7FC" w14:textId="24BB8EB1" w:rsidR="005A2227" w:rsidRPr="00E352EF" w:rsidDel="00390729" w:rsidRDefault="0097053A" w:rsidP="00390729">
      <w:pPr>
        <w:rPr>
          <w:del w:id="7135" w:author="Utente" w:date="2017-06-26T16:40:00Z"/>
          <w:rFonts w:ascii="Cambria" w:eastAsia="Calibri" w:hAnsi="Cambria"/>
        </w:rPr>
      </w:pPr>
      <w:del w:id="7136" w:author="Utente" w:date="2017-06-26T16:40:00Z">
        <w:r w:rsidRPr="00E352EF" w:rsidDel="00390729">
          <w:rPr>
            <w:rFonts w:ascii="Cambria" w:eastAsia="Calibri" w:hAnsi="Cambria"/>
          </w:rPr>
          <w:delText xml:space="preserve">5) 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1A44204" w14:textId="4A5DE80E" w:rsidR="0062787A" w:rsidRPr="00E352EF" w:rsidDel="00390729" w:rsidRDefault="0062787A" w:rsidP="00390729">
      <w:pPr>
        <w:rPr>
          <w:del w:id="7137"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1066"/>
      </w:tblGrid>
      <w:tr w:rsidR="005A2227" w:rsidRPr="00E352EF" w:rsidDel="00390729" w14:paraId="2CBE50F9" w14:textId="55F0442F">
        <w:trPr>
          <w:del w:id="7138"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857AA1" w14:textId="75799FB1" w:rsidR="005A2227" w:rsidRPr="00E352EF" w:rsidDel="00390729" w:rsidRDefault="0097053A" w:rsidP="00390729">
            <w:pPr>
              <w:rPr>
                <w:del w:id="7139" w:author="Utente" w:date="2017-06-26T16:40:00Z"/>
              </w:rPr>
            </w:pPr>
            <w:del w:id="7140" w:author="Utente" w:date="2017-06-26T16:40:00Z">
              <w:r w:rsidRPr="00E352EF" w:rsidDel="00390729">
                <w:rPr>
                  <w:rFonts w:ascii="Calibri" w:eastAsia="Calibri" w:hAnsi="Calibri" w:cs="Calibri"/>
                </w:rPr>
                <w:delText>C1</w:delText>
              </w:r>
            </w:del>
          </w:p>
        </w:tc>
      </w:tr>
      <w:tr w:rsidR="005A2227" w:rsidRPr="00E352EF" w:rsidDel="00390729" w14:paraId="67DA9427" w14:textId="24507748">
        <w:trPr>
          <w:del w:id="7141"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353C2C" w14:textId="7C7A21EB" w:rsidR="005A2227" w:rsidRPr="00E352EF" w:rsidDel="00390729" w:rsidRDefault="0097053A" w:rsidP="00390729">
            <w:pPr>
              <w:rPr>
                <w:del w:id="7142" w:author="Utente" w:date="2017-06-26T16:40:00Z"/>
              </w:rPr>
            </w:pPr>
            <w:del w:id="7143"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52240C" w14:textId="291D3CA2" w:rsidR="005A2227" w:rsidRPr="00E352EF" w:rsidDel="00390729" w:rsidRDefault="0097053A" w:rsidP="00390729">
            <w:pPr>
              <w:rPr>
                <w:del w:id="7144" w:author="Utente" w:date="2017-06-26T16:40:00Z"/>
              </w:rPr>
            </w:pPr>
            <w:del w:id="7145" w:author="Utente" w:date="2017-06-26T16:40: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3DC5D1" w14:textId="1A28A50C" w:rsidR="005A2227" w:rsidRPr="00E352EF" w:rsidDel="00390729" w:rsidRDefault="0097053A" w:rsidP="00390729">
            <w:pPr>
              <w:rPr>
                <w:del w:id="7146" w:author="Utente" w:date="2017-06-26T16:40:00Z"/>
              </w:rPr>
            </w:pPr>
            <w:del w:id="7147" w:author="Utente" w:date="2017-06-26T16:40:00Z">
              <w:r w:rsidRPr="00E352EF" w:rsidDel="00390729">
                <w:rPr>
                  <w:rFonts w:ascii="Calibri" w:eastAsia="Calibri" w:hAnsi="Calibri" w:cs="Calibri"/>
                  <w:b/>
                </w:rPr>
                <w:delText>M1</w:delText>
              </w:r>
            </w:del>
          </w:p>
        </w:tc>
      </w:tr>
      <w:tr w:rsidR="005A2227" w:rsidRPr="00E352EF" w:rsidDel="00390729" w14:paraId="3DD34CB8" w14:textId="0F9F905A">
        <w:trPr>
          <w:del w:id="714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282F8" w14:textId="259CB57F" w:rsidR="005A2227" w:rsidRPr="00E352EF" w:rsidDel="00390729" w:rsidRDefault="0097053A" w:rsidP="00390729">
            <w:pPr>
              <w:rPr>
                <w:del w:id="7149" w:author="Utente" w:date="2017-06-26T16:40:00Z"/>
              </w:rPr>
            </w:pPr>
            <w:del w:id="7150"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74607" w14:textId="732EE124" w:rsidR="005A2227" w:rsidRPr="00E352EF" w:rsidDel="00390729" w:rsidRDefault="0097053A" w:rsidP="00390729">
            <w:pPr>
              <w:rPr>
                <w:del w:id="7151" w:author="Utente" w:date="2017-06-26T16:40:00Z"/>
              </w:rPr>
            </w:pPr>
            <w:del w:id="7152"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63D88" w14:textId="13827A6E" w:rsidR="005A2227" w:rsidRPr="00E352EF" w:rsidDel="00390729" w:rsidRDefault="0097053A" w:rsidP="00390729">
            <w:pPr>
              <w:rPr>
                <w:del w:id="7153" w:author="Utente" w:date="2017-06-26T16:40:00Z"/>
              </w:rPr>
            </w:pPr>
            <w:del w:id="7154" w:author="Utente" w:date="2017-06-26T16:40:00Z">
              <w:r w:rsidRPr="00E352EF" w:rsidDel="00390729">
                <w:rPr>
                  <w:rFonts w:ascii="Calibri" w:eastAsia="Calibri" w:hAnsi="Calibri" w:cs="Calibri"/>
                </w:rPr>
                <w:delText>100</w:delText>
              </w:r>
            </w:del>
          </w:p>
        </w:tc>
      </w:tr>
      <w:tr w:rsidR="005A2227" w:rsidRPr="00E352EF" w:rsidDel="00390729" w14:paraId="15593524" w14:textId="5C26C74A">
        <w:trPr>
          <w:del w:id="7155"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2FF2A" w14:textId="57ED2E0D" w:rsidR="005A2227" w:rsidRPr="00E352EF" w:rsidDel="00390729" w:rsidRDefault="0097053A" w:rsidP="00390729">
            <w:pPr>
              <w:rPr>
                <w:del w:id="7156" w:author="Utente" w:date="2017-06-26T16:40:00Z"/>
              </w:rPr>
            </w:pPr>
            <w:del w:id="7157"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E3AC" w14:textId="1BA87591" w:rsidR="005A2227" w:rsidRPr="00E352EF" w:rsidDel="00390729" w:rsidRDefault="0097053A" w:rsidP="00390729">
            <w:pPr>
              <w:rPr>
                <w:del w:id="7158" w:author="Utente" w:date="2017-06-26T16:40:00Z"/>
              </w:rPr>
            </w:pPr>
            <w:del w:id="7159" w:author="Utente" w:date="2017-06-26T16:40: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2093D" w14:textId="77E30AEB" w:rsidR="005A2227" w:rsidRPr="00E352EF" w:rsidDel="00390729" w:rsidRDefault="0097053A" w:rsidP="00390729">
            <w:pPr>
              <w:rPr>
                <w:del w:id="7160" w:author="Utente" w:date="2017-06-26T16:40:00Z"/>
              </w:rPr>
            </w:pPr>
            <w:del w:id="7161" w:author="Utente" w:date="2017-06-26T16:40:00Z">
              <w:r w:rsidRPr="00E352EF" w:rsidDel="00390729">
                <w:rPr>
                  <w:rFonts w:ascii="Calibri" w:eastAsia="Calibri" w:hAnsi="Calibri" w:cs="Calibri"/>
                </w:rPr>
                <w:delText>200</w:delText>
              </w:r>
            </w:del>
          </w:p>
        </w:tc>
      </w:tr>
      <w:tr w:rsidR="005A2227" w:rsidRPr="00E352EF" w:rsidDel="00390729" w14:paraId="0DED5E70" w14:textId="1C7DEC6C">
        <w:trPr>
          <w:del w:id="7162"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8609A" w14:textId="7789DAD6" w:rsidR="005A2227" w:rsidRPr="00E352EF" w:rsidDel="00390729" w:rsidRDefault="0097053A" w:rsidP="00390729">
            <w:pPr>
              <w:rPr>
                <w:del w:id="7163" w:author="Utente" w:date="2017-06-26T16:40:00Z"/>
              </w:rPr>
            </w:pPr>
            <w:del w:id="7164"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7EA21A" w14:textId="73751EF3" w:rsidR="005A2227" w:rsidRPr="00E352EF" w:rsidDel="00390729" w:rsidRDefault="0097053A" w:rsidP="00390729">
            <w:pPr>
              <w:rPr>
                <w:del w:id="7165" w:author="Utente" w:date="2017-06-26T16:40:00Z"/>
              </w:rPr>
            </w:pPr>
            <w:del w:id="7166" w:author="Utente" w:date="2017-06-26T16:40:00Z">
              <w:r w:rsidRPr="00E352EF" w:rsidDel="00390729">
                <w:rPr>
                  <w:rFonts w:ascii="Calibri" w:eastAsia="Calibri" w:hAnsi="Calibri" w:cs="Calibri"/>
                </w:rPr>
                <w:delText>C</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9516" w14:textId="50AD1EA8" w:rsidR="005A2227" w:rsidRPr="00E352EF" w:rsidDel="00390729" w:rsidRDefault="0097053A" w:rsidP="00390729">
            <w:pPr>
              <w:rPr>
                <w:del w:id="7167" w:author="Utente" w:date="2017-06-26T16:40:00Z"/>
              </w:rPr>
            </w:pPr>
            <w:del w:id="7168" w:author="Utente" w:date="2017-06-26T16:40:00Z">
              <w:r w:rsidRPr="00E352EF" w:rsidDel="00390729">
                <w:rPr>
                  <w:rFonts w:ascii="Calibri" w:eastAsia="Calibri" w:hAnsi="Calibri" w:cs="Calibri"/>
                </w:rPr>
                <w:delText>700</w:delText>
              </w:r>
            </w:del>
          </w:p>
        </w:tc>
      </w:tr>
      <w:tr w:rsidR="005A2227" w:rsidRPr="00E352EF" w:rsidDel="00390729" w14:paraId="5B93D6D3" w14:textId="707F5F28">
        <w:trPr>
          <w:del w:id="716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A250" w14:textId="2C4EAF9F" w:rsidR="005A2227" w:rsidRPr="00E352EF" w:rsidDel="00390729" w:rsidRDefault="0097053A" w:rsidP="00390729">
            <w:pPr>
              <w:rPr>
                <w:del w:id="7170" w:author="Utente" w:date="2017-06-26T16:40:00Z"/>
              </w:rPr>
            </w:pPr>
            <w:del w:id="7171"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BB6AC" w14:textId="590B5D8B" w:rsidR="005A2227" w:rsidRPr="00E352EF" w:rsidDel="00390729" w:rsidRDefault="0097053A" w:rsidP="00390729">
            <w:pPr>
              <w:rPr>
                <w:del w:id="7172" w:author="Utente" w:date="2017-06-26T16:40:00Z"/>
              </w:rPr>
            </w:pPr>
            <w:del w:id="7173"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BB5A1" w14:textId="25F2D919" w:rsidR="005A2227" w:rsidRPr="00E352EF" w:rsidDel="00390729" w:rsidRDefault="0097053A" w:rsidP="00390729">
            <w:pPr>
              <w:rPr>
                <w:del w:id="7174" w:author="Utente" w:date="2017-06-26T16:40:00Z"/>
              </w:rPr>
            </w:pPr>
            <w:del w:id="7175" w:author="Utente" w:date="2017-06-26T16:40:00Z">
              <w:r w:rsidRPr="00E352EF" w:rsidDel="00390729">
                <w:rPr>
                  <w:rFonts w:ascii="Calibri" w:eastAsia="Calibri" w:hAnsi="Calibri" w:cs="Calibri"/>
                </w:rPr>
                <w:delText>550</w:delText>
              </w:r>
            </w:del>
          </w:p>
        </w:tc>
      </w:tr>
      <w:tr w:rsidR="005A2227" w:rsidRPr="00E352EF" w:rsidDel="00390729" w14:paraId="4963CAB2" w14:textId="16BB8018">
        <w:trPr>
          <w:del w:id="7176"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547B9" w14:textId="00ED9ACA" w:rsidR="005A2227" w:rsidRPr="00E352EF" w:rsidDel="00390729" w:rsidRDefault="0097053A" w:rsidP="00390729">
            <w:pPr>
              <w:rPr>
                <w:del w:id="7177" w:author="Utente" w:date="2017-06-26T16:40:00Z"/>
              </w:rPr>
            </w:pPr>
            <w:del w:id="7178"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D73B3" w14:textId="6597AE91" w:rsidR="005A2227" w:rsidRPr="00E352EF" w:rsidDel="00390729" w:rsidRDefault="0097053A" w:rsidP="00390729">
            <w:pPr>
              <w:rPr>
                <w:del w:id="7179" w:author="Utente" w:date="2017-06-26T16:40:00Z"/>
              </w:rPr>
            </w:pPr>
            <w:del w:id="7180" w:author="Utente" w:date="2017-06-26T16:40: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C7EA9" w14:textId="2E914973" w:rsidR="005A2227" w:rsidRPr="00E352EF" w:rsidDel="00390729" w:rsidRDefault="0097053A" w:rsidP="00390729">
            <w:pPr>
              <w:rPr>
                <w:del w:id="7181" w:author="Utente" w:date="2017-06-26T16:40:00Z"/>
              </w:rPr>
            </w:pPr>
            <w:del w:id="7182" w:author="Utente" w:date="2017-06-26T16:40:00Z">
              <w:r w:rsidRPr="00E352EF" w:rsidDel="00390729">
                <w:rPr>
                  <w:rFonts w:ascii="Calibri" w:eastAsia="Calibri" w:hAnsi="Calibri" w:cs="Calibri"/>
                </w:rPr>
                <w:delText>120</w:delText>
              </w:r>
            </w:del>
          </w:p>
        </w:tc>
      </w:tr>
    </w:tbl>
    <w:p w14:paraId="1463FC70" w14:textId="322DDEDA" w:rsidR="005A2227" w:rsidRPr="00E352EF" w:rsidDel="00390729" w:rsidRDefault="005A2227" w:rsidP="00390729">
      <w:pPr>
        <w:rPr>
          <w:del w:id="7183"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1180"/>
        <w:gridCol w:w="706"/>
      </w:tblGrid>
      <w:tr w:rsidR="005A2227" w:rsidRPr="00E352EF" w:rsidDel="00390729" w14:paraId="2D565E14" w14:textId="73094B10" w:rsidTr="0062787A">
        <w:trPr>
          <w:del w:id="7184" w:author="Utente" w:date="2017-06-26T16:40:00Z"/>
        </w:trPr>
        <w:tc>
          <w:tcPr>
            <w:tcW w:w="25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D80C22" w14:textId="2155C8E9" w:rsidR="005A2227" w:rsidRPr="00E352EF" w:rsidDel="00390729" w:rsidRDefault="0097053A" w:rsidP="00390729">
            <w:pPr>
              <w:rPr>
                <w:del w:id="7185" w:author="Utente" w:date="2017-06-26T16:40:00Z"/>
              </w:rPr>
            </w:pPr>
            <w:del w:id="7186" w:author="Utente" w:date="2017-06-26T16:40:00Z">
              <w:r w:rsidRPr="00E352EF" w:rsidDel="00390729">
                <w:rPr>
                  <w:rFonts w:ascii="Calibri" w:eastAsia="Calibri" w:hAnsi="Calibri" w:cs="Calibri"/>
                </w:rPr>
                <w:delText>C2</w:delText>
              </w:r>
            </w:del>
          </w:p>
        </w:tc>
      </w:tr>
      <w:tr w:rsidR="005A2227" w:rsidRPr="00E352EF" w:rsidDel="00390729" w14:paraId="511235EE" w14:textId="75277DC3" w:rsidTr="0062787A">
        <w:trPr>
          <w:del w:id="7187"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563E40E" w14:textId="5B29CAFF" w:rsidR="005A2227" w:rsidRPr="00E352EF" w:rsidDel="00390729" w:rsidRDefault="0097053A" w:rsidP="00390729">
            <w:pPr>
              <w:rPr>
                <w:del w:id="7188" w:author="Utente" w:date="2017-06-26T16:40:00Z"/>
              </w:rPr>
            </w:pPr>
            <w:del w:id="7189" w:author="Utente" w:date="2017-06-26T16:40:00Z">
              <w:r w:rsidRPr="00E352EF" w:rsidDel="00390729">
                <w:rPr>
                  <w:rFonts w:ascii="Calibri" w:eastAsia="Calibri" w:hAnsi="Calibri" w:cs="Calibri"/>
                  <w:b/>
                </w:rPr>
                <w:delText>K1</w:delText>
              </w:r>
            </w:del>
          </w:p>
        </w:tc>
        <w:tc>
          <w:tcPr>
            <w:tcW w:w="11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30CF2B" w14:textId="36F48D5C" w:rsidR="005A2227" w:rsidRPr="00E352EF" w:rsidDel="00390729" w:rsidRDefault="0097053A" w:rsidP="00390729">
            <w:pPr>
              <w:rPr>
                <w:del w:id="7190" w:author="Utente" w:date="2017-06-26T16:40:00Z"/>
              </w:rPr>
            </w:pPr>
            <w:del w:id="7191" w:author="Utente" w:date="2017-06-26T16:40:00Z">
              <w:r w:rsidRPr="00E352EF" w:rsidDel="00390729">
                <w:rPr>
                  <w:rFonts w:ascii="Calibri" w:eastAsia="Calibri" w:hAnsi="Calibri" w:cs="Calibri"/>
                  <w:b/>
                </w:rPr>
                <w:delText>K2</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F88758C" w14:textId="4E2B7B56" w:rsidR="005A2227" w:rsidRPr="00E352EF" w:rsidDel="00390729" w:rsidRDefault="0097053A" w:rsidP="00390729">
            <w:pPr>
              <w:rPr>
                <w:del w:id="7192" w:author="Utente" w:date="2017-06-26T16:40:00Z"/>
              </w:rPr>
            </w:pPr>
            <w:del w:id="7193" w:author="Utente" w:date="2017-06-26T16:40:00Z">
              <w:r w:rsidRPr="00E352EF" w:rsidDel="00390729">
                <w:rPr>
                  <w:rFonts w:ascii="Calibri" w:eastAsia="Calibri" w:hAnsi="Calibri" w:cs="Calibri"/>
                  <w:b/>
                </w:rPr>
                <w:delText>M1</w:delText>
              </w:r>
            </w:del>
          </w:p>
        </w:tc>
      </w:tr>
      <w:tr w:rsidR="005A2227" w:rsidRPr="00E352EF" w:rsidDel="00390729" w14:paraId="0E429662" w14:textId="4B4675CB" w:rsidTr="0062787A">
        <w:trPr>
          <w:del w:id="7194"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BC89" w14:textId="222888B6" w:rsidR="005A2227" w:rsidRPr="00E352EF" w:rsidDel="00390729" w:rsidRDefault="0097053A" w:rsidP="00390729">
            <w:pPr>
              <w:rPr>
                <w:del w:id="7195" w:author="Utente" w:date="2017-06-26T16:40:00Z"/>
              </w:rPr>
            </w:pPr>
            <w:del w:id="7196" w:author="Utente" w:date="2017-06-26T16:40:00Z">
              <w:r w:rsidRPr="00E352EF" w:rsidDel="00390729">
                <w:rPr>
                  <w:rFonts w:ascii="Calibri" w:eastAsia="Calibri" w:hAnsi="Calibri" w:cs="Calibri"/>
                </w:rPr>
                <w:delText>1</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6C9BC6" w14:textId="1FF35DB5" w:rsidR="005A2227" w:rsidRPr="00E352EF" w:rsidDel="00390729" w:rsidRDefault="0097053A" w:rsidP="00390729">
            <w:pPr>
              <w:rPr>
                <w:del w:id="7197" w:author="Utente" w:date="2017-06-26T16:40:00Z"/>
              </w:rPr>
            </w:pPr>
            <w:del w:id="7198" w:author="Utente" w:date="2017-06-26T16:40:00Z">
              <w:r w:rsidRPr="00E352EF" w:rsidDel="00390729">
                <w:rPr>
                  <w:rFonts w:ascii="Calibri" w:eastAsia="Calibri" w:hAnsi="Calibri" w:cs="Calibri"/>
                </w:rPr>
                <w:delText>A</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EA1F" w14:textId="0BC9797D" w:rsidR="005A2227" w:rsidRPr="00E352EF" w:rsidDel="00390729" w:rsidRDefault="0097053A" w:rsidP="00390729">
            <w:pPr>
              <w:rPr>
                <w:del w:id="7199" w:author="Utente" w:date="2017-06-26T16:40:00Z"/>
              </w:rPr>
            </w:pPr>
            <w:del w:id="7200" w:author="Utente" w:date="2017-06-26T16:40:00Z">
              <w:r w:rsidRPr="00E352EF" w:rsidDel="00390729">
                <w:rPr>
                  <w:rFonts w:ascii="Calibri" w:eastAsia="Calibri" w:hAnsi="Calibri" w:cs="Calibri"/>
                </w:rPr>
                <w:delText>100</w:delText>
              </w:r>
            </w:del>
          </w:p>
        </w:tc>
      </w:tr>
      <w:tr w:rsidR="005A2227" w:rsidRPr="00E352EF" w:rsidDel="00390729" w14:paraId="014017B9" w14:textId="1FABDCA7" w:rsidTr="0062787A">
        <w:trPr>
          <w:del w:id="7201"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FEF64" w14:textId="50F16CF9" w:rsidR="005A2227" w:rsidRPr="00E352EF" w:rsidDel="00390729" w:rsidRDefault="0097053A" w:rsidP="00390729">
            <w:pPr>
              <w:rPr>
                <w:del w:id="7202" w:author="Utente" w:date="2017-06-26T16:40:00Z"/>
              </w:rPr>
            </w:pPr>
            <w:del w:id="7203" w:author="Utente" w:date="2017-06-26T16:40:00Z">
              <w:r w:rsidRPr="00E352EF" w:rsidDel="00390729">
                <w:rPr>
                  <w:rFonts w:ascii="Calibri" w:eastAsia="Calibri" w:hAnsi="Calibri" w:cs="Calibri"/>
                </w:rPr>
                <w:delText>2</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DF953C" w14:textId="4D054136" w:rsidR="005A2227" w:rsidRPr="00E352EF" w:rsidDel="00390729" w:rsidRDefault="0097053A" w:rsidP="00390729">
            <w:pPr>
              <w:rPr>
                <w:del w:id="7204" w:author="Utente" w:date="2017-06-26T16:40:00Z"/>
              </w:rPr>
            </w:pPr>
            <w:del w:id="7205" w:author="Utente" w:date="2017-06-26T16:40:00Z">
              <w:r w:rsidRPr="00E352EF" w:rsidDel="00390729">
                <w:rPr>
                  <w:rFonts w:ascii="Calibri" w:eastAsia="Calibri" w:hAnsi="Calibri" w:cs="Calibri"/>
                </w:rPr>
                <w:delText>B</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D0AB1" w14:textId="68299E54" w:rsidR="005A2227" w:rsidRPr="00E352EF" w:rsidDel="00390729" w:rsidRDefault="0097053A" w:rsidP="00390729">
            <w:pPr>
              <w:rPr>
                <w:del w:id="7206" w:author="Utente" w:date="2017-06-26T16:40:00Z"/>
              </w:rPr>
            </w:pPr>
            <w:del w:id="7207" w:author="Utente" w:date="2017-06-26T16:40:00Z">
              <w:r w:rsidRPr="00E352EF" w:rsidDel="00390729">
                <w:rPr>
                  <w:rFonts w:ascii="Calibri" w:eastAsia="Calibri" w:hAnsi="Calibri" w:cs="Calibri"/>
                </w:rPr>
                <w:delText>200</w:delText>
              </w:r>
            </w:del>
          </w:p>
        </w:tc>
      </w:tr>
      <w:tr w:rsidR="005A2227" w:rsidRPr="00E352EF" w:rsidDel="00390729" w14:paraId="139E108C" w14:textId="5BD3957C" w:rsidTr="0062787A">
        <w:trPr>
          <w:del w:id="7208"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CB82" w14:textId="7500C823" w:rsidR="005A2227" w:rsidRPr="00E352EF" w:rsidDel="00390729" w:rsidRDefault="0097053A" w:rsidP="00390729">
            <w:pPr>
              <w:rPr>
                <w:del w:id="7209" w:author="Utente" w:date="2017-06-26T16:40:00Z"/>
              </w:rPr>
            </w:pPr>
            <w:del w:id="7210" w:author="Utente" w:date="2017-06-26T16:40:00Z">
              <w:r w:rsidRPr="00E352EF" w:rsidDel="00390729">
                <w:rPr>
                  <w:rFonts w:ascii="Calibri" w:eastAsia="Calibri" w:hAnsi="Calibri" w:cs="Calibri"/>
                </w:rPr>
                <w:lastRenderedPageBreak/>
                <w:delText>5</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EFA6" w14:textId="4C8396FC" w:rsidR="005A2227" w:rsidRPr="00E352EF" w:rsidDel="00390729" w:rsidRDefault="0097053A" w:rsidP="00390729">
            <w:pPr>
              <w:rPr>
                <w:del w:id="7211" w:author="Utente" w:date="2017-06-26T16:40:00Z"/>
              </w:rPr>
            </w:pPr>
            <w:del w:id="7212" w:author="Utente" w:date="2017-06-26T16:40:00Z">
              <w:r w:rsidRPr="00E352EF" w:rsidDel="00390729">
                <w:rPr>
                  <w:rFonts w:ascii="Calibri" w:eastAsia="Calibri" w:hAnsi="Calibri" w:cs="Calibri"/>
                </w:rPr>
                <w:delText>D</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FAC35" w14:textId="25DAF41C" w:rsidR="005A2227" w:rsidRPr="00E352EF" w:rsidDel="00390729" w:rsidRDefault="0097053A" w:rsidP="00390729">
            <w:pPr>
              <w:rPr>
                <w:del w:id="7213" w:author="Utente" w:date="2017-06-26T16:40:00Z"/>
              </w:rPr>
            </w:pPr>
            <w:del w:id="7214" w:author="Utente" w:date="2017-06-26T16:40:00Z">
              <w:r w:rsidRPr="00E352EF" w:rsidDel="00390729">
                <w:rPr>
                  <w:rFonts w:ascii="Calibri" w:eastAsia="Calibri" w:hAnsi="Calibri" w:cs="Calibri"/>
                </w:rPr>
                <w:delText>700</w:delText>
              </w:r>
            </w:del>
          </w:p>
        </w:tc>
      </w:tr>
    </w:tbl>
    <w:p w14:paraId="31ED938A" w14:textId="5F1AA28B" w:rsidR="005A2227" w:rsidRPr="00E352EF" w:rsidDel="00390729" w:rsidRDefault="005A2227" w:rsidP="00390729">
      <w:pPr>
        <w:rPr>
          <w:del w:id="7215"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37934B75" w14:textId="636E6585" w:rsidTr="0062787A">
        <w:trPr>
          <w:del w:id="7216"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241F652" w14:textId="29C41BE2" w:rsidR="005A2227" w:rsidRPr="00E352EF" w:rsidDel="00390729" w:rsidRDefault="0097053A" w:rsidP="00390729">
            <w:pPr>
              <w:rPr>
                <w:del w:id="7217" w:author="Utente" w:date="2017-06-26T16:40:00Z"/>
              </w:rPr>
            </w:pPr>
            <w:del w:id="7218" w:author="Utente" w:date="2017-06-26T16:40:00Z">
              <w:r w:rsidRPr="00E352EF" w:rsidDel="00390729">
                <w:rPr>
                  <w:rFonts w:ascii="Calibri" w:eastAsia="Calibri" w:hAnsi="Calibri" w:cs="Calibri"/>
                </w:rPr>
                <w:delText>R</w:delText>
              </w:r>
            </w:del>
          </w:p>
        </w:tc>
      </w:tr>
      <w:tr w:rsidR="005A2227" w:rsidRPr="00E352EF" w:rsidDel="00390729" w14:paraId="7BB9A6C9" w14:textId="69D65A78" w:rsidTr="0062787A">
        <w:trPr>
          <w:del w:id="7219"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C28CAB" w14:textId="455EF1DC" w:rsidR="005A2227" w:rsidRPr="00E352EF" w:rsidDel="00390729" w:rsidRDefault="0097053A" w:rsidP="00390729">
            <w:pPr>
              <w:rPr>
                <w:del w:id="7220" w:author="Utente" w:date="2017-06-26T16:40:00Z"/>
              </w:rPr>
            </w:pPr>
            <w:del w:id="7221"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9B3956" w14:textId="284439E2" w:rsidR="005A2227" w:rsidRPr="00E352EF" w:rsidDel="00390729" w:rsidRDefault="0097053A" w:rsidP="00390729">
            <w:pPr>
              <w:rPr>
                <w:del w:id="7222" w:author="Utente" w:date="2017-06-26T16:40:00Z"/>
              </w:rPr>
            </w:pPr>
            <w:del w:id="7223"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F38171" w14:textId="685040E4" w:rsidR="005A2227" w:rsidRPr="00E352EF" w:rsidDel="00390729" w:rsidRDefault="0097053A" w:rsidP="00390729">
            <w:pPr>
              <w:rPr>
                <w:del w:id="7224" w:author="Utente" w:date="2017-06-26T16:40:00Z"/>
              </w:rPr>
            </w:pPr>
            <w:del w:id="7225" w:author="Utente" w:date="2017-06-26T16:40:00Z">
              <w:r w:rsidRPr="00E352EF" w:rsidDel="00390729">
                <w:rPr>
                  <w:rFonts w:ascii="Calibri" w:eastAsia="Calibri" w:hAnsi="Calibri" w:cs="Calibri"/>
                  <w:b/>
                </w:rPr>
                <w:delText>CONDITION</w:delText>
              </w:r>
            </w:del>
          </w:p>
        </w:tc>
      </w:tr>
      <w:tr w:rsidR="005A2227" w:rsidRPr="00E352EF" w:rsidDel="00390729" w14:paraId="0F3A6633" w14:textId="3306250F" w:rsidTr="0062787A">
        <w:trPr>
          <w:del w:id="7226"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6BF3" w14:textId="0C621452" w:rsidR="005A2227" w:rsidRPr="00E352EF" w:rsidDel="00390729" w:rsidRDefault="0097053A" w:rsidP="00390729">
            <w:pPr>
              <w:rPr>
                <w:del w:id="7227" w:author="Utente" w:date="2017-06-26T16:40:00Z"/>
              </w:rPr>
            </w:pPr>
            <w:del w:id="7228" w:author="Utente" w:date="2017-06-26T16:40: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A17BA" w14:textId="3997FBAF" w:rsidR="005A2227" w:rsidRPr="00E352EF" w:rsidDel="00390729" w:rsidRDefault="0097053A" w:rsidP="00390729">
            <w:pPr>
              <w:rPr>
                <w:del w:id="7229" w:author="Utente" w:date="2017-06-26T16:40:00Z"/>
              </w:rPr>
            </w:pPr>
            <w:del w:id="7230"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D1B3A" w14:textId="72F819E4" w:rsidR="005A2227" w:rsidRPr="00E352EF" w:rsidDel="00390729" w:rsidRDefault="0097053A" w:rsidP="00390729">
            <w:pPr>
              <w:rPr>
                <w:del w:id="7231" w:author="Utente" w:date="2017-06-26T16:40:00Z"/>
              </w:rPr>
            </w:pPr>
            <w:del w:id="7232" w:author="Utente" w:date="2017-06-26T16:40:00Z">
              <w:r w:rsidRPr="00E352EF" w:rsidDel="00390729">
                <w:rPr>
                  <w:rFonts w:ascii="Calibri" w:eastAsia="Calibri" w:hAnsi="Calibri" w:cs="Calibri"/>
                </w:rPr>
                <w:delText>False</w:delText>
              </w:r>
            </w:del>
          </w:p>
        </w:tc>
      </w:tr>
      <w:tr w:rsidR="005A2227" w:rsidRPr="00E352EF" w:rsidDel="00390729" w14:paraId="51CE6D6F" w14:textId="303F7A0D" w:rsidTr="0062787A">
        <w:trPr>
          <w:del w:id="7233"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F7C1B" w14:textId="5DF8B263" w:rsidR="005A2227" w:rsidRPr="00E352EF" w:rsidDel="00390729" w:rsidRDefault="0097053A" w:rsidP="00390729">
            <w:pPr>
              <w:rPr>
                <w:del w:id="7234" w:author="Utente" w:date="2017-06-26T16:40:00Z"/>
              </w:rPr>
            </w:pPr>
            <w:del w:id="7235"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8FFE3" w14:textId="424F4098" w:rsidR="005A2227" w:rsidRPr="00E352EF" w:rsidDel="00390729" w:rsidRDefault="0097053A" w:rsidP="00390729">
            <w:pPr>
              <w:rPr>
                <w:del w:id="7236" w:author="Utente" w:date="2017-06-26T16:40:00Z"/>
              </w:rPr>
            </w:pPr>
            <w:del w:id="7237"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D6667" w14:textId="12D5D455" w:rsidR="005A2227" w:rsidRPr="00E352EF" w:rsidDel="00390729" w:rsidRDefault="0097053A" w:rsidP="00390729">
            <w:pPr>
              <w:rPr>
                <w:del w:id="7238" w:author="Utente" w:date="2017-06-26T16:40:00Z"/>
              </w:rPr>
            </w:pPr>
            <w:del w:id="7239" w:author="Utente" w:date="2017-06-26T16:40:00Z">
              <w:r w:rsidRPr="00E352EF" w:rsidDel="00390729">
                <w:rPr>
                  <w:rFonts w:ascii="Calibri" w:eastAsia="Calibri" w:hAnsi="Calibri" w:cs="Calibri"/>
                </w:rPr>
                <w:delText>False</w:delText>
              </w:r>
            </w:del>
          </w:p>
        </w:tc>
      </w:tr>
      <w:tr w:rsidR="005A2227" w:rsidRPr="00E352EF" w:rsidDel="00390729" w14:paraId="5220FEAC" w14:textId="5B7A8DEA" w:rsidTr="0062787A">
        <w:trPr>
          <w:del w:id="7240"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92A5D" w14:textId="645A8703" w:rsidR="005A2227" w:rsidRPr="00E352EF" w:rsidDel="00390729" w:rsidRDefault="0097053A" w:rsidP="00390729">
            <w:pPr>
              <w:rPr>
                <w:del w:id="7241" w:author="Utente" w:date="2017-06-26T16:40:00Z"/>
              </w:rPr>
            </w:pPr>
            <w:del w:id="7242"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3954" w14:textId="4492DA09" w:rsidR="005A2227" w:rsidRPr="00E352EF" w:rsidDel="00390729" w:rsidRDefault="0097053A" w:rsidP="00390729">
            <w:pPr>
              <w:rPr>
                <w:del w:id="7243" w:author="Utente" w:date="2017-06-26T16:40:00Z"/>
              </w:rPr>
            </w:pPr>
            <w:del w:id="7244"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33BFB" w14:textId="720240BD" w:rsidR="005A2227" w:rsidRPr="00E352EF" w:rsidDel="00390729" w:rsidRDefault="0097053A" w:rsidP="00390729">
            <w:pPr>
              <w:rPr>
                <w:del w:id="7245" w:author="Utente" w:date="2017-06-26T16:40:00Z"/>
              </w:rPr>
            </w:pPr>
            <w:del w:id="7246" w:author="Utente" w:date="2017-06-26T16:40:00Z">
              <w:r w:rsidRPr="00E352EF" w:rsidDel="00390729">
                <w:rPr>
                  <w:rFonts w:ascii="Calibri" w:eastAsia="Calibri" w:hAnsi="Calibri" w:cs="Calibri"/>
                </w:rPr>
                <w:delText>True</w:delText>
              </w:r>
            </w:del>
          </w:p>
        </w:tc>
      </w:tr>
      <w:tr w:rsidR="005A2227" w:rsidRPr="00E352EF" w:rsidDel="00390729" w14:paraId="42314BFF" w14:textId="22DD77A3" w:rsidTr="0062787A">
        <w:trPr>
          <w:del w:id="7247"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6FB4D" w14:textId="1D3D987C" w:rsidR="005A2227" w:rsidRPr="00E352EF" w:rsidDel="00390729" w:rsidRDefault="0097053A" w:rsidP="00390729">
            <w:pPr>
              <w:rPr>
                <w:del w:id="7248" w:author="Utente" w:date="2017-06-26T16:40:00Z"/>
              </w:rPr>
            </w:pPr>
            <w:del w:id="7249"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3AB9E" w14:textId="7071E9F8" w:rsidR="005A2227" w:rsidRPr="00E352EF" w:rsidDel="00390729" w:rsidRDefault="0097053A" w:rsidP="00390729">
            <w:pPr>
              <w:rPr>
                <w:del w:id="7250" w:author="Utente" w:date="2017-06-26T16:40:00Z"/>
              </w:rPr>
            </w:pPr>
            <w:del w:id="7251"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B7C6E" w14:textId="27FCA89E" w:rsidR="005A2227" w:rsidRPr="00E352EF" w:rsidDel="00390729" w:rsidRDefault="0097053A" w:rsidP="00390729">
            <w:pPr>
              <w:rPr>
                <w:del w:id="7252" w:author="Utente" w:date="2017-06-26T16:40:00Z"/>
              </w:rPr>
            </w:pPr>
            <w:del w:id="7253" w:author="Utente" w:date="2017-06-26T16:40:00Z">
              <w:r w:rsidRPr="00E352EF" w:rsidDel="00390729">
                <w:rPr>
                  <w:rFonts w:ascii="Calibri" w:eastAsia="Calibri" w:hAnsi="Calibri" w:cs="Calibri"/>
                </w:rPr>
                <w:delText>True</w:delText>
              </w:r>
            </w:del>
          </w:p>
        </w:tc>
      </w:tr>
      <w:tr w:rsidR="005A2227" w:rsidRPr="00E352EF" w:rsidDel="00390729" w14:paraId="584F916C" w14:textId="1C86F9A2" w:rsidTr="0062787A">
        <w:trPr>
          <w:del w:id="7254"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D4CC6" w14:textId="2768C136" w:rsidR="005A2227" w:rsidRPr="00E352EF" w:rsidDel="00390729" w:rsidRDefault="0097053A" w:rsidP="00390729">
            <w:pPr>
              <w:rPr>
                <w:del w:id="7255" w:author="Utente" w:date="2017-06-26T16:40:00Z"/>
              </w:rPr>
            </w:pPr>
            <w:del w:id="7256"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51A5" w14:textId="520EC944" w:rsidR="005A2227" w:rsidRPr="00E352EF" w:rsidDel="00390729" w:rsidRDefault="0097053A" w:rsidP="00390729">
            <w:pPr>
              <w:rPr>
                <w:del w:id="7257" w:author="Utente" w:date="2017-06-26T16:40:00Z"/>
              </w:rPr>
            </w:pPr>
            <w:del w:id="7258"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421C0" w14:textId="2C00248D" w:rsidR="005A2227" w:rsidRPr="00E352EF" w:rsidDel="00390729" w:rsidRDefault="0097053A" w:rsidP="00390729">
            <w:pPr>
              <w:rPr>
                <w:del w:id="7259" w:author="Utente" w:date="2017-06-26T16:40:00Z"/>
              </w:rPr>
            </w:pPr>
            <w:del w:id="7260" w:author="Utente" w:date="2017-06-26T16:40:00Z">
              <w:r w:rsidRPr="00E352EF" w:rsidDel="00390729">
                <w:rPr>
                  <w:rFonts w:ascii="Calibri" w:eastAsia="Calibri" w:hAnsi="Calibri" w:cs="Calibri"/>
                </w:rPr>
                <w:delText>False</w:delText>
              </w:r>
            </w:del>
          </w:p>
        </w:tc>
      </w:tr>
    </w:tbl>
    <w:p w14:paraId="7F8AD1CB" w14:textId="01238F7A" w:rsidR="005A2227" w:rsidRPr="00E352EF" w:rsidDel="00390729" w:rsidRDefault="005A2227" w:rsidP="00390729">
      <w:pPr>
        <w:rPr>
          <w:del w:id="7261" w:author="Utente" w:date="2017-06-26T16:40:00Z"/>
        </w:rPr>
      </w:pPr>
    </w:p>
    <w:p w14:paraId="0B9F58BA" w14:textId="2B771DE8" w:rsidR="005A2227" w:rsidRPr="00E352EF" w:rsidDel="00390729" w:rsidRDefault="0097053A" w:rsidP="00390729">
      <w:pPr>
        <w:rPr>
          <w:del w:id="7262" w:author="Utente" w:date="2017-06-26T16:40:00Z"/>
          <w:rFonts w:ascii="Cambria" w:eastAsia="Calibri" w:hAnsi="Cambria"/>
        </w:rPr>
      </w:pPr>
      <w:del w:id="7263" w:author="Utente" w:date="2017-06-26T16:40:00Z">
        <w:r w:rsidRPr="00E352EF" w:rsidDel="00390729">
          <w:rPr>
            <w:rFonts w:asciiTheme="majorHAnsi" w:eastAsia="Calibri" w:hAnsiTheme="majorHAnsi"/>
          </w:rPr>
          <w:delText xml:space="preserve">6) </w:delText>
        </w:r>
        <w:r w:rsidRPr="00E352EF" w:rsidDel="00390729">
          <w:rPr>
            <w:rFonts w:ascii="Cambria" w:eastAsia="Calibri" w:hAnsi="Cambria"/>
          </w:rPr>
          <w:delText xml:space="preserve">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B1B9455" w14:textId="13C318BD" w:rsidR="0062787A" w:rsidRPr="00E352EF" w:rsidDel="00390729" w:rsidRDefault="0062787A" w:rsidP="00390729">
      <w:pPr>
        <w:rPr>
          <w:del w:id="7264" w:author="Utente" w:date="2017-06-26T16:40:00Z"/>
          <w:rFonts w:ascii="Cambria" w:hAnsi="Cambria"/>
        </w:rPr>
      </w:pPr>
    </w:p>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36"/>
        <w:gridCol w:w="907"/>
        <w:gridCol w:w="994"/>
      </w:tblGrid>
      <w:tr w:rsidR="005A2227" w:rsidRPr="00E352EF" w:rsidDel="00390729" w14:paraId="382BDFE3" w14:textId="68DE1046">
        <w:trPr>
          <w:del w:id="7265" w:author="Utente" w:date="2017-06-26T16:40:00Z"/>
        </w:trPr>
        <w:tc>
          <w:tcPr>
            <w:tcW w:w="9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168CFE" w14:textId="0441BC36" w:rsidR="005A2227" w:rsidRPr="00E352EF" w:rsidDel="00390729" w:rsidRDefault="0097053A" w:rsidP="00390729">
            <w:pPr>
              <w:rPr>
                <w:del w:id="7266" w:author="Utente" w:date="2017-06-26T16:40:00Z"/>
              </w:rPr>
            </w:pPr>
            <w:del w:id="7267" w:author="Utente" w:date="2017-06-26T16:40:00Z">
              <w:r w:rsidRPr="00E352EF" w:rsidDel="00390729">
                <w:rPr>
                  <w:rFonts w:ascii="Calibri" w:eastAsia="Calibri" w:hAnsi="Calibri" w:cs="Calibri"/>
                </w:rPr>
                <w:delText>C2</w:delText>
              </w:r>
            </w:del>
          </w:p>
        </w:tc>
      </w:tr>
      <w:tr w:rsidR="005A2227" w:rsidRPr="00E352EF" w:rsidDel="00390729" w14:paraId="58206909" w14:textId="2C787C56">
        <w:trPr>
          <w:del w:id="7268"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38EBCC" w14:textId="2321C2AB" w:rsidR="005A2227" w:rsidRPr="00E352EF" w:rsidDel="00390729" w:rsidRDefault="0097053A" w:rsidP="00390729">
            <w:pPr>
              <w:rPr>
                <w:del w:id="7269" w:author="Utente" w:date="2017-06-26T16:40:00Z"/>
              </w:rPr>
            </w:pPr>
            <w:del w:id="7270" w:author="Utente" w:date="2017-06-26T16:40:00Z">
              <w:r w:rsidRPr="00E352EF" w:rsidDel="00390729">
                <w:rPr>
                  <w:rFonts w:ascii="Calibri" w:eastAsia="Calibri" w:hAnsi="Calibri" w:cs="Calibri"/>
                  <w:b/>
                </w:rPr>
                <w:delText>K1</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BAACE7" w14:textId="6CC342B6" w:rsidR="005A2227" w:rsidRPr="00E352EF" w:rsidDel="00390729" w:rsidRDefault="0097053A" w:rsidP="00390729">
            <w:pPr>
              <w:rPr>
                <w:del w:id="7271" w:author="Utente" w:date="2017-06-26T16:40:00Z"/>
              </w:rPr>
            </w:pPr>
            <w:del w:id="7272" w:author="Utente" w:date="2017-06-26T16:40:00Z">
              <w:r w:rsidRPr="00E352EF" w:rsidDel="00390729">
                <w:rPr>
                  <w:rFonts w:ascii="Calibri" w:eastAsia="Calibri" w:hAnsi="Calibri" w:cs="Calibri"/>
                  <w:b/>
                </w:rPr>
                <w:delText>K2</w:delText>
              </w:r>
            </w:del>
          </w:p>
        </w:tc>
        <w:tc>
          <w:tcPr>
            <w:tcW w:w="90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87F1D0" w14:textId="3B5E7B9C" w:rsidR="005A2227" w:rsidRPr="00E352EF" w:rsidDel="00390729" w:rsidRDefault="0097053A" w:rsidP="00390729">
            <w:pPr>
              <w:rPr>
                <w:del w:id="7273" w:author="Utente" w:date="2017-06-26T16:40:00Z"/>
              </w:rPr>
            </w:pPr>
            <w:del w:id="7274" w:author="Utente" w:date="2017-06-26T16:40:00Z">
              <w:r w:rsidRPr="00E352EF" w:rsidDel="00390729">
                <w:rPr>
                  <w:rFonts w:ascii="Calibri" w:eastAsia="Calibri" w:hAnsi="Calibri" w:cs="Calibri"/>
                  <w:b/>
                </w:rPr>
                <w:delText>K3</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546E84" w14:textId="79CC44CE" w:rsidR="005A2227" w:rsidRPr="00E352EF" w:rsidDel="00390729" w:rsidRDefault="0097053A" w:rsidP="00390729">
            <w:pPr>
              <w:rPr>
                <w:del w:id="7275" w:author="Utente" w:date="2017-06-26T16:40:00Z"/>
              </w:rPr>
            </w:pPr>
            <w:del w:id="7276" w:author="Utente" w:date="2017-06-26T16:40:00Z">
              <w:r w:rsidRPr="00E352EF" w:rsidDel="00390729">
                <w:rPr>
                  <w:rFonts w:ascii="Calibri" w:eastAsia="Calibri" w:hAnsi="Calibri" w:cs="Calibri"/>
                  <w:b/>
                </w:rPr>
                <w:delText>M1</w:delText>
              </w:r>
            </w:del>
          </w:p>
        </w:tc>
      </w:tr>
      <w:tr w:rsidR="005A2227" w:rsidRPr="00E352EF" w:rsidDel="00390729" w14:paraId="0EFEFB37" w14:textId="615F5CC9">
        <w:trPr>
          <w:del w:id="7277"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A691D" w14:textId="262D0CDB" w:rsidR="005A2227" w:rsidRPr="00E352EF" w:rsidDel="00390729" w:rsidRDefault="0097053A" w:rsidP="00390729">
            <w:pPr>
              <w:rPr>
                <w:del w:id="7278" w:author="Utente" w:date="2017-06-26T16:40:00Z"/>
              </w:rPr>
            </w:pPr>
            <w:del w:id="7279" w:author="Utente" w:date="2017-06-26T16:40:00Z">
              <w:r w:rsidRPr="00E352EF" w:rsidDel="00390729">
                <w:rPr>
                  <w:rFonts w:ascii="Calibri" w:eastAsia="Calibri" w:hAnsi="Calibri" w:cs="Calibri"/>
                </w:rPr>
                <w:delText>1</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F7E7E" w14:textId="6FCE770E" w:rsidR="005A2227" w:rsidRPr="00E352EF" w:rsidDel="00390729" w:rsidRDefault="0097053A" w:rsidP="00390729">
            <w:pPr>
              <w:rPr>
                <w:del w:id="7280" w:author="Utente" w:date="2017-06-26T16:40:00Z"/>
              </w:rPr>
            </w:pPr>
            <w:del w:id="7281" w:author="Utente" w:date="2017-06-26T16:40:00Z">
              <w:r w:rsidRPr="00E352EF" w:rsidDel="00390729">
                <w:rPr>
                  <w:rFonts w:ascii="Calibri" w:eastAsia="Calibri" w:hAnsi="Calibri" w:cs="Calibri"/>
                </w:rPr>
                <w:delText>A</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44C1E" w14:textId="29B41580" w:rsidR="005A2227" w:rsidRPr="00E352EF" w:rsidDel="00390729" w:rsidRDefault="0097053A" w:rsidP="00390729">
            <w:pPr>
              <w:rPr>
                <w:del w:id="7282" w:author="Utente" w:date="2017-06-26T16:40:00Z"/>
              </w:rPr>
            </w:pPr>
            <w:del w:id="7283" w:author="Utente" w:date="2017-06-26T16:40:00Z">
              <w:r w:rsidRPr="00E352EF" w:rsidDel="00390729">
                <w:rPr>
                  <w:rFonts w:ascii="Calibri" w:eastAsia="Calibri" w:hAnsi="Calibri" w:cs="Calibri"/>
                </w:rPr>
                <w:delText>X</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D20C" w14:textId="0EBC1ADE" w:rsidR="005A2227" w:rsidRPr="00E352EF" w:rsidDel="00390729" w:rsidRDefault="0097053A" w:rsidP="00390729">
            <w:pPr>
              <w:rPr>
                <w:del w:id="7284" w:author="Utente" w:date="2017-06-26T16:40:00Z"/>
              </w:rPr>
            </w:pPr>
            <w:del w:id="7285" w:author="Utente" w:date="2017-06-26T16:40:00Z">
              <w:r w:rsidRPr="00E352EF" w:rsidDel="00390729">
                <w:rPr>
                  <w:rFonts w:ascii="Calibri" w:eastAsia="Calibri" w:hAnsi="Calibri" w:cs="Calibri"/>
                </w:rPr>
                <w:delText>100</w:delText>
              </w:r>
            </w:del>
          </w:p>
        </w:tc>
      </w:tr>
      <w:tr w:rsidR="005A2227" w:rsidRPr="00E352EF" w:rsidDel="00390729" w14:paraId="4D69E234" w14:textId="3FE4D10C">
        <w:trPr>
          <w:del w:id="7286"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3356" w14:textId="5C02DF76" w:rsidR="005A2227" w:rsidRPr="00E352EF" w:rsidDel="00390729" w:rsidRDefault="0097053A" w:rsidP="00390729">
            <w:pPr>
              <w:rPr>
                <w:del w:id="7287" w:author="Utente" w:date="2017-06-26T16:40:00Z"/>
              </w:rPr>
            </w:pPr>
            <w:del w:id="7288" w:author="Utente" w:date="2017-06-26T16:40:00Z">
              <w:r w:rsidRPr="00E352EF" w:rsidDel="00390729">
                <w:rPr>
                  <w:rFonts w:ascii="Calibri" w:eastAsia="Calibri" w:hAnsi="Calibri" w:cs="Calibri"/>
                </w:rPr>
                <w:delText>2</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5996" w14:textId="3B171324" w:rsidR="005A2227" w:rsidRPr="00E352EF" w:rsidDel="00390729" w:rsidRDefault="0097053A" w:rsidP="00390729">
            <w:pPr>
              <w:rPr>
                <w:del w:id="7289" w:author="Utente" w:date="2017-06-26T16:40:00Z"/>
              </w:rPr>
            </w:pPr>
            <w:del w:id="7290" w:author="Utente" w:date="2017-06-26T16:40:00Z">
              <w:r w:rsidRPr="00E352EF" w:rsidDel="00390729">
                <w:rPr>
                  <w:rFonts w:ascii="Calibri" w:eastAsia="Calibri" w:hAnsi="Calibri" w:cs="Calibri"/>
                </w:rPr>
                <w:delText>B</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7A62F" w14:textId="4293A9BF" w:rsidR="005A2227" w:rsidRPr="00E352EF" w:rsidDel="00390729" w:rsidRDefault="0097053A" w:rsidP="00390729">
            <w:pPr>
              <w:rPr>
                <w:del w:id="7291" w:author="Utente" w:date="2017-06-26T16:40:00Z"/>
              </w:rPr>
            </w:pPr>
            <w:del w:id="7292" w:author="Utente" w:date="2017-06-26T16:40:00Z">
              <w:r w:rsidRPr="00E352EF" w:rsidDel="00390729">
                <w:rPr>
                  <w:rFonts w:ascii="Calibri" w:eastAsia="Calibri" w:hAnsi="Calibri" w:cs="Calibri"/>
                </w:rPr>
                <w:delText>Y</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38FC" w14:textId="046C0ABE" w:rsidR="005A2227" w:rsidRPr="00E352EF" w:rsidDel="00390729" w:rsidRDefault="0097053A" w:rsidP="00390729">
            <w:pPr>
              <w:rPr>
                <w:del w:id="7293" w:author="Utente" w:date="2017-06-26T16:40:00Z"/>
              </w:rPr>
            </w:pPr>
            <w:del w:id="7294" w:author="Utente" w:date="2017-06-26T16:40:00Z">
              <w:r w:rsidRPr="00E352EF" w:rsidDel="00390729">
                <w:rPr>
                  <w:rFonts w:ascii="Calibri" w:eastAsia="Calibri" w:hAnsi="Calibri" w:cs="Calibri"/>
                </w:rPr>
                <w:delText>200</w:delText>
              </w:r>
            </w:del>
          </w:p>
        </w:tc>
      </w:tr>
      <w:tr w:rsidR="005A2227" w:rsidRPr="00E352EF" w:rsidDel="00390729" w14:paraId="4CF65780" w14:textId="44C80894">
        <w:trPr>
          <w:del w:id="7295"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7C9BE" w14:textId="23C93FA9" w:rsidR="005A2227" w:rsidRPr="00E352EF" w:rsidDel="00390729" w:rsidRDefault="0097053A" w:rsidP="00390729">
            <w:pPr>
              <w:rPr>
                <w:del w:id="7296" w:author="Utente" w:date="2017-06-26T16:40:00Z"/>
              </w:rPr>
            </w:pPr>
            <w:del w:id="7297"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6A99" w14:textId="4A92FFBE" w:rsidR="005A2227" w:rsidRPr="00E352EF" w:rsidDel="00390729" w:rsidRDefault="0097053A" w:rsidP="00390729">
            <w:pPr>
              <w:rPr>
                <w:del w:id="7298" w:author="Utente" w:date="2017-06-26T16:40:00Z"/>
              </w:rPr>
            </w:pPr>
            <w:del w:id="7299"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D2AB4" w14:textId="723797DD" w:rsidR="005A2227" w:rsidRPr="00E352EF" w:rsidDel="00390729" w:rsidRDefault="0097053A" w:rsidP="00390729">
            <w:pPr>
              <w:rPr>
                <w:del w:id="7300" w:author="Utente" w:date="2017-06-26T16:40:00Z"/>
              </w:rPr>
            </w:pPr>
            <w:del w:id="7301" w:author="Utente" w:date="2017-06-26T16:40:00Z">
              <w:r w:rsidRPr="00E352EF" w:rsidDel="00390729">
                <w:rPr>
                  <w:rFonts w:ascii="Calibri" w:eastAsia="Calibri" w:hAnsi="Calibri" w:cs="Calibri"/>
                </w:rPr>
                <w:delText>Z</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BFAED" w14:textId="354F7854" w:rsidR="005A2227" w:rsidRPr="00E352EF" w:rsidDel="00390729" w:rsidRDefault="0097053A" w:rsidP="00390729">
            <w:pPr>
              <w:rPr>
                <w:del w:id="7302" w:author="Utente" w:date="2017-06-26T16:40:00Z"/>
              </w:rPr>
            </w:pPr>
            <w:del w:id="7303" w:author="Utente" w:date="2017-06-26T16:40:00Z">
              <w:r w:rsidRPr="00E352EF" w:rsidDel="00390729">
                <w:rPr>
                  <w:rFonts w:ascii="Calibri" w:eastAsia="Calibri" w:hAnsi="Calibri" w:cs="Calibri"/>
                </w:rPr>
                <w:delText>700</w:delText>
              </w:r>
            </w:del>
          </w:p>
        </w:tc>
      </w:tr>
      <w:tr w:rsidR="005A2227" w:rsidRPr="00E352EF" w:rsidDel="00390729" w14:paraId="47256C29" w14:textId="577CD689">
        <w:trPr>
          <w:del w:id="7304"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797A7" w14:textId="52C688FF" w:rsidR="005A2227" w:rsidRPr="00E352EF" w:rsidDel="00390729" w:rsidRDefault="0097053A" w:rsidP="00390729">
            <w:pPr>
              <w:rPr>
                <w:del w:id="7305" w:author="Utente" w:date="2017-06-26T16:40:00Z"/>
              </w:rPr>
            </w:pPr>
            <w:del w:id="7306"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1A673" w14:textId="17C2441A" w:rsidR="005A2227" w:rsidRPr="00E352EF" w:rsidDel="00390729" w:rsidRDefault="0097053A" w:rsidP="00390729">
            <w:pPr>
              <w:rPr>
                <w:del w:id="7307" w:author="Utente" w:date="2017-06-26T16:40:00Z"/>
              </w:rPr>
            </w:pPr>
            <w:del w:id="7308"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B803E" w14:textId="36AB0999" w:rsidR="005A2227" w:rsidRPr="00E352EF" w:rsidDel="00390729" w:rsidRDefault="0097053A" w:rsidP="00390729">
            <w:pPr>
              <w:rPr>
                <w:del w:id="7309" w:author="Utente" w:date="2017-06-26T16:40:00Z"/>
              </w:rPr>
            </w:pPr>
            <w:del w:id="7310" w:author="Utente" w:date="2017-06-26T16:40:00Z">
              <w:r w:rsidRPr="00E352EF" w:rsidDel="00390729">
                <w:rPr>
                  <w:rFonts w:ascii="Calibri" w:eastAsia="Calibri" w:hAnsi="Calibri" w:cs="Calibri"/>
                </w:rPr>
                <w:delText>K</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384AB" w14:textId="2C9E7F0D" w:rsidR="005A2227" w:rsidRPr="00E352EF" w:rsidDel="00390729" w:rsidRDefault="0097053A" w:rsidP="00390729">
            <w:pPr>
              <w:rPr>
                <w:del w:id="7311" w:author="Utente" w:date="2017-06-26T16:40:00Z"/>
              </w:rPr>
            </w:pPr>
            <w:del w:id="7312" w:author="Utente" w:date="2017-06-26T16:40:00Z">
              <w:r w:rsidRPr="00E352EF" w:rsidDel="00390729">
                <w:rPr>
                  <w:rFonts w:ascii="Calibri" w:eastAsia="Calibri" w:hAnsi="Calibri" w:cs="Calibri"/>
                </w:rPr>
                <w:delText>1500</w:delText>
              </w:r>
            </w:del>
          </w:p>
        </w:tc>
      </w:tr>
    </w:tbl>
    <w:p w14:paraId="01B34B26" w14:textId="6B3F242D" w:rsidR="005A2227" w:rsidRPr="00E352EF" w:rsidDel="00390729" w:rsidRDefault="005A2227" w:rsidP="00390729">
      <w:pPr>
        <w:rPr>
          <w:del w:id="7313" w:author="Utente" w:date="2017-06-26T16:40:00Z"/>
        </w:rPr>
      </w:pPr>
    </w:p>
    <w:tbl>
      <w:tblPr>
        <w:tblW w:w="28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936"/>
      </w:tblGrid>
      <w:tr w:rsidR="005A2227" w:rsidRPr="00E352EF" w:rsidDel="00390729" w14:paraId="526B0C8A" w14:textId="65E0B5F6">
        <w:trPr>
          <w:del w:id="7314" w:author="Utente" w:date="2017-06-26T16:40:00Z"/>
        </w:trPr>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65693A5" w14:textId="0CE5C5C4" w:rsidR="005A2227" w:rsidRPr="00E352EF" w:rsidDel="00390729" w:rsidRDefault="0097053A" w:rsidP="00390729">
            <w:pPr>
              <w:rPr>
                <w:del w:id="7315" w:author="Utente" w:date="2017-06-26T16:40:00Z"/>
              </w:rPr>
            </w:pPr>
            <w:del w:id="7316" w:author="Utente" w:date="2017-06-26T16:40:00Z">
              <w:r w:rsidRPr="00E352EF" w:rsidDel="00390729">
                <w:rPr>
                  <w:rFonts w:ascii="Calibri" w:eastAsia="Calibri" w:hAnsi="Calibri" w:cs="Calibri"/>
                </w:rPr>
                <w:delText>C1</w:delText>
              </w:r>
            </w:del>
          </w:p>
        </w:tc>
      </w:tr>
      <w:tr w:rsidR="005A2227" w:rsidRPr="00E352EF" w:rsidDel="00390729" w14:paraId="08FFF48E" w14:textId="4E71F549">
        <w:trPr>
          <w:del w:id="7317"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CCF4AE" w14:textId="4BFB73D0" w:rsidR="005A2227" w:rsidRPr="00E352EF" w:rsidDel="00390729" w:rsidRDefault="0097053A" w:rsidP="00390729">
            <w:pPr>
              <w:rPr>
                <w:del w:id="7318" w:author="Utente" w:date="2017-06-26T16:40:00Z"/>
              </w:rPr>
            </w:pPr>
            <w:del w:id="7319"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D39C4B" w14:textId="1CA517A9" w:rsidR="005A2227" w:rsidRPr="00E352EF" w:rsidDel="00390729" w:rsidRDefault="0097053A" w:rsidP="00390729">
            <w:pPr>
              <w:rPr>
                <w:del w:id="7320" w:author="Utente" w:date="2017-06-26T16:40:00Z"/>
              </w:rPr>
            </w:pPr>
            <w:del w:id="7321"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1F9E12" w14:textId="2839DA21" w:rsidR="005A2227" w:rsidRPr="00E352EF" w:rsidDel="00390729" w:rsidRDefault="0097053A" w:rsidP="00390729">
            <w:pPr>
              <w:rPr>
                <w:del w:id="7322" w:author="Utente" w:date="2017-06-26T16:40:00Z"/>
              </w:rPr>
            </w:pPr>
            <w:del w:id="7323" w:author="Utente" w:date="2017-06-26T16:40:00Z">
              <w:r w:rsidRPr="00E352EF" w:rsidDel="00390729">
                <w:rPr>
                  <w:rFonts w:ascii="Calibri" w:eastAsia="Calibri" w:hAnsi="Calibri" w:cs="Calibri"/>
                  <w:b/>
                </w:rPr>
                <w:delText>M1</w:delText>
              </w:r>
            </w:del>
          </w:p>
        </w:tc>
      </w:tr>
      <w:tr w:rsidR="005A2227" w:rsidRPr="00E352EF" w:rsidDel="00390729" w14:paraId="48A69C97" w14:textId="6E3C0AF7">
        <w:trPr>
          <w:del w:id="7324"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5A128" w14:textId="7F8B34CA" w:rsidR="005A2227" w:rsidRPr="00E352EF" w:rsidDel="00390729" w:rsidRDefault="0097053A" w:rsidP="00390729">
            <w:pPr>
              <w:rPr>
                <w:del w:id="7325" w:author="Utente" w:date="2017-06-26T16:40:00Z"/>
              </w:rPr>
            </w:pPr>
            <w:del w:id="7326"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76DE" w14:textId="1964ECDD" w:rsidR="005A2227" w:rsidRPr="00E352EF" w:rsidDel="00390729" w:rsidRDefault="0097053A" w:rsidP="00390729">
            <w:pPr>
              <w:rPr>
                <w:del w:id="7327" w:author="Utente" w:date="2017-06-26T16:40:00Z"/>
              </w:rPr>
            </w:pPr>
            <w:del w:id="7328"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0D560" w14:textId="4FA4541F" w:rsidR="005A2227" w:rsidRPr="00E352EF" w:rsidDel="00390729" w:rsidRDefault="0097053A" w:rsidP="00390729">
            <w:pPr>
              <w:rPr>
                <w:del w:id="7329" w:author="Utente" w:date="2017-06-26T16:40:00Z"/>
              </w:rPr>
            </w:pPr>
            <w:del w:id="7330" w:author="Utente" w:date="2017-06-26T16:40:00Z">
              <w:r w:rsidRPr="00E352EF" w:rsidDel="00390729">
                <w:rPr>
                  <w:rFonts w:ascii="Calibri" w:eastAsia="Calibri" w:hAnsi="Calibri" w:cs="Calibri"/>
                </w:rPr>
                <w:delText>100</w:delText>
              </w:r>
            </w:del>
          </w:p>
        </w:tc>
      </w:tr>
      <w:tr w:rsidR="005A2227" w:rsidRPr="00E352EF" w:rsidDel="00390729" w14:paraId="50C31391" w14:textId="345D7096">
        <w:trPr>
          <w:del w:id="7331"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18" w14:textId="3E849CE2" w:rsidR="005A2227" w:rsidRPr="00E352EF" w:rsidDel="00390729" w:rsidRDefault="0097053A" w:rsidP="00390729">
            <w:pPr>
              <w:rPr>
                <w:del w:id="7332" w:author="Utente" w:date="2017-06-26T16:40:00Z"/>
              </w:rPr>
            </w:pPr>
            <w:del w:id="7333"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F4833" w14:textId="4B110C8F" w:rsidR="005A2227" w:rsidRPr="00E352EF" w:rsidDel="00390729" w:rsidRDefault="0097053A" w:rsidP="00390729">
            <w:pPr>
              <w:rPr>
                <w:del w:id="7334" w:author="Utente" w:date="2017-06-26T16:40:00Z"/>
              </w:rPr>
            </w:pPr>
            <w:del w:id="7335"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19522" w14:textId="08DA28D7" w:rsidR="005A2227" w:rsidRPr="00E352EF" w:rsidDel="00390729" w:rsidRDefault="0097053A" w:rsidP="00390729">
            <w:pPr>
              <w:rPr>
                <w:del w:id="7336" w:author="Utente" w:date="2017-06-26T16:40:00Z"/>
              </w:rPr>
            </w:pPr>
            <w:del w:id="7337" w:author="Utente" w:date="2017-06-26T16:40:00Z">
              <w:r w:rsidRPr="00E352EF" w:rsidDel="00390729">
                <w:rPr>
                  <w:rFonts w:ascii="Calibri" w:eastAsia="Calibri" w:hAnsi="Calibri" w:cs="Calibri"/>
                </w:rPr>
                <w:delText>200</w:delText>
              </w:r>
            </w:del>
          </w:p>
        </w:tc>
      </w:tr>
      <w:tr w:rsidR="005A2227" w:rsidRPr="00E352EF" w:rsidDel="00390729" w14:paraId="4413E58C" w14:textId="6FF37638">
        <w:trPr>
          <w:del w:id="7338"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26FD3" w14:textId="5BB3C23C" w:rsidR="005A2227" w:rsidRPr="00E352EF" w:rsidDel="00390729" w:rsidRDefault="0097053A" w:rsidP="00390729">
            <w:pPr>
              <w:rPr>
                <w:del w:id="7339" w:author="Utente" w:date="2017-06-26T16:40:00Z"/>
              </w:rPr>
            </w:pPr>
            <w:del w:id="7340"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DCCD" w14:textId="2621D775" w:rsidR="005A2227" w:rsidRPr="00E352EF" w:rsidDel="00390729" w:rsidRDefault="0097053A" w:rsidP="00390729">
            <w:pPr>
              <w:rPr>
                <w:del w:id="7341" w:author="Utente" w:date="2017-06-26T16:40:00Z"/>
              </w:rPr>
            </w:pPr>
            <w:del w:id="7342"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DB7491" w14:textId="4753ABD2" w:rsidR="005A2227" w:rsidRPr="00E352EF" w:rsidDel="00390729" w:rsidRDefault="0097053A" w:rsidP="00390729">
            <w:pPr>
              <w:rPr>
                <w:del w:id="7343" w:author="Utente" w:date="2017-06-26T16:40:00Z"/>
              </w:rPr>
            </w:pPr>
            <w:del w:id="7344" w:author="Utente" w:date="2017-06-26T16:40:00Z">
              <w:r w:rsidRPr="00E352EF" w:rsidDel="00390729">
                <w:rPr>
                  <w:rFonts w:ascii="Calibri" w:eastAsia="Calibri" w:hAnsi="Calibri" w:cs="Calibri"/>
                </w:rPr>
                <w:delText>700</w:delText>
              </w:r>
            </w:del>
          </w:p>
        </w:tc>
      </w:tr>
      <w:tr w:rsidR="005A2227" w:rsidRPr="00E352EF" w:rsidDel="00390729" w14:paraId="65C4AB4E" w14:textId="034818B3">
        <w:trPr>
          <w:del w:id="7345"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A03E6" w14:textId="4DD0DD80" w:rsidR="005A2227" w:rsidRPr="00E352EF" w:rsidDel="00390729" w:rsidRDefault="0097053A" w:rsidP="00390729">
            <w:pPr>
              <w:rPr>
                <w:del w:id="7346" w:author="Utente" w:date="2017-06-26T16:40:00Z"/>
              </w:rPr>
            </w:pPr>
            <w:del w:id="7347"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478CD" w14:textId="647DFA83" w:rsidR="005A2227" w:rsidRPr="00E352EF" w:rsidDel="00390729" w:rsidRDefault="0097053A" w:rsidP="00390729">
            <w:pPr>
              <w:rPr>
                <w:del w:id="7348" w:author="Utente" w:date="2017-06-26T16:40:00Z"/>
              </w:rPr>
            </w:pPr>
            <w:del w:id="7349"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B400B" w14:textId="376D9DB6" w:rsidR="005A2227" w:rsidRPr="00E352EF" w:rsidDel="00390729" w:rsidRDefault="0097053A" w:rsidP="00390729">
            <w:pPr>
              <w:rPr>
                <w:del w:id="7350" w:author="Utente" w:date="2017-06-26T16:40:00Z"/>
              </w:rPr>
            </w:pPr>
            <w:del w:id="7351" w:author="Utente" w:date="2017-06-26T16:40:00Z">
              <w:r w:rsidRPr="00E352EF" w:rsidDel="00390729">
                <w:rPr>
                  <w:rFonts w:ascii="Calibri" w:eastAsia="Calibri" w:hAnsi="Calibri" w:cs="Calibri"/>
                </w:rPr>
                <w:delText>550</w:delText>
              </w:r>
            </w:del>
          </w:p>
        </w:tc>
      </w:tr>
      <w:tr w:rsidR="005A2227" w:rsidRPr="00E352EF" w:rsidDel="00390729" w14:paraId="3CBD834E" w14:textId="7438ADD6">
        <w:trPr>
          <w:del w:id="7352"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CA9D9" w14:textId="0DD4D3F8" w:rsidR="005A2227" w:rsidRPr="00E352EF" w:rsidDel="00390729" w:rsidRDefault="0097053A" w:rsidP="00390729">
            <w:pPr>
              <w:rPr>
                <w:del w:id="7353" w:author="Utente" w:date="2017-06-26T16:40:00Z"/>
              </w:rPr>
            </w:pPr>
            <w:del w:id="7354"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D3DB" w14:textId="4CF71AD0" w:rsidR="005A2227" w:rsidRPr="00E352EF" w:rsidDel="00390729" w:rsidRDefault="0097053A" w:rsidP="00390729">
            <w:pPr>
              <w:rPr>
                <w:del w:id="7355" w:author="Utente" w:date="2017-06-26T16:40:00Z"/>
              </w:rPr>
            </w:pPr>
            <w:del w:id="7356"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5339" w14:textId="45A8B51B" w:rsidR="005A2227" w:rsidRPr="00E352EF" w:rsidDel="00390729" w:rsidRDefault="0097053A" w:rsidP="00390729">
            <w:pPr>
              <w:rPr>
                <w:del w:id="7357" w:author="Utente" w:date="2017-06-26T16:40:00Z"/>
              </w:rPr>
            </w:pPr>
            <w:del w:id="7358" w:author="Utente" w:date="2017-06-26T16:40:00Z">
              <w:r w:rsidRPr="00E352EF" w:rsidDel="00390729">
                <w:rPr>
                  <w:rFonts w:ascii="Calibri" w:eastAsia="Calibri" w:hAnsi="Calibri" w:cs="Calibri"/>
                </w:rPr>
                <w:delText>120</w:delText>
              </w:r>
            </w:del>
          </w:p>
        </w:tc>
      </w:tr>
    </w:tbl>
    <w:p w14:paraId="4D6319C2" w14:textId="3D71F390" w:rsidR="005A2227" w:rsidRPr="00E352EF" w:rsidDel="00390729" w:rsidRDefault="005A2227" w:rsidP="00390729">
      <w:pPr>
        <w:rPr>
          <w:del w:id="7359" w:author="Utente" w:date="2017-06-26T16:40:00Z"/>
        </w:rPr>
      </w:pPr>
    </w:p>
    <w:p w14:paraId="6DDFF9D2" w14:textId="5799A8DD" w:rsidR="005A2227" w:rsidRPr="00E352EF" w:rsidDel="00390729" w:rsidRDefault="005A2227" w:rsidP="00390729">
      <w:pPr>
        <w:rPr>
          <w:del w:id="7360" w:author="Utente" w:date="2017-06-26T16:40:00Z"/>
        </w:rPr>
      </w:pPr>
    </w:p>
    <w:tbl>
      <w:tblPr>
        <w:tblW w:w="292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850"/>
        <w:gridCol w:w="1282"/>
      </w:tblGrid>
      <w:tr w:rsidR="005A2227" w:rsidRPr="00E352EF" w:rsidDel="00390729" w14:paraId="789C058D" w14:textId="27F5DC1C">
        <w:trPr>
          <w:del w:id="7361"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47FDF08" w14:textId="5E3EBD6D" w:rsidR="005A2227" w:rsidRPr="00E352EF" w:rsidDel="00390729" w:rsidRDefault="0097053A" w:rsidP="00390729">
            <w:pPr>
              <w:rPr>
                <w:del w:id="7362" w:author="Utente" w:date="2017-06-26T16:40:00Z"/>
              </w:rPr>
            </w:pPr>
            <w:del w:id="7363" w:author="Utente" w:date="2017-06-26T16:40:00Z">
              <w:r w:rsidRPr="00E352EF" w:rsidDel="00390729">
                <w:rPr>
                  <w:rFonts w:ascii="Calibri" w:eastAsia="Calibri" w:hAnsi="Calibri" w:cs="Calibri"/>
                </w:rPr>
                <w:delText>R</w:delText>
              </w:r>
            </w:del>
          </w:p>
        </w:tc>
      </w:tr>
      <w:tr w:rsidR="005A2227" w:rsidRPr="00E352EF" w:rsidDel="00390729" w14:paraId="788D6C3A" w14:textId="767851EA">
        <w:trPr>
          <w:del w:id="7364"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8DF5A6" w14:textId="7DB07173" w:rsidR="005A2227" w:rsidRPr="00E352EF" w:rsidDel="00390729" w:rsidRDefault="0097053A" w:rsidP="00390729">
            <w:pPr>
              <w:rPr>
                <w:del w:id="7365" w:author="Utente" w:date="2017-06-26T16:40:00Z"/>
              </w:rPr>
            </w:pPr>
            <w:del w:id="7366" w:author="Utente" w:date="2017-06-26T16:40:00Z">
              <w:r w:rsidRPr="00E352EF" w:rsidDel="00390729">
                <w:rPr>
                  <w:rFonts w:ascii="Calibri" w:eastAsia="Calibri" w:hAnsi="Calibri" w:cs="Calibri"/>
                  <w:b/>
                </w:rPr>
                <w:delText>K1</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15ABDC" w14:textId="34E84B4B" w:rsidR="005A2227" w:rsidRPr="00E352EF" w:rsidDel="00390729" w:rsidRDefault="0097053A" w:rsidP="00390729">
            <w:pPr>
              <w:rPr>
                <w:del w:id="7367" w:author="Utente" w:date="2017-06-26T16:40:00Z"/>
              </w:rPr>
            </w:pPr>
            <w:del w:id="7368" w:author="Utente" w:date="2017-06-26T16:40:00Z">
              <w:r w:rsidRPr="00E352EF" w:rsidDel="00390729">
                <w:rPr>
                  <w:rFonts w:ascii="Calibri" w:eastAsia="Calibri" w:hAnsi="Calibri" w:cs="Calibri"/>
                  <w:b/>
                </w:rPr>
                <w:delText>K2</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67F" w14:textId="02223C84" w:rsidR="005A2227" w:rsidRPr="00E352EF" w:rsidDel="00390729" w:rsidRDefault="0097053A" w:rsidP="00390729">
            <w:pPr>
              <w:rPr>
                <w:del w:id="7369" w:author="Utente" w:date="2017-06-26T16:40:00Z"/>
              </w:rPr>
            </w:pPr>
            <w:del w:id="7370" w:author="Utente" w:date="2017-06-26T16:40:00Z">
              <w:r w:rsidRPr="00E352EF" w:rsidDel="00390729">
                <w:rPr>
                  <w:rFonts w:ascii="Calibri" w:eastAsia="Calibri" w:hAnsi="Calibri" w:cs="Calibri"/>
                  <w:b/>
                </w:rPr>
                <w:delText>CONDITION</w:delText>
              </w:r>
            </w:del>
          </w:p>
        </w:tc>
      </w:tr>
      <w:tr w:rsidR="005A2227" w:rsidRPr="00E352EF" w:rsidDel="00390729" w14:paraId="14B03F5A" w14:textId="2512DAD1">
        <w:trPr>
          <w:del w:id="7371"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DE1F5" w14:textId="6694D802" w:rsidR="005A2227" w:rsidRPr="00E352EF" w:rsidDel="00390729" w:rsidRDefault="0097053A" w:rsidP="00390729">
            <w:pPr>
              <w:rPr>
                <w:del w:id="7372" w:author="Utente" w:date="2017-06-26T16:40:00Z"/>
              </w:rPr>
            </w:pPr>
            <w:del w:id="7373" w:author="Utente" w:date="2017-06-26T16:40:00Z">
              <w:r w:rsidRPr="00E352EF" w:rsidDel="00390729">
                <w:rPr>
                  <w:rFonts w:ascii="Calibri" w:eastAsia="Calibri" w:hAnsi="Calibri" w:cs="Calibri"/>
                </w:rPr>
                <w:delText>1</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25BA1" w14:textId="7EB11AF2" w:rsidR="005A2227" w:rsidRPr="00E352EF" w:rsidDel="00390729" w:rsidRDefault="0097053A" w:rsidP="00390729">
            <w:pPr>
              <w:rPr>
                <w:del w:id="7374" w:author="Utente" w:date="2017-06-26T16:40:00Z"/>
              </w:rPr>
            </w:pPr>
            <w:del w:id="7375"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21159" w14:textId="6CB2DE9B" w:rsidR="005A2227" w:rsidRPr="00E352EF" w:rsidDel="00390729" w:rsidRDefault="0097053A" w:rsidP="00390729">
            <w:pPr>
              <w:rPr>
                <w:del w:id="7376" w:author="Utente" w:date="2017-06-26T16:40:00Z"/>
              </w:rPr>
            </w:pPr>
            <w:del w:id="7377" w:author="Utente" w:date="2017-06-26T16:40:00Z">
              <w:r w:rsidRPr="00E352EF" w:rsidDel="00390729">
                <w:rPr>
                  <w:rFonts w:ascii="Calibri" w:eastAsia="Calibri" w:hAnsi="Calibri" w:cs="Calibri"/>
                </w:rPr>
                <w:delText>False</w:delText>
              </w:r>
            </w:del>
          </w:p>
        </w:tc>
      </w:tr>
      <w:tr w:rsidR="005A2227" w:rsidRPr="00E352EF" w:rsidDel="00390729" w14:paraId="073E3EC3" w14:textId="26B26F4D">
        <w:trPr>
          <w:del w:id="737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B2621" w14:textId="353FFAE9" w:rsidR="005A2227" w:rsidRPr="00E352EF" w:rsidDel="00390729" w:rsidRDefault="0097053A" w:rsidP="00390729">
            <w:pPr>
              <w:rPr>
                <w:del w:id="7379" w:author="Utente" w:date="2017-06-26T16:40:00Z"/>
              </w:rPr>
            </w:pPr>
            <w:del w:id="7380" w:author="Utente" w:date="2017-06-26T16:40:00Z">
              <w:r w:rsidRPr="00E352EF" w:rsidDel="00390729">
                <w:rPr>
                  <w:rFonts w:ascii="Calibri" w:eastAsia="Calibri" w:hAnsi="Calibri" w:cs="Calibri"/>
                </w:rPr>
                <w:delText>2</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28FF0" w14:textId="227EAECF" w:rsidR="005A2227" w:rsidRPr="00E352EF" w:rsidDel="00390729" w:rsidRDefault="0097053A" w:rsidP="00390729">
            <w:pPr>
              <w:rPr>
                <w:del w:id="7381" w:author="Utente" w:date="2017-06-26T16:40:00Z"/>
              </w:rPr>
            </w:pPr>
            <w:del w:id="7382" w:author="Utente" w:date="2017-06-26T16:40:00Z">
              <w:r w:rsidRPr="00E352EF" w:rsidDel="00390729">
                <w:rPr>
                  <w:rFonts w:ascii="Calibri" w:eastAsia="Calibri" w:hAnsi="Calibri" w:cs="Calibri"/>
                </w:rPr>
                <w:delText>B</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8BCC2" w14:textId="67619C34" w:rsidR="005A2227" w:rsidRPr="00E352EF" w:rsidDel="00390729" w:rsidRDefault="0097053A" w:rsidP="00390729">
            <w:pPr>
              <w:rPr>
                <w:del w:id="7383" w:author="Utente" w:date="2017-06-26T16:40:00Z"/>
              </w:rPr>
            </w:pPr>
            <w:del w:id="7384" w:author="Utente" w:date="2017-06-26T16:40:00Z">
              <w:r w:rsidRPr="00E352EF" w:rsidDel="00390729">
                <w:rPr>
                  <w:rFonts w:ascii="Calibri" w:eastAsia="Calibri" w:hAnsi="Calibri" w:cs="Calibri"/>
                </w:rPr>
                <w:delText>False</w:delText>
              </w:r>
            </w:del>
          </w:p>
        </w:tc>
      </w:tr>
      <w:tr w:rsidR="005A2227" w:rsidRPr="00E352EF" w:rsidDel="00390729" w14:paraId="1774196F" w14:textId="220BEF46">
        <w:trPr>
          <w:del w:id="7385"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81F9" w14:textId="002DC218" w:rsidR="005A2227" w:rsidRPr="00E352EF" w:rsidDel="00390729" w:rsidRDefault="0097053A" w:rsidP="00390729">
            <w:pPr>
              <w:rPr>
                <w:del w:id="7386" w:author="Utente" w:date="2017-06-26T16:40:00Z"/>
              </w:rPr>
            </w:pPr>
            <w:del w:id="7387" w:author="Utente" w:date="2017-06-26T16:40:00Z">
              <w:r w:rsidRPr="00E352EF" w:rsidDel="00390729">
                <w:rPr>
                  <w:rFonts w:ascii="Calibri" w:eastAsia="Calibri" w:hAnsi="Calibri" w:cs="Calibri"/>
                </w:rPr>
                <w:delText>3</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92412" w14:textId="039AB2EC" w:rsidR="005A2227" w:rsidRPr="00E352EF" w:rsidDel="00390729" w:rsidRDefault="0097053A" w:rsidP="00390729">
            <w:pPr>
              <w:rPr>
                <w:del w:id="7388" w:author="Utente" w:date="2017-06-26T16:40:00Z"/>
              </w:rPr>
            </w:pPr>
            <w:del w:id="7389" w:author="Utente" w:date="2017-06-26T16:40:00Z">
              <w:r w:rsidRPr="00E352EF" w:rsidDel="00390729">
                <w:rPr>
                  <w:rFonts w:ascii="Calibri" w:eastAsia="Calibri" w:hAnsi="Calibri" w:cs="Calibri"/>
                </w:rPr>
                <w:delText>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98EB1" w14:textId="7538E090" w:rsidR="005A2227" w:rsidRPr="00E352EF" w:rsidDel="00390729" w:rsidRDefault="0097053A" w:rsidP="00390729">
            <w:pPr>
              <w:rPr>
                <w:del w:id="7390" w:author="Utente" w:date="2017-06-26T16:40:00Z"/>
              </w:rPr>
            </w:pPr>
            <w:del w:id="7391" w:author="Utente" w:date="2017-06-26T16:40:00Z">
              <w:r w:rsidRPr="00E352EF" w:rsidDel="00390729">
                <w:rPr>
                  <w:rFonts w:ascii="Calibri" w:eastAsia="Calibri" w:hAnsi="Calibri" w:cs="Calibri"/>
                </w:rPr>
                <w:delText>True</w:delText>
              </w:r>
            </w:del>
          </w:p>
        </w:tc>
      </w:tr>
      <w:tr w:rsidR="005A2227" w:rsidRPr="00E352EF" w:rsidDel="00390729" w14:paraId="5674FCE2" w14:textId="302B6FC6">
        <w:trPr>
          <w:del w:id="7392"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077D6" w14:textId="3FFAE80A" w:rsidR="005A2227" w:rsidRPr="00E352EF" w:rsidDel="00390729" w:rsidRDefault="0097053A" w:rsidP="00390729">
            <w:pPr>
              <w:rPr>
                <w:del w:id="7393" w:author="Utente" w:date="2017-06-26T16:40:00Z"/>
              </w:rPr>
            </w:pPr>
            <w:del w:id="7394" w:author="Utente" w:date="2017-06-26T16:40:00Z">
              <w:r w:rsidRPr="00E352EF" w:rsidDel="00390729">
                <w:rPr>
                  <w:rFonts w:ascii="Calibri" w:eastAsia="Calibri" w:hAnsi="Calibri" w:cs="Calibri"/>
                </w:rPr>
                <w:delText>4</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235A5" w14:textId="214976D7" w:rsidR="005A2227" w:rsidRPr="00E352EF" w:rsidDel="00390729" w:rsidRDefault="0097053A" w:rsidP="00390729">
            <w:pPr>
              <w:rPr>
                <w:del w:id="7395" w:author="Utente" w:date="2017-06-26T16:40:00Z"/>
              </w:rPr>
            </w:pPr>
            <w:del w:id="7396"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0B9CF" w14:textId="0EF6E13C" w:rsidR="005A2227" w:rsidRPr="00E352EF" w:rsidDel="00390729" w:rsidRDefault="0097053A" w:rsidP="00390729">
            <w:pPr>
              <w:rPr>
                <w:del w:id="7397" w:author="Utente" w:date="2017-06-26T16:40:00Z"/>
              </w:rPr>
            </w:pPr>
            <w:del w:id="7398" w:author="Utente" w:date="2017-06-26T16:40:00Z">
              <w:r w:rsidRPr="00E352EF" w:rsidDel="00390729">
                <w:rPr>
                  <w:rFonts w:ascii="Calibri" w:eastAsia="Calibri" w:hAnsi="Calibri" w:cs="Calibri"/>
                </w:rPr>
                <w:delText>True</w:delText>
              </w:r>
            </w:del>
          </w:p>
        </w:tc>
      </w:tr>
      <w:tr w:rsidR="005A2227" w:rsidRPr="00E352EF" w:rsidDel="00390729" w14:paraId="4715BBD8" w14:textId="6AC71559">
        <w:trPr>
          <w:del w:id="739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165D44" w14:textId="7A1215A5" w:rsidR="005A2227" w:rsidRPr="00E352EF" w:rsidDel="00390729" w:rsidRDefault="0097053A" w:rsidP="00390729">
            <w:pPr>
              <w:rPr>
                <w:del w:id="7400" w:author="Utente" w:date="2017-06-26T16:40:00Z"/>
              </w:rPr>
            </w:pPr>
            <w:del w:id="7401" w:author="Utente" w:date="2017-06-26T16:40:00Z">
              <w:r w:rsidRPr="00E352EF" w:rsidDel="00390729">
                <w:rPr>
                  <w:rFonts w:ascii="Calibri" w:eastAsia="Calibri" w:hAnsi="Calibri" w:cs="Calibri"/>
                </w:rPr>
                <w:delText>5</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04DA83" w14:textId="6D785339" w:rsidR="005A2227" w:rsidRPr="00E352EF" w:rsidDel="00390729" w:rsidRDefault="0097053A" w:rsidP="00390729">
            <w:pPr>
              <w:rPr>
                <w:del w:id="7402" w:author="Utente" w:date="2017-06-26T16:40:00Z"/>
              </w:rPr>
            </w:pPr>
            <w:del w:id="7403" w:author="Utente" w:date="2017-06-26T16:40:00Z">
              <w:r w:rsidRPr="00E352EF" w:rsidDel="00390729">
                <w:rPr>
                  <w:rFonts w:ascii="Calibri" w:eastAsia="Calibri" w:hAnsi="Calibri" w:cs="Calibri"/>
                </w:rPr>
                <w:delText>D</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3FA123" w14:textId="59A6B052" w:rsidR="005A2227" w:rsidRPr="00E352EF" w:rsidDel="00390729" w:rsidRDefault="0097053A" w:rsidP="00390729">
            <w:pPr>
              <w:rPr>
                <w:del w:id="7404" w:author="Utente" w:date="2017-06-26T16:40:00Z"/>
              </w:rPr>
            </w:pPr>
            <w:del w:id="7405" w:author="Utente" w:date="2017-06-26T16:40:00Z">
              <w:r w:rsidRPr="00E352EF" w:rsidDel="00390729">
                <w:rPr>
                  <w:rFonts w:ascii="Calibri" w:eastAsia="Calibri" w:hAnsi="Calibri" w:cs="Calibri"/>
                </w:rPr>
                <w:delText>False</w:delText>
              </w:r>
            </w:del>
          </w:p>
        </w:tc>
      </w:tr>
    </w:tbl>
    <w:p w14:paraId="27D41853" w14:textId="12B54C0C" w:rsidR="005A2227" w:rsidRPr="00E352EF" w:rsidDel="00161B00" w:rsidRDefault="005A2227">
      <w:pPr>
        <w:jc w:val="both"/>
        <w:rPr>
          <w:del w:id="7406" w:author="Utente" w:date="2017-07-05T17:08:00Z"/>
        </w:rPr>
      </w:pPr>
    </w:p>
    <w:p w14:paraId="0EB5ED3D" w14:textId="4FB99147" w:rsidR="005A2227" w:rsidRPr="00E352EF" w:rsidDel="00A313A3" w:rsidRDefault="0097053A" w:rsidP="00E83D59">
      <w:pPr>
        <w:pStyle w:val="Stile3"/>
        <w:rPr>
          <w:del w:id="7407" w:author="Utente" w:date="2017-06-26T15:33:00Z"/>
          <w:lang w:val="en-GB"/>
        </w:rPr>
      </w:pPr>
      <w:bookmarkStart w:id="7408" w:name="_Toc462659705"/>
      <w:bookmarkStart w:id="7409" w:name="_Toc463805765"/>
      <w:bookmarkStart w:id="7410" w:name="_Toc464487942"/>
      <w:del w:id="7411" w:author="Utente" w:date="2017-06-26T15:33:00Z">
        <w:r w:rsidRPr="00E352EF" w:rsidDel="00A313A3">
          <w:rPr>
            <w:lang w:val="en-GB"/>
          </w:rPr>
          <w:delText>match_characters</w:delText>
        </w:r>
        <w:bookmarkEnd w:id="7408"/>
        <w:bookmarkEnd w:id="7409"/>
        <w:bookmarkEnd w:id="7410"/>
      </w:del>
    </w:p>
    <w:p w14:paraId="745B02C4" w14:textId="36ECFB2C" w:rsidR="005A2227" w:rsidRPr="00E352EF" w:rsidDel="00A313A3" w:rsidRDefault="0097053A" w:rsidP="00543198">
      <w:pPr>
        <w:rPr>
          <w:del w:id="7412" w:author="Utente" w:date="2017-06-26T15:33:00Z"/>
          <w:rFonts w:ascii="Cambria" w:eastAsia="Calibri" w:hAnsi="Cambria" w:cs="Calibri"/>
          <w:i/>
          <w:color w:val="5B9BD5"/>
        </w:rPr>
      </w:pPr>
      <w:del w:id="7413" w:author="Utente" w:date="2017-06-26T15:33:00Z">
        <w:r w:rsidRPr="00E352EF" w:rsidDel="00A313A3">
          <w:rPr>
            <w:rFonts w:ascii="Cambria" w:eastAsia="Calibri" w:hAnsi="Cambria" w:cs="Calibri"/>
            <w:i/>
            <w:color w:val="5B9BD5"/>
          </w:rPr>
          <w:delText>Semantics</w:delText>
        </w:r>
      </w:del>
    </w:p>
    <w:p w14:paraId="62860F97" w14:textId="49195766" w:rsidR="005A2227" w:rsidRPr="00E352EF" w:rsidDel="00A313A3" w:rsidRDefault="0097053A" w:rsidP="00E83D59">
      <w:pPr>
        <w:rPr>
          <w:del w:id="7414" w:author="Utente" w:date="2017-06-26T15:33:00Z"/>
          <w:rFonts w:ascii="Cambria" w:hAnsi="Cambria"/>
        </w:rPr>
      </w:pPr>
      <w:del w:id="7415"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match_character</w:delText>
        </w:r>
        <w:r w:rsidRPr="00E352EF" w:rsidDel="00A313A3">
          <w:rPr>
            <w:rFonts w:ascii="Cambria" w:eastAsia="Calibri" w:hAnsi="Cambria" w:cs="Calibri"/>
          </w:rPr>
          <w:delText xml:space="preserve"> operator checks </w:delText>
        </w:r>
        <w:r w:rsidR="00286514" w:rsidRPr="00E352EF" w:rsidDel="00A313A3">
          <w:rPr>
            <w:rFonts w:ascii="Cambria" w:eastAsia="Calibri" w:hAnsi="Cambria" w:cs="Calibri"/>
          </w:rPr>
          <w:delText xml:space="preserve">whether </w:delText>
        </w:r>
        <w:r w:rsidRPr="00E352EF" w:rsidDel="00A313A3">
          <w:rPr>
            <w:rFonts w:ascii="Cambria" w:eastAsia="Calibri" w:hAnsi="Cambria" w:cs="Calibri"/>
          </w:rPr>
          <w:delText xml:space="preserve">a value respects a </w:delText>
        </w:r>
        <w:r w:rsidR="00286514" w:rsidRPr="00E352EF" w:rsidDel="00A313A3">
          <w:rPr>
            <w:rFonts w:ascii="Cambria" w:eastAsia="Calibri" w:hAnsi="Cambria" w:cs="Calibri"/>
          </w:rPr>
          <w:delText xml:space="preserve">given </w:delText>
        </w:r>
        <w:r w:rsidRPr="00E352EF" w:rsidDel="00A313A3">
          <w:rPr>
            <w:rFonts w:ascii="Cambria" w:eastAsia="Calibri" w:hAnsi="Cambria" w:cs="Calibri"/>
          </w:rPr>
          <w:delText>pattern</w:delText>
        </w:r>
      </w:del>
    </w:p>
    <w:p w14:paraId="4C10ED65" w14:textId="6C3AD040" w:rsidR="00E83D59" w:rsidRPr="00E352EF" w:rsidDel="00A313A3" w:rsidRDefault="00E83D59" w:rsidP="00E83D59">
      <w:pPr>
        <w:rPr>
          <w:del w:id="7416" w:author="Utente" w:date="2017-06-26T15:33:00Z"/>
          <w:rFonts w:ascii="Cambria" w:eastAsia="Calibri" w:hAnsi="Cambria" w:cs="Calibri"/>
          <w:i/>
          <w:color w:val="5B9BD5"/>
        </w:rPr>
      </w:pPr>
    </w:p>
    <w:p w14:paraId="407017DA" w14:textId="5E640DF6" w:rsidR="005A2227" w:rsidRPr="00E352EF" w:rsidDel="00A313A3" w:rsidRDefault="0097053A" w:rsidP="00543198">
      <w:pPr>
        <w:rPr>
          <w:del w:id="7417" w:author="Utente" w:date="2017-06-26T15:33:00Z"/>
          <w:rFonts w:ascii="Cambria" w:eastAsia="Calibri" w:hAnsi="Cambria" w:cs="Calibri"/>
          <w:i/>
          <w:color w:val="5B9BD5"/>
        </w:rPr>
      </w:pPr>
      <w:del w:id="7418" w:author="Utente" w:date="2017-06-26T15:33:00Z">
        <w:r w:rsidRPr="00E352EF" w:rsidDel="00A313A3">
          <w:rPr>
            <w:rFonts w:ascii="Cambria" w:eastAsia="Calibri" w:hAnsi="Cambria" w:cs="Calibri"/>
            <w:i/>
            <w:color w:val="5B9BD5"/>
          </w:rPr>
          <w:delText>Syntax</w:delText>
        </w:r>
      </w:del>
    </w:p>
    <w:p w14:paraId="274FF012" w14:textId="7B2D4B5F" w:rsidR="005A2227" w:rsidRPr="00E352EF" w:rsidDel="00A313A3" w:rsidRDefault="0097053A" w:rsidP="00E83D59">
      <w:pPr>
        <w:rPr>
          <w:del w:id="7419" w:author="Utente" w:date="2017-06-26T15:33:00Z"/>
          <w:rFonts w:ascii="Cambria" w:hAnsi="Cambria"/>
        </w:rPr>
      </w:pPr>
      <w:del w:id="7420" w:author="Utente" w:date="2017-06-26T15:33:00Z">
        <w:r w:rsidRPr="00E352EF" w:rsidDel="00A313A3">
          <w:rPr>
            <w:rFonts w:ascii="Cambria" w:eastAsia="Calibri" w:hAnsi="Cambria" w:cs="Calibri"/>
            <w:b/>
          </w:rPr>
          <w:delText xml:space="preserve">Match_characters (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 </w:delText>
        </w:r>
        <w:r w:rsidRPr="00E352EF" w:rsidDel="00A313A3">
          <w:rPr>
            <w:rFonts w:ascii="Cambria" w:eastAsia="Calibri" w:hAnsi="Cambria" w:cs="Calibri"/>
            <w:b/>
          </w:rPr>
          <w:delText>all</w:delText>
        </w:r>
        <w:r w:rsidRPr="00E352EF" w:rsidDel="00A313A3">
          <w:rPr>
            <w:rFonts w:ascii="Cambria" w:eastAsia="Calibri" w:hAnsi="Cambria" w:cs="Calibri"/>
          </w:rPr>
          <w:delText>}</w:delText>
        </w:r>
        <w:r w:rsidRPr="00E352EF" w:rsidDel="00A313A3">
          <w:rPr>
            <w:rFonts w:ascii="Cambria" w:eastAsia="Calibri" w:hAnsi="Cambria" w:cs="Calibri"/>
            <w:b/>
          </w:rPr>
          <w:delText>)</w:delText>
        </w:r>
      </w:del>
    </w:p>
    <w:p w14:paraId="40B9AF44" w14:textId="13B1793F" w:rsidR="00E83D59" w:rsidRPr="00E352EF" w:rsidDel="00A313A3" w:rsidRDefault="00E83D59" w:rsidP="00E83D59">
      <w:pPr>
        <w:rPr>
          <w:del w:id="7421" w:author="Utente" w:date="2017-06-26T15:33:00Z"/>
          <w:rFonts w:ascii="Cambria" w:eastAsia="Calibri" w:hAnsi="Cambria" w:cs="Calibri"/>
          <w:i/>
          <w:color w:val="5B9BD5"/>
        </w:rPr>
      </w:pPr>
    </w:p>
    <w:p w14:paraId="2E859D8B" w14:textId="7DFFE3E7" w:rsidR="005A2227" w:rsidRPr="00E352EF" w:rsidDel="00A313A3" w:rsidRDefault="0097053A" w:rsidP="00543198">
      <w:pPr>
        <w:rPr>
          <w:del w:id="7422" w:author="Utente" w:date="2017-06-26T15:33:00Z"/>
          <w:rFonts w:ascii="Cambria" w:eastAsia="Calibri" w:hAnsi="Cambria" w:cs="Calibri"/>
          <w:i/>
          <w:color w:val="5B9BD5"/>
        </w:rPr>
      </w:pPr>
      <w:del w:id="7423" w:author="Utente" w:date="2017-06-26T15:33:00Z">
        <w:r w:rsidRPr="00E352EF" w:rsidDel="00A313A3">
          <w:rPr>
            <w:rFonts w:ascii="Cambria" w:eastAsia="Calibri" w:hAnsi="Cambria" w:cs="Calibri"/>
            <w:i/>
            <w:color w:val="5B9BD5"/>
          </w:rPr>
          <w:lastRenderedPageBreak/>
          <w:delText>Parameters</w:delText>
        </w:r>
      </w:del>
    </w:p>
    <w:p w14:paraId="56F9AF2B" w14:textId="35718C67" w:rsidR="005A2227" w:rsidRPr="00E352EF" w:rsidDel="00A313A3" w:rsidRDefault="00E83D59" w:rsidP="00E83D59">
      <w:pPr>
        <w:rPr>
          <w:del w:id="7424" w:author="Utente" w:date="2017-06-26T15:33:00Z"/>
          <w:rFonts w:ascii="Cambria" w:hAnsi="Cambria"/>
        </w:rPr>
      </w:pPr>
      <w:del w:id="7425" w:author="Utente" w:date="2017-06-26T15:33:00Z">
        <w:r w:rsidRPr="00E352EF" w:rsidDel="00A313A3">
          <w:rPr>
            <w:rFonts w:ascii="Cambria" w:eastAsia="Calibri" w:hAnsi="Cambria" w:cs="Calibri"/>
            <w:i/>
          </w:rPr>
          <w:delText>d</w:delText>
        </w:r>
        <w:r w:rsidR="0097053A" w:rsidRPr="00E352EF" w:rsidDel="00A313A3">
          <w:rPr>
            <w:rFonts w:ascii="Cambria" w:eastAsia="Calibri" w:hAnsi="Cambria" w:cs="Calibri"/>
            <w:i/>
          </w:rPr>
          <w:delText>s</w:delText>
        </w:r>
        <w:r w:rsidRPr="00E352EF" w:rsidDel="00A313A3">
          <w:rPr>
            <w:rFonts w:ascii="Cambria" w:eastAsia="Calibri" w:hAnsi="Cambria" w:cs="Calibri"/>
          </w:rPr>
          <w:delText xml:space="preserve"> </w:delText>
        </w:r>
        <w:r w:rsidRPr="00E352EF" w:rsidDel="00A313A3">
          <w:rPr>
            <w:rFonts w:ascii="Cambria" w:hAnsi="Cambria"/>
          </w:rPr>
          <w:delText>:</w:delText>
        </w:r>
        <w:r w:rsidR="0097053A" w:rsidRPr="00E352EF" w:rsidDel="00A313A3">
          <w:rPr>
            <w:rFonts w:ascii="Cambria" w:eastAsia="Calibri" w:hAnsi="Cambria" w:cs="Calibri"/>
          </w:rPr>
          <w:delText xml:space="preserve"> dataset {identifier &lt;IDENT&gt; as scalar-type}+ {measure &lt;IDENT&gt; as string }*</w:delText>
        </w:r>
      </w:del>
    </w:p>
    <w:p w14:paraId="43C1DE03" w14:textId="7CB97D43" w:rsidR="005A2227" w:rsidRPr="00E352EF" w:rsidDel="00A313A3" w:rsidRDefault="0097053A" w:rsidP="00AB605E">
      <w:pPr>
        <w:rPr>
          <w:del w:id="7426" w:author="Utente" w:date="2017-06-26T15:33:00Z"/>
          <w:rFonts w:ascii="Cambria" w:hAnsi="Cambria"/>
        </w:rPr>
      </w:pPr>
      <w:del w:id="7427" w:author="Utente" w:date="2017-06-26T15:33:00Z">
        <w:r w:rsidRPr="00E352EF" w:rsidDel="00A313A3">
          <w:rPr>
            <w:rFonts w:ascii="Cambria" w:hAnsi="Cambria"/>
          </w:rPr>
          <w:tab/>
        </w:r>
        <w:r w:rsidRPr="00E352EF" w:rsidDel="00A313A3">
          <w:rPr>
            <w:rFonts w:ascii="Cambria" w:hAnsi="Cambria"/>
          </w:rPr>
          <w:tab/>
        </w:r>
        <w:r w:rsidRPr="00E352EF" w:rsidDel="00A313A3">
          <w:rPr>
            <w:rFonts w:ascii="Cambria" w:eastAsia="Calibri" w:hAnsi="Cambria"/>
          </w:rPr>
          <w:delText xml:space="preserve">      {attribute &lt;IDENT&gt; as scalar-type}*</w:delText>
        </w:r>
      </w:del>
    </w:p>
    <w:p w14:paraId="7F6EE750" w14:textId="0D064A8D" w:rsidR="005A2227" w:rsidRPr="00E352EF" w:rsidDel="00A313A3" w:rsidRDefault="00E83D59" w:rsidP="00E83D59">
      <w:pPr>
        <w:rPr>
          <w:del w:id="7428" w:author="Utente" w:date="2017-06-26T15:33:00Z"/>
          <w:rFonts w:ascii="Cambria" w:hAnsi="Cambria"/>
        </w:rPr>
      </w:pPr>
      <w:del w:id="7429" w:author="Utente" w:date="2017-06-26T15:33:00Z">
        <w:r w:rsidRPr="00E352EF" w:rsidDel="00A313A3">
          <w:rPr>
            <w:rFonts w:ascii="Cambria" w:eastAsia="Calibri" w:hAnsi="Cambria" w:cs="Calibri"/>
            <w:i/>
          </w:rPr>
          <w:delText>p</w:delText>
        </w:r>
        <w:r w:rsidR="0097053A" w:rsidRPr="00E352EF" w:rsidDel="00A313A3">
          <w:rPr>
            <w:rFonts w:ascii="Cambria" w:eastAsia="Calibri" w:hAnsi="Cambria" w:cs="Calibri"/>
            <w:i/>
          </w:rPr>
          <w:delText>attern</w:delText>
        </w:r>
        <w:r w:rsidRPr="00E352EF" w:rsidDel="00A313A3">
          <w:rPr>
            <w:rFonts w:ascii="Cambria" w:hAnsi="Cambria"/>
            <w:i/>
          </w:rPr>
          <w:delText xml:space="preserve"> :</w:delText>
        </w:r>
        <w:r w:rsidR="0097053A" w:rsidRPr="00E352EF" w:rsidDel="00A313A3">
          <w:rPr>
            <w:rFonts w:ascii="Cambria" w:eastAsia="Calibri" w:hAnsi="Cambria" w:cs="Calibri"/>
          </w:rPr>
          <w:delText xml:space="preserve"> regexp</w:delText>
        </w:r>
      </w:del>
    </w:p>
    <w:p w14:paraId="5CACDA2D" w14:textId="24A61016" w:rsidR="005A2227" w:rsidRPr="00E352EF" w:rsidDel="00A313A3" w:rsidRDefault="0097053A" w:rsidP="00E83D59">
      <w:pPr>
        <w:jc w:val="both"/>
        <w:rPr>
          <w:del w:id="7430" w:author="Utente" w:date="2017-06-26T15:33:00Z"/>
          <w:rFonts w:ascii="Cambria" w:eastAsia="Calibri" w:hAnsi="Cambria" w:cs="Calibri"/>
        </w:rPr>
      </w:pPr>
      <w:del w:id="7431" w:author="Utente" w:date="2017-06-26T15:33:00Z">
        <w:r w:rsidRPr="00E352EF" w:rsidDel="00A313A3">
          <w:rPr>
            <w:rFonts w:ascii="Cambria" w:eastAsia="Calibri" w:hAnsi="Cambria" w:cs="Calibri"/>
            <w:i/>
          </w:rPr>
          <w:delText>regexp</w:delText>
        </w:r>
        <w:r w:rsidR="00E83D59" w:rsidRPr="00E352EF" w:rsidDel="00A313A3">
          <w:rPr>
            <w:rFonts w:ascii="Cambria" w:eastAsia="Calibri" w:hAnsi="Cambria" w:cs="Calibri"/>
          </w:rPr>
          <w:delText xml:space="preserve"> : </w:delText>
        </w:r>
        <w:r w:rsidRPr="00E352EF" w:rsidDel="00A313A3">
          <w:rPr>
            <w:rFonts w:ascii="Cambria" w:eastAsia="Calibri" w:hAnsi="Cambria" w:cs="Calibri"/>
          </w:rPr>
          <w:delText>string</w:delText>
        </w:r>
      </w:del>
    </w:p>
    <w:p w14:paraId="6E3AE2C3" w14:textId="11C3D611" w:rsidR="00E83D59" w:rsidRPr="00E352EF" w:rsidDel="00A313A3" w:rsidRDefault="00E83D59" w:rsidP="00E83D59">
      <w:pPr>
        <w:jc w:val="both"/>
        <w:rPr>
          <w:del w:id="7432" w:author="Utente" w:date="2017-06-26T15:33:00Z"/>
          <w:rFonts w:ascii="Cambria" w:hAnsi="Cambria"/>
        </w:rPr>
      </w:pPr>
    </w:p>
    <w:p w14:paraId="641A3AB0" w14:textId="1BF40024" w:rsidR="005A2227" w:rsidRPr="00E352EF" w:rsidDel="00A313A3" w:rsidRDefault="0097053A" w:rsidP="008A7573">
      <w:pPr>
        <w:numPr>
          <w:ilvl w:val="0"/>
          <w:numId w:val="26"/>
        </w:numPr>
        <w:ind w:left="360"/>
        <w:jc w:val="both"/>
        <w:rPr>
          <w:del w:id="7433" w:author="Utente" w:date="2017-06-26T15:33:00Z"/>
          <w:rFonts w:ascii="Cambria" w:hAnsi="Cambria"/>
        </w:rPr>
      </w:pPr>
      <w:del w:id="7434" w:author="Utente" w:date="2017-06-26T15:33:00Z">
        <w:r w:rsidRPr="00E352EF" w:rsidDel="00A313A3">
          <w:rPr>
            <w:rFonts w:ascii="Cambria" w:eastAsia="Calibri" w:hAnsi="Cambria" w:cs="Calibri"/>
            <w:i/>
          </w:rPr>
          <w:delText xml:space="preserve">ds – </w:delText>
        </w:r>
        <w:r w:rsidRPr="00E352EF" w:rsidDel="00A313A3">
          <w:rPr>
            <w:rFonts w:ascii="Cambria" w:eastAsia="Calibri" w:hAnsi="Cambria" w:cs="Calibri"/>
          </w:rPr>
          <w:delText>is the input Dataset</w:delText>
        </w:r>
        <w:r w:rsidRPr="00E352EF" w:rsidDel="00A313A3">
          <w:rPr>
            <w:rFonts w:ascii="Cambria" w:eastAsia="Calibri" w:hAnsi="Cambria" w:cs="Calibri"/>
            <w:i/>
          </w:rPr>
          <w:delText>.</w:delText>
        </w:r>
      </w:del>
    </w:p>
    <w:p w14:paraId="5D4A68D9" w14:textId="5D368D0B" w:rsidR="005A2227" w:rsidRPr="00E352EF" w:rsidDel="00A313A3" w:rsidRDefault="0097053A" w:rsidP="008A7573">
      <w:pPr>
        <w:numPr>
          <w:ilvl w:val="0"/>
          <w:numId w:val="26"/>
        </w:numPr>
        <w:ind w:left="360"/>
        <w:jc w:val="both"/>
        <w:rPr>
          <w:del w:id="7435" w:author="Utente" w:date="2017-06-26T15:33:00Z"/>
          <w:rFonts w:ascii="Cambria" w:hAnsi="Cambria"/>
        </w:rPr>
      </w:pPr>
      <w:del w:id="7436" w:author="Utente" w:date="2017-06-26T15:33:00Z">
        <w:r w:rsidRPr="00E352EF" w:rsidDel="00A313A3">
          <w:rPr>
            <w:rFonts w:ascii="Cambria" w:eastAsia="Calibri" w:hAnsi="Cambria" w:cs="Calibri"/>
            <w:i/>
          </w:rPr>
          <w:delText xml:space="preserve">pattern – </w:delText>
        </w:r>
        <w:r w:rsidRPr="00E352EF" w:rsidDel="00A313A3">
          <w:rPr>
            <w:rFonts w:ascii="Cambria" w:eastAsia="Calibri" w:hAnsi="Cambria" w:cs="Calibri"/>
          </w:rPr>
          <w:delText>is a regular expression that defines a string pattern.</w:delText>
        </w:r>
      </w:del>
    </w:p>
    <w:p w14:paraId="0AA530CA" w14:textId="43BD8DF6" w:rsidR="005A2227" w:rsidRPr="00E352EF" w:rsidDel="00A313A3" w:rsidRDefault="0097053A" w:rsidP="008A7573">
      <w:pPr>
        <w:numPr>
          <w:ilvl w:val="0"/>
          <w:numId w:val="26"/>
        </w:numPr>
        <w:ind w:left="360"/>
        <w:jc w:val="both"/>
        <w:rPr>
          <w:del w:id="7437" w:author="Utente" w:date="2017-06-26T15:33:00Z"/>
          <w:rFonts w:ascii="Cambria" w:hAnsi="Cambria"/>
        </w:rPr>
      </w:pPr>
      <w:del w:id="7438" w:author="Utente" w:date="2017-06-26T15:33:00Z">
        <w:r w:rsidRPr="00E352EF" w:rsidDel="00A313A3">
          <w:rPr>
            <w:rFonts w:ascii="Cambria" w:eastAsia="Calibri" w:hAnsi="Cambria" w:cs="Calibri"/>
            <w:i/>
          </w:rPr>
          <w:delText xml:space="preserve">regexp </w:delText>
        </w:r>
        <w:r w:rsidR="0062787A" w:rsidRPr="00E352EF" w:rsidDel="00A313A3">
          <w:rPr>
            <w:rFonts w:ascii="Cambria" w:eastAsia="Calibri" w:hAnsi="Cambria" w:cs="Calibri"/>
            <w:i/>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is a regular expression.</w:delText>
        </w:r>
      </w:del>
    </w:p>
    <w:p w14:paraId="7E4D74B2" w14:textId="59FBDCF3" w:rsidR="00E83D59" w:rsidRPr="00E352EF" w:rsidDel="00A313A3" w:rsidRDefault="00E83D59" w:rsidP="00E83D59">
      <w:pPr>
        <w:rPr>
          <w:del w:id="7439" w:author="Utente" w:date="2017-06-26T15:33:00Z"/>
          <w:rFonts w:ascii="Cambria" w:eastAsia="Calibri" w:hAnsi="Cambria" w:cs="Calibri"/>
          <w:i/>
          <w:color w:val="5B9BD5"/>
        </w:rPr>
      </w:pPr>
    </w:p>
    <w:p w14:paraId="7C82BD28" w14:textId="08D5F997" w:rsidR="005A2227" w:rsidRPr="00E352EF" w:rsidDel="00A313A3" w:rsidRDefault="0097053A" w:rsidP="00543198">
      <w:pPr>
        <w:rPr>
          <w:del w:id="7440" w:author="Utente" w:date="2017-06-26T15:33:00Z"/>
          <w:rFonts w:ascii="Cambria" w:eastAsia="Calibri" w:hAnsi="Cambria" w:cs="Calibri"/>
          <w:i/>
          <w:color w:val="5B9BD5"/>
        </w:rPr>
      </w:pPr>
      <w:del w:id="7441" w:author="Utente" w:date="2017-06-26T15:33:00Z">
        <w:r w:rsidRPr="00E352EF" w:rsidDel="00A313A3">
          <w:rPr>
            <w:rFonts w:ascii="Cambria" w:eastAsia="Calibri" w:hAnsi="Cambria" w:cs="Calibri"/>
            <w:i/>
            <w:color w:val="5B9BD5"/>
          </w:rPr>
          <w:delText>Constraints</w:delText>
        </w:r>
      </w:del>
    </w:p>
    <w:p w14:paraId="3E9FA855" w14:textId="377EA384" w:rsidR="005A2227" w:rsidRPr="00E352EF" w:rsidDel="00A313A3" w:rsidRDefault="0097053A" w:rsidP="008A7573">
      <w:pPr>
        <w:numPr>
          <w:ilvl w:val="0"/>
          <w:numId w:val="27"/>
        </w:numPr>
        <w:ind w:left="360"/>
        <w:jc w:val="both"/>
        <w:rPr>
          <w:del w:id="7442" w:author="Utente" w:date="2017-06-26T15:33:00Z"/>
          <w:rFonts w:ascii="Cambria" w:hAnsi="Cambria"/>
        </w:rPr>
      </w:pPr>
      <w:del w:id="7443" w:author="Utente" w:date="2017-06-26T15:33:00Z">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must have only one </w:delText>
        </w:r>
        <w:r w:rsidRPr="00E352EF" w:rsidDel="00A313A3">
          <w:rPr>
            <w:rFonts w:ascii="Cambria" w:eastAsia="Calibri" w:hAnsi="Cambria" w:cs="Calibri"/>
            <w:b/>
          </w:rPr>
          <w:delText>string</w:delText>
        </w:r>
        <w:r w:rsidRPr="00E352EF" w:rsidDel="00A313A3">
          <w:rPr>
            <w:rFonts w:ascii="Cambria" w:eastAsia="Calibri" w:hAnsi="Cambria" w:cs="Calibri"/>
          </w:rPr>
          <w:delText xml:space="preserve"> Measure Components (static).</w:delText>
        </w:r>
      </w:del>
    </w:p>
    <w:p w14:paraId="0E09A803" w14:textId="1C0AAD12" w:rsidR="005A2227" w:rsidRPr="00E352EF" w:rsidDel="00A313A3" w:rsidRDefault="0097053A" w:rsidP="008A7573">
      <w:pPr>
        <w:numPr>
          <w:ilvl w:val="0"/>
          <w:numId w:val="27"/>
        </w:numPr>
        <w:ind w:left="360"/>
        <w:rPr>
          <w:del w:id="7444" w:author="Utente" w:date="2017-06-26T15:33:00Z"/>
          <w:rFonts w:ascii="Cambria" w:hAnsi="Cambria"/>
        </w:rPr>
      </w:pPr>
      <w:del w:id="7445" w:author="Utente" w:date="2017-06-26T15:33:00Z">
        <w:r w:rsidRPr="00E352EF" w:rsidDel="00A313A3">
          <w:rPr>
            <w:rFonts w:ascii="Cambria" w:eastAsia="Calibri" w:hAnsi="Cambria" w:cs="Calibri"/>
            <w:i/>
          </w:rPr>
          <w:delText xml:space="preserve">pattern </w:delText>
        </w:r>
        <w:r w:rsidRPr="00E352EF" w:rsidDel="00A313A3">
          <w:rPr>
            <w:rFonts w:ascii="Cambria" w:eastAsia="Calibri" w:hAnsi="Cambria" w:cs="Calibri"/>
          </w:rPr>
          <w:delText>must be a regular expression according to POSIX extended standard</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w:delText>
        </w:r>
        <w:r w:rsidR="00E822CA" w:rsidDel="00A313A3">
          <w:fldChar w:fldCharType="begin"/>
        </w:r>
        <w:r w:rsidR="00E822CA" w:rsidDel="00A313A3">
          <w:delInstrText xml:space="preserve"> HYPERLINK "http://pubs.opengroup.org/onlinepubs/009696899/basedefs/xbd_chap09.html" </w:delInstrText>
        </w:r>
        <w:r w:rsidR="00E822CA" w:rsidDel="00A313A3">
          <w:fldChar w:fldCharType="separate"/>
        </w:r>
        <w:r w:rsidRPr="00E352EF" w:rsidDel="00A313A3">
          <w:rPr>
            <w:rFonts w:ascii="Cambria" w:eastAsia="Calibri" w:hAnsi="Cambria" w:cs="Calibri"/>
            <w:color w:val="0000FF"/>
            <w:u w:val="single" w:color="0000FF"/>
          </w:rPr>
          <w:delText>http:pubs.opengroup.org/onlinepubs/009696899/basedefs/xbd_chap09.html</w:delText>
        </w:r>
        <w:r w:rsidR="00E822CA" w:rsidDel="00A313A3">
          <w:rPr>
            <w:rFonts w:ascii="Cambria" w:eastAsia="Calibri" w:hAnsi="Cambria" w:cs="Calibri"/>
            <w:color w:val="0000FF"/>
            <w:u w:val="single" w:color="0000FF"/>
          </w:rPr>
          <w:fldChar w:fldCharType="end"/>
        </w:r>
        <w:r w:rsidRPr="00E352EF" w:rsidDel="00A313A3">
          <w:rPr>
            <w:rFonts w:ascii="Cambria" w:eastAsia="Calibri" w:hAnsi="Cambria" w:cs="Calibri"/>
          </w:rPr>
          <w:delText>) (static).</w:delText>
        </w:r>
      </w:del>
    </w:p>
    <w:p w14:paraId="237F3A7B" w14:textId="609E3E44" w:rsidR="005A2227" w:rsidRPr="00E352EF" w:rsidDel="00A313A3" w:rsidRDefault="005A2227" w:rsidP="00E83D59">
      <w:pPr>
        <w:rPr>
          <w:del w:id="7446" w:author="Utente" w:date="2017-06-26T15:33:00Z"/>
          <w:rFonts w:ascii="Cambria" w:hAnsi="Cambria"/>
        </w:rPr>
      </w:pPr>
    </w:p>
    <w:p w14:paraId="62F34DC8" w14:textId="4FD5D81B" w:rsidR="005A2227" w:rsidRPr="00E352EF" w:rsidDel="00A313A3" w:rsidRDefault="0097053A" w:rsidP="00543198">
      <w:pPr>
        <w:rPr>
          <w:del w:id="7447" w:author="Utente" w:date="2017-06-26T15:33:00Z"/>
          <w:rFonts w:ascii="Cambria" w:eastAsia="Calibri" w:hAnsi="Cambria" w:cs="Calibri"/>
          <w:i/>
          <w:color w:val="5B9BD5"/>
        </w:rPr>
      </w:pPr>
      <w:del w:id="7448" w:author="Utente" w:date="2017-06-26T15:33:00Z">
        <w:r w:rsidRPr="00E352EF" w:rsidDel="00A313A3">
          <w:rPr>
            <w:rFonts w:ascii="Cambria" w:eastAsia="Calibri" w:hAnsi="Cambria" w:cs="Calibri"/>
            <w:i/>
            <w:color w:val="5B9BD5"/>
          </w:rPr>
          <w:delText>Returns</w:delText>
        </w:r>
      </w:del>
    </w:p>
    <w:p w14:paraId="2AFBEE57" w14:textId="3172DDFC" w:rsidR="005A2227" w:rsidRPr="00E352EF" w:rsidDel="00A313A3" w:rsidRDefault="0097053A" w:rsidP="00E83D59">
      <w:pPr>
        <w:rPr>
          <w:del w:id="7449" w:author="Utente" w:date="2017-06-26T15:33:00Z"/>
          <w:rFonts w:ascii="Cambria" w:hAnsi="Cambria"/>
        </w:rPr>
      </w:pPr>
      <w:del w:id="7450" w:author="Utente" w:date="2017-06-26T15:33:00Z">
        <w:r w:rsidRPr="00E352EF" w:rsidDel="00A313A3">
          <w:rPr>
            <w:rFonts w:ascii="Cambria" w:eastAsia="Calibri" w:hAnsi="Cambria" w:cs="Calibri"/>
          </w:rPr>
          <w:delText xml:space="preserve">A Dataset having the same Identifier and </w:delText>
        </w:r>
        <w:r w:rsidR="000F7FB5" w:rsidRPr="00E352EF" w:rsidDel="00A313A3">
          <w:rPr>
            <w:rFonts w:ascii="Cambria" w:eastAsia="Calibri" w:hAnsi="Cambria" w:cs="Calibri"/>
          </w:rPr>
          <w:delText xml:space="preserve">Attribute Components and a </w:delText>
        </w:r>
        <w:r w:rsidRPr="00E352EF" w:rsidDel="00A313A3">
          <w:rPr>
            <w:rFonts w:ascii="Cambria" w:eastAsia="Calibri" w:hAnsi="Cambria" w:cs="Calibri"/>
          </w:rPr>
          <w:delText xml:space="preserve">Boolean Measure Component for each string Measure Component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with the same name concatenated with the suffix  “</w:delText>
        </w:r>
        <w:r w:rsidRPr="00E352EF" w:rsidDel="00A313A3">
          <w:rPr>
            <w:rFonts w:ascii="Cambria" w:eastAsia="Calibri" w:hAnsi="Cambria" w:cs="Calibri"/>
            <w:b/>
          </w:rPr>
          <w:delText>_</w:delText>
        </w:r>
        <w:r w:rsidR="00C847B8" w:rsidRPr="00E352EF" w:rsidDel="00A313A3">
          <w:rPr>
            <w:rFonts w:ascii="Cambria" w:eastAsia="Calibri" w:hAnsi="Cambria" w:cs="Calibri"/>
            <w:b/>
          </w:rPr>
          <w:delText>CONDITION</w:delText>
        </w:r>
        <w:r w:rsidRPr="00E352EF" w:rsidDel="00A313A3">
          <w:rPr>
            <w:rFonts w:ascii="Cambria" w:eastAsia="Calibri" w:hAnsi="Cambria" w:cs="Calibri"/>
          </w:rPr>
          <w:delText>”</w:delText>
        </w:r>
        <w:r w:rsidR="00713CDB" w:rsidRPr="00E352EF" w:rsidDel="00A313A3">
          <w:rPr>
            <w:rFonts w:ascii="Cambria" w:eastAsia="Calibri" w:hAnsi="Cambria" w:cs="Calibri"/>
          </w:rPr>
          <w:delText>,</w:delText>
        </w:r>
        <w:r w:rsidRPr="00E352EF" w:rsidDel="00A313A3">
          <w:rPr>
            <w:rFonts w:ascii="Cambria" w:eastAsia="Calibri" w:hAnsi="Cambria" w:cs="Calibri"/>
          </w:rPr>
          <w:delText xml:space="preserve">  containing the value resulting from the matching between the values in </w:delText>
        </w:r>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and the specified </w:delText>
        </w:r>
        <w:r w:rsidRPr="00E352EF" w:rsidDel="00A313A3">
          <w:rPr>
            <w:rFonts w:ascii="Cambria" w:eastAsia="Calibri" w:hAnsi="Cambria" w:cs="Calibri"/>
            <w:i/>
          </w:rPr>
          <w:delText>pattern.</w:delText>
        </w:r>
      </w:del>
    </w:p>
    <w:p w14:paraId="1DF33CAD" w14:textId="1EBAC9EA" w:rsidR="00E83D59" w:rsidRPr="00E352EF" w:rsidDel="00A313A3" w:rsidRDefault="00E83D59" w:rsidP="00E83D59">
      <w:pPr>
        <w:rPr>
          <w:del w:id="7451" w:author="Utente" w:date="2017-06-26T15:33:00Z"/>
          <w:rFonts w:ascii="Cambria" w:eastAsia="Calibri" w:hAnsi="Cambria" w:cs="Calibri"/>
          <w:i/>
          <w:color w:val="5B9BD5"/>
        </w:rPr>
      </w:pPr>
    </w:p>
    <w:p w14:paraId="176B6DC0" w14:textId="15025928" w:rsidR="005A2227" w:rsidRPr="00E352EF" w:rsidDel="00A313A3" w:rsidRDefault="0097053A" w:rsidP="00543198">
      <w:pPr>
        <w:rPr>
          <w:del w:id="7452" w:author="Utente" w:date="2017-06-26T15:33:00Z"/>
          <w:rFonts w:ascii="Cambria" w:eastAsia="Calibri" w:hAnsi="Cambria" w:cs="Calibri"/>
          <w:i/>
          <w:color w:val="5B9BD5"/>
        </w:rPr>
      </w:pPr>
      <w:del w:id="7453" w:author="Utente" w:date="2017-06-26T15:33:00Z">
        <w:r w:rsidRPr="00E352EF" w:rsidDel="00A313A3">
          <w:rPr>
            <w:rFonts w:ascii="Cambria" w:eastAsia="Calibri" w:hAnsi="Cambria" w:cs="Calibri"/>
            <w:i/>
            <w:color w:val="5B9BD5"/>
          </w:rPr>
          <w:delText>Semantic specification</w:delText>
        </w:r>
      </w:del>
    </w:p>
    <w:p w14:paraId="0F5E1B5F" w14:textId="0B834871" w:rsidR="005A2227" w:rsidRPr="00E352EF" w:rsidDel="00A313A3" w:rsidRDefault="0097053A" w:rsidP="00E83D59">
      <w:pPr>
        <w:rPr>
          <w:del w:id="7454" w:author="Utente" w:date="2017-06-26T15:33:00Z"/>
          <w:rFonts w:ascii="Cambria" w:hAnsi="Cambria"/>
        </w:rPr>
      </w:pPr>
      <w:del w:id="7455" w:author="Utente" w:date="2017-06-26T15:33:00Z">
        <w:r w:rsidRPr="00E352EF" w:rsidDel="00A313A3">
          <w:rPr>
            <w:rFonts w:ascii="Cambria" w:eastAsia="Calibri" w:hAnsi="Cambria" w:cs="Calibri"/>
          </w:rPr>
          <w:delText xml:space="preserve">The Data Points of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are copied into the output Dataset; the Boolean Measure Component will have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respective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matches with the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otherwise.</w:delText>
        </w:r>
      </w:del>
    </w:p>
    <w:p w14:paraId="284CBCF7" w14:textId="4742767F" w:rsidR="005A2227" w:rsidRPr="00E352EF" w:rsidDel="00A313A3" w:rsidRDefault="0097053A" w:rsidP="00E83D59">
      <w:pPr>
        <w:rPr>
          <w:del w:id="7456" w:author="Utente" w:date="2017-06-26T15:33:00Z"/>
          <w:rFonts w:ascii="Cambria" w:hAnsi="Cambria"/>
        </w:rPr>
      </w:pPr>
      <w:del w:id="7457"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all</w:delText>
        </w:r>
        <w:r w:rsidRPr="00E352EF" w:rsidDel="00A313A3">
          <w:rPr>
            <w:rFonts w:ascii="Cambria" w:eastAsia="Calibri" w:hAnsi="Cambria" w:cs="Calibri"/>
          </w:rPr>
          <w:delText xml:space="preserve"> flag allows to specify that both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and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Data Points have to be kept in the output. If it is not present, only </w:delText>
        </w:r>
        <w:r w:rsidRPr="00E352EF" w:rsidDel="00A313A3">
          <w:rPr>
            <w:rFonts w:ascii="Cambria" w:eastAsia="Calibri" w:hAnsi="Cambria" w:cs="Calibri"/>
            <w:i/>
          </w:rPr>
          <w:delText xml:space="preserve">true </w:delText>
        </w:r>
        <w:r w:rsidRPr="00E352EF" w:rsidDel="00A313A3">
          <w:rPr>
            <w:rFonts w:ascii="Cambria" w:eastAsia="Calibri" w:hAnsi="Cambria" w:cs="Calibri"/>
          </w:rPr>
          <w:delText>Data Points are kept.</w:delText>
        </w:r>
      </w:del>
    </w:p>
    <w:p w14:paraId="22FA2513" w14:textId="5BC8BABB" w:rsidR="00E83D59" w:rsidRPr="00E352EF" w:rsidDel="00A313A3" w:rsidRDefault="00E83D59" w:rsidP="00E83D59">
      <w:pPr>
        <w:rPr>
          <w:del w:id="7458" w:author="Utente" w:date="2017-06-26T15:33:00Z"/>
          <w:rFonts w:ascii="Cambria" w:eastAsia="Calibri" w:hAnsi="Cambria" w:cs="Calibri"/>
          <w:i/>
          <w:color w:val="5B9BD5"/>
        </w:rPr>
      </w:pPr>
    </w:p>
    <w:p w14:paraId="716D1F78" w14:textId="03445D4B" w:rsidR="005A2227" w:rsidRPr="00E352EF" w:rsidDel="00A313A3" w:rsidRDefault="00EA6708" w:rsidP="00543198">
      <w:pPr>
        <w:rPr>
          <w:del w:id="7459" w:author="Utente" w:date="2017-06-26T15:33:00Z"/>
          <w:rFonts w:ascii="Cambria" w:eastAsia="Calibri" w:hAnsi="Cambria" w:cs="Calibri"/>
          <w:i/>
          <w:color w:val="5B9BD5"/>
        </w:rPr>
      </w:pPr>
      <w:del w:id="7460" w:author="Utente" w:date="2017-06-26T15:33:00Z">
        <w:r w:rsidRPr="00E352EF" w:rsidDel="00A313A3">
          <w:rPr>
            <w:rFonts w:ascii="Cambria" w:eastAsia="Calibri" w:hAnsi="Cambria" w:cs="Calibri"/>
            <w:i/>
            <w:color w:val="5B9BD5"/>
          </w:rPr>
          <w:delText>Examples</w:delText>
        </w:r>
      </w:del>
    </w:p>
    <w:p w14:paraId="025D2912" w14:textId="72A61AD3" w:rsidR="005A2227" w:rsidRPr="00E352EF" w:rsidDel="00A313A3" w:rsidRDefault="0097053A" w:rsidP="00E83D59">
      <w:pPr>
        <w:rPr>
          <w:del w:id="7461" w:author="Utente" w:date="2017-06-26T15:33:00Z"/>
          <w:rFonts w:ascii="Cambria" w:hAnsi="Cambria"/>
        </w:rPr>
      </w:pPr>
      <w:del w:id="7462" w:author="Utente" w:date="2017-06-26T15:33:00Z">
        <w:r w:rsidRPr="00E352EF" w:rsidDel="00A313A3">
          <w:rPr>
            <w:rFonts w:ascii="Cambria" w:eastAsia="Calibri" w:hAnsi="Cambria" w:cs="Calibri"/>
          </w:rPr>
          <w:delText xml:space="preserve">ds_r := </w:delText>
        </w:r>
        <w:r w:rsidRPr="00E352EF" w:rsidDel="00A313A3">
          <w:rPr>
            <w:rFonts w:ascii="Cambria" w:eastAsia="Calibri" w:hAnsi="Cambria" w:cs="Calibri"/>
            <w:b/>
          </w:rPr>
          <w:delText>match_characters(</w:delText>
        </w:r>
        <w:r w:rsidRPr="00E352EF" w:rsidDel="00A313A3">
          <w:rPr>
            <w:rFonts w:ascii="Cambria" w:eastAsia="Calibri" w:hAnsi="Cambria" w:cs="Calibri"/>
          </w:rPr>
          <w:delText>population.</w:delText>
        </w:r>
      </w:del>
      <w:ins w:id="7463" w:author="Laura Viignola" w:date="2017-05-11T09:36:00Z">
        <w:del w:id="7464" w:author="Utente" w:date="2017-06-26T15:33:00Z">
          <w:r w:rsidR="004266D2" w:rsidDel="00A313A3">
            <w:rPr>
              <w:rFonts w:ascii="Cambria" w:eastAsia="Calibri" w:hAnsi="Cambria" w:cs="Calibri"/>
            </w:rPr>
            <w:delText>#</w:delText>
          </w:r>
        </w:del>
      </w:ins>
      <w:del w:id="7465" w:author="Utente" w:date="2017-06-26T15:33:00Z">
        <w:r w:rsidRPr="00E352EF" w:rsidDel="00A313A3">
          <w:rPr>
            <w:rFonts w:ascii="Cambria" w:eastAsia="Calibri" w:hAnsi="Cambria" w:cs="Calibri"/>
          </w:rPr>
          <w:delText>TIME,”[123456789,]”,</w:delText>
        </w:r>
        <w:r w:rsidRPr="00E352EF" w:rsidDel="00A313A3">
          <w:rPr>
            <w:rFonts w:ascii="Cambria" w:eastAsia="Calibri" w:hAnsi="Cambria" w:cs="Calibri"/>
            <w:b/>
          </w:rPr>
          <w:delText xml:space="preserve">all) </w:delText>
        </w:r>
      </w:del>
    </w:p>
    <w:p w14:paraId="4AFD4F5C" w14:textId="69600A2F" w:rsidR="005A2227" w:rsidRPr="00E352EF" w:rsidDel="00A313A3" w:rsidRDefault="005A2227">
      <w:pPr>
        <w:jc w:val="both"/>
        <w:rPr>
          <w:del w:id="7466" w:author="Utente" w:date="2017-06-26T15:33:00Z"/>
        </w:rPr>
      </w:pPr>
    </w:p>
    <w:tbl>
      <w:tblPr>
        <w:tblW w:w="632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1"/>
        <w:gridCol w:w="1382"/>
        <w:gridCol w:w="1181"/>
        <w:gridCol w:w="994"/>
        <w:gridCol w:w="1814"/>
      </w:tblGrid>
      <w:tr w:rsidR="005A2227" w:rsidRPr="00E352EF" w:rsidDel="00A313A3" w14:paraId="3F067BAD" w14:textId="51BE999D">
        <w:trPr>
          <w:del w:id="7467" w:author="Utente" w:date="2017-06-26T15:33:00Z"/>
        </w:trPr>
        <w:tc>
          <w:tcPr>
            <w:tcW w:w="95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2DA62A0" w14:textId="02A3674D" w:rsidR="005A2227" w:rsidRPr="00E352EF" w:rsidDel="00A313A3" w:rsidRDefault="0097053A">
            <w:pPr>
              <w:jc w:val="both"/>
              <w:rPr>
                <w:del w:id="7468" w:author="Utente" w:date="2017-06-26T15:33:00Z"/>
              </w:rPr>
            </w:pPr>
            <w:del w:id="7469" w:author="Utente" w:date="2017-06-26T15:33:00Z">
              <w:r w:rsidRPr="00E352EF" w:rsidDel="00A313A3">
                <w:rPr>
                  <w:rFonts w:ascii="Calibri" w:eastAsia="Calibri" w:hAnsi="Calibri" w:cs="Calibri"/>
                </w:rPr>
                <w:delText>population</w:delText>
              </w:r>
            </w:del>
          </w:p>
        </w:tc>
      </w:tr>
      <w:tr w:rsidR="005A2227" w:rsidRPr="00E352EF" w:rsidDel="00A313A3" w14:paraId="1559F7DB" w14:textId="2E7CA64F">
        <w:trPr>
          <w:del w:id="7470" w:author="Utente" w:date="2017-06-26T15:33:00Z"/>
        </w:trPr>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376E2" w14:textId="693AE6D1" w:rsidR="005A2227" w:rsidRPr="00E352EF" w:rsidDel="00A313A3" w:rsidRDefault="0097053A">
            <w:pPr>
              <w:jc w:val="both"/>
              <w:rPr>
                <w:del w:id="7471" w:author="Utente" w:date="2017-06-26T15:33:00Z"/>
              </w:rPr>
            </w:pPr>
            <w:del w:id="7472" w:author="Utente" w:date="2017-06-26T15:33:00Z">
              <w:r w:rsidRPr="00E352EF" w:rsidDel="00A313A3">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4B08A" w14:textId="40AC82F5" w:rsidR="005A2227" w:rsidRPr="00E352EF" w:rsidDel="00A313A3" w:rsidRDefault="0097053A">
            <w:pPr>
              <w:jc w:val="both"/>
              <w:rPr>
                <w:del w:id="7473" w:author="Utente" w:date="2017-06-26T15:33:00Z"/>
              </w:rPr>
            </w:pPr>
            <w:del w:id="7474" w:author="Utente" w:date="2017-06-26T15:33:00Z">
              <w:r w:rsidRPr="00E352EF" w:rsidDel="00A313A3">
                <w:rPr>
                  <w:rFonts w:ascii="Calibri" w:eastAsia="Calibri" w:hAnsi="Calibri" w:cs="Calibri"/>
                  <w:b/>
                </w:rPr>
                <w:delText>GEO</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E58277" w14:textId="78E3932C" w:rsidR="005A2227" w:rsidRPr="00E352EF" w:rsidDel="00A313A3" w:rsidRDefault="0097053A">
            <w:pPr>
              <w:jc w:val="both"/>
              <w:rPr>
                <w:del w:id="7475" w:author="Utente" w:date="2017-06-26T15:33:00Z"/>
              </w:rPr>
            </w:pPr>
            <w:del w:id="7476" w:author="Utente" w:date="2017-06-26T15:33:00Z">
              <w:r w:rsidRPr="00E352EF" w:rsidDel="00A313A3">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CACB06" w14:textId="74177045" w:rsidR="005A2227" w:rsidRPr="00E352EF" w:rsidDel="00A313A3" w:rsidRDefault="0097053A">
            <w:pPr>
              <w:jc w:val="both"/>
              <w:rPr>
                <w:del w:id="7477" w:author="Utente" w:date="2017-06-26T15:33:00Z"/>
              </w:rPr>
            </w:pPr>
            <w:del w:id="7478" w:author="Utente" w:date="2017-06-26T15:33:00Z">
              <w:r w:rsidRPr="00E352EF" w:rsidDel="00A313A3">
                <w:rPr>
                  <w:rFonts w:ascii="Calibri" w:eastAsia="Calibri" w:hAnsi="Calibri" w:cs="Calibri"/>
                  <w:b/>
                </w:rPr>
                <w:delText>SEX</w:delText>
              </w:r>
            </w:del>
          </w:p>
        </w:tc>
        <w:tc>
          <w:tcPr>
            <w:tcW w:w="18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DB7D13" w14:textId="6AFAB19C" w:rsidR="005A2227" w:rsidRPr="00E352EF" w:rsidDel="00A313A3" w:rsidRDefault="0097053A">
            <w:pPr>
              <w:jc w:val="both"/>
              <w:rPr>
                <w:del w:id="7479" w:author="Utente" w:date="2017-06-26T15:33:00Z"/>
              </w:rPr>
            </w:pPr>
            <w:del w:id="7480" w:author="Utente" w:date="2017-06-26T15:33:00Z">
              <w:r w:rsidRPr="00E352EF" w:rsidDel="00A313A3">
                <w:rPr>
                  <w:rFonts w:ascii="Calibri" w:eastAsia="Calibri" w:hAnsi="Calibri" w:cs="Calibri"/>
                  <w:b/>
                </w:rPr>
                <w:delText>POPULATION</w:delText>
              </w:r>
            </w:del>
          </w:p>
        </w:tc>
      </w:tr>
      <w:tr w:rsidR="005A2227" w:rsidRPr="00E352EF" w:rsidDel="00A313A3" w14:paraId="7E0C93D0" w14:textId="7A0F75D3">
        <w:trPr>
          <w:del w:id="7481"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637A5" w14:textId="7A756A88" w:rsidR="005A2227" w:rsidRPr="00E352EF" w:rsidDel="00A313A3" w:rsidRDefault="0097053A">
            <w:pPr>
              <w:jc w:val="both"/>
              <w:rPr>
                <w:del w:id="7482" w:author="Utente" w:date="2017-06-26T15:33:00Z"/>
              </w:rPr>
            </w:pPr>
            <w:del w:id="7483"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796D" w14:textId="533CCA86" w:rsidR="005A2227" w:rsidRPr="00E352EF" w:rsidDel="00A313A3" w:rsidRDefault="0097053A">
            <w:pPr>
              <w:jc w:val="both"/>
              <w:rPr>
                <w:del w:id="7484" w:author="Utente" w:date="2017-06-26T15:33:00Z"/>
              </w:rPr>
            </w:pPr>
            <w:del w:id="7485" w:author="Utente" w:date="2017-06-26T15:33:00Z">
              <w:r w:rsidRPr="00E352EF" w:rsidDel="00A313A3">
                <w:rPr>
                  <w:rFonts w:ascii="Calibri" w:eastAsia="Calibri" w:hAnsi="Calibri" w:cs="Calibri"/>
                </w:rPr>
                <w:delText>Belgium</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C2530" w14:textId="4F21C3A1" w:rsidR="005A2227" w:rsidRPr="00E352EF" w:rsidDel="00A313A3" w:rsidRDefault="0097053A">
            <w:pPr>
              <w:jc w:val="both"/>
              <w:rPr>
                <w:del w:id="7486" w:author="Utente" w:date="2017-06-26T15:33:00Z"/>
              </w:rPr>
            </w:pPr>
            <w:del w:id="7487"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6D12" w14:textId="00EF2BC0" w:rsidR="005A2227" w:rsidRPr="00E352EF" w:rsidDel="00A313A3" w:rsidRDefault="0097053A">
            <w:pPr>
              <w:jc w:val="both"/>
              <w:rPr>
                <w:del w:id="7488" w:author="Utente" w:date="2017-06-26T15:33:00Z"/>
              </w:rPr>
            </w:pPr>
            <w:del w:id="7489"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3FBB7" w14:textId="057BD10C" w:rsidR="005A2227" w:rsidRPr="00E352EF" w:rsidDel="00A313A3" w:rsidRDefault="0097053A">
            <w:pPr>
              <w:jc w:val="both"/>
              <w:rPr>
                <w:del w:id="7490" w:author="Utente" w:date="2017-06-26T15:33:00Z"/>
              </w:rPr>
            </w:pPr>
            <w:del w:id="7491" w:author="Utente" w:date="2017-06-26T15:33:00Z">
              <w:r w:rsidRPr="00E352EF" w:rsidDel="00A313A3">
                <w:rPr>
                  <w:rFonts w:ascii="Calibri" w:eastAsia="Calibri" w:hAnsi="Calibri" w:cs="Calibri"/>
                </w:rPr>
                <w:delText>11094850</w:delText>
              </w:r>
            </w:del>
          </w:p>
        </w:tc>
      </w:tr>
      <w:tr w:rsidR="005A2227" w:rsidRPr="00E352EF" w:rsidDel="00A313A3" w14:paraId="07EECD16" w14:textId="1C48EEE1">
        <w:trPr>
          <w:del w:id="7492"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F87FA" w14:textId="21F6A1EE" w:rsidR="005A2227" w:rsidRPr="00E352EF" w:rsidDel="00A313A3" w:rsidRDefault="0097053A">
            <w:pPr>
              <w:jc w:val="both"/>
              <w:rPr>
                <w:del w:id="7493" w:author="Utente" w:date="2017-06-26T15:33:00Z"/>
              </w:rPr>
            </w:pPr>
            <w:del w:id="7494" w:author="Utente" w:date="2017-06-26T15:33:00Z">
              <w:r w:rsidRPr="00E352EF" w:rsidDel="00A313A3">
                <w:rPr>
                  <w:rFonts w:ascii="Calibri" w:eastAsia="Calibri" w:hAnsi="Calibri" w:cs="Calibri"/>
                </w:rPr>
                <w:delText>2012A</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04D92" w14:textId="09680B79" w:rsidR="005A2227" w:rsidRPr="00E352EF" w:rsidDel="00A313A3" w:rsidRDefault="0097053A">
            <w:pPr>
              <w:jc w:val="both"/>
              <w:rPr>
                <w:del w:id="7495" w:author="Utente" w:date="2017-06-26T15:33:00Z"/>
              </w:rPr>
            </w:pPr>
            <w:del w:id="7496" w:author="Utente" w:date="2017-06-26T15:33:00Z">
              <w:r w:rsidRPr="00E352EF" w:rsidDel="00A313A3">
                <w:rPr>
                  <w:rFonts w:ascii="Calibri" w:eastAsia="Calibri" w:hAnsi="Calibri" w:cs="Calibri"/>
                </w:rPr>
                <w:delText>Greece</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CC62" w14:textId="71EC4A6A" w:rsidR="005A2227" w:rsidRPr="00E352EF" w:rsidDel="00A313A3" w:rsidRDefault="0097053A">
            <w:pPr>
              <w:jc w:val="both"/>
              <w:rPr>
                <w:del w:id="7497" w:author="Utente" w:date="2017-06-26T15:33:00Z"/>
              </w:rPr>
            </w:pPr>
            <w:del w:id="7498"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98646" w14:textId="57B0DF01" w:rsidR="005A2227" w:rsidRPr="00E352EF" w:rsidDel="00A313A3" w:rsidRDefault="0097053A">
            <w:pPr>
              <w:jc w:val="both"/>
              <w:rPr>
                <w:del w:id="7499" w:author="Utente" w:date="2017-06-26T15:33:00Z"/>
              </w:rPr>
            </w:pPr>
            <w:del w:id="7500"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0E785" w14:textId="2CB44F0A" w:rsidR="005A2227" w:rsidRPr="00E352EF" w:rsidDel="00A313A3" w:rsidRDefault="0097053A">
            <w:pPr>
              <w:jc w:val="both"/>
              <w:rPr>
                <w:del w:id="7501" w:author="Utente" w:date="2017-06-26T15:33:00Z"/>
              </w:rPr>
            </w:pPr>
            <w:del w:id="7502" w:author="Utente" w:date="2017-06-26T15:33:00Z">
              <w:r w:rsidRPr="00E352EF" w:rsidDel="00A313A3">
                <w:rPr>
                  <w:rFonts w:ascii="Calibri" w:eastAsia="Calibri" w:hAnsi="Calibri" w:cs="Calibri"/>
                </w:rPr>
                <w:delText>11123034</w:delText>
              </w:r>
            </w:del>
          </w:p>
        </w:tc>
      </w:tr>
      <w:tr w:rsidR="005A2227" w:rsidRPr="00E352EF" w:rsidDel="00A313A3" w14:paraId="79ECFF7F" w14:textId="54818071">
        <w:trPr>
          <w:del w:id="7503"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E6A87" w14:textId="7E064A10" w:rsidR="005A2227" w:rsidRPr="00E352EF" w:rsidDel="00A313A3" w:rsidRDefault="0097053A">
            <w:pPr>
              <w:jc w:val="both"/>
              <w:rPr>
                <w:del w:id="7504" w:author="Utente" w:date="2017-06-26T15:33:00Z"/>
              </w:rPr>
            </w:pPr>
            <w:del w:id="7505"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9BD52" w14:textId="056FDDCF" w:rsidR="005A2227" w:rsidRPr="00E352EF" w:rsidDel="00A313A3" w:rsidRDefault="0097053A">
            <w:pPr>
              <w:jc w:val="both"/>
              <w:rPr>
                <w:del w:id="7506" w:author="Utente" w:date="2017-06-26T15:33:00Z"/>
              </w:rPr>
            </w:pPr>
            <w:del w:id="7507" w:author="Utente" w:date="2017-06-26T15:33:00Z">
              <w:r w:rsidRPr="00E352EF" w:rsidDel="00A313A3">
                <w:rPr>
                  <w:rFonts w:ascii="Calibri" w:eastAsia="Calibri" w:hAnsi="Calibri" w:cs="Calibri"/>
                </w:rPr>
                <w:delText>Spain</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0CB6D" w14:textId="35367CF1" w:rsidR="005A2227" w:rsidRPr="00E352EF" w:rsidDel="00A313A3" w:rsidRDefault="0097053A">
            <w:pPr>
              <w:jc w:val="both"/>
              <w:rPr>
                <w:del w:id="7508" w:author="Utente" w:date="2017-06-26T15:33:00Z"/>
              </w:rPr>
            </w:pPr>
            <w:del w:id="7509"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9103A" w14:textId="46DCF9C0" w:rsidR="005A2227" w:rsidRPr="00E352EF" w:rsidDel="00A313A3" w:rsidRDefault="0097053A">
            <w:pPr>
              <w:jc w:val="both"/>
              <w:rPr>
                <w:del w:id="7510" w:author="Utente" w:date="2017-06-26T15:33:00Z"/>
              </w:rPr>
            </w:pPr>
            <w:del w:id="7511"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07608" w14:textId="3322AE32" w:rsidR="005A2227" w:rsidRPr="00E352EF" w:rsidDel="00A313A3" w:rsidRDefault="0097053A">
            <w:pPr>
              <w:jc w:val="both"/>
              <w:rPr>
                <w:del w:id="7512" w:author="Utente" w:date="2017-06-26T15:33:00Z"/>
              </w:rPr>
            </w:pPr>
            <w:del w:id="7513" w:author="Utente" w:date="2017-06-26T15:33:00Z">
              <w:r w:rsidRPr="00E352EF" w:rsidDel="00A313A3">
                <w:rPr>
                  <w:rFonts w:ascii="Calibri" w:eastAsia="Calibri" w:hAnsi="Calibri" w:cs="Calibri"/>
                </w:rPr>
                <w:delText>46818219</w:delText>
              </w:r>
            </w:del>
          </w:p>
        </w:tc>
      </w:tr>
      <w:tr w:rsidR="005A2227" w:rsidRPr="00E352EF" w:rsidDel="00A313A3" w14:paraId="7000E70D" w14:textId="2B121E61">
        <w:trPr>
          <w:del w:id="7514"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AF3D" w14:textId="5559EA73" w:rsidR="005A2227" w:rsidRPr="00E352EF" w:rsidDel="00A313A3" w:rsidRDefault="0097053A">
            <w:pPr>
              <w:jc w:val="both"/>
              <w:rPr>
                <w:del w:id="7515" w:author="Utente" w:date="2017-06-26T15:33:00Z"/>
              </w:rPr>
            </w:pPr>
            <w:del w:id="7516"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973A1" w14:textId="67235EB9" w:rsidR="005A2227" w:rsidRPr="00E352EF" w:rsidDel="00A313A3" w:rsidRDefault="0097053A">
            <w:pPr>
              <w:jc w:val="both"/>
              <w:rPr>
                <w:del w:id="7517" w:author="Utente" w:date="2017-06-26T15:33:00Z"/>
              </w:rPr>
            </w:pPr>
            <w:del w:id="7518" w:author="Utente" w:date="2017-06-26T15:33:00Z">
              <w:r w:rsidRPr="00E352EF" w:rsidDel="00A313A3">
                <w:rPr>
                  <w:rFonts w:ascii="Calibri" w:eastAsia="Calibri" w:hAnsi="Calibri" w:cs="Calibri"/>
                </w:rPr>
                <w:delText>Malta</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5B15E" w14:textId="3CB99A21" w:rsidR="005A2227" w:rsidRPr="00E352EF" w:rsidDel="00A313A3" w:rsidRDefault="0097053A">
            <w:pPr>
              <w:jc w:val="both"/>
              <w:rPr>
                <w:del w:id="7519" w:author="Utente" w:date="2017-06-26T15:33:00Z"/>
              </w:rPr>
            </w:pPr>
            <w:del w:id="7520"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240BC" w14:textId="2D99120E" w:rsidR="005A2227" w:rsidRPr="00E352EF" w:rsidDel="00A313A3" w:rsidRDefault="0097053A">
            <w:pPr>
              <w:jc w:val="both"/>
              <w:rPr>
                <w:del w:id="7521" w:author="Utente" w:date="2017-06-26T15:33:00Z"/>
              </w:rPr>
            </w:pPr>
            <w:del w:id="7522"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411E" w14:textId="60A813F2" w:rsidR="005A2227" w:rsidRPr="00E352EF" w:rsidDel="00A313A3" w:rsidRDefault="0097053A">
            <w:pPr>
              <w:jc w:val="both"/>
              <w:rPr>
                <w:del w:id="7523" w:author="Utente" w:date="2017-06-26T15:33:00Z"/>
              </w:rPr>
            </w:pPr>
            <w:del w:id="7524" w:author="Utente" w:date="2017-06-26T15:33:00Z">
              <w:r w:rsidRPr="00E352EF" w:rsidDel="00A313A3">
                <w:rPr>
                  <w:rFonts w:ascii="Calibri" w:eastAsia="Calibri" w:hAnsi="Calibri" w:cs="Calibri"/>
                </w:rPr>
                <w:delText>417546</w:delText>
              </w:r>
            </w:del>
          </w:p>
        </w:tc>
      </w:tr>
      <w:tr w:rsidR="005A2227" w:rsidRPr="00E352EF" w:rsidDel="00A313A3" w14:paraId="7F70785E" w14:textId="2278BA1C">
        <w:trPr>
          <w:del w:id="7525"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BEAD" w14:textId="178D3C05" w:rsidR="005A2227" w:rsidRPr="00E352EF" w:rsidDel="00A313A3" w:rsidRDefault="0097053A">
            <w:pPr>
              <w:jc w:val="both"/>
              <w:rPr>
                <w:del w:id="7526" w:author="Utente" w:date="2017-06-26T15:33:00Z"/>
              </w:rPr>
            </w:pPr>
            <w:del w:id="7527"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1BF4DA" w14:textId="5B99E393" w:rsidR="005A2227" w:rsidRPr="00E352EF" w:rsidDel="00A313A3" w:rsidRDefault="0097053A">
            <w:pPr>
              <w:jc w:val="both"/>
              <w:rPr>
                <w:del w:id="7528" w:author="Utente" w:date="2017-06-26T15:33:00Z"/>
              </w:rPr>
            </w:pPr>
            <w:del w:id="7529" w:author="Utente" w:date="2017-06-26T15:33:00Z">
              <w:r w:rsidRPr="00E352EF" w:rsidDel="00A313A3">
                <w:rPr>
                  <w:rFonts w:ascii="Calibri" w:eastAsia="Calibri" w:hAnsi="Calibri" w:cs="Calibri"/>
                </w:rPr>
                <w:delText>Finland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D085E" w14:textId="08F6DB2F" w:rsidR="005A2227" w:rsidRPr="00E352EF" w:rsidDel="00A313A3" w:rsidRDefault="0097053A">
            <w:pPr>
              <w:jc w:val="both"/>
              <w:rPr>
                <w:del w:id="7530" w:author="Utente" w:date="2017-06-26T15:33:00Z"/>
              </w:rPr>
            </w:pPr>
            <w:del w:id="7531"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6C855" w14:textId="0CCC79DD" w:rsidR="005A2227" w:rsidRPr="00E352EF" w:rsidDel="00A313A3" w:rsidRDefault="0097053A">
            <w:pPr>
              <w:jc w:val="both"/>
              <w:rPr>
                <w:del w:id="7532" w:author="Utente" w:date="2017-06-26T15:33:00Z"/>
              </w:rPr>
            </w:pPr>
            <w:del w:id="7533"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0119C" w14:textId="14191CF6" w:rsidR="005A2227" w:rsidRPr="00E352EF" w:rsidDel="00A313A3" w:rsidRDefault="0097053A">
            <w:pPr>
              <w:jc w:val="both"/>
              <w:rPr>
                <w:del w:id="7534" w:author="Utente" w:date="2017-06-26T15:33:00Z"/>
              </w:rPr>
            </w:pPr>
            <w:del w:id="7535" w:author="Utente" w:date="2017-06-26T15:33:00Z">
              <w:r w:rsidRPr="00E352EF" w:rsidDel="00A313A3">
                <w:rPr>
                  <w:rFonts w:ascii="Calibri" w:eastAsia="Calibri" w:hAnsi="Calibri" w:cs="Calibri"/>
                </w:rPr>
                <w:delText>5401267</w:delText>
              </w:r>
            </w:del>
          </w:p>
        </w:tc>
      </w:tr>
      <w:tr w:rsidR="005A2227" w:rsidRPr="00E352EF" w:rsidDel="00A313A3" w14:paraId="50D72E08" w14:textId="2B4544F4">
        <w:trPr>
          <w:del w:id="7536"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6A12B" w14:textId="6E2A3175" w:rsidR="005A2227" w:rsidRPr="00E352EF" w:rsidDel="00A313A3" w:rsidRDefault="0097053A">
            <w:pPr>
              <w:jc w:val="both"/>
              <w:rPr>
                <w:del w:id="7537" w:author="Utente" w:date="2017-06-26T15:33:00Z"/>
              </w:rPr>
            </w:pPr>
            <w:del w:id="7538" w:author="Utente" w:date="2017-06-26T15:33:00Z">
              <w:r w:rsidRPr="00E352EF" w:rsidDel="00A313A3">
                <w:rPr>
                  <w:rFonts w:ascii="Calibri" w:eastAsia="Calibri" w:hAnsi="Calibri" w:cs="Calibri"/>
                </w:rPr>
                <w:delText>2012C</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19B35" w14:textId="2DF2AE1D" w:rsidR="005A2227" w:rsidRPr="00E352EF" w:rsidDel="00A313A3" w:rsidRDefault="0097053A">
            <w:pPr>
              <w:jc w:val="both"/>
              <w:rPr>
                <w:del w:id="7539" w:author="Utente" w:date="2017-06-26T15:33:00Z"/>
              </w:rPr>
            </w:pPr>
            <w:del w:id="7540" w:author="Utente" w:date="2017-06-26T15:33:00Z">
              <w:r w:rsidRPr="00E352EF" w:rsidDel="00A313A3">
                <w:rPr>
                  <w:rFonts w:ascii="Calibri" w:eastAsia="Calibri" w:hAnsi="Calibri" w:cs="Calibri"/>
                </w:rPr>
                <w:delText>Switzerland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BF6A6" w14:textId="09F2C8A7" w:rsidR="005A2227" w:rsidRPr="00E352EF" w:rsidDel="00A313A3" w:rsidRDefault="0097053A">
            <w:pPr>
              <w:jc w:val="both"/>
              <w:rPr>
                <w:del w:id="7541" w:author="Utente" w:date="2017-06-26T15:33:00Z"/>
              </w:rPr>
            </w:pPr>
            <w:del w:id="7542"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23990" w14:textId="54797055" w:rsidR="005A2227" w:rsidRPr="00E352EF" w:rsidDel="00A313A3" w:rsidRDefault="0097053A">
            <w:pPr>
              <w:jc w:val="both"/>
              <w:rPr>
                <w:del w:id="7543" w:author="Utente" w:date="2017-06-26T15:33:00Z"/>
              </w:rPr>
            </w:pPr>
            <w:del w:id="7544"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71B83" w14:textId="4A61F6C8" w:rsidR="005A2227" w:rsidRPr="00E352EF" w:rsidDel="00A313A3" w:rsidRDefault="0097053A">
            <w:pPr>
              <w:jc w:val="both"/>
              <w:rPr>
                <w:del w:id="7545" w:author="Utente" w:date="2017-06-26T15:33:00Z"/>
              </w:rPr>
            </w:pPr>
            <w:del w:id="7546" w:author="Utente" w:date="2017-06-26T15:33:00Z">
              <w:r w:rsidRPr="00E352EF" w:rsidDel="00A313A3">
                <w:rPr>
                  <w:rFonts w:ascii="Calibri" w:eastAsia="Calibri" w:hAnsi="Calibri" w:cs="Calibri"/>
                </w:rPr>
                <w:delText>7954662</w:delText>
              </w:r>
            </w:del>
          </w:p>
        </w:tc>
      </w:tr>
    </w:tbl>
    <w:p w14:paraId="6A0DC0A5" w14:textId="1B730681" w:rsidR="005A2227" w:rsidRPr="00E352EF" w:rsidDel="00A313A3" w:rsidRDefault="005A2227">
      <w:pPr>
        <w:rPr>
          <w:del w:id="7547" w:author="Utente" w:date="2017-06-26T15:33:00Z"/>
        </w:rPr>
      </w:pPr>
    </w:p>
    <w:tbl>
      <w:tblPr>
        <w:tblW w:w="629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5"/>
        <w:gridCol w:w="1282"/>
        <w:gridCol w:w="936"/>
        <w:gridCol w:w="821"/>
        <w:gridCol w:w="2419"/>
      </w:tblGrid>
      <w:tr w:rsidR="005A2227" w:rsidRPr="00E352EF" w:rsidDel="00A313A3" w14:paraId="3B36E2E7" w14:textId="4417DED1">
        <w:trPr>
          <w:del w:id="7548" w:author="Utente" w:date="2017-06-26T15:33:00Z"/>
        </w:trPr>
        <w:tc>
          <w:tcPr>
            <w:tcW w:w="83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A46EAE" w14:textId="2666780A" w:rsidR="005A2227" w:rsidRPr="00E352EF" w:rsidDel="00A313A3" w:rsidRDefault="003B57DA">
            <w:pPr>
              <w:jc w:val="both"/>
              <w:rPr>
                <w:del w:id="7549" w:author="Utente" w:date="2017-06-26T15:33:00Z"/>
              </w:rPr>
            </w:pPr>
            <w:del w:id="7550" w:author="Utente" w:date="2017-06-26T15:33:00Z">
              <w:r w:rsidRPr="00E352EF" w:rsidDel="00A313A3">
                <w:rPr>
                  <w:rFonts w:ascii="Calibri" w:eastAsia="Calibri" w:hAnsi="Calibri" w:cs="Calibri"/>
                </w:rPr>
                <w:delText>P</w:delText>
              </w:r>
              <w:r w:rsidR="0097053A" w:rsidRPr="00E352EF" w:rsidDel="00A313A3">
                <w:rPr>
                  <w:rFonts w:ascii="Calibri" w:eastAsia="Calibri" w:hAnsi="Calibri" w:cs="Calibri"/>
                </w:rPr>
                <w:delText>opulation</w:delText>
              </w:r>
            </w:del>
            <w:ins w:id="7551" w:author="Laura Viignola" w:date="2017-05-10T17:14:00Z">
              <w:del w:id="7552" w:author="Utente" w:date="2017-06-26T15:33:00Z">
                <w:r w:rsidDel="00A313A3">
                  <w:rPr>
                    <w:rFonts w:ascii="Calibri" w:eastAsia="Calibri" w:hAnsi="Calibri" w:cs="Calibri"/>
                  </w:rPr>
                  <w:delText>ds_r</w:delText>
                </w:r>
              </w:del>
            </w:ins>
          </w:p>
        </w:tc>
      </w:tr>
      <w:tr w:rsidR="005A2227" w:rsidRPr="00E352EF" w:rsidDel="00A313A3" w14:paraId="68414434" w14:textId="58F786EE">
        <w:trPr>
          <w:del w:id="7553" w:author="Utente" w:date="2017-06-26T15:33:00Z"/>
        </w:trPr>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AB7BA7" w14:textId="3DB17B1A" w:rsidR="005A2227" w:rsidRPr="00E352EF" w:rsidDel="00A313A3" w:rsidRDefault="0097053A">
            <w:pPr>
              <w:jc w:val="both"/>
              <w:rPr>
                <w:del w:id="7554" w:author="Utente" w:date="2017-06-26T15:33:00Z"/>
                <w:b/>
              </w:rPr>
            </w:pPr>
            <w:del w:id="7555" w:author="Utente" w:date="2017-06-26T15:33:00Z">
              <w:r w:rsidRPr="00E352EF" w:rsidDel="00A313A3">
                <w:rPr>
                  <w:rFonts w:ascii="Calibri" w:eastAsia="Calibri" w:hAnsi="Calibri" w:cs="Calibri"/>
                  <w:b/>
                </w:rPr>
                <w:delText>TIME</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3974D" w14:textId="2B36A69B" w:rsidR="005A2227" w:rsidRPr="00E352EF" w:rsidDel="00A313A3" w:rsidRDefault="0097053A">
            <w:pPr>
              <w:jc w:val="both"/>
              <w:rPr>
                <w:del w:id="7556" w:author="Utente" w:date="2017-06-26T15:33:00Z"/>
                <w:b/>
              </w:rPr>
            </w:pPr>
            <w:del w:id="7557" w:author="Utente" w:date="2017-06-26T15:33:00Z">
              <w:r w:rsidRPr="00E352EF" w:rsidDel="00A313A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C03274" w14:textId="6F0A0699" w:rsidR="005A2227" w:rsidRPr="00E352EF" w:rsidDel="00A313A3" w:rsidRDefault="0097053A">
            <w:pPr>
              <w:jc w:val="both"/>
              <w:rPr>
                <w:del w:id="7558" w:author="Utente" w:date="2017-06-26T15:33:00Z"/>
                <w:b/>
              </w:rPr>
            </w:pPr>
            <w:del w:id="7559" w:author="Utente" w:date="2017-06-26T15:33:00Z">
              <w:r w:rsidRPr="00E352EF" w:rsidDel="00A313A3">
                <w:rPr>
                  <w:rFonts w:ascii="Calibri" w:eastAsia="Calibri" w:hAnsi="Calibri" w:cs="Calibri"/>
                  <w:b/>
                </w:rPr>
                <w:delText>AGE</w:delText>
              </w:r>
            </w:del>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5C3893" w14:textId="5C8D35F0" w:rsidR="005A2227" w:rsidRPr="00E352EF" w:rsidDel="00A313A3" w:rsidRDefault="0097053A">
            <w:pPr>
              <w:jc w:val="both"/>
              <w:rPr>
                <w:del w:id="7560" w:author="Utente" w:date="2017-06-26T15:33:00Z"/>
                <w:b/>
              </w:rPr>
            </w:pPr>
            <w:del w:id="7561" w:author="Utente" w:date="2017-06-26T15:33:00Z">
              <w:r w:rsidRPr="00E352EF" w:rsidDel="00A313A3">
                <w:rPr>
                  <w:rFonts w:ascii="Calibri" w:eastAsia="Calibri" w:hAnsi="Calibri" w:cs="Calibri"/>
                  <w:b/>
                </w:rPr>
                <w:delText>SEX</w:delText>
              </w:r>
            </w:del>
          </w:p>
        </w:tc>
        <w:tc>
          <w:tcPr>
            <w:tcW w:w="241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F32E3B" w14:textId="30DAE7B3" w:rsidR="005A2227" w:rsidRPr="00E352EF" w:rsidDel="00A313A3" w:rsidRDefault="0097053A">
            <w:pPr>
              <w:jc w:val="both"/>
              <w:rPr>
                <w:del w:id="7562" w:author="Utente" w:date="2017-06-26T15:33:00Z"/>
                <w:b/>
              </w:rPr>
            </w:pPr>
            <w:del w:id="7563" w:author="Utente" w:date="2017-06-26T15:33:00Z">
              <w:r w:rsidRPr="00E352EF" w:rsidDel="00A313A3">
                <w:rPr>
                  <w:rFonts w:ascii="Calibri" w:eastAsia="Calibri" w:hAnsi="Calibri" w:cs="Calibri"/>
                  <w:b/>
                </w:rPr>
                <w:delText>POPULATION_CONDITION</w:delText>
              </w:r>
            </w:del>
          </w:p>
        </w:tc>
      </w:tr>
      <w:tr w:rsidR="005A2227" w:rsidRPr="00E352EF" w:rsidDel="00A313A3" w14:paraId="6B8DB5CB" w14:textId="52CD16BC">
        <w:trPr>
          <w:del w:id="7564"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76A1" w14:textId="45D234E3" w:rsidR="005A2227" w:rsidRPr="00E352EF" w:rsidDel="00A313A3" w:rsidRDefault="0097053A">
            <w:pPr>
              <w:jc w:val="both"/>
              <w:rPr>
                <w:del w:id="7565" w:author="Utente" w:date="2017-06-26T15:33:00Z"/>
              </w:rPr>
            </w:pPr>
            <w:del w:id="7566"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DBC01" w14:textId="41537B8C" w:rsidR="005A2227" w:rsidRPr="00E352EF" w:rsidDel="00A313A3" w:rsidRDefault="0097053A">
            <w:pPr>
              <w:jc w:val="both"/>
              <w:rPr>
                <w:del w:id="7567" w:author="Utente" w:date="2017-06-26T15:33:00Z"/>
              </w:rPr>
            </w:pPr>
            <w:del w:id="7568" w:author="Utente" w:date="2017-06-26T15:33:00Z">
              <w:r w:rsidRPr="00E352EF" w:rsidDel="00A313A3">
                <w:rPr>
                  <w:rFonts w:ascii="Calibri" w:eastAsia="Calibri" w:hAnsi="Calibri" w:cs="Calibri"/>
                </w:rPr>
                <w:delText>Belgium</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25112" w14:textId="2D699A05" w:rsidR="005A2227" w:rsidRPr="00E352EF" w:rsidDel="00A313A3" w:rsidRDefault="0097053A">
            <w:pPr>
              <w:jc w:val="both"/>
              <w:rPr>
                <w:del w:id="7569" w:author="Utente" w:date="2017-06-26T15:33:00Z"/>
              </w:rPr>
            </w:pPr>
            <w:del w:id="7570"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D1029" w14:textId="760FB8BB" w:rsidR="005A2227" w:rsidRPr="00E352EF" w:rsidDel="00A313A3" w:rsidRDefault="0097053A">
            <w:pPr>
              <w:jc w:val="both"/>
              <w:rPr>
                <w:del w:id="7571" w:author="Utente" w:date="2017-06-26T15:33:00Z"/>
              </w:rPr>
            </w:pPr>
            <w:del w:id="7572"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1A899" w14:textId="21D3BB81" w:rsidR="005A2227" w:rsidRPr="00E352EF" w:rsidDel="00A313A3" w:rsidRDefault="0097053A">
            <w:pPr>
              <w:jc w:val="both"/>
              <w:rPr>
                <w:del w:id="7573" w:author="Utente" w:date="2017-06-26T15:33:00Z"/>
              </w:rPr>
            </w:pPr>
            <w:del w:id="7574" w:author="Utente" w:date="2017-06-26T15:33:00Z">
              <w:r w:rsidRPr="00E352EF" w:rsidDel="00A313A3">
                <w:rPr>
                  <w:rFonts w:ascii="Calibri" w:eastAsia="Calibri" w:hAnsi="Calibri" w:cs="Calibri"/>
                </w:rPr>
                <w:delText>true</w:delText>
              </w:r>
            </w:del>
          </w:p>
        </w:tc>
      </w:tr>
      <w:tr w:rsidR="005A2227" w:rsidRPr="00E352EF" w:rsidDel="00A313A3" w14:paraId="4A9754F8" w14:textId="774CF02B">
        <w:trPr>
          <w:del w:id="7575"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42023" w14:textId="65864B5E" w:rsidR="005A2227" w:rsidRPr="00E352EF" w:rsidDel="00A313A3" w:rsidRDefault="0097053A">
            <w:pPr>
              <w:jc w:val="both"/>
              <w:rPr>
                <w:del w:id="7576" w:author="Utente" w:date="2017-06-26T15:33:00Z"/>
              </w:rPr>
            </w:pPr>
            <w:del w:id="7577" w:author="Utente" w:date="2017-06-26T15:33:00Z">
              <w:r w:rsidRPr="00E352EF" w:rsidDel="00A313A3">
                <w:rPr>
                  <w:rFonts w:ascii="Calibri" w:eastAsia="Calibri" w:hAnsi="Calibri" w:cs="Calibri"/>
                </w:rPr>
                <w:delText>2012A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1AE11" w14:textId="48CEBD56" w:rsidR="005A2227" w:rsidRPr="00E352EF" w:rsidDel="00A313A3" w:rsidRDefault="0097053A">
            <w:pPr>
              <w:jc w:val="both"/>
              <w:rPr>
                <w:del w:id="7578" w:author="Utente" w:date="2017-06-26T15:33:00Z"/>
              </w:rPr>
            </w:pPr>
            <w:del w:id="7579" w:author="Utente" w:date="2017-06-26T15:33:00Z">
              <w:r w:rsidRPr="00E352EF" w:rsidDel="00A313A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835D" w14:textId="11FD2034" w:rsidR="005A2227" w:rsidRPr="00E352EF" w:rsidDel="00A313A3" w:rsidRDefault="0097053A">
            <w:pPr>
              <w:jc w:val="both"/>
              <w:rPr>
                <w:del w:id="7580" w:author="Utente" w:date="2017-06-26T15:33:00Z"/>
              </w:rPr>
            </w:pPr>
            <w:del w:id="7581"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2F61AC" w14:textId="5E8777D5" w:rsidR="005A2227" w:rsidRPr="00E352EF" w:rsidDel="00A313A3" w:rsidRDefault="0097053A">
            <w:pPr>
              <w:jc w:val="both"/>
              <w:rPr>
                <w:del w:id="7582" w:author="Utente" w:date="2017-06-26T15:33:00Z"/>
              </w:rPr>
            </w:pPr>
            <w:del w:id="7583"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2E9FD" w14:textId="27FB85E8" w:rsidR="005A2227" w:rsidRPr="00E352EF" w:rsidDel="00A313A3" w:rsidRDefault="0097053A">
            <w:pPr>
              <w:jc w:val="both"/>
              <w:rPr>
                <w:del w:id="7584" w:author="Utente" w:date="2017-06-26T15:33:00Z"/>
              </w:rPr>
            </w:pPr>
            <w:del w:id="7585" w:author="Utente" w:date="2017-06-26T15:33:00Z">
              <w:r w:rsidRPr="00E352EF" w:rsidDel="00A313A3">
                <w:rPr>
                  <w:rFonts w:ascii="Calibri" w:eastAsia="Calibri" w:hAnsi="Calibri" w:cs="Calibri"/>
                </w:rPr>
                <w:delText>false</w:delText>
              </w:r>
            </w:del>
          </w:p>
        </w:tc>
      </w:tr>
      <w:tr w:rsidR="005A2227" w:rsidRPr="00E352EF" w:rsidDel="00A313A3" w14:paraId="78121A37" w14:textId="42BA2C85">
        <w:trPr>
          <w:del w:id="7586"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38191" w14:textId="58C0F9AF" w:rsidR="005A2227" w:rsidRPr="00E352EF" w:rsidDel="00A313A3" w:rsidRDefault="0097053A">
            <w:pPr>
              <w:jc w:val="both"/>
              <w:rPr>
                <w:del w:id="7587" w:author="Utente" w:date="2017-06-26T15:33:00Z"/>
              </w:rPr>
            </w:pPr>
            <w:del w:id="7588"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E587D" w14:textId="3284C72C" w:rsidR="005A2227" w:rsidRPr="00E352EF" w:rsidDel="00A313A3" w:rsidRDefault="0097053A">
            <w:pPr>
              <w:jc w:val="both"/>
              <w:rPr>
                <w:del w:id="7589" w:author="Utente" w:date="2017-06-26T15:33:00Z"/>
              </w:rPr>
            </w:pPr>
            <w:del w:id="7590" w:author="Utente" w:date="2017-06-26T15:33:00Z">
              <w:r w:rsidRPr="00E352EF" w:rsidDel="00A313A3">
                <w:rPr>
                  <w:rFonts w:ascii="Calibri" w:eastAsia="Calibri" w:hAnsi="Calibri" w:cs="Calibri"/>
                </w:rPr>
                <w:delText>Spain</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591D3" w14:textId="7EDFF44D" w:rsidR="005A2227" w:rsidRPr="00E352EF" w:rsidDel="00A313A3" w:rsidRDefault="0097053A">
            <w:pPr>
              <w:jc w:val="both"/>
              <w:rPr>
                <w:del w:id="7591" w:author="Utente" w:date="2017-06-26T15:33:00Z"/>
              </w:rPr>
            </w:pPr>
            <w:del w:id="7592"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37FA09" w14:textId="1A57305F" w:rsidR="005A2227" w:rsidRPr="00E352EF" w:rsidDel="00A313A3" w:rsidRDefault="0097053A">
            <w:pPr>
              <w:jc w:val="both"/>
              <w:rPr>
                <w:del w:id="7593" w:author="Utente" w:date="2017-06-26T15:33:00Z"/>
              </w:rPr>
            </w:pPr>
            <w:del w:id="7594"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7FEF74" w14:textId="5112364E" w:rsidR="005A2227" w:rsidRPr="00E352EF" w:rsidDel="00A313A3" w:rsidRDefault="0097053A">
            <w:pPr>
              <w:jc w:val="both"/>
              <w:rPr>
                <w:del w:id="7595" w:author="Utente" w:date="2017-06-26T15:33:00Z"/>
              </w:rPr>
            </w:pPr>
            <w:del w:id="7596" w:author="Utente" w:date="2017-06-26T15:33:00Z">
              <w:r w:rsidRPr="00E352EF" w:rsidDel="00A313A3">
                <w:rPr>
                  <w:rFonts w:ascii="Calibri" w:eastAsia="Calibri" w:hAnsi="Calibri" w:cs="Calibri"/>
                </w:rPr>
                <w:delText>true</w:delText>
              </w:r>
            </w:del>
          </w:p>
        </w:tc>
      </w:tr>
      <w:tr w:rsidR="005A2227" w:rsidRPr="00E352EF" w:rsidDel="00A313A3" w14:paraId="7C5205EC" w14:textId="57BC2799">
        <w:trPr>
          <w:del w:id="7597"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4B174" w14:textId="002E4EDE" w:rsidR="005A2227" w:rsidRPr="00E352EF" w:rsidDel="00A313A3" w:rsidRDefault="0097053A">
            <w:pPr>
              <w:jc w:val="both"/>
              <w:rPr>
                <w:del w:id="7598" w:author="Utente" w:date="2017-06-26T15:33:00Z"/>
              </w:rPr>
            </w:pPr>
            <w:del w:id="7599"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98AA8D" w14:textId="550CE1B6" w:rsidR="005A2227" w:rsidRPr="00E352EF" w:rsidDel="00A313A3" w:rsidRDefault="0097053A">
            <w:pPr>
              <w:jc w:val="both"/>
              <w:rPr>
                <w:del w:id="7600" w:author="Utente" w:date="2017-06-26T15:33:00Z"/>
              </w:rPr>
            </w:pPr>
            <w:del w:id="7601" w:author="Utente" w:date="2017-06-26T15:33:00Z">
              <w:r w:rsidRPr="00E352EF" w:rsidDel="00A313A3">
                <w:rPr>
                  <w:rFonts w:ascii="Calibri" w:eastAsia="Calibri" w:hAnsi="Calibri" w:cs="Calibri"/>
                </w:rPr>
                <w:delText>Malta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39CEB" w14:textId="142DE8F6" w:rsidR="005A2227" w:rsidRPr="00E352EF" w:rsidDel="00A313A3" w:rsidRDefault="0097053A">
            <w:pPr>
              <w:jc w:val="both"/>
              <w:rPr>
                <w:del w:id="7602" w:author="Utente" w:date="2017-06-26T15:33:00Z"/>
              </w:rPr>
            </w:pPr>
            <w:del w:id="7603"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7B7F7" w14:textId="2E93891B" w:rsidR="005A2227" w:rsidRPr="00E352EF" w:rsidDel="00A313A3" w:rsidRDefault="0097053A">
            <w:pPr>
              <w:jc w:val="both"/>
              <w:rPr>
                <w:del w:id="7604" w:author="Utente" w:date="2017-06-26T15:33:00Z"/>
              </w:rPr>
            </w:pPr>
            <w:del w:id="7605"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95B58" w14:textId="22B3687C" w:rsidR="005A2227" w:rsidRPr="00E352EF" w:rsidDel="00A313A3" w:rsidRDefault="0097053A">
            <w:pPr>
              <w:jc w:val="both"/>
              <w:rPr>
                <w:del w:id="7606" w:author="Utente" w:date="2017-06-26T15:33:00Z"/>
              </w:rPr>
            </w:pPr>
            <w:del w:id="7607" w:author="Utente" w:date="2017-06-26T15:33:00Z">
              <w:r w:rsidRPr="00E352EF" w:rsidDel="00A313A3">
                <w:rPr>
                  <w:rFonts w:ascii="Calibri" w:eastAsia="Calibri" w:hAnsi="Calibri" w:cs="Calibri"/>
                </w:rPr>
                <w:delText>true</w:delText>
              </w:r>
            </w:del>
          </w:p>
        </w:tc>
      </w:tr>
      <w:tr w:rsidR="005A2227" w:rsidRPr="00E352EF" w:rsidDel="00A313A3" w14:paraId="43AB7C7A" w14:textId="095FFEF0">
        <w:trPr>
          <w:del w:id="7608"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A2F75" w14:textId="2F61DA69" w:rsidR="005A2227" w:rsidRPr="00E352EF" w:rsidDel="00A313A3" w:rsidRDefault="0097053A">
            <w:pPr>
              <w:jc w:val="both"/>
              <w:rPr>
                <w:del w:id="7609" w:author="Utente" w:date="2017-06-26T15:33:00Z"/>
              </w:rPr>
            </w:pPr>
            <w:del w:id="7610"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9E1B" w14:textId="48C6D3BF" w:rsidR="005A2227" w:rsidRPr="00E352EF" w:rsidDel="00A313A3" w:rsidRDefault="0097053A">
            <w:pPr>
              <w:jc w:val="both"/>
              <w:rPr>
                <w:del w:id="7611" w:author="Utente" w:date="2017-06-26T15:33:00Z"/>
              </w:rPr>
            </w:pPr>
            <w:del w:id="7612" w:author="Utente" w:date="2017-06-26T15:33:00Z">
              <w:r w:rsidRPr="00E352EF" w:rsidDel="00A313A3">
                <w:rPr>
                  <w:rFonts w:ascii="Calibri" w:eastAsia="Calibri" w:hAnsi="Calibri" w:cs="Calibri"/>
                </w:rPr>
                <w:delText>Finland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D3C5D" w14:textId="1D52EEB7" w:rsidR="005A2227" w:rsidRPr="00E352EF" w:rsidDel="00A313A3" w:rsidRDefault="0097053A">
            <w:pPr>
              <w:jc w:val="both"/>
              <w:rPr>
                <w:del w:id="7613" w:author="Utente" w:date="2017-06-26T15:33:00Z"/>
              </w:rPr>
            </w:pPr>
            <w:del w:id="7614"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18B5B" w14:textId="4375F888" w:rsidR="005A2227" w:rsidRPr="00E352EF" w:rsidDel="00A313A3" w:rsidRDefault="0097053A">
            <w:pPr>
              <w:jc w:val="both"/>
              <w:rPr>
                <w:del w:id="7615" w:author="Utente" w:date="2017-06-26T15:33:00Z"/>
              </w:rPr>
            </w:pPr>
            <w:del w:id="7616"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C1E83" w14:textId="7D999E6F" w:rsidR="005A2227" w:rsidRPr="00E352EF" w:rsidDel="00A313A3" w:rsidRDefault="0097053A">
            <w:pPr>
              <w:jc w:val="both"/>
              <w:rPr>
                <w:del w:id="7617" w:author="Utente" w:date="2017-06-26T15:33:00Z"/>
              </w:rPr>
            </w:pPr>
            <w:del w:id="7618" w:author="Utente" w:date="2017-06-26T15:33:00Z">
              <w:r w:rsidRPr="00E352EF" w:rsidDel="00A313A3">
                <w:rPr>
                  <w:rFonts w:ascii="Calibri" w:eastAsia="Calibri" w:hAnsi="Calibri" w:cs="Calibri"/>
                </w:rPr>
                <w:delText>true</w:delText>
              </w:r>
            </w:del>
          </w:p>
        </w:tc>
      </w:tr>
      <w:tr w:rsidR="005A2227" w:rsidRPr="00E352EF" w:rsidDel="00A313A3" w14:paraId="5D21E3BF" w14:textId="3C6ED88D">
        <w:trPr>
          <w:del w:id="7619"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D33BF3" w14:textId="750DD7BC" w:rsidR="005A2227" w:rsidRPr="00E352EF" w:rsidDel="00A313A3" w:rsidRDefault="0097053A">
            <w:pPr>
              <w:jc w:val="both"/>
              <w:rPr>
                <w:del w:id="7620" w:author="Utente" w:date="2017-06-26T15:33:00Z"/>
              </w:rPr>
            </w:pPr>
            <w:del w:id="7621" w:author="Utente" w:date="2017-06-26T15:33:00Z">
              <w:r w:rsidRPr="00E352EF" w:rsidDel="00A313A3">
                <w:rPr>
                  <w:rFonts w:ascii="Calibri" w:eastAsia="Calibri" w:hAnsi="Calibri" w:cs="Calibri"/>
                </w:rPr>
                <w:delText>2012C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AF94C5" w14:textId="1A6A36F6" w:rsidR="005A2227" w:rsidRPr="00E352EF" w:rsidDel="00A313A3" w:rsidRDefault="0097053A">
            <w:pPr>
              <w:jc w:val="both"/>
              <w:rPr>
                <w:del w:id="7622" w:author="Utente" w:date="2017-06-26T15:33:00Z"/>
              </w:rPr>
            </w:pPr>
            <w:del w:id="7623" w:author="Utente" w:date="2017-06-26T15:33:00Z">
              <w:r w:rsidRPr="00E352EF" w:rsidDel="00A313A3">
                <w:rPr>
                  <w:rFonts w:ascii="Calibri" w:eastAsia="Calibri" w:hAnsi="Calibri" w:cs="Calibri"/>
                </w:rPr>
                <w:delText>Switzerland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B2BF3" w14:textId="4B912675" w:rsidR="005A2227" w:rsidRPr="00E352EF" w:rsidDel="00A313A3" w:rsidRDefault="0097053A">
            <w:pPr>
              <w:jc w:val="both"/>
              <w:rPr>
                <w:del w:id="7624" w:author="Utente" w:date="2017-06-26T15:33:00Z"/>
              </w:rPr>
            </w:pPr>
            <w:del w:id="7625"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1CFB5" w14:textId="4DD1875E" w:rsidR="005A2227" w:rsidRPr="00E352EF" w:rsidDel="00A313A3" w:rsidRDefault="0097053A">
            <w:pPr>
              <w:jc w:val="both"/>
              <w:rPr>
                <w:del w:id="7626" w:author="Utente" w:date="2017-06-26T15:33:00Z"/>
              </w:rPr>
            </w:pPr>
            <w:del w:id="7627"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4911" w14:textId="76D74B40" w:rsidR="005A2227" w:rsidRPr="00E352EF" w:rsidDel="00A313A3" w:rsidRDefault="0097053A">
            <w:pPr>
              <w:jc w:val="both"/>
              <w:rPr>
                <w:del w:id="7628" w:author="Utente" w:date="2017-06-26T15:33:00Z"/>
              </w:rPr>
            </w:pPr>
            <w:del w:id="7629" w:author="Utente" w:date="2017-06-26T15:33:00Z">
              <w:r w:rsidRPr="00E352EF" w:rsidDel="00A313A3">
                <w:rPr>
                  <w:rFonts w:ascii="Calibri" w:eastAsia="Calibri" w:hAnsi="Calibri" w:cs="Calibri"/>
                </w:rPr>
                <w:delText>false</w:delText>
              </w:r>
            </w:del>
          </w:p>
        </w:tc>
      </w:tr>
    </w:tbl>
    <w:p w14:paraId="782AF6AB" w14:textId="03766E45" w:rsidR="005A2227" w:rsidRPr="00E352EF" w:rsidDel="00A313A3" w:rsidRDefault="005A2227">
      <w:pPr>
        <w:rPr>
          <w:del w:id="7630" w:author="Utente" w:date="2017-06-26T15:33:00Z"/>
        </w:rPr>
      </w:pPr>
    </w:p>
    <w:p w14:paraId="2345E79F" w14:textId="5E20B704" w:rsidR="005A2227" w:rsidRPr="00E352EF" w:rsidDel="00A313A3" w:rsidRDefault="0097053A" w:rsidP="00E83D59">
      <w:pPr>
        <w:pStyle w:val="Stile3"/>
        <w:rPr>
          <w:del w:id="7631" w:author="Utente" w:date="2017-06-26T15:33:00Z"/>
          <w:lang w:val="en-GB"/>
        </w:rPr>
      </w:pPr>
      <w:bookmarkStart w:id="7632" w:name="_Toc462659706"/>
      <w:bookmarkStart w:id="7633" w:name="_Toc463805766"/>
      <w:bookmarkStart w:id="7634" w:name="_Toc464487943"/>
      <w:del w:id="7635" w:author="Utente" w:date="2017-06-26T15:33:00Z">
        <w:r w:rsidRPr="00E352EF" w:rsidDel="00A313A3">
          <w:rPr>
            <w:lang w:val="en-GB"/>
          </w:rPr>
          <w:delText>all</w:delText>
        </w:r>
        <w:bookmarkEnd w:id="7632"/>
        <w:bookmarkEnd w:id="7633"/>
        <w:bookmarkEnd w:id="7634"/>
      </w:del>
    </w:p>
    <w:p w14:paraId="4BD38F02" w14:textId="054D8B21" w:rsidR="005A2227" w:rsidRPr="00E352EF" w:rsidDel="00A313A3" w:rsidRDefault="0097053A" w:rsidP="005E7E74">
      <w:pPr>
        <w:rPr>
          <w:del w:id="7636" w:author="Utente" w:date="2017-06-26T15:33:00Z"/>
          <w:rFonts w:ascii="Cambria" w:hAnsi="Cambria"/>
        </w:rPr>
      </w:pPr>
      <w:del w:id="7637" w:author="Utente" w:date="2017-06-26T15:33:00Z">
        <w:r w:rsidRPr="00E352EF" w:rsidDel="00A313A3">
          <w:rPr>
            <w:rFonts w:ascii="Cambria" w:eastAsia="Calibri" w:hAnsi="Cambria" w:cs="Calibri"/>
            <w:i/>
            <w:color w:val="5B9BD5"/>
          </w:rPr>
          <w:delText>Semantics</w:delText>
        </w:r>
      </w:del>
    </w:p>
    <w:p w14:paraId="0E222E2D" w14:textId="3A297253" w:rsidR="005A2227" w:rsidRPr="00E352EF" w:rsidDel="00A313A3" w:rsidRDefault="0097053A" w:rsidP="005E7E74">
      <w:pPr>
        <w:rPr>
          <w:del w:id="7638" w:author="Utente" w:date="2017-06-26T15:33:00Z"/>
          <w:rFonts w:ascii="Cambria" w:hAnsi="Cambria"/>
        </w:rPr>
      </w:pPr>
      <w:del w:id="7639" w:author="Utente" w:date="2017-06-26T15:33:00Z">
        <w:r w:rsidRPr="00E352EF" w:rsidDel="00A313A3">
          <w:rPr>
            <w:rFonts w:ascii="Cambria" w:hAnsi="Cambria"/>
          </w:rPr>
          <w:lastRenderedPageBreak/>
          <w:delText xml:space="preserve">The </w:delText>
        </w:r>
        <w:r w:rsidRPr="00E352EF" w:rsidDel="00A313A3">
          <w:rPr>
            <w:rFonts w:ascii="Cambria" w:hAnsi="Cambria"/>
            <w:b/>
          </w:rPr>
          <w:delText xml:space="preserve">all </w:delText>
        </w:r>
        <w:r w:rsidRPr="00E352EF" w:rsidDel="00A313A3">
          <w:rPr>
            <w:rFonts w:ascii="Cambria" w:hAnsi="Cambria"/>
          </w:rPr>
          <w:delText xml:space="preserve">operator verifies that all values in the </w:delText>
        </w:r>
        <w:r w:rsidR="00F4601C" w:rsidRPr="00E352EF" w:rsidDel="00A313A3">
          <w:delText>Dataset</w:delText>
        </w:r>
        <w:r w:rsidRPr="00E352EF" w:rsidDel="00A313A3">
          <w:rPr>
            <w:rFonts w:ascii="Cambria" w:hAnsi="Cambria"/>
          </w:rPr>
          <w:delText xml:space="preserve"> are true</w:delText>
        </w:r>
      </w:del>
    </w:p>
    <w:p w14:paraId="50521DC8" w14:textId="6313B32A" w:rsidR="005E7E74" w:rsidRPr="00E352EF" w:rsidDel="00A313A3" w:rsidRDefault="005E7E74" w:rsidP="005E7E74">
      <w:pPr>
        <w:rPr>
          <w:del w:id="7640" w:author="Utente" w:date="2017-06-26T15:33:00Z"/>
          <w:rFonts w:ascii="Cambria" w:eastAsia="Calibri" w:hAnsi="Cambria" w:cs="Calibri"/>
          <w:i/>
          <w:color w:val="5B9BD5"/>
        </w:rPr>
      </w:pPr>
    </w:p>
    <w:p w14:paraId="794D6CA7" w14:textId="2FAAD882" w:rsidR="005A2227" w:rsidRPr="00E352EF" w:rsidDel="00A313A3" w:rsidRDefault="0097053A" w:rsidP="00543198">
      <w:pPr>
        <w:rPr>
          <w:del w:id="7641" w:author="Utente" w:date="2017-06-26T15:33:00Z"/>
          <w:rFonts w:ascii="Cambria" w:eastAsia="Calibri" w:hAnsi="Cambria" w:cs="Calibri"/>
          <w:i/>
          <w:color w:val="5B9BD5"/>
        </w:rPr>
      </w:pPr>
      <w:del w:id="7642" w:author="Utente" w:date="2017-06-26T15:33:00Z">
        <w:r w:rsidRPr="00E352EF" w:rsidDel="00A313A3">
          <w:rPr>
            <w:rFonts w:ascii="Cambria" w:eastAsia="Calibri" w:hAnsi="Cambria" w:cs="Calibri"/>
            <w:i/>
            <w:color w:val="5B9BD5"/>
          </w:rPr>
          <w:delText>Syntax</w:delText>
        </w:r>
      </w:del>
    </w:p>
    <w:p w14:paraId="2A4E2B32" w14:textId="7C0FBA6C" w:rsidR="005A2227" w:rsidRPr="00E352EF" w:rsidDel="00A313A3" w:rsidRDefault="0097053A" w:rsidP="005E7E74">
      <w:pPr>
        <w:rPr>
          <w:del w:id="7643" w:author="Utente" w:date="2017-06-26T15:33:00Z"/>
          <w:rFonts w:ascii="Cambria" w:hAnsi="Cambria"/>
        </w:rPr>
      </w:pPr>
      <w:del w:id="7644" w:author="Utente" w:date="2017-06-26T15:33:00Z">
        <w:r w:rsidRPr="00E352EF" w:rsidDel="00A313A3">
          <w:rPr>
            <w:rFonts w:ascii="Cambria" w:eastAsia="Calibri" w:hAnsi="Cambria" w:cs="Calibri"/>
            <w:b/>
          </w:rPr>
          <w:delText>all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13DBDFA1" w14:textId="026FC4F6" w:rsidR="005E7E74" w:rsidRPr="00E352EF" w:rsidDel="00A313A3" w:rsidRDefault="005E7E74" w:rsidP="005E7E74">
      <w:pPr>
        <w:rPr>
          <w:del w:id="7645" w:author="Utente" w:date="2017-06-26T15:33:00Z"/>
          <w:rFonts w:ascii="Cambria" w:eastAsia="Calibri" w:hAnsi="Cambria" w:cs="Calibri"/>
          <w:i/>
          <w:color w:val="5B9BD5"/>
        </w:rPr>
      </w:pPr>
    </w:p>
    <w:p w14:paraId="751EDB62" w14:textId="02E64E6C" w:rsidR="005A2227" w:rsidRPr="00E352EF" w:rsidDel="00A313A3" w:rsidRDefault="0097053A" w:rsidP="00543198">
      <w:pPr>
        <w:rPr>
          <w:del w:id="7646" w:author="Utente" w:date="2017-06-26T15:33:00Z"/>
          <w:rFonts w:ascii="Cambria" w:eastAsia="Calibri" w:hAnsi="Cambria" w:cs="Calibri"/>
          <w:i/>
          <w:color w:val="5B9BD5"/>
        </w:rPr>
      </w:pPr>
      <w:del w:id="7647" w:author="Utente" w:date="2017-06-26T15:33:00Z">
        <w:r w:rsidRPr="00E352EF" w:rsidDel="00A313A3">
          <w:rPr>
            <w:rFonts w:ascii="Cambria" w:eastAsia="Calibri" w:hAnsi="Cambria" w:cs="Calibri"/>
            <w:i/>
            <w:color w:val="5B9BD5"/>
          </w:rPr>
          <w:delText>Parameters</w:delText>
        </w:r>
      </w:del>
    </w:p>
    <w:p w14:paraId="3BD32BC6" w14:textId="13AEC138" w:rsidR="005A2227" w:rsidRPr="00E352EF" w:rsidDel="00A313A3" w:rsidRDefault="005E7E74" w:rsidP="005E7E74">
      <w:pPr>
        <w:rPr>
          <w:del w:id="7648" w:author="Utente" w:date="2017-06-26T15:33:00Z"/>
          <w:rFonts w:ascii="Cambria" w:hAnsi="Cambria"/>
        </w:rPr>
      </w:pPr>
      <w:del w:id="7649"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2F43176F" w14:textId="0A17B7CB" w:rsidR="005A2227" w:rsidRPr="00E352EF" w:rsidDel="00A313A3" w:rsidRDefault="0097053A" w:rsidP="005E7E74">
      <w:pPr>
        <w:rPr>
          <w:del w:id="7650" w:author="Utente" w:date="2017-06-26T15:33:00Z"/>
          <w:rFonts w:ascii="Cambria" w:hAnsi="Cambria"/>
        </w:rPr>
      </w:pPr>
      <w:del w:id="7651" w:author="Utente" w:date="2017-06-26T15:33:00Z">
        <w:r w:rsidRPr="00E352EF" w:rsidDel="00A313A3">
          <w:rPr>
            <w:rFonts w:ascii="Cambria" w:hAnsi="Cambria"/>
          </w:rPr>
          <w:delText xml:space="preserve">                    {attribute &lt;IDENT&gt; as scalar-type }* </w:delText>
        </w:r>
      </w:del>
    </w:p>
    <w:p w14:paraId="3BE6C242" w14:textId="4AF2A011" w:rsidR="00DE5E99" w:rsidRPr="00E352EF" w:rsidDel="00A313A3" w:rsidRDefault="00DE5E99" w:rsidP="005E7E74">
      <w:pPr>
        <w:rPr>
          <w:del w:id="7652" w:author="Utente" w:date="2017-06-26T15:33:00Z"/>
          <w:rFonts w:ascii="Cambria" w:hAnsi="Cambria"/>
        </w:rPr>
      </w:pPr>
    </w:p>
    <w:p w14:paraId="1EB73C04" w14:textId="441CFA7A" w:rsidR="00DE5E99" w:rsidRPr="00E352EF" w:rsidDel="00A313A3" w:rsidRDefault="0097053A" w:rsidP="005E7E74">
      <w:pPr>
        <w:rPr>
          <w:del w:id="7653" w:author="Utente" w:date="2017-06-26T15:33:00Z"/>
          <w:rFonts w:ascii="Cambria" w:hAnsi="Cambria"/>
        </w:rPr>
      </w:pPr>
      <w:del w:id="7654"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7686175A" w14:textId="26C1F3DD" w:rsidR="005E7E74" w:rsidRPr="00E352EF" w:rsidDel="00A313A3" w:rsidRDefault="005E7E74" w:rsidP="005E7E74">
      <w:pPr>
        <w:rPr>
          <w:del w:id="7655" w:author="Utente" w:date="2017-06-26T15:33:00Z"/>
          <w:rFonts w:ascii="Cambria" w:hAnsi="Cambria"/>
          <w:i/>
          <w:color w:val="5B9BD5"/>
        </w:rPr>
      </w:pPr>
    </w:p>
    <w:p w14:paraId="113AD6DA" w14:textId="33DCDE81" w:rsidR="005A2227" w:rsidRPr="00E352EF" w:rsidDel="00A313A3" w:rsidRDefault="0097053A" w:rsidP="00543198">
      <w:pPr>
        <w:rPr>
          <w:del w:id="7656" w:author="Utente" w:date="2017-06-26T15:33:00Z"/>
          <w:rFonts w:ascii="Cambria" w:eastAsia="Calibri" w:hAnsi="Cambria" w:cs="Calibri"/>
          <w:i/>
          <w:color w:val="5B9BD5"/>
        </w:rPr>
      </w:pPr>
      <w:del w:id="7657" w:author="Utente" w:date="2017-06-26T15:33:00Z">
        <w:r w:rsidRPr="00E352EF" w:rsidDel="00A313A3">
          <w:rPr>
            <w:rFonts w:ascii="Cambria" w:eastAsia="Calibri" w:hAnsi="Cambria" w:cs="Calibri"/>
            <w:i/>
            <w:color w:val="5B9BD5"/>
          </w:rPr>
          <w:delText>Constraints</w:delText>
        </w:r>
      </w:del>
    </w:p>
    <w:p w14:paraId="1951261D" w14:textId="6213FF72" w:rsidR="005A2227" w:rsidRPr="00E352EF" w:rsidDel="00A313A3" w:rsidRDefault="0097053A" w:rsidP="005E7E74">
      <w:pPr>
        <w:rPr>
          <w:del w:id="7658" w:author="Utente" w:date="2017-06-26T15:33:00Z"/>
          <w:rFonts w:ascii="Cambria" w:hAnsi="Cambria"/>
        </w:rPr>
      </w:pPr>
      <w:del w:id="7659"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286514" w:rsidRPr="00E352EF" w:rsidDel="00A313A3">
          <w:rPr>
            <w:rFonts w:ascii="Cambria" w:hAnsi="Cambria"/>
            <w:b/>
          </w:rPr>
          <w:delText>boolean</w:delText>
        </w:r>
        <w:r w:rsidRPr="00E352EF" w:rsidDel="00A313A3">
          <w:rPr>
            <w:rFonts w:ascii="Cambria" w:hAnsi="Cambria"/>
          </w:rPr>
          <w:delText xml:space="preserve">. </w:delText>
        </w:r>
      </w:del>
    </w:p>
    <w:p w14:paraId="592FF3DC" w14:textId="343B95ED" w:rsidR="005E7E74" w:rsidRPr="00E352EF" w:rsidDel="00A313A3" w:rsidRDefault="005E7E74" w:rsidP="005E7E74">
      <w:pPr>
        <w:rPr>
          <w:del w:id="7660" w:author="Utente" w:date="2017-06-26T15:33:00Z"/>
          <w:rFonts w:ascii="Cambria" w:hAnsi="Cambria"/>
          <w:i/>
          <w:color w:val="5B9BD5"/>
        </w:rPr>
      </w:pPr>
    </w:p>
    <w:p w14:paraId="1FAB2A26" w14:textId="528DA38D" w:rsidR="005A2227" w:rsidRPr="00E352EF" w:rsidDel="00A313A3" w:rsidRDefault="0097053A" w:rsidP="00543198">
      <w:pPr>
        <w:rPr>
          <w:del w:id="7661" w:author="Utente" w:date="2017-06-26T15:33:00Z"/>
          <w:rFonts w:ascii="Cambria" w:eastAsia="Calibri" w:hAnsi="Cambria" w:cs="Calibri"/>
          <w:i/>
          <w:color w:val="5B9BD5"/>
        </w:rPr>
      </w:pPr>
      <w:del w:id="7662" w:author="Utente" w:date="2017-06-26T15:33:00Z">
        <w:r w:rsidRPr="00E352EF" w:rsidDel="00A313A3">
          <w:rPr>
            <w:rFonts w:ascii="Cambria" w:eastAsia="Calibri" w:hAnsi="Cambria" w:cs="Calibri"/>
            <w:i/>
            <w:color w:val="5B9BD5"/>
          </w:rPr>
          <w:delText>Returns</w:delText>
        </w:r>
      </w:del>
    </w:p>
    <w:p w14:paraId="047CA483" w14:textId="0EED0F04" w:rsidR="005A2227" w:rsidRPr="00E352EF" w:rsidDel="00A313A3" w:rsidRDefault="00FD3798" w:rsidP="005E7E74">
      <w:pPr>
        <w:rPr>
          <w:del w:id="7663" w:author="Utente" w:date="2017-06-26T15:33:00Z"/>
          <w:rFonts w:ascii="Cambria" w:hAnsi="Cambria"/>
        </w:rPr>
      </w:pPr>
      <w:del w:id="7664"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 </w:delText>
        </w:r>
        <w:r w:rsidRPr="00E352EF" w:rsidDel="00A313A3">
          <w:rPr>
            <w:rFonts w:ascii="Cambria" w:eastAsia="Calibri" w:hAnsi="Cambria" w:cs="Calibri"/>
          </w:rPr>
          <w:delText xml:space="preserve">called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all data points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3CBFEB9D" w14:textId="3765D582" w:rsidR="005E7E74" w:rsidRPr="00E352EF" w:rsidDel="00A313A3" w:rsidRDefault="005E7E74" w:rsidP="005E7E74">
      <w:pPr>
        <w:rPr>
          <w:del w:id="7665" w:author="Utente" w:date="2017-06-26T15:33:00Z"/>
          <w:rFonts w:ascii="Cambria" w:hAnsi="Cambria"/>
          <w:i/>
          <w:color w:val="5B9BD5"/>
        </w:rPr>
      </w:pPr>
    </w:p>
    <w:p w14:paraId="29BEBE74" w14:textId="58BCB9E3" w:rsidR="005E7E74" w:rsidRPr="00E352EF" w:rsidDel="00A313A3" w:rsidRDefault="005E7E74" w:rsidP="005E7E74">
      <w:pPr>
        <w:rPr>
          <w:del w:id="7666" w:author="Utente" w:date="2017-06-26T15:33:00Z"/>
          <w:rFonts w:ascii="Cambria" w:hAnsi="Cambria"/>
          <w:i/>
          <w:color w:val="5B9BD5"/>
        </w:rPr>
      </w:pPr>
    </w:p>
    <w:p w14:paraId="159D2882" w14:textId="782025A4" w:rsidR="005A2227" w:rsidRPr="00E352EF" w:rsidDel="00A313A3" w:rsidRDefault="0097053A" w:rsidP="00543198">
      <w:pPr>
        <w:rPr>
          <w:del w:id="7667" w:author="Utente" w:date="2017-06-26T15:33:00Z"/>
          <w:rFonts w:ascii="Cambria" w:eastAsia="Calibri" w:hAnsi="Cambria" w:cs="Calibri"/>
          <w:i/>
          <w:color w:val="5B9BD5"/>
        </w:rPr>
      </w:pPr>
      <w:del w:id="7668" w:author="Utente" w:date="2017-06-26T15:33:00Z">
        <w:r w:rsidRPr="00E352EF" w:rsidDel="00A313A3">
          <w:rPr>
            <w:rFonts w:ascii="Cambria" w:eastAsia="Calibri" w:hAnsi="Cambria" w:cs="Calibri"/>
            <w:i/>
            <w:color w:val="5B9BD5"/>
          </w:rPr>
          <w:delText>Examples</w:delText>
        </w:r>
      </w:del>
    </w:p>
    <w:p w14:paraId="4927B7D3" w14:textId="6E439646" w:rsidR="005A2227" w:rsidRPr="00E352EF" w:rsidDel="00A313A3" w:rsidRDefault="0097053A" w:rsidP="00EA6708">
      <w:pPr>
        <w:rPr>
          <w:del w:id="7669" w:author="Utente" w:date="2017-06-26T15:33:00Z"/>
          <w:rFonts w:ascii="Cambria" w:eastAsia="Calibri" w:hAnsi="Cambria" w:cs="Calibri"/>
        </w:rPr>
      </w:pPr>
      <w:del w:id="7670" w:author="Utente" w:date="2017-06-26T15:33:00Z">
        <w:r w:rsidRPr="00E352EF" w:rsidDel="00A313A3">
          <w:rPr>
            <w:rFonts w:asciiTheme="majorHAnsi" w:eastAsia="Calibri" w:hAnsiTheme="majorHAnsi"/>
          </w:rPr>
          <w:delText xml:space="preserve">1)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 ds_1.</w:delText>
        </w:r>
      </w:del>
      <w:ins w:id="7671" w:author="Laura Viignola" w:date="2017-05-11T09:37:00Z">
        <w:del w:id="7672" w:author="Utente" w:date="2017-06-26T15:33:00Z">
          <w:r w:rsidR="004266D2" w:rsidDel="00A313A3">
            <w:rPr>
              <w:rFonts w:ascii="Cambria" w:eastAsia="Calibri" w:hAnsi="Cambria" w:cs="Calibri"/>
            </w:rPr>
            <w:delText>#</w:delText>
          </w:r>
        </w:del>
      </w:ins>
      <w:del w:id="7673" w:author="Utente" w:date="2017-06-26T15:33:00Z">
        <w:r w:rsidRPr="00E352EF" w:rsidDel="00A313A3">
          <w:rPr>
            <w:rFonts w:ascii="Cambria" w:eastAsia="Calibri" w:hAnsi="Cambria" w:cs="Calibri"/>
          </w:rPr>
          <w:delText>VALUE&gt;100 )</w:delText>
        </w:r>
      </w:del>
    </w:p>
    <w:p w14:paraId="13C40720" w14:textId="31E8F6EA" w:rsidR="0062787A" w:rsidRPr="00E352EF" w:rsidDel="00A313A3" w:rsidRDefault="0062787A" w:rsidP="00EA6708">
      <w:pPr>
        <w:rPr>
          <w:del w:id="7674"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02852029" w14:textId="030EF8FE">
        <w:trPr>
          <w:trHeight w:val="144"/>
          <w:del w:id="7675"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252188F" w14:textId="4C12A9F5" w:rsidR="005A2227" w:rsidRPr="00E352EF" w:rsidDel="00A313A3" w:rsidRDefault="0097053A">
            <w:pPr>
              <w:jc w:val="both"/>
              <w:rPr>
                <w:del w:id="7676" w:author="Utente" w:date="2017-06-26T15:33:00Z"/>
              </w:rPr>
            </w:pPr>
            <w:del w:id="7677" w:author="Utente" w:date="2017-06-26T15:33:00Z">
              <w:r w:rsidRPr="00E352EF" w:rsidDel="00A313A3">
                <w:rPr>
                  <w:rFonts w:ascii="Calibri" w:eastAsia="Calibri" w:hAnsi="Calibri" w:cs="Calibri"/>
                </w:rPr>
                <w:delText>ds_1</w:delText>
              </w:r>
            </w:del>
          </w:p>
        </w:tc>
      </w:tr>
      <w:tr w:rsidR="005A2227" w:rsidRPr="00E352EF" w:rsidDel="00A313A3" w14:paraId="32F15051" w14:textId="7F7CA52C">
        <w:trPr>
          <w:trHeight w:val="331"/>
          <w:del w:id="7678"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2F8230" w14:textId="03C96AE2" w:rsidR="005A2227" w:rsidRPr="00E352EF" w:rsidDel="00A313A3" w:rsidRDefault="0097053A">
            <w:pPr>
              <w:jc w:val="both"/>
              <w:rPr>
                <w:del w:id="7679" w:author="Utente" w:date="2017-06-26T15:33:00Z"/>
                <w:b/>
              </w:rPr>
            </w:pPr>
            <w:del w:id="7680"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A2353E" w14:textId="254AB9D7" w:rsidR="005A2227" w:rsidRPr="00E352EF" w:rsidDel="00A313A3" w:rsidRDefault="0097053A">
            <w:pPr>
              <w:jc w:val="both"/>
              <w:rPr>
                <w:del w:id="7681" w:author="Utente" w:date="2017-06-26T15:33:00Z"/>
                <w:b/>
              </w:rPr>
            </w:pPr>
            <w:del w:id="7682"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E17925" w14:textId="1F2C3F14" w:rsidR="005A2227" w:rsidRPr="00E352EF" w:rsidDel="00A313A3" w:rsidRDefault="0097053A">
            <w:pPr>
              <w:jc w:val="both"/>
              <w:rPr>
                <w:del w:id="7683" w:author="Utente" w:date="2017-06-26T15:33:00Z"/>
                <w:b/>
              </w:rPr>
            </w:pPr>
            <w:del w:id="7684" w:author="Utente" w:date="2017-06-26T15:33:00Z">
              <w:r w:rsidRPr="00E352EF" w:rsidDel="00A313A3">
                <w:rPr>
                  <w:rFonts w:ascii="Calibri" w:eastAsia="Calibri" w:hAnsi="Calibri" w:cs="Calibri"/>
                  <w:b/>
                </w:rPr>
                <w:delText>VALUE</w:delText>
              </w:r>
            </w:del>
          </w:p>
        </w:tc>
      </w:tr>
      <w:tr w:rsidR="005A2227" w:rsidRPr="00E352EF" w:rsidDel="00A313A3" w14:paraId="0E22177B" w14:textId="7B9C1584">
        <w:trPr>
          <w:trHeight w:val="230"/>
          <w:del w:id="768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2FF07" w14:textId="149E9A88" w:rsidR="005A2227" w:rsidRPr="00E352EF" w:rsidDel="00A313A3" w:rsidRDefault="0097053A">
            <w:pPr>
              <w:jc w:val="both"/>
              <w:rPr>
                <w:del w:id="7686" w:author="Utente" w:date="2017-06-26T15:33:00Z"/>
              </w:rPr>
            </w:pPr>
            <w:del w:id="7687"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E93F2" w14:textId="117A2EB4" w:rsidR="005A2227" w:rsidRPr="00E352EF" w:rsidDel="00A313A3" w:rsidRDefault="0097053A">
            <w:pPr>
              <w:jc w:val="both"/>
              <w:rPr>
                <w:del w:id="7688" w:author="Utente" w:date="2017-06-26T15:33:00Z"/>
              </w:rPr>
            </w:pPr>
            <w:del w:id="7689"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9409" w14:textId="1A5CF7D3" w:rsidR="005A2227" w:rsidRPr="00E352EF" w:rsidDel="00A313A3" w:rsidRDefault="0097053A">
            <w:pPr>
              <w:jc w:val="both"/>
              <w:rPr>
                <w:del w:id="7690" w:author="Utente" w:date="2017-06-26T15:33:00Z"/>
              </w:rPr>
            </w:pPr>
            <w:del w:id="7691" w:author="Utente" w:date="2017-06-26T15:33:00Z">
              <w:r w:rsidRPr="00E352EF" w:rsidDel="00A313A3">
                <w:rPr>
                  <w:rFonts w:ascii="Calibri" w:eastAsia="Calibri" w:hAnsi="Calibri" w:cs="Calibri"/>
                </w:rPr>
                <w:delText>200</w:delText>
              </w:r>
            </w:del>
          </w:p>
        </w:tc>
      </w:tr>
      <w:tr w:rsidR="005A2227" w:rsidRPr="00E352EF" w:rsidDel="00A313A3" w14:paraId="18B3102C" w14:textId="55390734">
        <w:trPr>
          <w:trHeight w:val="158"/>
          <w:del w:id="769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870D" w14:textId="48798CB0" w:rsidR="005A2227" w:rsidRPr="00E352EF" w:rsidDel="00A313A3" w:rsidRDefault="0097053A">
            <w:pPr>
              <w:jc w:val="both"/>
              <w:rPr>
                <w:del w:id="7693" w:author="Utente" w:date="2017-06-26T15:33:00Z"/>
              </w:rPr>
            </w:pPr>
            <w:del w:id="7694"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8CE80" w14:textId="638E5ABF" w:rsidR="005A2227" w:rsidRPr="00E352EF" w:rsidDel="00A313A3" w:rsidRDefault="0097053A">
            <w:pPr>
              <w:jc w:val="both"/>
              <w:rPr>
                <w:del w:id="7695" w:author="Utente" w:date="2017-06-26T15:33:00Z"/>
              </w:rPr>
            </w:pPr>
            <w:del w:id="7696"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6B0A3" w14:textId="0D38C061" w:rsidR="005A2227" w:rsidRPr="00E352EF" w:rsidDel="00A313A3" w:rsidRDefault="0097053A">
            <w:pPr>
              <w:jc w:val="both"/>
              <w:rPr>
                <w:del w:id="7697" w:author="Utente" w:date="2017-06-26T15:33:00Z"/>
              </w:rPr>
            </w:pPr>
            <w:del w:id="7698" w:author="Utente" w:date="2017-06-26T15:33:00Z">
              <w:r w:rsidRPr="00E352EF" w:rsidDel="00A313A3">
                <w:rPr>
                  <w:rFonts w:ascii="Calibri" w:eastAsia="Calibri" w:hAnsi="Calibri" w:cs="Calibri"/>
                </w:rPr>
                <w:delText>50</w:delText>
              </w:r>
            </w:del>
          </w:p>
        </w:tc>
      </w:tr>
      <w:tr w:rsidR="005A2227" w:rsidRPr="00E352EF" w:rsidDel="00A313A3" w14:paraId="22FA70DF" w14:textId="24ABF2BB">
        <w:trPr>
          <w:trHeight w:val="202"/>
          <w:del w:id="7699"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01FE2" w14:textId="4030FC40" w:rsidR="005A2227" w:rsidRPr="00E352EF" w:rsidDel="00A313A3" w:rsidRDefault="0097053A">
            <w:pPr>
              <w:jc w:val="both"/>
              <w:rPr>
                <w:del w:id="7700" w:author="Utente" w:date="2017-06-26T15:33:00Z"/>
              </w:rPr>
            </w:pPr>
            <w:del w:id="7701"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3E7E8" w14:textId="5BDE08C2" w:rsidR="005A2227" w:rsidRPr="00E352EF" w:rsidDel="00A313A3" w:rsidRDefault="0097053A">
            <w:pPr>
              <w:jc w:val="both"/>
              <w:rPr>
                <w:del w:id="7702" w:author="Utente" w:date="2017-06-26T15:33:00Z"/>
              </w:rPr>
            </w:pPr>
            <w:del w:id="7703"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4A212" w14:textId="3A247BBE" w:rsidR="005A2227" w:rsidRPr="00E352EF" w:rsidDel="00A313A3" w:rsidRDefault="0097053A">
            <w:pPr>
              <w:jc w:val="both"/>
              <w:rPr>
                <w:del w:id="7704" w:author="Utente" w:date="2017-06-26T15:33:00Z"/>
              </w:rPr>
            </w:pPr>
            <w:del w:id="7705" w:author="Utente" w:date="2017-06-26T15:33:00Z">
              <w:r w:rsidRPr="00E352EF" w:rsidDel="00A313A3">
                <w:rPr>
                  <w:rFonts w:ascii="Calibri" w:eastAsia="Calibri" w:hAnsi="Calibri" w:cs="Calibri"/>
                </w:rPr>
                <w:delText>150</w:delText>
              </w:r>
            </w:del>
          </w:p>
        </w:tc>
      </w:tr>
      <w:tr w:rsidR="005A2227" w:rsidRPr="00E352EF" w:rsidDel="00A313A3" w14:paraId="25DAC27F" w14:textId="1064CC50">
        <w:trPr>
          <w:trHeight w:val="43"/>
          <w:del w:id="770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8D6E0" w14:textId="4F959E7B" w:rsidR="005A2227" w:rsidRPr="00E352EF" w:rsidDel="00A313A3" w:rsidRDefault="0097053A">
            <w:pPr>
              <w:jc w:val="both"/>
              <w:rPr>
                <w:del w:id="7707" w:author="Utente" w:date="2017-06-26T15:33:00Z"/>
              </w:rPr>
            </w:pPr>
            <w:del w:id="7708"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85499" w14:textId="6CBAAE74" w:rsidR="005A2227" w:rsidRPr="00E352EF" w:rsidDel="00A313A3" w:rsidRDefault="0097053A">
            <w:pPr>
              <w:jc w:val="both"/>
              <w:rPr>
                <w:del w:id="7709" w:author="Utente" w:date="2017-06-26T15:33:00Z"/>
              </w:rPr>
            </w:pPr>
            <w:del w:id="7710"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249EC" w14:textId="7AE077E7" w:rsidR="005A2227" w:rsidRPr="00E352EF" w:rsidDel="00A313A3" w:rsidRDefault="0097053A">
            <w:pPr>
              <w:jc w:val="both"/>
              <w:rPr>
                <w:del w:id="7711" w:author="Utente" w:date="2017-06-26T15:33:00Z"/>
              </w:rPr>
            </w:pPr>
            <w:del w:id="7712" w:author="Utente" w:date="2017-06-26T15:33:00Z">
              <w:r w:rsidRPr="00E352EF" w:rsidDel="00A313A3">
                <w:rPr>
                  <w:rFonts w:ascii="Calibri" w:eastAsia="Calibri" w:hAnsi="Calibri" w:cs="Calibri"/>
                </w:rPr>
                <w:delText>120</w:delText>
              </w:r>
            </w:del>
          </w:p>
        </w:tc>
      </w:tr>
    </w:tbl>
    <w:p w14:paraId="54643ADB" w14:textId="19672DEA" w:rsidR="005A2227" w:rsidRPr="00E352EF" w:rsidDel="00A313A3" w:rsidRDefault="0097053A">
      <w:pPr>
        <w:jc w:val="both"/>
        <w:rPr>
          <w:del w:id="7713" w:author="Utente" w:date="2017-06-26T15:33:00Z"/>
        </w:rPr>
      </w:pPr>
      <w:del w:id="7714"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C7B827D" w14:textId="2FEF09B4">
        <w:trPr>
          <w:trHeight w:val="130"/>
          <w:del w:id="771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432D0A8" w14:textId="43F52DE9" w:rsidR="005A2227" w:rsidRPr="00E352EF" w:rsidDel="00A313A3" w:rsidRDefault="0097053A">
            <w:pPr>
              <w:jc w:val="both"/>
              <w:rPr>
                <w:del w:id="7716" w:author="Utente" w:date="2017-06-26T15:33:00Z"/>
              </w:rPr>
            </w:pPr>
            <w:del w:id="7717" w:author="Utente" w:date="2017-06-26T15:33:00Z">
              <w:r w:rsidRPr="00E352EF" w:rsidDel="00A313A3">
                <w:rPr>
                  <w:rFonts w:ascii="Calibri" w:eastAsia="Calibri" w:hAnsi="Calibri" w:cs="Calibri"/>
                </w:rPr>
                <w:delText xml:space="preserve">ds_2 </w:delText>
              </w:r>
            </w:del>
          </w:p>
        </w:tc>
      </w:tr>
      <w:tr w:rsidR="005A2227" w:rsidRPr="00E352EF" w:rsidDel="00A313A3" w14:paraId="61D122B4" w14:textId="4B62F97E">
        <w:trPr>
          <w:trHeight w:val="274"/>
          <w:del w:id="771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49DDDC" w14:textId="343E0C19" w:rsidR="005A2227" w:rsidRPr="00E352EF" w:rsidDel="00A313A3" w:rsidRDefault="0097053A">
            <w:pPr>
              <w:jc w:val="both"/>
              <w:rPr>
                <w:del w:id="7719" w:author="Utente" w:date="2017-06-26T15:33:00Z"/>
              </w:rPr>
            </w:pPr>
            <w:del w:id="7720" w:author="Utente" w:date="2017-06-26T15:33:00Z">
              <w:r w:rsidRPr="00E352EF" w:rsidDel="00A313A3">
                <w:rPr>
                  <w:rFonts w:ascii="Calibri" w:eastAsia="Calibri" w:hAnsi="Calibri" w:cs="Calibri"/>
                  <w:b/>
                </w:rPr>
                <w:delText>CONDITION</w:delText>
              </w:r>
            </w:del>
          </w:p>
        </w:tc>
      </w:tr>
      <w:tr w:rsidR="005A2227" w:rsidRPr="00E352EF" w:rsidDel="00A313A3" w14:paraId="73695F63" w14:textId="0AF6EB97">
        <w:trPr>
          <w:trHeight w:val="274"/>
          <w:del w:id="7721"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D2ECE" w14:textId="365C38AC" w:rsidR="005A2227" w:rsidRPr="00E352EF" w:rsidDel="00A313A3" w:rsidRDefault="0097053A">
            <w:pPr>
              <w:jc w:val="both"/>
              <w:rPr>
                <w:del w:id="7722" w:author="Utente" w:date="2017-06-26T15:33:00Z"/>
              </w:rPr>
            </w:pPr>
            <w:del w:id="7723" w:author="Utente" w:date="2017-06-26T15:33:00Z">
              <w:r w:rsidRPr="00E352EF" w:rsidDel="00A313A3">
                <w:rPr>
                  <w:rFonts w:ascii="Calibri" w:eastAsia="Calibri" w:hAnsi="Calibri" w:cs="Calibri"/>
                </w:rPr>
                <w:delText>FALSE</w:delText>
              </w:r>
            </w:del>
          </w:p>
        </w:tc>
      </w:tr>
    </w:tbl>
    <w:p w14:paraId="2C7D4EE7" w14:textId="3DB8AFCF" w:rsidR="005A2227" w:rsidRPr="00E352EF" w:rsidDel="00A313A3" w:rsidRDefault="005A2227">
      <w:pPr>
        <w:spacing w:after="160" w:line="259" w:lineRule="auto"/>
        <w:rPr>
          <w:del w:id="7724" w:author="Utente" w:date="2017-06-26T15:33:00Z"/>
        </w:rPr>
      </w:pPr>
    </w:p>
    <w:p w14:paraId="5E48CA29" w14:textId="713D7BA0" w:rsidR="0062787A" w:rsidRPr="00E352EF" w:rsidDel="00A313A3" w:rsidRDefault="0062787A">
      <w:pPr>
        <w:spacing w:after="160" w:line="259" w:lineRule="auto"/>
        <w:rPr>
          <w:del w:id="7725" w:author="Utente" w:date="2017-06-26T15:33:00Z"/>
        </w:rPr>
      </w:pPr>
    </w:p>
    <w:p w14:paraId="2980635C" w14:textId="5EBCAAC0" w:rsidR="0062787A" w:rsidRPr="00E352EF" w:rsidDel="00A313A3" w:rsidRDefault="0062787A">
      <w:pPr>
        <w:spacing w:after="160" w:line="259" w:lineRule="auto"/>
        <w:rPr>
          <w:del w:id="7726" w:author="Utente" w:date="2017-06-26T15:33:00Z"/>
        </w:rPr>
      </w:pPr>
    </w:p>
    <w:p w14:paraId="3D707971" w14:textId="20CE4A00" w:rsidR="005A2227" w:rsidRPr="00E352EF" w:rsidDel="00A313A3" w:rsidRDefault="0097053A" w:rsidP="00AB605E">
      <w:pPr>
        <w:rPr>
          <w:del w:id="7727" w:author="Utente" w:date="2017-06-26T15:33:00Z"/>
          <w:rFonts w:asciiTheme="majorHAnsi" w:eastAsia="Calibri" w:hAnsiTheme="majorHAnsi"/>
        </w:rPr>
      </w:pPr>
      <w:del w:id="7728" w:author="Utente" w:date="2017-06-26T15:33:00Z">
        <w:r w:rsidRPr="00E352EF" w:rsidDel="00A313A3">
          <w:rPr>
            <w:rFonts w:asciiTheme="majorHAnsi" w:eastAsia="Calibri" w:hAnsiTheme="majorHAnsi"/>
          </w:rPr>
          <w:delText xml:space="preserve">2) ds_2 := </w:delText>
        </w:r>
        <w:r w:rsidRPr="00E352EF" w:rsidDel="00A313A3">
          <w:rPr>
            <w:rFonts w:asciiTheme="majorHAnsi" w:eastAsia="Calibri" w:hAnsiTheme="majorHAnsi"/>
            <w:b/>
          </w:rPr>
          <w:delText>all</w:delText>
        </w:r>
        <w:r w:rsidRPr="00E352EF" w:rsidDel="00A313A3">
          <w:rPr>
            <w:rFonts w:asciiTheme="majorHAnsi" w:eastAsia="Calibri" w:hAnsiTheme="majorHAnsi"/>
          </w:rPr>
          <w:delText>( ds_1[filter time= “2001”].</w:delText>
        </w:r>
      </w:del>
      <w:ins w:id="7729" w:author="Laura Viignola" w:date="2017-05-11T09:37:00Z">
        <w:del w:id="7730" w:author="Utente" w:date="2017-06-26T15:33:00Z">
          <w:r w:rsidR="004266D2" w:rsidDel="00A313A3">
            <w:rPr>
              <w:rFonts w:asciiTheme="majorHAnsi" w:eastAsia="Calibri" w:hAnsiTheme="majorHAnsi"/>
            </w:rPr>
            <w:delText>#</w:delText>
          </w:r>
        </w:del>
      </w:ins>
      <w:del w:id="7731" w:author="Utente" w:date="2017-06-26T15:33:00Z">
        <w:r w:rsidRPr="00E352EF" w:rsidDel="00A313A3">
          <w:rPr>
            <w:rFonts w:asciiTheme="majorHAnsi" w:eastAsia="Calibri" w:hAnsiTheme="majorHAnsi"/>
          </w:rPr>
          <w:delText>VALUE&gt;100 )</w:delText>
        </w:r>
      </w:del>
    </w:p>
    <w:p w14:paraId="1EEFC6A9" w14:textId="24F9AF41" w:rsidR="0062787A" w:rsidRPr="00E352EF" w:rsidDel="00A313A3" w:rsidRDefault="0062787A" w:rsidP="00AB605E">
      <w:pPr>
        <w:rPr>
          <w:del w:id="7732" w:author="Utente" w:date="2017-06-26T15:33:00Z"/>
          <w:rFonts w:asciiTheme="majorHAnsi" w:hAnsiTheme="majorHAnsi"/>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268C5E19" w14:textId="65EE3CBC">
        <w:trPr>
          <w:trHeight w:val="144"/>
          <w:del w:id="7733"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FA4F65E" w14:textId="37CA460D" w:rsidR="005A2227" w:rsidRPr="00E352EF" w:rsidDel="00A313A3" w:rsidRDefault="0097053A">
            <w:pPr>
              <w:jc w:val="both"/>
              <w:rPr>
                <w:del w:id="7734" w:author="Utente" w:date="2017-06-26T15:33:00Z"/>
              </w:rPr>
            </w:pPr>
            <w:del w:id="7735" w:author="Utente" w:date="2017-06-26T15:33:00Z">
              <w:r w:rsidRPr="00E352EF" w:rsidDel="00A313A3">
                <w:rPr>
                  <w:rFonts w:ascii="Calibri" w:eastAsia="Calibri" w:hAnsi="Calibri" w:cs="Calibri"/>
                </w:rPr>
                <w:delText>ds_1</w:delText>
              </w:r>
            </w:del>
          </w:p>
        </w:tc>
      </w:tr>
      <w:tr w:rsidR="005A2227" w:rsidRPr="00E352EF" w:rsidDel="00A313A3" w14:paraId="1A1405CF" w14:textId="2095B0BB">
        <w:trPr>
          <w:trHeight w:val="331"/>
          <w:del w:id="7736"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02B8ED" w14:textId="3E86D6C4" w:rsidR="005A2227" w:rsidRPr="00E352EF" w:rsidDel="00A313A3" w:rsidRDefault="0097053A">
            <w:pPr>
              <w:jc w:val="both"/>
              <w:rPr>
                <w:del w:id="7737" w:author="Utente" w:date="2017-06-26T15:33:00Z"/>
              </w:rPr>
            </w:pPr>
            <w:del w:id="7738"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7D3FC0" w14:textId="0BA033B5" w:rsidR="005A2227" w:rsidRPr="00E352EF" w:rsidDel="00A313A3" w:rsidRDefault="0097053A">
            <w:pPr>
              <w:jc w:val="both"/>
              <w:rPr>
                <w:del w:id="7739" w:author="Utente" w:date="2017-06-26T15:33:00Z"/>
              </w:rPr>
            </w:pPr>
            <w:del w:id="7740"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039910" w14:textId="546E2531" w:rsidR="005A2227" w:rsidRPr="00E352EF" w:rsidDel="00A313A3" w:rsidRDefault="0097053A">
            <w:pPr>
              <w:jc w:val="both"/>
              <w:rPr>
                <w:del w:id="7741" w:author="Utente" w:date="2017-06-26T15:33:00Z"/>
              </w:rPr>
            </w:pPr>
            <w:del w:id="7742" w:author="Utente" w:date="2017-06-26T15:33:00Z">
              <w:r w:rsidRPr="00E352EF" w:rsidDel="00A313A3">
                <w:rPr>
                  <w:rFonts w:ascii="Calibri" w:eastAsia="Calibri" w:hAnsi="Calibri" w:cs="Calibri"/>
                  <w:b/>
                </w:rPr>
                <w:delText>VALUE</w:delText>
              </w:r>
            </w:del>
          </w:p>
        </w:tc>
      </w:tr>
      <w:tr w:rsidR="005A2227" w:rsidRPr="00E352EF" w:rsidDel="00A313A3" w14:paraId="74E84E60" w14:textId="68EA1E66">
        <w:trPr>
          <w:trHeight w:val="187"/>
          <w:del w:id="774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F8795" w14:textId="6C761715" w:rsidR="005A2227" w:rsidRPr="00E352EF" w:rsidDel="00A313A3" w:rsidRDefault="0097053A">
            <w:pPr>
              <w:jc w:val="both"/>
              <w:rPr>
                <w:del w:id="7744" w:author="Utente" w:date="2017-06-26T15:33:00Z"/>
              </w:rPr>
            </w:pPr>
            <w:del w:id="7745"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10723" w14:textId="538C3BF5" w:rsidR="005A2227" w:rsidRPr="00E352EF" w:rsidDel="00A313A3" w:rsidRDefault="0097053A">
            <w:pPr>
              <w:jc w:val="both"/>
              <w:rPr>
                <w:del w:id="7746" w:author="Utente" w:date="2017-06-26T15:33:00Z"/>
              </w:rPr>
            </w:pPr>
            <w:del w:id="7747"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BC9C4" w14:textId="0106474E" w:rsidR="005A2227" w:rsidRPr="00E352EF" w:rsidDel="00A313A3" w:rsidRDefault="0097053A">
            <w:pPr>
              <w:jc w:val="both"/>
              <w:rPr>
                <w:del w:id="7748" w:author="Utente" w:date="2017-06-26T15:33:00Z"/>
              </w:rPr>
            </w:pPr>
            <w:del w:id="7749" w:author="Utente" w:date="2017-06-26T15:33:00Z">
              <w:r w:rsidRPr="00E352EF" w:rsidDel="00A313A3">
                <w:rPr>
                  <w:rFonts w:ascii="Calibri" w:eastAsia="Calibri" w:hAnsi="Calibri" w:cs="Calibri"/>
                </w:rPr>
                <w:delText>200</w:delText>
              </w:r>
            </w:del>
          </w:p>
        </w:tc>
      </w:tr>
      <w:tr w:rsidR="005A2227" w:rsidRPr="00E352EF" w:rsidDel="00A313A3" w14:paraId="76BCC944" w14:textId="06F0FA3D">
        <w:trPr>
          <w:trHeight w:val="101"/>
          <w:del w:id="7750"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3A17A" w14:textId="41365398" w:rsidR="005A2227" w:rsidRPr="00E352EF" w:rsidDel="00A313A3" w:rsidRDefault="0097053A">
            <w:pPr>
              <w:jc w:val="both"/>
              <w:rPr>
                <w:del w:id="7751" w:author="Utente" w:date="2017-06-26T15:33:00Z"/>
              </w:rPr>
            </w:pPr>
            <w:del w:id="7752"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68EAC" w14:textId="7EDA21D7" w:rsidR="005A2227" w:rsidRPr="00E352EF" w:rsidDel="00A313A3" w:rsidRDefault="0097053A">
            <w:pPr>
              <w:jc w:val="both"/>
              <w:rPr>
                <w:del w:id="7753" w:author="Utente" w:date="2017-06-26T15:33:00Z"/>
              </w:rPr>
            </w:pPr>
            <w:del w:id="7754"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C5606" w14:textId="71774077" w:rsidR="005A2227" w:rsidRPr="00E352EF" w:rsidDel="00A313A3" w:rsidRDefault="0097053A">
            <w:pPr>
              <w:jc w:val="both"/>
              <w:rPr>
                <w:del w:id="7755" w:author="Utente" w:date="2017-06-26T15:33:00Z"/>
              </w:rPr>
            </w:pPr>
            <w:del w:id="7756" w:author="Utente" w:date="2017-06-26T15:33:00Z">
              <w:r w:rsidRPr="00E352EF" w:rsidDel="00A313A3">
                <w:rPr>
                  <w:rFonts w:ascii="Calibri" w:eastAsia="Calibri" w:hAnsi="Calibri" w:cs="Calibri"/>
                </w:rPr>
                <w:delText>50</w:delText>
              </w:r>
            </w:del>
          </w:p>
        </w:tc>
      </w:tr>
      <w:tr w:rsidR="005A2227" w:rsidRPr="00E352EF" w:rsidDel="00A313A3" w14:paraId="783043EF" w14:textId="640C75CB">
        <w:trPr>
          <w:trHeight w:val="86"/>
          <w:del w:id="775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3289" w14:textId="10EA2DB8" w:rsidR="005A2227" w:rsidRPr="00E352EF" w:rsidDel="00A313A3" w:rsidRDefault="0097053A">
            <w:pPr>
              <w:jc w:val="both"/>
              <w:rPr>
                <w:del w:id="7758" w:author="Utente" w:date="2017-06-26T15:33:00Z"/>
              </w:rPr>
            </w:pPr>
            <w:del w:id="7759"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97CEB" w14:textId="32151460" w:rsidR="005A2227" w:rsidRPr="00E352EF" w:rsidDel="00A313A3" w:rsidRDefault="0097053A">
            <w:pPr>
              <w:jc w:val="both"/>
              <w:rPr>
                <w:del w:id="7760" w:author="Utente" w:date="2017-06-26T15:33:00Z"/>
              </w:rPr>
            </w:pPr>
            <w:del w:id="7761"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9A4AB1" w14:textId="4B06EF05" w:rsidR="005A2227" w:rsidRPr="00E352EF" w:rsidDel="00A313A3" w:rsidRDefault="0097053A">
            <w:pPr>
              <w:jc w:val="both"/>
              <w:rPr>
                <w:del w:id="7762" w:author="Utente" w:date="2017-06-26T15:33:00Z"/>
              </w:rPr>
            </w:pPr>
            <w:del w:id="7763" w:author="Utente" w:date="2017-06-26T15:33:00Z">
              <w:r w:rsidRPr="00E352EF" w:rsidDel="00A313A3">
                <w:rPr>
                  <w:rFonts w:ascii="Calibri" w:eastAsia="Calibri" w:hAnsi="Calibri" w:cs="Calibri"/>
                </w:rPr>
                <w:delText>150</w:delText>
              </w:r>
            </w:del>
          </w:p>
        </w:tc>
      </w:tr>
      <w:tr w:rsidR="005A2227" w:rsidRPr="00E352EF" w:rsidDel="00A313A3" w14:paraId="5C7AAE98" w14:textId="6EB5DF61">
        <w:trPr>
          <w:trHeight w:val="29"/>
          <w:del w:id="776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B2DA5" w14:textId="76B45B70" w:rsidR="005A2227" w:rsidRPr="00E352EF" w:rsidDel="00A313A3" w:rsidRDefault="0097053A">
            <w:pPr>
              <w:jc w:val="both"/>
              <w:rPr>
                <w:del w:id="7765" w:author="Utente" w:date="2017-06-26T15:33:00Z"/>
              </w:rPr>
            </w:pPr>
            <w:del w:id="7766"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2FCAB" w14:textId="1FD73F06" w:rsidR="005A2227" w:rsidRPr="00E352EF" w:rsidDel="00A313A3" w:rsidRDefault="0097053A">
            <w:pPr>
              <w:jc w:val="both"/>
              <w:rPr>
                <w:del w:id="7767" w:author="Utente" w:date="2017-06-26T15:33:00Z"/>
              </w:rPr>
            </w:pPr>
            <w:del w:id="7768"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3EAFC" w14:textId="610A99A9" w:rsidR="005A2227" w:rsidRPr="00E352EF" w:rsidDel="00A313A3" w:rsidRDefault="0097053A">
            <w:pPr>
              <w:jc w:val="both"/>
              <w:rPr>
                <w:del w:id="7769" w:author="Utente" w:date="2017-06-26T15:33:00Z"/>
              </w:rPr>
            </w:pPr>
            <w:del w:id="7770" w:author="Utente" w:date="2017-06-26T15:33:00Z">
              <w:r w:rsidRPr="00E352EF" w:rsidDel="00A313A3">
                <w:rPr>
                  <w:rFonts w:ascii="Calibri" w:eastAsia="Calibri" w:hAnsi="Calibri" w:cs="Calibri"/>
                </w:rPr>
                <w:delText>120</w:delText>
              </w:r>
            </w:del>
          </w:p>
        </w:tc>
      </w:tr>
    </w:tbl>
    <w:p w14:paraId="6988F062" w14:textId="1AB34187" w:rsidR="005A2227" w:rsidRPr="00E352EF" w:rsidDel="00A313A3" w:rsidRDefault="0097053A">
      <w:pPr>
        <w:spacing w:before="120" w:after="120"/>
        <w:rPr>
          <w:del w:id="7771" w:author="Utente" w:date="2017-06-26T15:33:00Z"/>
        </w:rPr>
      </w:pPr>
      <w:del w:id="7772"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13449B3" w14:textId="1DBCD15D">
        <w:trPr>
          <w:trHeight w:val="130"/>
          <w:del w:id="777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57AC069" w14:textId="2A0BB21D" w:rsidR="005A2227" w:rsidRPr="00E352EF" w:rsidDel="00A313A3" w:rsidRDefault="0097053A">
            <w:pPr>
              <w:rPr>
                <w:del w:id="7774" w:author="Utente" w:date="2017-06-26T15:33:00Z"/>
              </w:rPr>
            </w:pPr>
            <w:del w:id="7775" w:author="Utente" w:date="2017-06-26T15:33:00Z">
              <w:r w:rsidRPr="00E352EF" w:rsidDel="00A313A3">
                <w:rPr>
                  <w:rFonts w:ascii="Calibri" w:eastAsia="Calibri" w:hAnsi="Calibri" w:cs="Calibri"/>
                </w:rPr>
                <w:delText xml:space="preserve">ds_2 </w:delText>
              </w:r>
            </w:del>
          </w:p>
        </w:tc>
      </w:tr>
      <w:tr w:rsidR="005A2227" w:rsidRPr="00E352EF" w:rsidDel="00A313A3" w14:paraId="694F45AA" w14:textId="35567BD2">
        <w:trPr>
          <w:trHeight w:val="274"/>
          <w:del w:id="777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DFC0B6E" w14:textId="1701A653" w:rsidR="005A2227" w:rsidRPr="00E352EF" w:rsidDel="00A313A3" w:rsidRDefault="0097053A">
            <w:pPr>
              <w:rPr>
                <w:del w:id="7777" w:author="Utente" w:date="2017-06-26T15:33:00Z"/>
              </w:rPr>
            </w:pPr>
            <w:del w:id="7778" w:author="Utente" w:date="2017-06-26T15:33:00Z">
              <w:r w:rsidRPr="00E352EF" w:rsidDel="00A313A3">
                <w:rPr>
                  <w:rFonts w:ascii="Calibri" w:eastAsia="Calibri" w:hAnsi="Calibri" w:cs="Calibri"/>
                  <w:b/>
                </w:rPr>
                <w:delText>CONDITION</w:delText>
              </w:r>
            </w:del>
          </w:p>
        </w:tc>
      </w:tr>
      <w:tr w:rsidR="005A2227" w:rsidRPr="00E352EF" w:rsidDel="00A313A3" w14:paraId="591CECEA" w14:textId="5DE0D752">
        <w:trPr>
          <w:trHeight w:val="274"/>
          <w:del w:id="7779"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306845" w14:textId="0A1EE26B" w:rsidR="005A2227" w:rsidRPr="00E352EF" w:rsidDel="00A313A3" w:rsidRDefault="0097053A">
            <w:pPr>
              <w:jc w:val="both"/>
              <w:rPr>
                <w:del w:id="7780" w:author="Utente" w:date="2017-06-26T15:33:00Z"/>
              </w:rPr>
            </w:pPr>
            <w:del w:id="7781" w:author="Utente" w:date="2017-06-26T15:33:00Z">
              <w:r w:rsidRPr="00E352EF" w:rsidDel="00A313A3">
                <w:rPr>
                  <w:rFonts w:ascii="Calibri" w:eastAsia="Calibri" w:hAnsi="Calibri" w:cs="Calibri"/>
                </w:rPr>
                <w:delText>TRUE</w:delText>
              </w:r>
            </w:del>
          </w:p>
        </w:tc>
      </w:tr>
    </w:tbl>
    <w:p w14:paraId="45B9C2A5" w14:textId="15B14453" w:rsidR="005A2227" w:rsidRPr="00E352EF" w:rsidDel="00A313A3" w:rsidRDefault="005A2227">
      <w:pPr>
        <w:rPr>
          <w:del w:id="7782" w:author="Utente" w:date="2017-06-26T15:33:00Z"/>
        </w:rPr>
      </w:pPr>
    </w:p>
    <w:p w14:paraId="026D1487" w14:textId="53FFDFC0" w:rsidR="005A2227" w:rsidRPr="00E352EF" w:rsidDel="00A313A3" w:rsidRDefault="0097053A" w:rsidP="00EA6708">
      <w:pPr>
        <w:rPr>
          <w:del w:id="7783" w:author="Utente" w:date="2017-06-26T15:33:00Z"/>
          <w:rFonts w:ascii="Cambria" w:eastAsia="Calibri" w:hAnsi="Cambria" w:cs="Calibri"/>
        </w:rPr>
      </w:pPr>
      <w:del w:id="7784" w:author="Utente" w:date="2017-06-26T15:33:00Z">
        <w:r w:rsidRPr="00E352EF" w:rsidDel="00A313A3">
          <w:rPr>
            <w:rFonts w:ascii="Cambria" w:eastAsia="Calibri" w:hAnsi="Cambria" w:cs="Calibri"/>
            <w:spacing w:val="15"/>
          </w:rPr>
          <w:delText>3)</w:delText>
        </w:r>
        <w:r w:rsidR="0062787A" w:rsidRPr="00E352EF" w:rsidDel="00A313A3">
          <w:rPr>
            <w:rFonts w:ascii="Cambria" w:eastAsia="Calibri" w:hAnsi="Cambria" w:cs="Calibri"/>
            <w:spacing w:val="15"/>
          </w:rPr>
          <w:delText xml:space="preserve">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(ds_1.</w:delText>
        </w:r>
      </w:del>
      <w:ins w:id="7785" w:author="Laura Viignola" w:date="2017-05-11T09:37:00Z">
        <w:del w:id="7786" w:author="Utente" w:date="2017-06-26T15:33:00Z">
          <w:r w:rsidR="004266D2" w:rsidDel="00A313A3">
            <w:rPr>
              <w:rFonts w:ascii="Cambria" w:eastAsia="Calibri" w:hAnsi="Cambria" w:cs="Calibri"/>
            </w:rPr>
            <w:delText>#</w:delText>
          </w:r>
        </w:del>
      </w:ins>
      <w:del w:id="7787" w:author="Utente" w:date="2017-06-26T15:33:00Z">
        <w:r w:rsidRPr="00E352EF" w:rsidDel="00A313A3">
          <w:rPr>
            <w:rFonts w:ascii="Cambria" w:eastAsia="Calibri" w:hAnsi="Cambria" w:cs="Calibri"/>
          </w:rPr>
          <w:delText>VALUE_2000&gt;100 AND ds_1.</w:delText>
        </w:r>
      </w:del>
      <w:ins w:id="7788" w:author="Laura Viignola" w:date="2017-05-11T09:37:00Z">
        <w:del w:id="7789" w:author="Utente" w:date="2017-06-26T15:33:00Z">
          <w:r w:rsidR="004266D2" w:rsidDel="00A313A3">
            <w:rPr>
              <w:rFonts w:ascii="Cambria" w:eastAsia="Calibri" w:hAnsi="Cambria" w:cs="Calibri"/>
            </w:rPr>
            <w:delText>#</w:delText>
          </w:r>
        </w:del>
      </w:ins>
      <w:del w:id="7790" w:author="Utente" w:date="2017-06-26T15:33:00Z">
        <w:r w:rsidRPr="00E352EF" w:rsidDel="00A313A3">
          <w:rPr>
            <w:rFonts w:ascii="Cambria" w:eastAsia="Calibri" w:hAnsi="Cambria" w:cs="Calibri"/>
          </w:rPr>
          <w:delText>VALUE_2001&gt;100 )</w:delText>
        </w:r>
      </w:del>
    </w:p>
    <w:p w14:paraId="2DB937B1" w14:textId="1A37BB78" w:rsidR="0062787A" w:rsidRPr="00E352EF" w:rsidDel="00A313A3" w:rsidRDefault="0062787A" w:rsidP="00EA6708">
      <w:pPr>
        <w:rPr>
          <w:del w:id="7791"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79BF09C1" w14:textId="2DB663DF">
        <w:trPr>
          <w:trHeight w:val="144"/>
          <w:del w:id="7792"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59A4111" w14:textId="43870422" w:rsidR="005A2227" w:rsidRPr="00E352EF" w:rsidDel="00A313A3" w:rsidRDefault="0097053A">
            <w:pPr>
              <w:rPr>
                <w:del w:id="7793" w:author="Utente" w:date="2017-06-26T15:33:00Z"/>
              </w:rPr>
            </w:pPr>
            <w:del w:id="7794" w:author="Utente" w:date="2017-06-26T15:33:00Z">
              <w:r w:rsidRPr="00E352EF" w:rsidDel="00A313A3">
                <w:rPr>
                  <w:rFonts w:ascii="Calibri" w:eastAsia="Calibri" w:hAnsi="Calibri" w:cs="Calibri"/>
                </w:rPr>
                <w:delText>ds_1</w:delText>
              </w:r>
            </w:del>
          </w:p>
        </w:tc>
      </w:tr>
      <w:tr w:rsidR="005A2227" w:rsidRPr="00E352EF" w:rsidDel="00A313A3" w14:paraId="7688182C" w14:textId="3E0C9DAE">
        <w:trPr>
          <w:trHeight w:val="331"/>
          <w:del w:id="7795"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E6367D" w14:textId="3C8523BD" w:rsidR="005A2227" w:rsidRPr="00E352EF" w:rsidDel="00A313A3" w:rsidRDefault="0097053A">
            <w:pPr>
              <w:jc w:val="both"/>
              <w:rPr>
                <w:del w:id="7796" w:author="Utente" w:date="2017-06-26T15:33:00Z"/>
              </w:rPr>
            </w:pPr>
            <w:del w:id="7797"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C5192D" w14:textId="7E815F42" w:rsidR="005A2227" w:rsidRPr="00E352EF" w:rsidDel="00A313A3" w:rsidRDefault="0097053A">
            <w:pPr>
              <w:jc w:val="both"/>
              <w:rPr>
                <w:del w:id="7798" w:author="Utente" w:date="2017-06-26T15:33:00Z"/>
              </w:rPr>
            </w:pPr>
            <w:del w:id="7799"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639CED" w14:textId="119C8E52" w:rsidR="005A2227" w:rsidRPr="00E352EF" w:rsidDel="00A313A3" w:rsidRDefault="0097053A">
            <w:pPr>
              <w:jc w:val="both"/>
              <w:rPr>
                <w:del w:id="7800" w:author="Utente" w:date="2017-06-26T15:33:00Z"/>
              </w:rPr>
            </w:pPr>
            <w:del w:id="7801" w:author="Utente" w:date="2017-06-26T15:33:00Z">
              <w:r w:rsidRPr="00E352EF" w:rsidDel="00A313A3">
                <w:rPr>
                  <w:rFonts w:ascii="Calibri" w:eastAsia="Calibri" w:hAnsi="Calibri" w:cs="Calibri"/>
                  <w:b/>
                </w:rPr>
                <w:delText>VALUE_2001</w:delText>
              </w:r>
            </w:del>
          </w:p>
        </w:tc>
      </w:tr>
      <w:tr w:rsidR="005A2227" w:rsidRPr="00E352EF" w:rsidDel="00A313A3" w14:paraId="42C3D3BF" w14:textId="3949882A">
        <w:trPr>
          <w:trHeight w:val="230"/>
          <w:del w:id="7802"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43549" w14:textId="6A64E010" w:rsidR="005A2227" w:rsidRPr="00E352EF" w:rsidDel="00A313A3" w:rsidRDefault="0097053A">
            <w:pPr>
              <w:jc w:val="both"/>
              <w:rPr>
                <w:del w:id="7803" w:author="Utente" w:date="2017-06-26T15:33:00Z"/>
              </w:rPr>
            </w:pPr>
            <w:del w:id="7804"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18A" w14:textId="36E48EF4" w:rsidR="005A2227" w:rsidRPr="00E352EF" w:rsidDel="00A313A3" w:rsidRDefault="0097053A">
            <w:pPr>
              <w:tabs>
                <w:tab w:val="center" w:pos="922"/>
              </w:tabs>
              <w:jc w:val="both"/>
              <w:rPr>
                <w:del w:id="7805" w:author="Utente" w:date="2017-06-26T15:33:00Z"/>
              </w:rPr>
            </w:pPr>
            <w:del w:id="7806"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C73D0" w14:textId="19ED224C" w:rsidR="005A2227" w:rsidRPr="00E352EF" w:rsidDel="00A313A3" w:rsidRDefault="0097053A">
            <w:pPr>
              <w:jc w:val="both"/>
              <w:rPr>
                <w:del w:id="7807" w:author="Utente" w:date="2017-06-26T15:33:00Z"/>
              </w:rPr>
            </w:pPr>
            <w:del w:id="7808" w:author="Utente" w:date="2017-06-26T15:33:00Z">
              <w:r w:rsidRPr="00E352EF" w:rsidDel="00A313A3">
                <w:rPr>
                  <w:rFonts w:ascii="Calibri" w:eastAsia="Calibri" w:hAnsi="Calibri" w:cs="Calibri"/>
                </w:rPr>
                <w:delText>150</w:delText>
              </w:r>
            </w:del>
          </w:p>
        </w:tc>
      </w:tr>
      <w:tr w:rsidR="005A2227" w:rsidRPr="00E352EF" w:rsidDel="00A313A3" w14:paraId="5B60F1D2" w14:textId="4760D5BF">
        <w:trPr>
          <w:trHeight w:val="331"/>
          <w:del w:id="7809"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F106A" w14:textId="031CFB7A" w:rsidR="005A2227" w:rsidRPr="00E352EF" w:rsidDel="00A313A3" w:rsidRDefault="0097053A">
            <w:pPr>
              <w:jc w:val="both"/>
              <w:rPr>
                <w:del w:id="7810" w:author="Utente" w:date="2017-06-26T15:33:00Z"/>
              </w:rPr>
            </w:pPr>
            <w:del w:id="7811"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59E09" w14:textId="290C9950" w:rsidR="005A2227" w:rsidRPr="00E352EF" w:rsidDel="00A313A3" w:rsidRDefault="0097053A">
            <w:pPr>
              <w:jc w:val="both"/>
              <w:rPr>
                <w:del w:id="7812" w:author="Utente" w:date="2017-06-26T15:33:00Z"/>
              </w:rPr>
            </w:pPr>
            <w:del w:id="7813"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C658F" w14:textId="50B83F4A" w:rsidR="005A2227" w:rsidRPr="00E352EF" w:rsidDel="00A313A3" w:rsidRDefault="0097053A">
            <w:pPr>
              <w:jc w:val="both"/>
              <w:rPr>
                <w:del w:id="7814" w:author="Utente" w:date="2017-06-26T15:33:00Z"/>
              </w:rPr>
            </w:pPr>
            <w:del w:id="7815" w:author="Utente" w:date="2017-06-26T15:33:00Z">
              <w:r w:rsidRPr="00E352EF" w:rsidDel="00A313A3">
                <w:rPr>
                  <w:rFonts w:ascii="Calibri" w:eastAsia="Calibri" w:hAnsi="Calibri" w:cs="Calibri"/>
                </w:rPr>
                <w:delText>120</w:delText>
              </w:r>
            </w:del>
          </w:p>
        </w:tc>
      </w:tr>
    </w:tbl>
    <w:p w14:paraId="3129DB15" w14:textId="68F4CE63" w:rsidR="005A2227" w:rsidRPr="00E352EF" w:rsidDel="00A313A3" w:rsidRDefault="005A2227">
      <w:pPr>
        <w:spacing w:before="120" w:after="120"/>
        <w:rPr>
          <w:del w:id="7816"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534C4B0" w14:textId="3A274EB2">
        <w:trPr>
          <w:trHeight w:val="130"/>
          <w:del w:id="781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DC68DA5" w14:textId="67015BB0" w:rsidR="005A2227" w:rsidRPr="00E352EF" w:rsidDel="00A313A3" w:rsidRDefault="0097053A">
            <w:pPr>
              <w:rPr>
                <w:del w:id="7818" w:author="Utente" w:date="2017-06-26T15:33:00Z"/>
              </w:rPr>
            </w:pPr>
            <w:del w:id="7819" w:author="Utente" w:date="2017-06-26T15:33:00Z">
              <w:r w:rsidRPr="00E352EF" w:rsidDel="00A313A3">
                <w:rPr>
                  <w:rFonts w:ascii="Calibri" w:eastAsia="Calibri" w:hAnsi="Calibri" w:cs="Calibri"/>
                  <w:b/>
                </w:rPr>
                <w:delText xml:space="preserve">ds_2 </w:delText>
              </w:r>
            </w:del>
          </w:p>
        </w:tc>
      </w:tr>
      <w:tr w:rsidR="005A2227" w:rsidRPr="00E352EF" w:rsidDel="00A313A3" w14:paraId="42FC51B7" w14:textId="7E5EDF80">
        <w:trPr>
          <w:trHeight w:val="274"/>
          <w:del w:id="782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6A744C" w14:textId="369B497C" w:rsidR="005A2227" w:rsidRPr="00E352EF" w:rsidDel="00A313A3" w:rsidRDefault="0097053A">
            <w:pPr>
              <w:rPr>
                <w:del w:id="7821" w:author="Utente" w:date="2017-06-26T15:33:00Z"/>
              </w:rPr>
            </w:pPr>
            <w:del w:id="7822" w:author="Utente" w:date="2017-06-26T15:33:00Z">
              <w:r w:rsidRPr="00E352EF" w:rsidDel="00A313A3">
                <w:rPr>
                  <w:rFonts w:ascii="Calibri" w:eastAsia="Calibri" w:hAnsi="Calibri" w:cs="Calibri"/>
                  <w:b/>
                </w:rPr>
                <w:delText>CONDITION</w:delText>
              </w:r>
            </w:del>
          </w:p>
        </w:tc>
      </w:tr>
      <w:tr w:rsidR="005A2227" w:rsidRPr="00E352EF" w:rsidDel="00A313A3" w14:paraId="3FF91A21" w14:textId="239ADFA0">
        <w:trPr>
          <w:trHeight w:val="274"/>
          <w:del w:id="7823"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A59B" w14:textId="62FD1EFE" w:rsidR="005A2227" w:rsidRPr="00E352EF" w:rsidDel="00A313A3" w:rsidRDefault="0097053A">
            <w:pPr>
              <w:jc w:val="both"/>
              <w:rPr>
                <w:del w:id="7824" w:author="Utente" w:date="2017-06-26T15:33:00Z"/>
              </w:rPr>
            </w:pPr>
            <w:del w:id="7825" w:author="Utente" w:date="2017-06-26T15:33:00Z">
              <w:r w:rsidRPr="00E352EF" w:rsidDel="00A313A3">
                <w:rPr>
                  <w:rFonts w:ascii="Calibri" w:eastAsia="Calibri" w:hAnsi="Calibri" w:cs="Calibri"/>
                </w:rPr>
                <w:delText>FALSE</w:delText>
              </w:r>
            </w:del>
          </w:p>
        </w:tc>
      </w:tr>
    </w:tbl>
    <w:p w14:paraId="526C3044" w14:textId="0781BF71" w:rsidR="005A2227" w:rsidRPr="00E352EF" w:rsidDel="00A313A3" w:rsidRDefault="005A2227">
      <w:pPr>
        <w:rPr>
          <w:del w:id="7826" w:author="Utente" w:date="2017-06-26T15:33:00Z"/>
        </w:rPr>
      </w:pPr>
    </w:p>
    <w:p w14:paraId="1B847719" w14:textId="21A206C2" w:rsidR="005A2227" w:rsidRPr="00E352EF" w:rsidDel="00A313A3" w:rsidRDefault="0097053A" w:rsidP="005E7E74">
      <w:pPr>
        <w:pStyle w:val="Stile3"/>
        <w:rPr>
          <w:del w:id="7827" w:author="Utente" w:date="2017-06-26T15:33:00Z"/>
          <w:lang w:val="en-GB"/>
        </w:rPr>
      </w:pPr>
      <w:bookmarkStart w:id="7828" w:name="_Toc462659707"/>
      <w:bookmarkStart w:id="7829" w:name="_Toc463805767"/>
      <w:bookmarkStart w:id="7830" w:name="_Toc464487944"/>
      <w:del w:id="7831" w:author="Utente" w:date="2017-06-26T15:33:00Z">
        <w:r w:rsidRPr="00E352EF" w:rsidDel="00A313A3">
          <w:rPr>
            <w:lang w:val="en-GB"/>
          </w:rPr>
          <w:delText>any</w:delText>
        </w:r>
        <w:bookmarkEnd w:id="7828"/>
        <w:bookmarkEnd w:id="7829"/>
        <w:bookmarkEnd w:id="7830"/>
      </w:del>
    </w:p>
    <w:p w14:paraId="43D9BE1E" w14:textId="2FE14B0D" w:rsidR="005A2227" w:rsidRPr="00E352EF" w:rsidDel="00A313A3" w:rsidRDefault="0097053A" w:rsidP="005E7E74">
      <w:pPr>
        <w:rPr>
          <w:del w:id="7832" w:author="Utente" w:date="2017-06-26T15:33:00Z"/>
          <w:rFonts w:ascii="Cambria" w:hAnsi="Cambria"/>
        </w:rPr>
      </w:pPr>
      <w:del w:id="7833" w:author="Utente" w:date="2017-06-26T15:33:00Z">
        <w:r w:rsidRPr="00E352EF" w:rsidDel="00A313A3">
          <w:rPr>
            <w:rFonts w:ascii="Cambria" w:eastAsia="Calibri" w:hAnsi="Cambria" w:cs="Calibri"/>
            <w:i/>
            <w:color w:val="5B9BD5"/>
          </w:rPr>
          <w:delText>Semantics</w:delText>
        </w:r>
      </w:del>
    </w:p>
    <w:p w14:paraId="135F5C0B" w14:textId="02353E55" w:rsidR="005A2227" w:rsidRPr="00E352EF" w:rsidDel="00A313A3" w:rsidRDefault="0097053A" w:rsidP="005E7E74">
      <w:pPr>
        <w:rPr>
          <w:del w:id="7834" w:author="Utente" w:date="2017-06-26T15:33:00Z"/>
          <w:rFonts w:ascii="Cambria" w:hAnsi="Cambria"/>
        </w:rPr>
      </w:pPr>
      <w:del w:id="7835" w:author="Utente" w:date="2017-06-26T15:33:00Z">
        <w:r w:rsidRPr="00E352EF" w:rsidDel="00A313A3">
          <w:rPr>
            <w:rFonts w:ascii="Cambria" w:hAnsi="Cambria"/>
          </w:rPr>
          <w:delText xml:space="preserve">The </w:delText>
        </w:r>
        <w:r w:rsidRPr="00E352EF" w:rsidDel="00A313A3">
          <w:rPr>
            <w:rFonts w:ascii="Cambria" w:hAnsi="Cambria"/>
            <w:b/>
          </w:rPr>
          <w:delText xml:space="preserve">any </w:delText>
        </w:r>
        <w:r w:rsidRPr="00E352EF" w:rsidDel="00A313A3">
          <w:rPr>
            <w:rFonts w:ascii="Cambria" w:hAnsi="Cambria"/>
          </w:rPr>
          <w:delText xml:space="preserve">operator verifies that at least one value in the </w:delText>
        </w:r>
        <w:r w:rsidR="00F4601C" w:rsidRPr="00E352EF" w:rsidDel="00A313A3">
          <w:delText>Dataset</w:delText>
        </w:r>
        <w:r w:rsidRPr="00E352EF" w:rsidDel="00A313A3">
          <w:rPr>
            <w:rFonts w:ascii="Cambria" w:hAnsi="Cambria"/>
          </w:rPr>
          <w:delText xml:space="preserve"> </w:delText>
        </w:r>
        <w:r w:rsidR="00286514" w:rsidRPr="00E352EF" w:rsidDel="00A313A3">
          <w:rPr>
            <w:rFonts w:ascii="Cambria" w:hAnsi="Cambria"/>
          </w:rPr>
          <w:delText xml:space="preserve">is </w:delText>
        </w:r>
        <w:r w:rsidRPr="00E352EF" w:rsidDel="00A313A3">
          <w:rPr>
            <w:rFonts w:ascii="Cambria" w:hAnsi="Cambria"/>
          </w:rPr>
          <w:delText>true</w:delText>
        </w:r>
      </w:del>
    </w:p>
    <w:p w14:paraId="4C5ACEFD" w14:textId="4FA4EF50" w:rsidR="005E7E74" w:rsidRPr="00E352EF" w:rsidDel="00A313A3" w:rsidRDefault="005E7E74" w:rsidP="005E7E74">
      <w:pPr>
        <w:rPr>
          <w:del w:id="7836" w:author="Utente" w:date="2017-06-26T15:33:00Z"/>
          <w:rFonts w:ascii="Cambria" w:eastAsia="Calibri" w:hAnsi="Cambria" w:cs="Calibri"/>
          <w:i/>
          <w:color w:val="5B9BD5"/>
        </w:rPr>
      </w:pPr>
    </w:p>
    <w:p w14:paraId="52C39434" w14:textId="40FE6CC9" w:rsidR="005A2227" w:rsidRPr="00E352EF" w:rsidDel="00A313A3" w:rsidRDefault="0097053A" w:rsidP="00543198">
      <w:pPr>
        <w:rPr>
          <w:del w:id="7837" w:author="Utente" w:date="2017-06-26T15:33:00Z"/>
          <w:rFonts w:ascii="Cambria" w:eastAsia="Calibri" w:hAnsi="Cambria" w:cs="Calibri"/>
          <w:i/>
          <w:color w:val="5B9BD5"/>
        </w:rPr>
      </w:pPr>
      <w:del w:id="7838" w:author="Utente" w:date="2017-06-26T15:33:00Z">
        <w:r w:rsidRPr="00E352EF" w:rsidDel="00A313A3">
          <w:rPr>
            <w:rFonts w:ascii="Cambria" w:eastAsia="Calibri" w:hAnsi="Cambria" w:cs="Calibri"/>
            <w:i/>
            <w:color w:val="5B9BD5"/>
          </w:rPr>
          <w:delText>Syntax</w:delText>
        </w:r>
      </w:del>
    </w:p>
    <w:p w14:paraId="341975FE" w14:textId="44867BE5" w:rsidR="005A2227" w:rsidRPr="00E352EF" w:rsidDel="00A313A3" w:rsidRDefault="0097053A" w:rsidP="005E7E74">
      <w:pPr>
        <w:rPr>
          <w:del w:id="7839" w:author="Utente" w:date="2017-06-26T15:33:00Z"/>
          <w:rFonts w:ascii="Cambria" w:hAnsi="Cambria"/>
        </w:rPr>
      </w:pPr>
      <w:del w:id="7840" w:author="Utente" w:date="2017-06-26T15:33:00Z">
        <w:r w:rsidRPr="00E352EF" w:rsidDel="00A313A3">
          <w:rPr>
            <w:rFonts w:ascii="Cambria" w:eastAsia="Calibri" w:hAnsi="Cambria" w:cs="Calibri"/>
            <w:b/>
          </w:rPr>
          <w:delText>any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4FD068B7" w14:textId="764BE9EA" w:rsidR="005E7E74" w:rsidRPr="00E352EF" w:rsidDel="00A313A3" w:rsidRDefault="005E7E74" w:rsidP="005E7E74">
      <w:pPr>
        <w:rPr>
          <w:del w:id="7841" w:author="Utente" w:date="2017-06-26T15:33:00Z"/>
          <w:rFonts w:ascii="Cambria" w:eastAsia="Calibri" w:hAnsi="Cambria" w:cs="Calibri"/>
          <w:i/>
          <w:color w:val="5B9BD5"/>
        </w:rPr>
      </w:pPr>
    </w:p>
    <w:p w14:paraId="094E0D59" w14:textId="5DA25620" w:rsidR="005A2227" w:rsidRPr="00E352EF" w:rsidDel="00A313A3" w:rsidRDefault="0097053A" w:rsidP="00543198">
      <w:pPr>
        <w:rPr>
          <w:del w:id="7842" w:author="Utente" w:date="2017-06-26T15:33:00Z"/>
          <w:rFonts w:ascii="Cambria" w:eastAsia="Calibri" w:hAnsi="Cambria" w:cs="Calibri"/>
          <w:i/>
          <w:color w:val="5B9BD5"/>
        </w:rPr>
      </w:pPr>
      <w:del w:id="7843" w:author="Utente" w:date="2017-06-26T15:33:00Z">
        <w:r w:rsidRPr="00E352EF" w:rsidDel="00A313A3">
          <w:rPr>
            <w:rFonts w:ascii="Cambria" w:eastAsia="Calibri" w:hAnsi="Cambria" w:cs="Calibri"/>
            <w:i/>
            <w:color w:val="5B9BD5"/>
          </w:rPr>
          <w:delText>Parameters</w:delText>
        </w:r>
      </w:del>
    </w:p>
    <w:p w14:paraId="1262D325" w14:textId="124484AC" w:rsidR="005A2227" w:rsidRPr="00E352EF" w:rsidDel="00A313A3" w:rsidRDefault="005E7E74" w:rsidP="005E7E74">
      <w:pPr>
        <w:rPr>
          <w:del w:id="7844" w:author="Utente" w:date="2017-06-26T15:33:00Z"/>
          <w:rFonts w:ascii="Cambria" w:hAnsi="Cambria"/>
        </w:rPr>
      </w:pPr>
      <w:del w:id="7845"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i/>
          </w:rPr>
          <w:delText xml:space="preserve"> </w:delText>
        </w:r>
        <w:r w:rsidRPr="00E352EF" w:rsidDel="00A313A3">
          <w:rPr>
            <w:rFonts w:ascii="Cambria" w:hAnsi="Cambria"/>
          </w:rPr>
          <w:delText>:</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boolean</w:delText>
        </w:r>
        <w:r w:rsidR="0097053A" w:rsidRPr="00E352EF" w:rsidDel="00A313A3">
          <w:rPr>
            <w:rFonts w:ascii="Cambria" w:hAnsi="Cambria"/>
          </w:rPr>
          <w:delText xml:space="preserve">}+ </w:delText>
        </w:r>
      </w:del>
    </w:p>
    <w:p w14:paraId="744AF4AD" w14:textId="787B0804" w:rsidR="005A2227" w:rsidRPr="00E352EF" w:rsidDel="00A313A3" w:rsidRDefault="0097053A" w:rsidP="005E7E74">
      <w:pPr>
        <w:rPr>
          <w:del w:id="7846" w:author="Utente" w:date="2017-06-26T15:33:00Z"/>
          <w:rFonts w:ascii="Cambria" w:hAnsi="Cambria"/>
        </w:rPr>
      </w:pPr>
      <w:del w:id="7847" w:author="Utente" w:date="2017-06-26T15:33:00Z">
        <w:r w:rsidRPr="00E352EF" w:rsidDel="00A313A3">
          <w:rPr>
            <w:rFonts w:ascii="Cambria" w:hAnsi="Cambria"/>
          </w:rPr>
          <w:delText xml:space="preserve">                    {attribute &lt;IDENT&gt; as scalar-type }* </w:delText>
        </w:r>
      </w:del>
    </w:p>
    <w:p w14:paraId="7A998090" w14:textId="22EF846E" w:rsidR="00DE5E99" w:rsidRPr="00E352EF" w:rsidDel="00A313A3" w:rsidRDefault="00DE5E99" w:rsidP="005E7E74">
      <w:pPr>
        <w:rPr>
          <w:del w:id="7848" w:author="Utente" w:date="2017-06-26T15:33:00Z"/>
          <w:rFonts w:ascii="Cambria" w:hAnsi="Cambria"/>
        </w:rPr>
      </w:pPr>
    </w:p>
    <w:p w14:paraId="6DE60DEB" w14:textId="57460913" w:rsidR="005A2227" w:rsidRPr="00E352EF" w:rsidDel="00A313A3" w:rsidRDefault="0097053A" w:rsidP="005E7E74">
      <w:pPr>
        <w:rPr>
          <w:del w:id="7849" w:author="Utente" w:date="2017-06-26T15:33:00Z"/>
          <w:rFonts w:ascii="Cambria" w:hAnsi="Cambria"/>
        </w:rPr>
      </w:pPr>
      <w:del w:id="7850"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2DB0E915" w14:textId="34D6F75E" w:rsidR="005E7E74" w:rsidRPr="00E352EF" w:rsidDel="00A313A3" w:rsidRDefault="005E7E74" w:rsidP="005E7E74">
      <w:pPr>
        <w:rPr>
          <w:del w:id="7851" w:author="Utente" w:date="2017-06-26T15:33:00Z"/>
          <w:rFonts w:ascii="Cambria" w:hAnsi="Cambria"/>
          <w:i/>
          <w:color w:val="5B9BD5"/>
        </w:rPr>
      </w:pPr>
    </w:p>
    <w:p w14:paraId="76EA9614" w14:textId="6CE64599" w:rsidR="005A2227" w:rsidRPr="00E352EF" w:rsidDel="00A313A3" w:rsidRDefault="0097053A" w:rsidP="00543198">
      <w:pPr>
        <w:rPr>
          <w:del w:id="7852" w:author="Utente" w:date="2017-06-26T15:33:00Z"/>
          <w:rFonts w:ascii="Cambria" w:eastAsia="Calibri" w:hAnsi="Cambria" w:cs="Calibri"/>
          <w:i/>
          <w:color w:val="5B9BD5"/>
        </w:rPr>
      </w:pPr>
      <w:del w:id="7853" w:author="Utente" w:date="2017-06-26T15:33:00Z">
        <w:r w:rsidRPr="00E352EF" w:rsidDel="00A313A3">
          <w:rPr>
            <w:rFonts w:ascii="Cambria" w:eastAsia="Calibri" w:hAnsi="Cambria" w:cs="Calibri"/>
            <w:i/>
            <w:color w:val="5B9BD5"/>
          </w:rPr>
          <w:delText>Constraints</w:delText>
        </w:r>
      </w:del>
    </w:p>
    <w:p w14:paraId="208C7A19" w14:textId="74F360FA" w:rsidR="005A2227" w:rsidRPr="00E352EF" w:rsidDel="00A313A3" w:rsidRDefault="0097053A" w:rsidP="005E7E74">
      <w:pPr>
        <w:rPr>
          <w:del w:id="7854" w:author="Utente" w:date="2017-06-26T15:33:00Z"/>
          <w:rFonts w:ascii="Cambria" w:hAnsi="Cambria"/>
        </w:rPr>
      </w:pPr>
      <w:del w:id="7855" w:author="Utente" w:date="2017-06-26T15:33:00Z">
        <w:r w:rsidRPr="00E352EF" w:rsidDel="00A313A3">
          <w:rPr>
            <w:rFonts w:ascii="Cambria" w:hAnsi="Cambria"/>
            <w:i/>
          </w:rPr>
          <w:delText>ds</w:delText>
        </w:r>
        <w:r w:rsidRPr="00E352EF" w:rsidDel="00A313A3">
          <w:rPr>
            <w:rFonts w:ascii="Cambria" w:hAnsi="Cambria"/>
          </w:rPr>
          <w:delText xml:space="preserve"> must have at least </w:delText>
        </w:r>
        <w:r w:rsidR="00FD3798" w:rsidRPr="00E352EF" w:rsidDel="00A313A3">
          <w:rPr>
            <w:rFonts w:ascii="Cambria" w:hAnsi="Cambria"/>
          </w:rPr>
          <w:delText xml:space="preserve">one </w:delText>
        </w:r>
        <w:r w:rsidRPr="00E352EF" w:rsidDel="00A313A3">
          <w:rPr>
            <w:rFonts w:ascii="Cambria" w:hAnsi="Cambria"/>
          </w:rPr>
          <w:delText xml:space="preserve">measure of type </w:delText>
        </w:r>
        <w:r w:rsidRPr="00E352EF" w:rsidDel="00A313A3">
          <w:rPr>
            <w:rFonts w:ascii="Cambria" w:hAnsi="Cambria"/>
            <w:b/>
          </w:rPr>
          <w:delText>Boolean</w:delText>
        </w:r>
        <w:r w:rsidRPr="00E352EF" w:rsidDel="00A313A3">
          <w:rPr>
            <w:rFonts w:ascii="Cambria" w:hAnsi="Cambria"/>
          </w:rPr>
          <w:delText xml:space="preserve">. </w:delText>
        </w:r>
      </w:del>
    </w:p>
    <w:p w14:paraId="4834DC3C" w14:textId="37DC44E4" w:rsidR="005E7E74" w:rsidRPr="00E352EF" w:rsidDel="00A313A3" w:rsidRDefault="005E7E74" w:rsidP="005E7E74">
      <w:pPr>
        <w:rPr>
          <w:del w:id="7856" w:author="Utente" w:date="2017-06-26T15:33:00Z"/>
          <w:rFonts w:ascii="Cambria" w:hAnsi="Cambria"/>
          <w:i/>
          <w:color w:val="5B9BD5"/>
        </w:rPr>
      </w:pPr>
    </w:p>
    <w:p w14:paraId="2EF1CAC1" w14:textId="2B0114EB" w:rsidR="005A2227" w:rsidRPr="00E352EF" w:rsidDel="00A313A3" w:rsidRDefault="0097053A" w:rsidP="00543198">
      <w:pPr>
        <w:rPr>
          <w:del w:id="7857" w:author="Utente" w:date="2017-06-26T15:33:00Z"/>
          <w:rFonts w:ascii="Cambria" w:eastAsia="Calibri" w:hAnsi="Cambria" w:cs="Calibri"/>
          <w:i/>
          <w:color w:val="5B9BD5"/>
        </w:rPr>
      </w:pPr>
      <w:del w:id="7858" w:author="Utente" w:date="2017-06-26T15:33:00Z">
        <w:r w:rsidRPr="00E352EF" w:rsidDel="00A313A3">
          <w:rPr>
            <w:rFonts w:ascii="Cambria" w:eastAsia="Calibri" w:hAnsi="Cambria" w:cs="Calibri"/>
            <w:i/>
            <w:color w:val="5B9BD5"/>
          </w:rPr>
          <w:delText>Returns</w:delText>
        </w:r>
      </w:del>
    </w:p>
    <w:p w14:paraId="0CFC299B" w14:textId="3E26998B" w:rsidR="005A2227" w:rsidRPr="00E352EF" w:rsidDel="00A313A3" w:rsidRDefault="00FD3798" w:rsidP="005E7E74">
      <w:pPr>
        <w:rPr>
          <w:del w:id="7859" w:author="Utente" w:date="2017-06-26T15:33:00Z"/>
          <w:rFonts w:ascii="Cambria" w:hAnsi="Cambria"/>
        </w:rPr>
      </w:pPr>
      <w:del w:id="7860"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at least one data point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00713CDB"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0D4CA78" w14:textId="69DD32EC" w:rsidR="005A2227" w:rsidRPr="00E352EF" w:rsidDel="00A313A3" w:rsidRDefault="005A2227" w:rsidP="005E7E74">
      <w:pPr>
        <w:rPr>
          <w:del w:id="7861" w:author="Utente" w:date="2017-06-26T15:33:00Z"/>
          <w:rFonts w:ascii="Cambria" w:hAnsi="Cambria"/>
        </w:rPr>
      </w:pPr>
    </w:p>
    <w:p w14:paraId="3E68290C" w14:textId="65F7883C" w:rsidR="0062787A" w:rsidRPr="00E352EF" w:rsidDel="00A313A3" w:rsidRDefault="0062787A" w:rsidP="00543198">
      <w:pPr>
        <w:rPr>
          <w:del w:id="7862" w:author="Utente" w:date="2017-06-26T15:33:00Z"/>
          <w:rFonts w:ascii="Cambria" w:eastAsia="Calibri" w:hAnsi="Cambria" w:cs="Calibri"/>
          <w:color w:val="5B9BD5"/>
        </w:rPr>
      </w:pPr>
    </w:p>
    <w:p w14:paraId="3CFB87D4" w14:textId="64325357" w:rsidR="0062787A" w:rsidRPr="00E352EF" w:rsidDel="00A313A3" w:rsidRDefault="0062787A" w:rsidP="00543198">
      <w:pPr>
        <w:rPr>
          <w:del w:id="7863" w:author="Utente" w:date="2017-06-26T15:33:00Z"/>
          <w:rFonts w:ascii="Cambria" w:eastAsia="Calibri" w:hAnsi="Cambria" w:cs="Calibri"/>
          <w:color w:val="5B9BD5"/>
        </w:rPr>
      </w:pPr>
    </w:p>
    <w:p w14:paraId="18969B06" w14:textId="0E37A41A" w:rsidR="005A2227" w:rsidRPr="00E352EF" w:rsidDel="00A313A3" w:rsidRDefault="0097053A" w:rsidP="00543198">
      <w:pPr>
        <w:rPr>
          <w:del w:id="7864" w:author="Utente" w:date="2017-06-26T15:33:00Z"/>
          <w:rFonts w:ascii="Cambria" w:eastAsia="Calibri" w:hAnsi="Cambria" w:cs="Calibri"/>
          <w:i/>
          <w:color w:val="5B9BD5"/>
        </w:rPr>
      </w:pPr>
      <w:del w:id="7865" w:author="Utente" w:date="2017-06-26T15:33:00Z">
        <w:r w:rsidRPr="00E352EF" w:rsidDel="00A313A3">
          <w:rPr>
            <w:rFonts w:ascii="Cambria" w:eastAsia="Calibri" w:hAnsi="Cambria" w:cs="Calibri"/>
            <w:i/>
            <w:color w:val="5B9BD5"/>
          </w:rPr>
          <w:delText>Examples</w:delText>
        </w:r>
      </w:del>
    </w:p>
    <w:p w14:paraId="64C5E1D6" w14:textId="3928CB7B" w:rsidR="005A2227" w:rsidRPr="00E352EF" w:rsidDel="00A313A3" w:rsidRDefault="0097053A" w:rsidP="00C96285">
      <w:pPr>
        <w:rPr>
          <w:del w:id="7866" w:author="Utente" w:date="2017-06-26T15:33:00Z"/>
          <w:rFonts w:ascii="Cambria" w:hAnsi="Cambria"/>
        </w:rPr>
      </w:pPr>
      <w:del w:id="7867"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any</w:delText>
        </w:r>
        <w:r w:rsidRPr="00E352EF" w:rsidDel="00A313A3">
          <w:rPr>
            <w:rFonts w:ascii="Cambria" w:eastAsia="Calibri" w:hAnsi="Cambria"/>
          </w:rPr>
          <w:delText>( ds_1.</w:delText>
        </w:r>
      </w:del>
      <w:ins w:id="7868" w:author="Laura Viignola" w:date="2017-05-11T09:37:00Z">
        <w:del w:id="7869" w:author="Utente" w:date="2017-06-26T15:33:00Z">
          <w:r w:rsidR="004266D2" w:rsidDel="00A313A3">
            <w:rPr>
              <w:rFonts w:ascii="Cambria" w:eastAsia="Calibri" w:hAnsi="Cambria"/>
            </w:rPr>
            <w:delText>#</w:delText>
          </w:r>
        </w:del>
      </w:ins>
      <w:del w:id="7870" w:author="Utente" w:date="2017-06-26T15:33:00Z">
        <w:r w:rsidRPr="00E352EF" w:rsidDel="00A313A3">
          <w:rPr>
            <w:rFonts w:ascii="Cambria" w:eastAsia="Calibri" w:hAnsi="Cambria"/>
          </w:rPr>
          <w:delText>VALUE&gt;100 )</w:delText>
        </w:r>
      </w:del>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3C4C9CBB" w14:textId="62F8C86B">
        <w:trPr>
          <w:trHeight w:val="144"/>
          <w:del w:id="7871"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675B279" w14:textId="0CEC5EAD" w:rsidR="005A2227" w:rsidRPr="00E352EF" w:rsidDel="00A313A3" w:rsidRDefault="0097053A">
            <w:pPr>
              <w:rPr>
                <w:del w:id="7872" w:author="Utente" w:date="2017-06-26T15:33:00Z"/>
              </w:rPr>
            </w:pPr>
            <w:del w:id="7873" w:author="Utente" w:date="2017-06-26T15:33:00Z">
              <w:r w:rsidRPr="00E352EF" w:rsidDel="00A313A3">
                <w:rPr>
                  <w:rFonts w:ascii="Calibri" w:eastAsia="Calibri" w:hAnsi="Calibri" w:cs="Calibri"/>
                </w:rPr>
                <w:delText>ds_1</w:delText>
              </w:r>
            </w:del>
          </w:p>
        </w:tc>
      </w:tr>
      <w:tr w:rsidR="005A2227" w:rsidRPr="00E352EF" w:rsidDel="00A313A3" w14:paraId="4F16F298" w14:textId="6E66B04C">
        <w:trPr>
          <w:trHeight w:val="331"/>
          <w:del w:id="7874"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25846E" w14:textId="5C341FFB" w:rsidR="005A2227" w:rsidRPr="00E352EF" w:rsidDel="00A313A3" w:rsidRDefault="0097053A">
            <w:pPr>
              <w:jc w:val="both"/>
              <w:rPr>
                <w:del w:id="7875" w:author="Utente" w:date="2017-06-26T15:33:00Z"/>
              </w:rPr>
            </w:pPr>
            <w:del w:id="7876"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54564946" w14:textId="7AB40BA9" w:rsidR="005A2227" w:rsidRPr="00E352EF" w:rsidDel="00A313A3" w:rsidRDefault="0097053A">
            <w:pPr>
              <w:jc w:val="both"/>
              <w:rPr>
                <w:del w:id="7877" w:author="Utente" w:date="2017-06-26T15:33:00Z"/>
              </w:rPr>
            </w:pPr>
            <w:del w:id="7878"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45F00E" w14:textId="1DF22AF5" w:rsidR="005A2227" w:rsidRPr="00E352EF" w:rsidDel="00A313A3" w:rsidRDefault="0097053A">
            <w:pPr>
              <w:jc w:val="both"/>
              <w:rPr>
                <w:del w:id="7879" w:author="Utente" w:date="2017-06-26T15:33:00Z"/>
              </w:rPr>
            </w:pPr>
            <w:del w:id="7880" w:author="Utente" w:date="2017-06-26T15:33:00Z">
              <w:r w:rsidRPr="00E352EF" w:rsidDel="00A313A3">
                <w:rPr>
                  <w:rFonts w:ascii="Calibri" w:eastAsia="Calibri" w:hAnsi="Calibri" w:cs="Calibri"/>
                  <w:b/>
                </w:rPr>
                <w:delText>VALUE</w:delText>
              </w:r>
            </w:del>
          </w:p>
        </w:tc>
      </w:tr>
      <w:tr w:rsidR="005A2227" w:rsidRPr="00E352EF" w:rsidDel="00A313A3" w14:paraId="5A268C2F" w14:textId="4B3CD5D9">
        <w:trPr>
          <w:trHeight w:val="230"/>
          <w:del w:id="7881"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5A32F" w14:textId="6094E0F2" w:rsidR="005A2227" w:rsidRPr="00E352EF" w:rsidDel="00A313A3" w:rsidRDefault="0097053A">
            <w:pPr>
              <w:jc w:val="both"/>
              <w:rPr>
                <w:del w:id="7882" w:author="Utente" w:date="2017-06-26T15:33:00Z"/>
              </w:rPr>
            </w:pPr>
            <w:del w:id="7883"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267A" w14:textId="26C0CDB3" w:rsidR="005A2227" w:rsidRPr="00E352EF" w:rsidDel="00A313A3" w:rsidRDefault="0097053A">
            <w:pPr>
              <w:jc w:val="both"/>
              <w:rPr>
                <w:del w:id="7884" w:author="Utente" w:date="2017-06-26T15:33:00Z"/>
              </w:rPr>
            </w:pPr>
            <w:del w:id="7885"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AFF73" w14:textId="0EF43FB6" w:rsidR="005A2227" w:rsidRPr="00E352EF" w:rsidDel="00A313A3" w:rsidRDefault="0097053A">
            <w:pPr>
              <w:jc w:val="both"/>
              <w:rPr>
                <w:del w:id="7886" w:author="Utente" w:date="2017-06-26T15:33:00Z"/>
              </w:rPr>
            </w:pPr>
            <w:del w:id="7887" w:author="Utente" w:date="2017-06-26T15:33:00Z">
              <w:r w:rsidRPr="00E352EF" w:rsidDel="00A313A3">
                <w:rPr>
                  <w:rFonts w:ascii="Calibri" w:eastAsia="Calibri" w:hAnsi="Calibri" w:cs="Calibri"/>
                </w:rPr>
                <w:delText>200</w:delText>
              </w:r>
            </w:del>
          </w:p>
        </w:tc>
      </w:tr>
      <w:tr w:rsidR="005A2227" w:rsidRPr="00E352EF" w:rsidDel="00A313A3" w14:paraId="2665B7E1" w14:textId="151F3A2B">
        <w:trPr>
          <w:trHeight w:val="331"/>
          <w:del w:id="7888"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CC3C3" w14:textId="2020BE0F" w:rsidR="005A2227" w:rsidRPr="00E352EF" w:rsidDel="00A313A3" w:rsidRDefault="0097053A">
            <w:pPr>
              <w:jc w:val="both"/>
              <w:rPr>
                <w:del w:id="7889" w:author="Utente" w:date="2017-06-26T15:33:00Z"/>
              </w:rPr>
            </w:pPr>
            <w:del w:id="7890"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DDC5" w14:textId="543CB774" w:rsidR="005A2227" w:rsidRPr="00E352EF" w:rsidDel="00A313A3" w:rsidRDefault="0097053A">
            <w:pPr>
              <w:jc w:val="both"/>
              <w:rPr>
                <w:del w:id="7891" w:author="Utente" w:date="2017-06-26T15:33:00Z"/>
              </w:rPr>
            </w:pPr>
            <w:del w:id="7892"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9E7E72" w14:textId="70F8D563" w:rsidR="005A2227" w:rsidRPr="00E352EF" w:rsidDel="00A313A3" w:rsidRDefault="0097053A">
            <w:pPr>
              <w:jc w:val="both"/>
              <w:rPr>
                <w:del w:id="7893" w:author="Utente" w:date="2017-06-26T15:33:00Z"/>
              </w:rPr>
            </w:pPr>
            <w:del w:id="7894" w:author="Utente" w:date="2017-06-26T15:33:00Z">
              <w:r w:rsidRPr="00E352EF" w:rsidDel="00A313A3">
                <w:rPr>
                  <w:rFonts w:ascii="Calibri" w:eastAsia="Calibri" w:hAnsi="Calibri" w:cs="Calibri"/>
                </w:rPr>
                <w:delText>50</w:delText>
              </w:r>
            </w:del>
          </w:p>
        </w:tc>
      </w:tr>
      <w:tr w:rsidR="005A2227" w:rsidRPr="00E352EF" w:rsidDel="00A313A3" w14:paraId="2DE7E1AE" w14:textId="65909DE1">
        <w:trPr>
          <w:trHeight w:val="331"/>
          <w:del w:id="789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BEBC3" w14:textId="322A0822" w:rsidR="005A2227" w:rsidRPr="00E352EF" w:rsidDel="00A313A3" w:rsidRDefault="0097053A">
            <w:pPr>
              <w:jc w:val="both"/>
              <w:rPr>
                <w:del w:id="7896" w:author="Utente" w:date="2017-06-26T15:33:00Z"/>
              </w:rPr>
            </w:pPr>
            <w:del w:id="7897"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05416" w14:textId="7D509CC3" w:rsidR="005A2227" w:rsidRPr="00E352EF" w:rsidDel="00A313A3" w:rsidRDefault="0097053A">
            <w:pPr>
              <w:jc w:val="both"/>
              <w:rPr>
                <w:del w:id="7898" w:author="Utente" w:date="2017-06-26T15:33:00Z"/>
              </w:rPr>
            </w:pPr>
            <w:del w:id="7899"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684F7" w14:textId="09ADA49C" w:rsidR="005A2227" w:rsidRPr="00E352EF" w:rsidDel="00A313A3" w:rsidRDefault="0097053A">
            <w:pPr>
              <w:jc w:val="both"/>
              <w:rPr>
                <w:del w:id="7900" w:author="Utente" w:date="2017-06-26T15:33:00Z"/>
              </w:rPr>
            </w:pPr>
            <w:del w:id="7901" w:author="Utente" w:date="2017-06-26T15:33:00Z">
              <w:r w:rsidRPr="00E352EF" w:rsidDel="00A313A3">
                <w:rPr>
                  <w:rFonts w:ascii="Calibri" w:eastAsia="Calibri" w:hAnsi="Calibri" w:cs="Calibri"/>
                </w:rPr>
                <w:delText>90</w:delText>
              </w:r>
            </w:del>
          </w:p>
        </w:tc>
      </w:tr>
      <w:tr w:rsidR="005A2227" w:rsidRPr="00E352EF" w:rsidDel="00A313A3" w14:paraId="22D5A5A3" w14:textId="2CDAFBD7">
        <w:trPr>
          <w:trHeight w:val="331"/>
          <w:del w:id="790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C9A40F" w14:textId="0F37F5B1" w:rsidR="005A2227" w:rsidRPr="00E352EF" w:rsidDel="00A313A3" w:rsidRDefault="0097053A">
            <w:pPr>
              <w:jc w:val="both"/>
              <w:rPr>
                <w:del w:id="7903" w:author="Utente" w:date="2017-06-26T15:33:00Z"/>
              </w:rPr>
            </w:pPr>
            <w:del w:id="7904"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790BD" w14:textId="5AC19E2B" w:rsidR="005A2227" w:rsidRPr="00E352EF" w:rsidDel="00A313A3" w:rsidRDefault="0097053A">
            <w:pPr>
              <w:jc w:val="both"/>
              <w:rPr>
                <w:del w:id="7905" w:author="Utente" w:date="2017-06-26T15:33:00Z"/>
              </w:rPr>
            </w:pPr>
            <w:del w:id="7906"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892D5" w14:textId="653B3E89" w:rsidR="005A2227" w:rsidRPr="00E352EF" w:rsidDel="00A313A3" w:rsidRDefault="0097053A">
            <w:pPr>
              <w:jc w:val="both"/>
              <w:rPr>
                <w:del w:id="7907" w:author="Utente" w:date="2017-06-26T15:33:00Z"/>
              </w:rPr>
            </w:pPr>
            <w:del w:id="7908" w:author="Utente" w:date="2017-06-26T15:33:00Z">
              <w:r w:rsidRPr="00E352EF" w:rsidDel="00A313A3">
                <w:rPr>
                  <w:rFonts w:ascii="Calibri" w:eastAsia="Calibri" w:hAnsi="Calibri" w:cs="Calibri"/>
                </w:rPr>
                <w:delText>120</w:delText>
              </w:r>
            </w:del>
          </w:p>
        </w:tc>
      </w:tr>
    </w:tbl>
    <w:p w14:paraId="794010CA" w14:textId="67FC3A6C" w:rsidR="005A2227" w:rsidRPr="00E352EF" w:rsidDel="00A313A3" w:rsidRDefault="005A2227">
      <w:pPr>
        <w:spacing w:before="120" w:after="120"/>
        <w:rPr>
          <w:del w:id="7909"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2F4274F" w14:textId="315E4EB0">
        <w:trPr>
          <w:trHeight w:val="130"/>
          <w:del w:id="791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9D10687" w14:textId="6B763864" w:rsidR="005A2227" w:rsidRPr="00E352EF" w:rsidDel="00A313A3" w:rsidRDefault="0097053A">
            <w:pPr>
              <w:rPr>
                <w:del w:id="7911" w:author="Utente" w:date="2017-06-26T15:33:00Z"/>
              </w:rPr>
            </w:pPr>
            <w:del w:id="7912" w:author="Utente" w:date="2017-06-26T15:33:00Z">
              <w:r w:rsidRPr="00E352EF" w:rsidDel="00A313A3">
                <w:rPr>
                  <w:rFonts w:ascii="Calibri" w:eastAsia="Calibri" w:hAnsi="Calibri" w:cs="Calibri"/>
                </w:rPr>
                <w:delText xml:space="preserve">ds_2 </w:delText>
              </w:r>
            </w:del>
          </w:p>
        </w:tc>
      </w:tr>
      <w:tr w:rsidR="005A2227" w:rsidRPr="00E352EF" w:rsidDel="00A313A3" w14:paraId="1863B28F" w14:textId="782D1C54">
        <w:trPr>
          <w:trHeight w:val="274"/>
          <w:del w:id="791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94D95D" w14:textId="5D53F00D" w:rsidR="005A2227" w:rsidRPr="00E352EF" w:rsidDel="00A313A3" w:rsidRDefault="0097053A">
            <w:pPr>
              <w:rPr>
                <w:del w:id="7914" w:author="Utente" w:date="2017-06-26T15:33:00Z"/>
              </w:rPr>
            </w:pPr>
            <w:del w:id="7915" w:author="Utente" w:date="2017-06-26T15:33:00Z">
              <w:r w:rsidRPr="00E352EF" w:rsidDel="00A313A3">
                <w:rPr>
                  <w:rFonts w:ascii="Calibri" w:eastAsia="Calibri" w:hAnsi="Calibri" w:cs="Calibri"/>
                  <w:b/>
                </w:rPr>
                <w:delText>CONDITION</w:delText>
              </w:r>
            </w:del>
          </w:p>
        </w:tc>
      </w:tr>
      <w:tr w:rsidR="005A2227" w:rsidRPr="00E352EF" w:rsidDel="00A313A3" w14:paraId="16B51F4A" w14:textId="35794034">
        <w:trPr>
          <w:trHeight w:val="274"/>
          <w:del w:id="7916"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5CF79" w14:textId="4BAC8BBA" w:rsidR="005A2227" w:rsidRPr="00E352EF" w:rsidDel="00A313A3" w:rsidRDefault="0097053A">
            <w:pPr>
              <w:jc w:val="both"/>
              <w:rPr>
                <w:del w:id="7917" w:author="Utente" w:date="2017-06-26T15:33:00Z"/>
              </w:rPr>
            </w:pPr>
            <w:del w:id="7918" w:author="Utente" w:date="2017-06-26T15:33:00Z">
              <w:r w:rsidRPr="00E352EF" w:rsidDel="00A313A3">
                <w:rPr>
                  <w:rFonts w:ascii="Calibri" w:eastAsia="Calibri" w:hAnsi="Calibri" w:cs="Calibri"/>
                </w:rPr>
                <w:lastRenderedPageBreak/>
                <w:delText>TRUE</w:delText>
              </w:r>
            </w:del>
          </w:p>
        </w:tc>
      </w:tr>
    </w:tbl>
    <w:p w14:paraId="3D7E148D" w14:textId="07A0D85F" w:rsidR="005A2227" w:rsidRPr="00E352EF" w:rsidDel="00A313A3" w:rsidRDefault="005A2227">
      <w:pPr>
        <w:rPr>
          <w:del w:id="7919" w:author="Utente" w:date="2017-06-26T15:33:00Z"/>
        </w:rPr>
      </w:pPr>
    </w:p>
    <w:p w14:paraId="28E747AE" w14:textId="2DA449E7" w:rsidR="005A2227" w:rsidRPr="00E352EF" w:rsidDel="00A313A3" w:rsidRDefault="0097053A" w:rsidP="005E7E74">
      <w:pPr>
        <w:tabs>
          <w:tab w:val="left" w:pos="1138"/>
        </w:tabs>
        <w:ind w:left="1138" w:hanging="1138"/>
        <w:rPr>
          <w:del w:id="7920" w:author="Utente" w:date="2017-06-26T15:33:00Z"/>
          <w:rFonts w:ascii="Cambria" w:eastAsia="Calibri" w:hAnsi="Cambria" w:cs="Calibri"/>
        </w:rPr>
      </w:pPr>
      <w:del w:id="7921" w:author="Utente" w:date="2017-06-26T15:33:00Z">
        <w:r w:rsidRPr="00E352EF" w:rsidDel="00A313A3">
          <w:rPr>
            <w:rFonts w:ascii="Cambria" w:eastAsia="Calibri" w:hAnsi="Cambria" w:cs="Calibri"/>
          </w:rPr>
          <w:delText xml:space="preserve">2) ds_2 := </w:delText>
        </w:r>
        <w:r w:rsidRPr="00E352EF" w:rsidDel="00A313A3">
          <w:rPr>
            <w:rFonts w:ascii="Cambria" w:eastAsia="Calibri" w:hAnsi="Cambria" w:cs="Calibri"/>
            <w:b/>
          </w:rPr>
          <w:delText>any</w:delText>
        </w:r>
        <w:r w:rsidRPr="00E352EF" w:rsidDel="00A313A3">
          <w:rPr>
            <w:rFonts w:ascii="Cambria" w:eastAsia="Calibri" w:hAnsi="Cambria" w:cs="Calibri"/>
          </w:rPr>
          <w:delText xml:space="preserve"> (ds_1.</w:delText>
        </w:r>
      </w:del>
      <w:ins w:id="7922" w:author="Laura Viignola" w:date="2017-05-11T09:37:00Z">
        <w:del w:id="7923" w:author="Utente" w:date="2017-06-26T15:33:00Z">
          <w:r w:rsidR="004266D2" w:rsidDel="00A313A3">
            <w:rPr>
              <w:rFonts w:ascii="Cambria" w:eastAsia="Calibri" w:hAnsi="Cambria" w:cs="Calibri"/>
            </w:rPr>
            <w:delText>#</w:delText>
          </w:r>
        </w:del>
      </w:ins>
      <w:del w:id="7924" w:author="Utente" w:date="2017-06-26T15:33:00Z">
        <w:r w:rsidRPr="00E352EF" w:rsidDel="00A313A3">
          <w:rPr>
            <w:rFonts w:ascii="Cambria" w:eastAsia="Calibri" w:hAnsi="Cambria" w:cs="Calibri"/>
          </w:rPr>
          <w:delText>VALUE_2000&gt;100 AND ds_1.</w:delText>
        </w:r>
      </w:del>
      <w:ins w:id="7925" w:author="Laura Viignola" w:date="2017-05-11T09:37:00Z">
        <w:del w:id="7926" w:author="Utente" w:date="2017-06-26T15:33:00Z">
          <w:r w:rsidR="004266D2" w:rsidDel="00A313A3">
            <w:rPr>
              <w:rFonts w:ascii="Cambria" w:eastAsia="Calibri" w:hAnsi="Cambria" w:cs="Calibri"/>
            </w:rPr>
            <w:delText>#</w:delText>
          </w:r>
        </w:del>
      </w:ins>
      <w:del w:id="7927" w:author="Utente" w:date="2017-06-26T15:33:00Z">
        <w:r w:rsidRPr="00E352EF" w:rsidDel="00A313A3">
          <w:rPr>
            <w:rFonts w:ascii="Cambria" w:eastAsia="Calibri" w:hAnsi="Cambria" w:cs="Calibri"/>
          </w:rPr>
          <w:delText xml:space="preserve"> VALUE_2001&gt;100 )</w:delText>
        </w:r>
      </w:del>
    </w:p>
    <w:p w14:paraId="4BB5AB9D" w14:textId="12B3DFFD" w:rsidR="0062787A" w:rsidRPr="00E352EF" w:rsidDel="00A313A3" w:rsidRDefault="0062787A" w:rsidP="005E7E74">
      <w:pPr>
        <w:tabs>
          <w:tab w:val="left" w:pos="1138"/>
        </w:tabs>
        <w:ind w:left="1138" w:hanging="1138"/>
        <w:rPr>
          <w:del w:id="7928"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16DFE3C" w14:textId="4A966D87">
        <w:trPr>
          <w:trHeight w:val="144"/>
          <w:del w:id="7929"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38571DE" w14:textId="5BE0652E" w:rsidR="005A2227" w:rsidRPr="00E352EF" w:rsidDel="00A313A3" w:rsidRDefault="0097053A">
            <w:pPr>
              <w:rPr>
                <w:del w:id="7930" w:author="Utente" w:date="2017-06-26T15:33:00Z"/>
              </w:rPr>
            </w:pPr>
            <w:del w:id="7931" w:author="Utente" w:date="2017-06-26T15:33:00Z">
              <w:r w:rsidRPr="00E352EF" w:rsidDel="00A313A3">
                <w:rPr>
                  <w:rFonts w:ascii="Calibri" w:eastAsia="Calibri" w:hAnsi="Calibri" w:cs="Calibri"/>
                </w:rPr>
                <w:delText>ds_1</w:delText>
              </w:r>
            </w:del>
          </w:p>
        </w:tc>
      </w:tr>
      <w:tr w:rsidR="005A2227" w:rsidRPr="00E352EF" w:rsidDel="00A313A3" w14:paraId="632683D4" w14:textId="558C9A0C">
        <w:trPr>
          <w:trHeight w:val="331"/>
          <w:del w:id="7932"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73BEFA31" w14:textId="50131088" w:rsidR="005A2227" w:rsidRPr="00E352EF" w:rsidDel="00A313A3" w:rsidRDefault="0097053A">
            <w:pPr>
              <w:jc w:val="both"/>
              <w:rPr>
                <w:del w:id="7933" w:author="Utente" w:date="2017-06-26T15:33:00Z"/>
              </w:rPr>
            </w:pPr>
            <w:del w:id="7934"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912510" w14:textId="493064D9" w:rsidR="005A2227" w:rsidRPr="00E352EF" w:rsidDel="00A313A3" w:rsidRDefault="0097053A">
            <w:pPr>
              <w:jc w:val="both"/>
              <w:rPr>
                <w:del w:id="7935" w:author="Utente" w:date="2017-06-26T15:33:00Z"/>
              </w:rPr>
            </w:pPr>
            <w:del w:id="7936"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B478E2F" w14:textId="043738D9" w:rsidR="005A2227" w:rsidRPr="00E352EF" w:rsidDel="00A313A3" w:rsidRDefault="0097053A">
            <w:pPr>
              <w:jc w:val="both"/>
              <w:rPr>
                <w:del w:id="7937" w:author="Utente" w:date="2017-06-26T15:33:00Z"/>
              </w:rPr>
            </w:pPr>
            <w:del w:id="7938" w:author="Utente" w:date="2017-06-26T15:33:00Z">
              <w:r w:rsidRPr="00E352EF" w:rsidDel="00A313A3">
                <w:rPr>
                  <w:rFonts w:ascii="Calibri" w:eastAsia="Calibri" w:hAnsi="Calibri" w:cs="Calibri"/>
                  <w:b/>
                </w:rPr>
                <w:delText>VALUE_2001</w:delText>
              </w:r>
            </w:del>
          </w:p>
        </w:tc>
      </w:tr>
      <w:tr w:rsidR="005A2227" w:rsidRPr="00E352EF" w:rsidDel="00A313A3" w14:paraId="5DD2D9AB" w14:textId="5AA66258">
        <w:trPr>
          <w:trHeight w:val="230"/>
          <w:del w:id="7939"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C50C1" w14:textId="7D6EF3AF" w:rsidR="005A2227" w:rsidRPr="00E352EF" w:rsidDel="00A313A3" w:rsidRDefault="0097053A">
            <w:pPr>
              <w:jc w:val="both"/>
              <w:rPr>
                <w:del w:id="7940" w:author="Utente" w:date="2017-06-26T15:33:00Z"/>
              </w:rPr>
            </w:pPr>
            <w:del w:id="7941"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2D5CE" w14:textId="331D4BB9" w:rsidR="005A2227" w:rsidRPr="00E352EF" w:rsidDel="00A313A3" w:rsidRDefault="0097053A">
            <w:pPr>
              <w:tabs>
                <w:tab w:val="center" w:pos="922"/>
              </w:tabs>
              <w:jc w:val="both"/>
              <w:rPr>
                <w:del w:id="7942" w:author="Utente" w:date="2017-06-26T15:33:00Z"/>
              </w:rPr>
            </w:pPr>
            <w:del w:id="7943"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10393" w14:textId="3214950A" w:rsidR="005A2227" w:rsidRPr="00E352EF" w:rsidDel="00A313A3" w:rsidRDefault="0097053A">
            <w:pPr>
              <w:jc w:val="both"/>
              <w:rPr>
                <w:del w:id="7944" w:author="Utente" w:date="2017-06-26T15:33:00Z"/>
              </w:rPr>
            </w:pPr>
            <w:del w:id="7945" w:author="Utente" w:date="2017-06-26T15:33:00Z">
              <w:r w:rsidRPr="00E352EF" w:rsidDel="00A313A3">
                <w:rPr>
                  <w:rFonts w:ascii="Calibri" w:eastAsia="Calibri" w:hAnsi="Calibri" w:cs="Calibri"/>
                </w:rPr>
                <w:delText>90</w:delText>
              </w:r>
            </w:del>
          </w:p>
        </w:tc>
      </w:tr>
      <w:tr w:rsidR="005A2227" w:rsidRPr="00E352EF" w:rsidDel="00A313A3" w14:paraId="01DD8CB7" w14:textId="63C4AF92">
        <w:trPr>
          <w:trHeight w:val="331"/>
          <w:del w:id="794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F568F5" w14:textId="73ABDA15" w:rsidR="005A2227" w:rsidRPr="00E352EF" w:rsidDel="00A313A3" w:rsidRDefault="0097053A">
            <w:pPr>
              <w:jc w:val="both"/>
              <w:rPr>
                <w:del w:id="7947" w:author="Utente" w:date="2017-06-26T15:33:00Z"/>
              </w:rPr>
            </w:pPr>
            <w:del w:id="7948"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87829" w14:textId="2AD615D1" w:rsidR="005A2227" w:rsidRPr="00E352EF" w:rsidDel="00A313A3" w:rsidRDefault="0097053A">
            <w:pPr>
              <w:jc w:val="both"/>
              <w:rPr>
                <w:del w:id="7949" w:author="Utente" w:date="2017-06-26T15:33:00Z"/>
              </w:rPr>
            </w:pPr>
            <w:del w:id="7950"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6B228" w14:textId="62E7701B" w:rsidR="005A2227" w:rsidRPr="00E352EF" w:rsidDel="00A313A3" w:rsidRDefault="0097053A">
            <w:pPr>
              <w:jc w:val="both"/>
              <w:rPr>
                <w:del w:id="7951" w:author="Utente" w:date="2017-06-26T15:33:00Z"/>
              </w:rPr>
            </w:pPr>
            <w:del w:id="7952" w:author="Utente" w:date="2017-06-26T15:33:00Z">
              <w:r w:rsidRPr="00E352EF" w:rsidDel="00A313A3">
                <w:rPr>
                  <w:rFonts w:ascii="Calibri" w:eastAsia="Calibri" w:hAnsi="Calibri" w:cs="Calibri"/>
                </w:rPr>
                <w:delText>120</w:delText>
              </w:r>
            </w:del>
          </w:p>
        </w:tc>
      </w:tr>
    </w:tbl>
    <w:p w14:paraId="2B6BF657" w14:textId="0B90663C" w:rsidR="005A2227" w:rsidRPr="00E352EF" w:rsidDel="00A313A3" w:rsidRDefault="005A2227">
      <w:pPr>
        <w:spacing w:before="120" w:after="120"/>
        <w:rPr>
          <w:del w:id="7953"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CB5271" w14:textId="392B5AE5">
        <w:trPr>
          <w:trHeight w:val="130"/>
          <w:del w:id="795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7D62160" w14:textId="72E43DFF" w:rsidR="005A2227" w:rsidRPr="00E352EF" w:rsidDel="00A313A3" w:rsidRDefault="0097053A">
            <w:pPr>
              <w:rPr>
                <w:del w:id="7955" w:author="Utente" w:date="2017-06-26T15:33:00Z"/>
              </w:rPr>
            </w:pPr>
            <w:del w:id="7956" w:author="Utente" w:date="2017-06-26T15:33:00Z">
              <w:r w:rsidRPr="00E352EF" w:rsidDel="00A313A3">
                <w:rPr>
                  <w:rFonts w:ascii="Calibri" w:eastAsia="Calibri" w:hAnsi="Calibri" w:cs="Calibri"/>
                </w:rPr>
                <w:delText xml:space="preserve">ds_2 </w:delText>
              </w:r>
            </w:del>
          </w:p>
        </w:tc>
      </w:tr>
      <w:tr w:rsidR="005A2227" w:rsidRPr="00E352EF" w:rsidDel="00A313A3" w14:paraId="444E787A" w14:textId="7DB4CF4E">
        <w:trPr>
          <w:trHeight w:val="274"/>
          <w:del w:id="795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F26887A" w14:textId="04E91AC6" w:rsidR="005A2227" w:rsidRPr="00E352EF" w:rsidDel="00A313A3" w:rsidRDefault="0097053A">
            <w:pPr>
              <w:rPr>
                <w:del w:id="7958" w:author="Utente" w:date="2017-06-26T15:33:00Z"/>
              </w:rPr>
            </w:pPr>
            <w:del w:id="7959" w:author="Utente" w:date="2017-06-26T15:33:00Z">
              <w:r w:rsidRPr="00E352EF" w:rsidDel="00A313A3">
                <w:rPr>
                  <w:rFonts w:ascii="Calibri" w:eastAsia="Calibri" w:hAnsi="Calibri" w:cs="Calibri"/>
                  <w:b/>
                </w:rPr>
                <w:delText>CONDITION</w:delText>
              </w:r>
            </w:del>
          </w:p>
        </w:tc>
      </w:tr>
      <w:tr w:rsidR="005A2227" w:rsidRPr="00E352EF" w:rsidDel="00A313A3" w14:paraId="2C2CADDF" w14:textId="2AB38CB2">
        <w:trPr>
          <w:trHeight w:val="274"/>
          <w:del w:id="7960"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0B717" w14:textId="3C4B2ABE" w:rsidR="005A2227" w:rsidRPr="00E352EF" w:rsidDel="00A313A3" w:rsidRDefault="0097053A">
            <w:pPr>
              <w:jc w:val="both"/>
              <w:rPr>
                <w:del w:id="7961" w:author="Utente" w:date="2017-06-26T15:33:00Z"/>
              </w:rPr>
            </w:pPr>
            <w:del w:id="7962" w:author="Utente" w:date="2017-06-26T15:33:00Z">
              <w:r w:rsidRPr="00E352EF" w:rsidDel="00A313A3">
                <w:rPr>
                  <w:rFonts w:ascii="Calibri" w:eastAsia="Calibri" w:hAnsi="Calibri" w:cs="Calibri"/>
                </w:rPr>
                <w:delText>FALSE</w:delText>
              </w:r>
            </w:del>
          </w:p>
        </w:tc>
      </w:tr>
    </w:tbl>
    <w:p w14:paraId="4917068C" w14:textId="4529620E" w:rsidR="005A2227" w:rsidRPr="00E352EF" w:rsidDel="00A313A3" w:rsidRDefault="005A2227">
      <w:pPr>
        <w:spacing w:before="120" w:after="120"/>
        <w:rPr>
          <w:del w:id="7963" w:author="Utente" w:date="2017-06-26T15:33:00Z"/>
        </w:rPr>
      </w:pPr>
    </w:p>
    <w:p w14:paraId="13630E17" w14:textId="4FECA876" w:rsidR="005A2227" w:rsidRPr="00E352EF" w:rsidDel="00A313A3" w:rsidRDefault="0097053A" w:rsidP="00C96285">
      <w:pPr>
        <w:rPr>
          <w:del w:id="7964" w:author="Utente" w:date="2017-06-26T15:33:00Z"/>
          <w:rFonts w:ascii="Cambria" w:eastAsia="Calibri" w:hAnsi="Cambria"/>
        </w:rPr>
      </w:pPr>
      <w:del w:id="7965"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any</w:delText>
        </w:r>
        <w:r w:rsidRPr="00E352EF" w:rsidDel="00A313A3">
          <w:rPr>
            <w:rFonts w:ascii="Cambria" w:eastAsia="Calibri" w:hAnsi="Cambria"/>
          </w:rPr>
          <w:delText xml:space="preserve"> (ds_1.</w:delText>
        </w:r>
      </w:del>
      <w:ins w:id="7966" w:author="Laura Viignola" w:date="2017-05-11T09:37:00Z">
        <w:del w:id="7967" w:author="Utente" w:date="2017-06-26T15:33:00Z">
          <w:r w:rsidR="004266D2" w:rsidDel="00A313A3">
            <w:rPr>
              <w:rFonts w:ascii="Cambria" w:eastAsia="Calibri" w:hAnsi="Cambria"/>
            </w:rPr>
            <w:delText>#</w:delText>
          </w:r>
        </w:del>
      </w:ins>
      <w:del w:id="7968" w:author="Utente" w:date="2017-06-26T15:33:00Z">
        <w:r w:rsidRPr="00E352EF" w:rsidDel="00A313A3">
          <w:rPr>
            <w:rFonts w:ascii="Cambria" w:eastAsia="Calibri" w:hAnsi="Cambria"/>
          </w:rPr>
          <w:delText>VALUE_2000&gt;100 AND ds_1.</w:delText>
        </w:r>
      </w:del>
      <w:ins w:id="7969" w:author="Laura Viignola" w:date="2017-05-11T09:37:00Z">
        <w:del w:id="7970" w:author="Utente" w:date="2017-06-26T15:33:00Z">
          <w:r w:rsidR="004266D2" w:rsidDel="00A313A3">
            <w:rPr>
              <w:rFonts w:ascii="Cambria" w:eastAsia="Calibri" w:hAnsi="Cambria"/>
            </w:rPr>
            <w:delText>#</w:delText>
          </w:r>
        </w:del>
      </w:ins>
      <w:del w:id="7971" w:author="Utente" w:date="2017-06-26T15:33:00Z">
        <w:r w:rsidRPr="00E352EF" w:rsidDel="00A313A3">
          <w:rPr>
            <w:rFonts w:ascii="Cambria" w:eastAsia="Calibri" w:hAnsi="Cambria"/>
          </w:rPr>
          <w:delText>VALUE_2001&gt;100</w:delText>
        </w:r>
      </w:del>
      <w:ins w:id="7972" w:author="Laura Viignola" w:date="2017-05-10T17:12:00Z">
        <w:del w:id="7973" w:author="Utente" w:date="2017-06-26T15:33:00Z">
          <w:r w:rsidR="003B57DA" w:rsidDel="00A313A3">
            <w:rPr>
              <w:rFonts w:ascii="Cambria" w:eastAsia="Calibri" w:hAnsi="Cambria"/>
            </w:rPr>
            <w:delText>80</w:delText>
          </w:r>
        </w:del>
      </w:ins>
      <w:del w:id="7974" w:author="Utente" w:date="2017-06-26T15:33:00Z">
        <w:r w:rsidRPr="00E352EF" w:rsidDel="00A313A3">
          <w:rPr>
            <w:rFonts w:ascii="Cambria" w:eastAsia="Calibri" w:hAnsi="Cambria"/>
          </w:rPr>
          <w:delText>)</w:delText>
        </w:r>
      </w:del>
    </w:p>
    <w:p w14:paraId="5A204B0A" w14:textId="450786F7" w:rsidR="0062787A" w:rsidRPr="00E352EF" w:rsidDel="00A313A3" w:rsidRDefault="0062787A" w:rsidP="00C96285">
      <w:pPr>
        <w:rPr>
          <w:del w:id="7975"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410BFEB" w14:textId="2CCEBCC7">
        <w:trPr>
          <w:trHeight w:val="144"/>
          <w:del w:id="7976"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3EBB1CD" w14:textId="1EE40634" w:rsidR="005A2227" w:rsidRPr="00E352EF" w:rsidDel="00A313A3" w:rsidRDefault="0097053A">
            <w:pPr>
              <w:rPr>
                <w:del w:id="7977" w:author="Utente" w:date="2017-06-26T15:33:00Z"/>
              </w:rPr>
            </w:pPr>
            <w:del w:id="7978" w:author="Utente" w:date="2017-06-26T15:33:00Z">
              <w:r w:rsidRPr="00E352EF" w:rsidDel="00A313A3">
                <w:rPr>
                  <w:rFonts w:ascii="Calibri" w:eastAsia="Calibri" w:hAnsi="Calibri" w:cs="Calibri"/>
                </w:rPr>
                <w:delText>ds_1</w:delText>
              </w:r>
            </w:del>
          </w:p>
        </w:tc>
      </w:tr>
      <w:tr w:rsidR="005A2227" w:rsidRPr="00E352EF" w:rsidDel="00A313A3" w14:paraId="14B34F67" w14:textId="1E0B150F">
        <w:trPr>
          <w:trHeight w:val="331"/>
          <w:del w:id="7979"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9F67EC" w14:textId="5FB9DEBB" w:rsidR="005A2227" w:rsidRPr="00E352EF" w:rsidDel="00A313A3" w:rsidRDefault="0097053A">
            <w:pPr>
              <w:jc w:val="both"/>
              <w:rPr>
                <w:del w:id="7980" w:author="Utente" w:date="2017-06-26T15:33:00Z"/>
              </w:rPr>
            </w:pPr>
            <w:del w:id="7981"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B62A280" w14:textId="12C11741" w:rsidR="005A2227" w:rsidRPr="00E352EF" w:rsidDel="00A313A3" w:rsidRDefault="0097053A">
            <w:pPr>
              <w:jc w:val="both"/>
              <w:rPr>
                <w:del w:id="7982" w:author="Utente" w:date="2017-06-26T15:33:00Z"/>
              </w:rPr>
            </w:pPr>
            <w:del w:id="7983"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2200D335" w14:textId="37AA5EFE" w:rsidR="005A2227" w:rsidRPr="00E352EF" w:rsidDel="00A313A3" w:rsidRDefault="0097053A">
            <w:pPr>
              <w:jc w:val="both"/>
              <w:rPr>
                <w:del w:id="7984" w:author="Utente" w:date="2017-06-26T15:33:00Z"/>
              </w:rPr>
            </w:pPr>
            <w:del w:id="7985" w:author="Utente" w:date="2017-06-26T15:33:00Z">
              <w:r w:rsidRPr="00E352EF" w:rsidDel="00A313A3">
                <w:rPr>
                  <w:rFonts w:ascii="Calibri" w:eastAsia="Calibri" w:hAnsi="Calibri" w:cs="Calibri"/>
                  <w:b/>
                </w:rPr>
                <w:delText>VALUE_2001</w:delText>
              </w:r>
            </w:del>
          </w:p>
        </w:tc>
      </w:tr>
      <w:tr w:rsidR="005A2227" w:rsidRPr="00E352EF" w:rsidDel="00A313A3" w14:paraId="4BD69872" w14:textId="0DA09D53">
        <w:trPr>
          <w:trHeight w:val="230"/>
          <w:del w:id="798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9F045" w14:textId="1C33E96E" w:rsidR="005A2227" w:rsidRPr="00E352EF" w:rsidDel="00A313A3" w:rsidRDefault="0097053A">
            <w:pPr>
              <w:jc w:val="both"/>
              <w:rPr>
                <w:del w:id="7987" w:author="Utente" w:date="2017-06-26T15:33:00Z"/>
              </w:rPr>
            </w:pPr>
            <w:del w:id="7988"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35657" w14:textId="48826BAD" w:rsidR="005A2227" w:rsidRPr="00E352EF" w:rsidDel="00A313A3" w:rsidRDefault="0097053A">
            <w:pPr>
              <w:tabs>
                <w:tab w:val="center" w:pos="922"/>
              </w:tabs>
              <w:jc w:val="both"/>
              <w:rPr>
                <w:del w:id="7989" w:author="Utente" w:date="2017-06-26T15:33:00Z"/>
              </w:rPr>
            </w:pPr>
            <w:del w:id="7990"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42831" w14:textId="485C07B6" w:rsidR="005A2227" w:rsidRPr="00E352EF" w:rsidDel="00A313A3" w:rsidRDefault="0097053A">
            <w:pPr>
              <w:jc w:val="both"/>
              <w:rPr>
                <w:del w:id="7991" w:author="Utente" w:date="2017-06-26T15:33:00Z"/>
              </w:rPr>
            </w:pPr>
            <w:del w:id="7992" w:author="Utente" w:date="2017-06-26T15:33:00Z">
              <w:r w:rsidRPr="00E352EF" w:rsidDel="00A313A3">
                <w:rPr>
                  <w:rFonts w:ascii="Calibri" w:eastAsia="Calibri" w:hAnsi="Calibri" w:cs="Calibri"/>
                </w:rPr>
                <w:delText>90</w:delText>
              </w:r>
            </w:del>
          </w:p>
        </w:tc>
      </w:tr>
      <w:tr w:rsidR="005A2227" w:rsidRPr="00E352EF" w:rsidDel="00A313A3" w14:paraId="5D7E4020" w14:textId="673AEC22">
        <w:trPr>
          <w:trHeight w:val="29"/>
          <w:del w:id="7993"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3338C" w14:textId="16ED6024" w:rsidR="005A2227" w:rsidRPr="00E352EF" w:rsidDel="00A313A3" w:rsidRDefault="0097053A">
            <w:pPr>
              <w:jc w:val="both"/>
              <w:rPr>
                <w:del w:id="7994" w:author="Utente" w:date="2017-06-26T15:33:00Z"/>
              </w:rPr>
            </w:pPr>
            <w:del w:id="7995"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FD2513" w14:textId="000F5690" w:rsidR="005A2227" w:rsidRPr="00E352EF" w:rsidDel="00A313A3" w:rsidRDefault="0097053A">
            <w:pPr>
              <w:jc w:val="both"/>
              <w:rPr>
                <w:del w:id="7996" w:author="Utente" w:date="2017-06-26T15:33:00Z"/>
              </w:rPr>
            </w:pPr>
            <w:del w:id="7997"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431FC" w14:textId="17F32E10" w:rsidR="005A2227" w:rsidRPr="00E352EF" w:rsidDel="00A313A3" w:rsidRDefault="0097053A">
            <w:pPr>
              <w:jc w:val="both"/>
              <w:rPr>
                <w:del w:id="7998" w:author="Utente" w:date="2017-06-26T15:33:00Z"/>
              </w:rPr>
            </w:pPr>
            <w:del w:id="7999" w:author="Utente" w:date="2017-06-26T15:33:00Z">
              <w:r w:rsidRPr="00E352EF" w:rsidDel="00A313A3">
                <w:rPr>
                  <w:rFonts w:ascii="Calibri" w:eastAsia="Calibri" w:hAnsi="Calibri" w:cs="Calibri"/>
                </w:rPr>
                <w:delText>120</w:delText>
              </w:r>
            </w:del>
          </w:p>
        </w:tc>
      </w:tr>
    </w:tbl>
    <w:p w14:paraId="4F6EF293" w14:textId="5A81C9C3" w:rsidR="005A2227" w:rsidRPr="00E352EF" w:rsidDel="00A313A3" w:rsidRDefault="005A2227">
      <w:pPr>
        <w:spacing w:before="120" w:after="120"/>
        <w:rPr>
          <w:del w:id="8000"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7C3AF52C" w14:textId="06E2352E">
        <w:trPr>
          <w:trHeight w:val="130"/>
          <w:del w:id="800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5CE145" w14:textId="1407B61D" w:rsidR="005A2227" w:rsidRPr="00E352EF" w:rsidDel="00A313A3" w:rsidRDefault="0097053A">
            <w:pPr>
              <w:rPr>
                <w:del w:id="8002" w:author="Utente" w:date="2017-06-26T15:33:00Z"/>
              </w:rPr>
            </w:pPr>
            <w:del w:id="8003" w:author="Utente" w:date="2017-06-26T15:33:00Z">
              <w:r w:rsidRPr="00E352EF" w:rsidDel="00A313A3">
                <w:rPr>
                  <w:rFonts w:ascii="Calibri" w:eastAsia="Calibri" w:hAnsi="Calibri" w:cs="Calibri"/>
                </w:rPr>
                <w:delText xml:space="preserve">ds_2 </w:delText>
              </w:r>
            </w:del>
          </w:p>
        </w:tc>
      </w:tr>
      <w:tr w:rsidR="005A2227" w:rsidRPr="00E352EF" w:rsidDel="00A313A3" w14:paraId="3283BF80" w14:textId="594E13DF">
        <w:trPr>
          <w:trHeight w:val="274"/>
          <w:del w:id="800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DC8268" w14:textId="4CA461F0" w:rsidR="005A2227" w:rsidRPr="00E352EF" w:rsidDel="00A313A3" w:rsidRDefault="0097053A">
            <w:pPr>
              <w:rPr>
                <w:del w:id="8005" w:author="Utente" w:date="2017-06-26T15:33:00Z"/>
              </w:rPr>
            </w:pPr>
            <w:del w:id="8006" w:author="Utente" w:date="2017-06-26T15:33:00Z">
              <w:r w:rsidRPr="00E352EF" w:rsidDel="00A313A3">
                <w:rPr>
                  <w:rFonts w:ascii="Calibri" w:eastAsia="Calibri" w:hAnsi="Calibri" w:cs="Calibri"/>
                  <w:b/>
                </w:rPr>
                <w:delText>CONDITION</w:delText>
              </w:r>
            </w:del>
          </w:p>
        </w:tc>
      </w:tr>
      <w:tr w:rsidR="005A2227" w:rsidRPr="00E352EF" w:rsidDel="00A313A3" w14:paraId="2463C5A9" w14:textId="62143231">
        <w:trPr>
          <w:trHeight w:val="274"/>
          <w:del w:id="8007"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664C0" w14:textId="74AE698D" w:rsidR="005A2227" w:rsidRPr="00E352EF" w:rsidDel="00A313A3" w:rsidRDefault="0097053A">
            <w:pPr>
              <w:jc w:val="both"/>
              <w:rPr>
                <w:del w:id="8008" w:author="Utente" w:date="2017-06-26T15:33:00Z"/>
              </w:rPr>
            </w:pPr>
            <w:del w:id="8009" w:author="Utente" w:date="2017-06-26T15:33:00Z">
              <w:r w:rsidRPr="00E352EF" w:rsidDel="00A313A3">
                <w:rPr>
                  <w:rFonts w:ascii="Calibri" w:eastAsia="Calibri" w:hAnsi="Calibri" w:cs="Calibri"/>
                </w:rPr>
                <w:delText>TRUE</w:delText>
              </w:r>
            </w:del>
          </w:p>
        </w:tc>
      </w:tr>
    </w:tbl>
    <w:p w14:paraId="22A2A8CE" w14:textId="3BD67843" w:rsidR="005A2227" w:rsidRPr="00E352EF" w:rsidDel="00A313A3" w:rsidRDefault="005A2227">
      <w:pPr>
        <w:spacing w:before="120" w:after="120"/>
        <w:rPr>
          <w:del w:id="8010" w:author="Utente" w:date="2017-06-26T15:33:00Z"/>
        </w:rPr>
      </w:pPr>
    </w:p>
    <w:p w14:paraId="5532BA74" w14:textId="2DD082D9" w:rsidR="005A2227" w:rsidRPr="00E352EF" w:rsidDel="00A313A3" w:rsidRDefault="005A2227">
      <w:pPr>
        <w:rPr>
          <w:del w:id="8011" w:author="Utente" w:date="2017-06-26T15:33:00Z"/>
        </w:rPr>
      </w:pPr>
    </w:p>
    <w:p w14:paraId="1627E942" w14:textId="333896E0" w:rsidR="005A2227" w:rsidRPr="00E352EF" w:rsidDel="00A313A3" w:rsidRDefault="005A2227">
      <w:pPr>
        <w:rPr>
          <w:del w:id="8012" w:author="Utente" w:date="2017-06-26T15:33:00Z"/>
        </w:rPr>
      </w:pPr>
    </w:p>
    <w:p w14:paraId="142C38C9" w14:textId="1D00D343" w:rsidR="0062787A" w:rsidRPr="00E352EF" w:rsidDel="00A313A3" w:rsidRDefault="0062787A" w:rsidP="0062787A">
      <w:pPr>
        <w:rPr>
          <w:del w:id="8013" w:author="Utente" w:date="2017-06-26T15:33:00Z"/>
        </w:rPr>
      </w:pPr>
      <w:bookmarkStart w:id="8014" w:name="_Toc463805768"/>
    </w:p>
    <w:p w14:paraId="7F8B2625" w14:textId="2361F644" w:rsidR="005A2227" w:rsidRPr="00E352EF" w:rsidDel="00A313A3" w:rsidRDefault="0097053A" w:rsidP="005E7E74">
      <w:pPr>
        <w:pStyle w:val="Stile3"/>
        <w:rPr>
          <w:del w:id="8015" w:author="Utente" w:date="2017-06-26T15:33:00Z"/>
          <w:lang w:val="en-GB"/>
        </w:rPr>
      </w:pPr>
      <w:bookmarkStart w:id="8016" w:name="_Toc464487945"/>
      <w:del w:id="8017" w:author="Utente" w:date="2017-06-26T15:33:00Z">
        <w:r w:rsidRPr="00E352EF" w:rsidDel="00A313A3">
          <w:rPr>
            <w:lang w:val="en-GB"/>
          </w:rPr>
          <w:delText>unique</w:delText>
        </w:r>
        <w:bookmarkEnd w:id="8014"/>
        <w:bookmarkEnd w:id="8016"/>
      </w:del>
    </w:p>
    <w:p w14:paraId="18436350" w14:textId="7FCFAD55" w:rsidR="005A2227" w:rsidRPr="00E352EF" w:rsidDel="00A313A3" w:rsidRDefault="0097053A" w:rsidP="00543198">
      <w:pPr>
        <w:rPr>
          <w:del w:id="8018" w:author="Utente" w:date="2017-06-26T15:33:00Z"/>
          <w:rFonts w:ascii="Cambria" w:eastAsia="Calibri" w:hAnsi="Cambria" w:cs="Calibri"/>
          <w:i/>
          <w:color w:val="5B9BD5"/>
        </w:rPr>
      </w:pPr>
      <w:del w:id="8019" w:author="Utente" w:date="2017-06-26T15:33:00Z">
        <w:r w:rsidRPr="00E352EF" w:rsidDel="00A313A3">
          <w:rPr>
            <w:rFonts w:ascii="Cambria" w:eastAsia="Calibri" w:hAnsi="Cambria" w:cs="Calibri"/>
            <w:i/>
            <w:color w:val="5B9BD5"/>
          </w:rPr>
          <w:delText>Semantics</w:delText>
        </w:r>
      </w:del>
    </w:p>
    <w:p w14:paraId="6C45AFEE" w14:textId="47E3A49A" w:rsidR="005A2227" w:rsidRPr="00E352EF" w:rsidDel="00A313A3" w:rsidRDefault="0097053A" w:rsidP="005E7E74">
      <w:pPr>
        <w:rPr>
          <w:del w:id="8020" w:author="Utente" w:date="2017-06-26T15:33:00Z"/>
          <w:rFonts w:ascii="Cambria" w:hAnsi="Cambria"/>
        </w:rPr>
      </w:pPr>
      <w:del w:id="8021" w:author="Utente" w:date="2017-06-26T15:33:00Z">
        <w:r w:rsidRPr="00E352EF" w:rsidDel="00A313A3">
          <w:rPr>
            <w:rFonts w:ascii="Cambria" w:hAnsi="Cambria"/>
          </w:rPr>
          <w:delText xml:space="preserve">The </w:delText>
        </w:r>
        <w:r w:rsidRPr="00E352EF" w:rsidDel="00A313A3">
          <w:rPr>
            <w:rFonts w:ascii="Cambria" w:hAnsi="Cambria"/>
            <w:b/>
          </w:rPr>
          <w:delText xml:space="preserve">unique </w:delText>
        </w:r>
        <w:r w:rsidRPr="00E352EF" w:rsidDel="00A313A3">
          <w:rPr>
            <w:rFonts w:ascii="Cambria" w:hAnsi="Cambria"/>
          </w:rPr>
          <w:delText xml:space="preserve">operator verifies </w:delText>
        </w:r>
        <w:r w:rsidR="00286514" w:rsidRPr="00E352EF" w:rsidDel="00A313A3">
          <w:rPr>
            <w:rFonts w:ascii="Cambria" w:hAnsi="Cambria"/>
          </w:rPr>
          <w:delText>the presence of one single Data Point having true as the</w:delText>
        </w:r>
        <w:r w:rsidRPr="00E352EF" w:rsidDel="00A313A3">
          <w:rPr>
            <w:rFonts w:ascii="Cambria" w:hAnsi="Cambria"/>
          </w:rPr>
          <w:delText xml:space="preserve"> value </w:delText>
        </w:r>
        <w:r w:rsidR="00286514" w:rsidRPr="00E352EF" w:rsidDel="00A313A3">
          <w:rPr>
            <w:rFonts w:ascii="Cambria" w:hAnsi="Cambria"/>
          </w:rPr>
          <w:delText>for the Measure component.</w:delText>
        </w:r>
      </w:del>
    </w:p>
    <w:p w14:paraId="487B1C52" w14:textId="032E87C8" w:rsidR="005E7E74" w:rsidRPr="00E352EF" w:rsidDel="00A313A3" w:rsidRDefault="005E7E74" w:rsidP="005E7E74">
      <w:pPr>
        <w:rPr>
          <w:del w:id="8022" w:author="Utente" w:date="2017-06-26T15:33:00Z"/>
          <w:rFonts w:ascii="Cambria" w:eastAsia="Calibri" w:hAnsi="Cambria" w:cs="Calibri"/>
          <w:i/>
          <w:color w:val="5B9BD5"/>
        </w:rPr>
      </w:pPr>
    </w:p>
    <w:p w14:paraId="35FA4E21" w14:textId="6321EFF2" w:rsidR="005A2227" w:rsidRPr="00E352EF" w:rsidDel="00A313A3" w:rsidRDefault="0097053A" w:rsidP="00543198">
      <w:pPr>
        <w:rPr>
          <w:del w:id="8023" w:author="Utente" w:date="2017-06-26T15:33:00Z"/>
          <w:rFonts w:ascii="Cambria" w:eastAsia="Calibri" w:hAnsi="Cambria" w:cs="Calibri"/>
          <w:i/>
          <w:color w:val="5B9BD5"/>
        </w:rPr>
      </w:pPr>
      <w:del w:id="8024" w:author="Utente" w:date="2017-06-26T15:33:00Z">
        <w:r w:rsidRPr="00E352EF" w:rsidDel="00A313A3">
          <w:rPr>
            <w:rFonts w:ascii="Cambria" w:eastAsia="Calibri" w:hAnsi="Cambria" w:cs="Calibri"/>
            <w:i/>
            <w:color w:val="5B9BD5"/>
          </w:rPr>
          <w:delText>Syntax</w:delText>
        </w:r>
      </w:del>
    </w:p>
    <w:p w14:paraId="5E9427BF" w14:textId="493E3F8E" w:rsidR="005A2227" w:rsidRPr="00E352EF" w:rsidDel="00A313A3" w:rsidRDefault="0097053A" w:rsidP="005E7E74">
      <w:pPr>
        <w:rPr>
          <w:del w:id="8025" w:author="Utente" w:date="2017-06-26T15:33:00Z"/>
          <w:rFonts w:ascii="Cambria" w:hAnsi="Cambria"/>
        </w:rPr>
      </w:pPr>
      <w:del w:id="8026" w:author="Utente" w:date="2017-06-26T15:33:00Z">
        <w:r w:rsidRPr="00E352EF" w:rsidDel="00A313A3">
          <w:rPr>
            <w:rFonts w:ascii="Cambria" w:eastAsia="Calibri" w:hAnsi="Cambria" w:cs="Calibri"/>
            <w:b/>
          </w:rPr>
          <w:delText>unique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74C5A978" w14:textId="741909E4" w:rsidR="005E7E74" w:rsidRPr="00E352EF" w:rsidDel="00A313A3" w:rsidRDefault="005E7E74" w:rsidP="005E7E74">
      <w:pPr>
        <w:rPr>
          <w:del w:id="8027" w:author="Utente" w:date="2017-06-26T15:33:00Z"/>
          <w:rFonts w:ascii="Cambria" w:eastAsia="Calibri" w:hAnsi="Cambria" w:cs="Calibri"/>
          <w:i/>
          <w:color w:val="5B9BD5"/>
        </w:rPr>
      </w:pPr>
    </w:p>
    <w:p w14:paraId="5E034DB0" w14:textId="5624B18C" w:rsidR="005A2227" w:rsidRPr="00E352EF" w:rsidDel="00A313A3" w:rsidRDefault="0097053A" w:rsidP="00543198">
      <w:pPr>
        <w:rPr>
          <w:del w:id="8028" w:author="Utente" w:date="2017-06-26T15:33:00Z"/>
          <w:rFonts w:ascii="Cambria" w:eastAsia="Calibri" w:hAnsi="Cambria" w:cs="Calibri"/>
          <w:i/>
          <w:color w:val="5B9BD5"/>
        </w:rPr>
      </w:pPr>
      <w:del w:id="8029" w:author="Utente" w:date="2017-06-26T15:33:00Z">
        <w:r w:rsidRPr="00E352EF" w:rsidDel="00A313A3">
          <w:rPr>
            <w:rFonts w:ascii="Cambria" w:eastAsia="Calibri" w:hAnsi="Cambria" w:cs="Calibri"/>
            <w:i/>
            <w:color w:val="5B9BD5"/>
          </w:rPr>
          <w:delText>Parameters</w:delText>
        </w:r>
      </w:del>
    </w:p>
    <w:p w14:paraId="3FC844C2" w14:textId="67B0F077" w:rsidR="005A2227" w:rsidRPr="00E352EF" w:rsidDel="00A313A3" w:rsidRDefault="005E7E74" w:rsidP="005E7E74">
      <w:pPr>
        <w:rPr>
          <w:del w:id="8030" w:author="Utente" w:date="2017-06-26T15:33:00Z"/>
          <w:rFonts w:ascii="Cambria" w:hAnsi="Cambria"/>
        </w:rPr>
      </w:pPr>
      <w:del w:id="8031" w:author="Utente" w:date="2017-06-26T15:33:00Z">
        <w:r w:rsidRPr="00E352EF" w:rsidDel="00A313A3">
          <w:rPr>
            <w:rFonts w:ascii="Cambria" w:hAnsi="Cambria"/>
          </w:rPr>
          <w:delText>d</w:delText>
        </w:r>
        <w:r w:rsidR="0097053A" w:rsidRPr="00E352EF" w:rsidDel="00A313A3">
          <w:rPr>
            <w:rFonts w:ascii="Cambria" w:hAnsi="Cambria"/>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0102AEEE" w14:textId="238FAA8F" w:rsidR="005A2227" w:rsidRPr="00E352EF" w:rsidDel="00A313A3" w:rsidRDefault="0097053A" w:rsidP="005E7E74">
      <w:pPr>
        <w:rPr>
          <w:del w:id="8032" w:author="Utente" w:date="2017-06-26T15:33:00Z"/>
          <w:rFonts w:ascii="Cambria" w:hAnsi="Cambria"/>
        </w:rPr>
      </w:pPr>
      <w:del w:id="8033" w:author="Utente" w:date="2017-06-26T15:33:00Z">
        <w:r w:rsidRPr="00E352EF" w:rsidDel="00A313A3">
          <w:rPr>
            <w:rFonts w:ascii="Cambria" w:hAnsi="Cambria"/>
          </w:rPr>
          <w:delText xml:space="preserve">                    {attribute &lt;IDENT&gt; as scalar-type }* </w:delText>
        </w:r>
      </w:del>
    </w:p>
    <w:p w14:paraId="5EFD9BE1" w14:textId="598EFABA" w:rsidR="00DE5E99" w:rsidRPr="00E352EF" w:rsidDel="00A313A3" w:rsidRDefault="00DE5E99" w:rsidP="005E7E74">
      <w:pPr>
        <w:rPr>
          <w:del w:id="8034" w:author="Utente" w:date="2017-06-26T15:33:00Z"/>
          <w:rFonts w:ascii="Cambria" w:hAnsi="Cambria"/>
        </w:rPr>
      </w:pPr>
    </w:p>
    <w:p w14:paraId="4251E227" w14:textId="6AFCB4B0" w:rsidR="005A2227" w:rsidRPr="00E352EF" w:rsidDel="00A313A3" w:rsidRDefault="0097053A" w:rsidP="005E7E74">
      <w:pPr>
        <w:rPr>
          <w:del w:id="8035" w:author="Utente" w:date="2017-06-26T15:33:00Z"/>
          <w:rFonts w:ascii="Cambria" w:hAnsi="Cambria"/>
        </w:rPr>
      </w:pPr>
      <w:del w:id="8036"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5A5DC82F" w14:textId="7BACA7D0" w:rsidR="005E7E74" w:rsidRPr="00E352EF" w:rsidDel="00A313A3" w:rsidRDefault="005E7E74" w:rsidP="005E7E74">
      <w:pPr>
        <w:rPr>
          <w:del w:id="8037" w:author="Utente" w:date="2017-06-26T15:33:00Z"/>
          <w:rFonts w:ascii="Cambria" w:hAnsi="Cambria"/>
          <w:i/>
          <w:color w:val="5B9BD5"/>
        </w:rPr>
      </w:pPr>
    </w:p>
    <w:p w14:paraId="5AD5A0FE" w14:textId="342FA66A" w:rsidR="005A2227" w:rsidRPr="00E352EF" w:rsidDel="00A313A3" w:rsidRDefault="0097053A" w:rsidP="00543198">
      <w:pPr>
        <w:rPr>
          <w:del w:id="8038" w:author="Utente" w:date="2017-06-26T15:33:00Z"/>
          <w:rFonts w:ascii="Cambria" w:eastAsia="Calibri" w:hAnsi="Cambria" w:cs="Calibri"/>
          <w:i/>
          <w:color w:val="5B9BD5"/>
        </w:rPr>
      </w:pPr>
      <w:del w:id="8039" w:author="Utente" w:date="2017-06-26T15:33:00Z">
        <w:r w:rsidRPr="00E352EF" w:rsidDel="00A313A3">
          <w:rPr>
            <w:rFonts w:ascii="Cambria" w:eastAsia="Calibri" w:hAnsi="Cambria" w:cs="Calibri"/>
            <w:i/>
            <w:color w:val="5B9BD5"/>
          </w:rPr>
          <w:delText>Constraints</w:delText>
        </w:r>
      </w:del>
    </w:p>
    <w:p w14:paraId="508E1C05" w14:textId="54AD9C90" w:rsidR="005A2227" w:rsidRPr="00E352EF" w:rsidDel="00A313A3" w:rsidRDefault="0097053A" w:rsidP="005E7E74">
      <w:pPr>
        <w:rPr>
          <w:del w:id="8040" w:author="Utente" w:date="2017-06-26T15:33:00Z"/>
          <w:rFonts w:ascii="Cambria" w:hAnsi="Cambria"/>
        </w:rPr>
      </w:pPr>
      <w:del w:id="8041"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7F02DA" w:rsidRPr="00E352EF" w:rsidDel="00A313A3">
          <w:rPr>
            <w:rFonts w:ascii="Cambria" w:hAnsi="Cambria"/>
            <w:b/>
          </w:rPr>
          <w:delText>b</w:delText>
        </w:r>
        <w:r w:rsidRPr="00E352EF" w:rsidDel="00A313A3">
          <w:rPr>
            <w:rFonts w:ascii="Cambria" w:hAnsi="Cambria"/>
            <w:b/>
          </w:rPr>
          <w:delText>oolean</w:delText>
        </w:r>
        <w:r w:rsidRPr="00E352EF" w:rsidDel="00A313A3">
          <w:rPr>
            <w:rFonts w:ascii="Cambria" w:hAnsi="Cambria"/>
          </w:rPr>
          <w:delText xml:space="preserve">. </w:delText>
        </w:r>
      </w:del>
    </w:p>
    <w:p w14:paraId="76D5CD4C" w14:textId="235C2146" w:rsidR="005E7E74" w:rsidRPr="00E352EF" w:rsidDel="00A313A3" w:rsidRDefault="005E7E74" w:rsidP="005E7E74">
      <w:pPr>
        <w:rPr>
          <w:del w:id="8042" w:author="Utente" w:date="2017-06-26T15:33:00Z"/>
          <w:rFonts w:ascii="Cambria" w:hAnsi="Cambria"/>
          <w:i/>
          <w:color w:val="5B9BD5"/>
        </w:rPr>
      </w:pPr>
    </w:p>
    <w:p w14:paraId="0331C284" w14:textId="4AAE2C1C" w:rsidR="005A2227" w:rsidRPr="00E352EF" w:rsidDel="00A313A3" w:rsidRDefault="0097053A" w:rsidP="00543198">
      <w:pPr>
        <w:rPr>
          <w:del w:id="8043" w:author="Utente" w:date="2017-06-26T15:33:00Z"/>
          <w:rFonts w:ascii="Cambria" w:eastAsia="Calibri" w:hAnsi="Cambria" w:cs="Calibri"/>
          <w:i/>
          <w:color w:val="5B9BD5"/>
        </w:rPr>
      </w:pPr>
      <w:del w:id="8044" w:author="Utente" w:date="2017-06-26T15:33:00Z">
        <w:r w:rsidRPr="00E352EF" w:rsidDel="00A313A3">
          <w:rPr>
            <w:rFonts w:ascii="Cambria" w:eastAsia="Calibri" w:hAnsi="Cambria" w:cs="Calibri"/>
            <w:i/>
            <w:color w:val="5B9BD5"/>
          </w:rPr>
          <w:lastRenderedPageBreak/>
          <w:delText>Returns</w:delText>
        </w:r>
      </w:del>
    </w:p>
    <w:p w14:paraId="26FFF6A1" w14:textId="7B9A74E0" w:rsidR="005A2227" w:rsidRPr="00E352EF" w:rsidDel="00A313A3" w:rsidRDefault="00FD3798" w:rsidP="005E7E74">
      <w:pPr>
        <w:rPr>
          <w:del w:id="8045" w:author="Utente" w:date="2017-06-26T15:33:00Z"/>
          <w:rFonts w:ascii="Cambria" w:hAnsi="Cambria"/>
        </w:rPr>
      </w:pPr>
      <w:del w:id="8046"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only one data point of the input </w:delText>
        </w:r>
        <w:r w:rsidR="00F4601C" w:rsidRPr="00E352EF" w:rsidDel="00A313A3">
          <w:delText>Dataset</w:delText>
        </w:r>
        <w:r w:rsidR="0097053A" w:rsidRPr="00E352EF" w:rsidDel="00A313A3">
          <w:rPr>
            <w:rFonts w:ascii="Cambria" w:eastAsia="Calibri" w:hAnsi="Cambria" w:cs="Calibri"/>
          </w:rPr>
          <w:delText xml:space="preserve">, the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 xml:space="preserve">oolean measures are is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4A54C91" w14:textId="6F82AFF5" w:rsidR="005A2227" w:rsidRPr="00E352EF" w:rsidDel="00A313A3" w:rsidRDefault="005A2227" w:rsidP="005E7E74">
      <w:pPr>
        <w:rPr>
          <w:del w:id="8047" w:author="Utente" w:date="2017-06-26T15:33:00Z"/>
          <w:rFonts w:ascii="Cambria" w:hAnsi="Cambria"/>
        </w:rPr>
      </w:pPr>
    </w:p>
    <w:p w14:paraId="14772B7F" w14:textId="724E5C59" w:rsidR="005A2227" w:rsidRPr="00E352EF" w:rsidDel="00A313A3" w:rsidRDefault="0097053A" w:rsidP="00543198">
      <w:pPr>
        <w:rPr>
          <w:del w:id="8048" w:author="Utente" w:date="2017-06-26T15:33:00Z"/>
          <w:rFonts w:ascii="Cambria" w:eastAsia="Calibri" w:hAnsi="Cambria" w:cs="Calibri"/>
          <w:i/>
          <w:color w:val="5B9BD5"/>
        </w:rPr>
      </w:pPr>
      <w:del w:id="8049" w:author="Utente" w:date="2017-06-26T15:33:00Z">
        <w:r w:rsidRPr="00E352EF" w:rsidDel="00A313A3">
          <w:rPr>
            <w:rFonts w:ascii="Cambria" w:eastAsia="Calibri" w:hAnsi="Cambria" w:cs="Calibri"/>
            <w:i/>
            <w:color w:val="5B9BD5"/>
          </w:rPr>
          <w:delText>Examples</w:delText>
        </w:r>
      </w:del>
    </w:p>
    <w:p w14:paraId="3ACC724A" w14:textId="07942907" w:rsidR="005A2227" w:rsidRPr="00E352EF" w:rsidDel="00A313A3" w:rsidRDefault="0097053A" w:rsidP="00C96285">
      <w:pPr>
        <w:rPr>
          <w:del w:id="8050" w:author="Utente" w:date="2017-06-26T15:33:00Z"/>
          <w:rFonts w:ascii="Cambria" w:eastAsia="Calibri" w:hAnsi="Cambria"/>
        </w:rPr>
      </w:pPr>
      <w:del w:id="8051"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 xml:space="preserve">unique </w:delText>
        </w:r>
        <w:r w:rsidRPr="00E352EF" w:rsidDel="00A313A3">
          <w:rPr>
            <w:rFonts w:ascii="Cambria" w:eastAsia="Calibri" w:hAnsi="Cambria"/>
          </w:rPr>
          <w:delText>( ds_1.</w:delText>
        </w:r>
      </w:del>
      <w:ins w:id="8052" w:author="Laura Viignola" w:date="2017-05-11T09:37:00Z">
        <w:del w:id="8053" w:author="Utente" w:date="2017-06-26T15:33:00Z">
          <w:r w:rsidR="004266D2" w:rsidDel="00A313A3">
            <w:rPr>
              <w:rFonts w:ascii="Cambria" w:eastAsia="Calibri" w:hAnsi="Cambria"/>
            </w:rPr>
            <w:delText>#</w:delText>
          </w:r>
        </w:del>
      </w:ins>
      <w:del w:id="8054" w:author="Utente" w:date="2017-06-26T15:33:00Z">
        <w:r w:rsidRPr="00E352EF" w:rsidDel="00A313A3">
          <w:rPr>
            <w:rFonts w:ascii="Cambria" w:eastAsia="Calibri" w:hAnsi="Cambria"/>
          </w:rPr>
          <w:delText>VALUE&gt;100 )</w:delText>
        </w:r>
      </w:del>
    </w:p>
    <w:p w14:paraId="504961D7" w14:textId="59F6932F" w:rsidR="00994652" w:rsidRPr="00E352EF" w:rsidDel="00A313A3" w:rsidRDefault="00994652" w:rsidP="00C96285">
      <w:pPr>
        <w:rPr>
          <w:del w:id="8055"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408FA8BE" w14:textId="7716CC70">
        <w:trPr>
          <w:trHeight w:val="144"/>
          <w:del w:id="8056"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3B5098" w14:textId="42955CD2" w:rsidR="005A2227" w:rsidRPr="00E352EF" w:rsidDel="00A313A3" w:rsidRDefault="0097053A">
            <w:pPr>
              <w:rPr>
                <w:del w:id="8057" w:author="Utente" w:date="2017-06-26T15:33:00Z"/>
              </w:rPr>
            </w:pPr>
            <w:del w:id="8058" w:author="Utente" w:date="2017-06-26T15:33:00Z">
              <w:r w:rsidRPr="00E352EF" w:rsidDel="00A313A3">
                <w:rPr>
                  <w:rFonts w:ascii="Calibri" w:eastAsia="Calibri" w:hAnsi="Calibri" w:cs="Calibri"/>
                </w:rPr>
                <w:delText>ds_1</w:delText>
              </w:r>
            </w:del>
          </w:p>
        </w:tc>
      </w:tr>
      <w:tr w:rsidR="005A2227" w:rsidRPr="00E352EF" w:rsidDel="00A313A3" w14:paraId="578382FC" w14:textId="46123C68">
        <w:trPr>
          <w:trHeight w:val="331"/>
          <w:del w:id="8059"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494C79" w14:textId="673632F9" w:rsidR="005A2227" w:rsidRPr="00E352EF" w:rsidDel="00A313A3" w:rsidRDefault="0097053A">
            <w:pPr>
              <w:jc w:val="both"/>
              <w:rPr>
                <w:del w:id="8060" w:author="Utente" w:date="2017-06-26T15:33:00Z"/>
              </w:rPr>
            </w:pPr>
            <w:del w:id="8061"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07BACA" w14:textId="4D4BE802" w:rsidR="005A2227" w:rsidRPr="00E352EF" w:rsidDel="00A313A3" w:rsidRDefault="0097053A">
            <w:pPr>
              <w:jc w:val="both"/>
              <w:rPr>
                <w:del w:id="8062" w:author="Utente" w:date="2017-06-26T15:33:00Z"/>
              </w:rPr>
            </w:pPr>
            <w:del w:id="8063"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95A264" w14:textId="35C79E57" w:rsidR="005A2227" w:rsidRPr="00E352EF" w:rsidDel="00A313A3" w:rsidRDefault="0097053A">
            <w:pPr>
              <w:jc w:val="both"/>
              <w:rPr>
                <w:del w:id="8064" w:author="Utente" w:date="2017-06-26T15:33:00Z"/>
              </w:rPr>
            </w:pPr>
            <w:del w:id="8065" w:author="Utente" w:date="2017-06-26T15:33:00Z">
              <w:r w:rsidRPr="00E352EF" w:rsidDel="00A313A3">
                <w:rPr>
                  <w:rFonts w:ascii="Calibri" w:eastAsia="Calibri" w:hAnsi="Calibri" w:cs="Calibri"/>
                  <w:b/>
                </w:rPr>
                <w:delText>VALUE</w:delText>
              </w:r>
            </w:del>
          </w:p>
        </w:tc>
      </w:tr>
      <w:tr w:rsidR="005A2227" w:rsidRPr="00E352EF" w:rsidDel="00A313A3" w14:paraId="14C2E30B" w14:textId="3B0B798B">
        <w:trPr>
          <w:trHeight w:val="230"/>
          <w:del w:id="806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4E146" w14:textId="6C9B6867" w:rsidR="005A2227" w:rsidRPr="00E352EF" w:rsidDel="00A313A3" w:rsidRDefault="0097053A">
            <w:pPr>
              <w:jc w:val="both"/>
              <w:rPr>
                <w:del w:id="8067" w:author="Utente" w:date="2017-06-26T15:33:00Z"/>
              </w:rPr>
            </w:pPr>
            <w:del w:id="8068"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33191" w14:textId="46BCC0B6" w:rsidR="005A2227" w:rsidRPr="00E352EF" w:rsidDel="00A313A3" w:rsidRDefault="0097053A">
            <w:pPr>
              <w:jc w:val="both"/>
              <w:rPr>
                <w:del w:id="8069" w:author="Utente" w:date="2017-06-26T15:33:00Z"/>
              </w:rPr>
            </w:pPr>
            <w:del w:id="8070"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15A52" w14:textId="13F50D4A" w:rsidR="005A2227" w:rsidRPr="00E352EF" w:rsidDel="00A313A3" w:rsidRDefault="0097053A">
            <w:pPr>
              <w:jc w:val="both"/>
              <w:rPr>
                <w:del w:id="8071" w:author="Utente" w:date="2017-06-26T15:33:00Z"/>
              </w:rPr>
            </w:pPr>
            <w:del w:id="8072" w:author="Utente" w:date="2017-06-26T15:33:00Z">
              <w:r w:rsidRPr="00E352EF" w:rsidDel="00A313A3">
                <w:rPr>
                  <w:rFonts w:ascii="Calibri" w:eastAsia="Calibri" w:hAnsi="Calibri" w:cs="Calibri"/>
                </w:rPr>
                <w:delText>200</w:delText>
              </w:r>
            </w:del>
          </w:p>
        </w:tc>
      </w:tr>
      <w:tr w:rsidR="005A2227" w:rsidRPr="00E352EF" w:rsidDel="00A313A3" w14:paraId="366F1531" w14:textId="4065DB07">
        <w:trPr>
          <w:trHeight w:val="331"/>
          <w:del w:id="807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8CDC04" w14:textId="11756C6F" w:rsidR="005A2227" w:rsidRPr="00E352EF" w:rsidDel="00A313A3" w:rsidRDefault="0097053A">
            <w:pPr>
              <w:jc w:val="both"/>
              <w:rPr>
                <w:del w:id="8074" w:author="Utente" w:date="2017-06-26T15:33:00Z"/>
              </w:rPr>
            </w:pPr>
            <w:del w:id="8075"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FB7" w14:textId="4BC65B78" w:rsidR="005A2227" w:rsidRPr="00E352EF" w:rsidDel="00A313A3" w:rsidRDefault="0097053A">
            <w:pPr>
              <w:jc w:val="both"/>
              <w:rPr>
                <w:del w:id="8076" w:author="Utente" w:date="2017-06-26T15:33:00Z"/>
              </w:rPr>
            </w:pPr>
            <w:del w:id="8077"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0440A" w14:textId="5DDB47FF" w:rsidR="005A2227" w:rsidRPr="00E352EF" w:rsidDel="00A313A3" w:rsidRDefault="0097053A">
            <w:pPr>
              <w:jc w:val="both"/>
              <w:rPr>
                <w:del w:id="8078" w:author="Utente" w:date="2017-06-26T15:33:00Z"/>
              </w:rPr>
            </w:pPr>
            <w:del w:id="8079" w:author="Utente" w:date="2017-06-26T15:33:00Z">
              <w:r w:rsidRPr="00E352EF" w:rsidDel="00A313A3">
                <w:rPr>
                  <w:rFonts w:ascii="Calibri" w:eastAsia="Calibri" w:hAnsi="Calibri" w:cs="Calibri"/>
                </w:rPr>
                <w:delText>150</w:delText>
              </w:r>
            </w:del>
          </w:p>
        </w:tc>
      </w:tr>
      <w:tr w:rsidR="005A2227" w:rsidRPr="00E352EF" w:rsidDel="00A313A3" w14:paraId="2DC0A47E" w14:textId="15A7C6E1">
        <w:trPr>
          <w:trHeight w:val="331"/>
          <w:del w:id="8080"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CBF4F" w14:textId="25367652" w:rsidR="005A2227" w:rsidRPr="00E352EF" w:rsidDel="00A313A3" w:rsidRDefault="0097053A">
            <w:pPr>
              <w:jc w:val="both"/>
              <w:rPr>
                <w:del w:id="8081" w:author="Utente" w:date="2017-06-26T15:33:00Z"/>
              </w:rPr>
            </w:pPr>
            <w:del w:id="8082"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4109D" w14:textId="23458716" w:rsidR="005A2227" w:rsidRPr="00E352EF" w:rsidDel="00A313A3" w:rsidRDefault="0097053A">
            <w:pPr>
              <w:jc w:val="both"/>
              <w:rPr>
                <w:del w:id="8083" w:author="Utente" w:date="2017-06-26T15:33:00Z"/>
              </w:rPr>
            </w:pPr>
            <w:del w:id="8084"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E4BD9" w14:textId="13FE163C" w:rsidR="005A2227" w:rsidRPr="00E352EF" w:rsidDel="00A313A3" w:rsidRDefault="0097053A">
            <w:pPr>
              <w:jc w:val="both"/>
              <w:rPr>
                <w:del w:id="8085" w:author="Utente" w:date="2017-06-26T15:33:00Z"/>
              </w:rPr>
            </w:pPr>
            <w:del w:id="8086" w:author="Utente" w:date="2017-06-26T15:33:00Z">
              <w:r w:rsidRPr="00E352EF" w:rsidDel="00A313A3">
                <w:rPr>
                  <w:rFonts w:ascii="Calibri" w:eastAsia="Calibri" w:hAnsi="Calibri" w:cs="Calibri"/>
                </w:rPr>
                <w:delText>90</w:delText>
              </w:r>
            </w:del>
          </w:p>
        </w:tc>
      </w:tr>
      <w:tr w:rsidR="005A2227" w:rsidRPr="00E352EF" w:rsidDel="00A313A3" w14:paraId="00B1CAB4" w14:textId="185E3F22">
        <w:trPr>
          <w:trHeight w:val="331"/>
          <w:del w:id="808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33563" w14:textId="76C22464" w:rsidR="005A2227" w:rsidRPr="00E352EF" w:rsidDel="00A313A3" w:rsidRDefault="0097053A">
            <w:pPr>
              <w:jc w:val="both"/>
              <w:rPr>
                <w:del w:id="8088" w:author="Utente" w:date="2017-06-26T15:33:00Z"/>
              </w:rPr>
            </w:pPr>
            <w:del w:id="8089"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3F8F9" w14:textId="09689229" w:rsidR="005A2227" w:rsidRPr="00E352EF" w:rsidDel="00A313A3" w:rsidRDefault="0097053A">
            <w:pPr>
              <w:jc w:val="both"/>
              <w:rPr>
                <w:del w:id="8090" w:author="Utente" w:date="2017-06-26T15:33:00Z"/>
              </w:rPr>
            </w:pPr>
            <w:del w:id="8091"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3269" w14:textId="3FC8E0A0" w:rsidR="005A2227" w:rsidRPr="00E352EF" w:rsidDel="00A313A3" w:rsidRDefault="0097053A">
            <w:pPr>
              <w:jc w:val="both"/>
              <w:rPr>
                <w:del w:id="8092" w:author="Utente" w:date="2017-06-26T15:33:00Z"/>
              </w:rPr>
            </w:pPr>
            <w:del w:id="8093" w:author="Utente" w:date="2017-06-26T15:33:00Z">
              <w:r w:rsidRPr="00E352EF" w:rsidDel="00A313A3">
                <w:rPr>
                  <w:rFonts w:ascii="Calibri" w:eastAsia="Calibri" w:hAnsi="Calibri" w:cs="Calibri"/>
                </w:rPr>
                <w:delText>120</w:delText>
              </w:r>
            </w:del>
          </w:p>
        </w:tc>
      </w:tr>
    </w:tbl>
    <w:p w14:paraId="3FBA05BA" w14:textId="4B6D5684" w:rsidR="005A2227" w:rsidRPr="00E352EF" w:rsidDel="00A313A3" w:rsidRDefault="0097053A">
      <w:pPr>
        <w:spacing w:before="120" w:after="120"/>
        <w:rPr>
          <w:del w:id="8094" w:author="Utente" w:date="2017-06-26T15:33:00Z"/>
        </w:rPr>
      </w:pPr>
      <w:del w:id="8095"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F7B3FC" w14:textId="23AF3984">
        <w:trPr>
          <w:trHeight w:val="130"/>
          <w:del w:id="809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E7A7C19" w14:textId="6A283612" w:rsidR="005A2227" w:rsidRPr="00E352EF" w:rsidDel="00A313A3" w:rsidRDefault="0097053A">
            <w:pPr>
              <w:rPr>
                <w:del w:id="8097" w:author="Utente" w:date="2017-06-26T15:33:00Z"/>
              </w:rPr>
            </w:pPr>
            <w:del w:id="8098" w:author="Utente" w:date="2017-06-26T15:33:00Z">
              <w:r w:rsidRPr="00E352EF" w:rsidDel="00A313A3">
                <w:rPr>
                  <w:rFonts w:ascii="Calibri" w:eastAsia="Calibri" w:hAnsi="Calibri" w:cs="Calibri"/>
                </w:rPr>
                <w:delText xml:space="preserve">ds_2 </w:delText>
              </w:r>
            </w:del>
          </w:p>
        </w:tc>
      </w:tr>
      <w:tr w:rsidR="005A2227" w:rsidRPr="00E352EF" w:rsidDel="00A313A3" w14:paraId="5D646A31" w14:textId="75DF2073">
        <w:trPr>
          <w:trHeight w:val="274"/>
          <w:del w:id="809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C0896A" w14:textId="3394FDF3" w:rsidR="005A2227" w:rsidRPr="00E352EF" w:rsidDel="00A313A3" w:rsidRDefault="0097053A">
            <w:pPr>
              <w:rPr>
                <w:del w:id="8100" w:author="Utente" w:date="2017-06-26T15:33:00Z"/>
              </w:rPr>
            </w:pPr>
            <w:del w:id="8101" w:author="Utente" w:date="2017-06-26T15:33:00Z">
              <w:r w:rsidRPr="00E352EF" w:rsidDel="00A313A3">
                <w:rPr>
                  <w:rFonts w:ascii="Calibri" w:eastAsia="Calibri" w:hAnsi="Calibri" w:cs="Calibri"/>
                  <w:b/>
                </w:rPr>
                <w:delText>CONDITION</w:delText>
              </w:r>
            </w:del>
          </w:p>
        </w:tc>
      </w:tr>
      <w:tr w:rsidR="005A2227" w:rsidRPr="00E352EF" w:rsidDel="00A313A3" w14:paraId="00A6008B" w14:textId="69247AC9">
        <w:trPr>
          <w:trHeight w:val="274"/>
          <w:del w:id="8102"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ACCF7" w14:textId="194437FC" w:rsidR="005A2227" w:rsidRPr="00E352EF" w:rsidDel="00A313A3" w:rsidRDefault="0097053A">
            <w:pPr>
              <w:jc w:val="both"/>
              <w:rPr>
                <w:del w:id="8103" w:author="Utente" w:date="2017-06-26T15:33:00Z"/>
              </w:rPr>
            </w:pPr>
            <w:del w:id="8104" w:author="Utente" w:date="2017-06-26T15:33:00Z">
              <w:r w:rsidRPr="00E352EF" w:rsidDel="00A313A3">
                <w:rPr>
                  <w:rFonts w:ascii="Calibri" w:eastAsia="Calibri" w:hAnsi="Calibri" w:cs="Calibri"/>
                </w:rPr>
                <w:delText>FALSE</w:delText>
              </w:r>
            </w:del>
          </w:p>
        </w:tc>
      </w:tr>
    </w:tbl>
    <w:p w14:paraId="7B6F7BAE" w14:textId="378772B9" w:rsidR="005A2227" w:rsidRPr="00E352EF" w:rsidDel="00A313A3" w:rsidRDefault="005A2227">
      <w:pPr>
        <w:rPr>
          <w:del w:id="8105" w:author="Utente" w:date="2017-06-26T15:33:00Z"/>
        </w:rPr>
      </w:pPr>
    </w:p>
    <w:p w14:paraId="7EE8C256" w14:textId="6248E6CA" w:rsidR="005A2227" w:rsidRPr="00E352EF" w:rsidDel="00A313A3" w:rsidRDefault="005A2227">
      <w:pPr>
        <w:rPr>
          <w:del w:id="8106" w:author="Utente" w:date="2017-06-26T15:33:00Z"/>
        </w:rPr>
      </w:pPr>
    </w:p>
    <w:p w14:paraId="427459D9" w14:textId="21CACD71" w:rsidR="005A2227" w:rsidRPr="00E352EF" w:rsidDel="00A313A3" w:rsidRDefault="005A2227">
      <w:pPr>
        <w:rPr>
          <w:del w:id="8107" w:author="Utente" w:date="2017-06-26T15:33:00Z"/>
        </w:rPr>
      </w:pPr>
    </w:p>
    <w:p w14:paraId="04A7B65F" w14:textId="76980AA8" w:rsidR="005A2227" w:rsidRPr="00E352EF" w:rsidDel="00A313A3" w:rsidRDefault="0097053A" w:rsidP="00C96285">
      <w:pPr>
        <w:rPr>
          <w:del w:id="8108" w:author="Utente" w:date="2017-06-26T15:33:00Z"/>
          <w:rFonts w:ascii="Cambria" w:eastAsia="Calibri" w:hAnsi="Cambria"/>
        </w:rPr>
      </w:pPr>
      <w:del w:id="8109" w:author="Utente" w:date="2017-06-26T15:33:00Z">
        <w:r w:rsidRPr="00E352EF" w:rsidDel="00A313A3">
          <w:rPr>
            <w:rFonts w:ascii="Cambria" w:eastAsia="Calibri" w:hAnsi="Cambria"/>
          </w:rPr>
          <w:delText xml:space="preserve">2)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8110" w:author="Laura Viignola" w:date="2017-05-11T09:37:00Z">
        <w:del w:id="8111" w:author="Utente" w:date="2017-06-26T15:33:00Z">
          <w:r w:rsidR="004266D2" w:rsidDel="00A313A3">
            <w:rPr>
              <w:rFonts w:ascii="Cambria" w:eastAsia="Calibri" w:hAnsi="Cambria"/>
            </w:rPr>
            <w:delText>#</w:delText>
          </w:r>
        </w:del>
      </w:ins>
      <w:del w:id="8112" w:author="Utente" w:date="2017-06-26T15:33:00Z">
        <w:r w:rsidRPr="00E352EF" w:rsidDel="00A313A3">
          <w:rPr>
            <w:rFonts w:ascii="Cambria" w:eastAsia="Calibri" w:hAnsi="Cambria"/>
          </w:rPr>
          <w:delText>VALUE_2000&gt;100 AND ds_1.</w:delText>
        </w:r>
      </w:del>
      <w:ins w:id="8113" w:author="Laura Viignola" w:date="2017-05-11T09:37:00Z">
        <w:del w:id="8114" w:author="Utente" w:date="2017-06-26T15:33:00Z">
          <w:r w:rsidR="004266D2" w:rsidDel="00A313A3">
            <w:rPr>
              <w:rFonts w:ascii="Cambria" w:eastAsia="Calibri" w:hAnsi="Cambria"/>
            </w:rPr>
            <w:delText>#</w:delText>
          </w:r>
        </w:del>
      </w:ins>
      <w:del w:id="8115" w:author="Utente" w:date="2017-06-26T15:33:00Z">
        <w:r w:rsidRPr="00E352EF" w:rsidDel="00A313A3">
          <w:rPr>
            <w:rFonts w:ascii="Cambria" w:eastAsia="Calibri" w:hAnsi="Cambria"/>
          </w:rPr>
          <w:delText>VALUE_2001&gt;100 )</w:delText>
        </w:r>
      </w:del>
    </w:p>
    <w:p w14:paraId="310C1A80" w14:textId="41DDC75E" w:rsidR="0062787A" w:rsidRPr="00E352EF" w:rsidDel="00A313A3" w:rsidRDefault="0062787A" w:rsidP="00C96285">
      <w:pPr>
        <w:rPr>
          <w:del w:id="8116"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F516543" w14:textId="0A1D166B">
        <w:trPr>
          <w:trHeight w:val="144"/>
          <w:del w:id="8117"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8617EFC" w14:textId="5DE3E034" w:rsidR="005A2227" w:rsidRPr="00E352EF" w:rsidDel="00A313A3" w:rsidRDefault="0097053A">
            <w:pPr>
              <w:rPr>
                <w:del w:id="8118" w:author="Utente" w:date="2017-06-26T15:33:00Z"/>
              </w:rPr>
            </w:pPr>
            <w:del w:id="8119" w:author="Utente" w:date="2017-06-26T15:33:00Z">
              <w:r w:rsidRPr="00E352EF" w:rsidDel="00A313A3">
                <w:rPr>
                  <w:rFonts w:ascii="Calibri" w:eastAsia="Calibri" w:hAnsi="Calibri" w:cs="Calibri"/>
                </w:rPr>
                <w:delText>ds_1</w:delText>
              </w:r>
            </w:del>
          </w:p>
        </w:tc>
      </w:tr>
      <w:tr w:rsidR="005A2227" w:rsidRPr="00E352EF" w:rsidDel="00A313A3" w14:paraId="6C584FBF" w14:textId="25BAAFAD">
        <w:trPr>
          <w:trHeight w:val="331"/>
          <w:del w:id="8120"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40A67B67" w14:textId="0A89F0E6" w:rsidR="005A2227" w:rsidRPr="00E352EF" w:rsidDel="00A313A3" w:rsidRDefault="0097053A">
            <w:pPr>
              <w:jc w:val="both"/>
              <w:rPr>
                <w:del w:id="8121" w:author="Utente" w:date="2017-06-26T15:33:00Z"/>
              </w:rPr>
            </w:pPr>
            <w:del w:id="8122"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903DF" w14:textId="2812F373" w:rsidR="005A2227" w:rsidRPr="00E352EF" w:rsidDel="00A313A3" w:rsidRDefault="0097053A">
            <w:pPr>
              <w:jc w:val="both"/>
              <w:rPr>
                <w:del w:id="8123" w:author="Utente" w:date="2017-06-26T15:33:00Z"/>
              </w:rPr>
            </w:pPr>
            <w:del w:id="8124"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976599B" w14:textId="2CC892F6" w:rsidR="005A2227" w:rsidRPr="00E352EF" w:rsidDel="00A313A3" w:rsidRDefault="0097053A">
            <w:pPr>
              <w:jc w:val="both"/>
              <w:rPr>
                <w:del w:id="8125" w:author="Utente" w:date="2017-06-26T15:33:00Z"/>
              </w:rPr>
            </w:pPr>
            <w:del w:id="8126" w:author="Utente" w:date="2017-06-26T15:33:00Z">
              <w:r w:rsidRPr="00E352EF" w:rsidDel="00A313A3">
                <w:rPr>
                  <w:rFonts w:ascii="Calibri" w:eastAsia="Calibri" w:hAnsi="Calibri" w:cs="Calibri"/>
                  <w:b/>
                </w:rPr>
                <w:delText>VALUE_2001</w:delText>
              </w:r>
            </w:del>
          </w:p>
        </w:tc>
      </w:tr>
      <w:tr w:rsidR="005A2227" w:rsidRPr="00E352EF" w:rsidDel="00A313A3" w14:paraId="15D9A886" w14:textId="0D05F211">
        <w:trPr>
          <w:trHeight w:val="230"/>
          <w:del w:id="8127"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F83452" w14:textId="39489613" w:rsidR="005A2227" w:rsidRPr="00E352EF" w:rsidDel="00A313A3" w:rsidRDefault="0097053A">
            <w:pPr>
              <w:jc w:val="both"/>
              <w:rPr>
                <w:del w:id="8128" w:author="Utente" w:date="2017-06-26T15:33:00Z"/>
              </w:rPr>
            </w:pPr>
            <w:del w:id="8129"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BF0D9" w14:textId="0AB096F8" w:rsidR="005A2227" w:rsidRPr="00E352EF" w:rsidDel="00A313A3" w:rsidRDefault="0097053A">
            <w:pPr>
              <w:tabs>
                <w:tab w:val="center" w:pos="922"/>
              </w:tabs>
              <w:jc w:val="both"/>
              <w:rPr>
                <w:del w:id="8130" w:author="Utente" w:date="2017-06-26T15:33:00Z"/>
              </w:rPr>
            </w:pPr>
            <w:del w:id="8131"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A47A" w14:textId="0F0D51C0" w:rsidR="005A2227" w:rsidRPr="00E352EF" w:rsidDel="00A313A3" w:rsidRDefault="0097053A">
            <w:pPr>
              <w:jc w:val="both"/>
              <w:rPr>
                <w:del w:id="8132" w:author="Utente" w:date="2017-06-26T15:33:00Z"/>
              </w:rPr>
            </w:pPr>
            <w:del w:id="8133" w:author="Utente" w:date="2017-06-26T15:33:00Z">
              <w:r w:rsidRPr="00E352EF" w:rsidDel="00A313A3">
                <w:rPr>
                  <w:rFonts w:ascii="Calibri" w:eastAsia="Calibri" w:hAnsi="Calibri" w:cs="Calibri"/>
                </w:rPr>
                <w:delText>90</w:delText>
              </w:r>
            </w:del>
          </w:p>
        </w:tc>
      </w:tr>
      <w:tr w:rsidR="005A2227" w:rsidRPr="00E352EF" w:rsidDel="00A313A3" w14:paraId="0AA36804" w14:textId="7824B003">
        <w:trPr>
          <w:trHeight w:val="331"/>
          <w:del w:id="8134"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2EC1A" w14:textId="612A7D23" w:rsidR="005A2227" w:rsidRPr="00E352EF" w:rsidDel="00A313A3" w:rsidRDefault="0097053A">
            <w:pPr>
              <w:jc w:val="both"/>
              <w:rPr>
                <w:del w:id="8135" w:author="Utente" w:date="2017-06-26T15:33:00Z"/>
              </w:rPr>
            </w:pPr>
            <w:del w:id="8136"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88FF8" w14:textId="0D4B865B" w:rsidR="005A2227" w:rsidRPr="00E352EF" w:rsidDel="00A313A3" w:rsidRDefault="0097053A">
            <w:pPr>
              <w:jc w:val="both"/>
              <w:rPr>
                <w:del w:id="8137" w:author="Utente" w:date="2017-06-26T15:33:00Z"/>
              </w:rPr>
            </w:pPr>
            <w:del w:id="8138"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CD80" w14:textId="07663C51" w:rsidR="005A2227" w:rsidRPr="00E352EF" w:rsidDel="00A313A3" w:rsidRDefault="0097053A">
            <w:pPr>
              <w:jc w:val="both"/>
              <w:rPr>
                <w:del w:id="8139" w:author="Utente" w:date="2017-06-26T15:33:00Z"/>
              </w:rPr>
            </w:pPr>
            <w:del w:id="8140" w:author="Utente" w:date="2017-06-26T15:33:00Z">
              <w:r w:rsidRPr="00E352EF" w:rsidDel="00A313A3">
                <w:rPr>
                  <w:rFonts w:ascii="Calibri" w:eastAsia="Calibri" w:hAnsi="Calibri" w:cs="Calibri"/>
                </w:rPr>
                <w:delText>120</w:delText>
              </w:r>
            </w:del>
          </w:p>
        </w:tc>
      </w:tr>
    </w:tbl>
    <w:p w14:paraId="39DA23FD" w14:textId="328152F5" w:rsidR="005A2227" w:rsidRPr="00E352EF" w:rsidDel="00A313A3" w:rsidRDefault="005A2227">
      <w:pPr>
        <w:spacing w:before="120" w:after="120"/>
        <w:rPr>
          <w:del w:id="8141"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5DD5C4" w14:textId="6261E1C0">
        <w:trPr>
          <w:trHeight w:val="130"/>
          <w:del w:id="814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0A38624" w14:textId="27BB9578" w:rsidR="005A2227" w:rsidRPr="00E352EF" w:rsidDel="00A313A3" w:rsidRDefault="0097053A">
            <w:pPr>
              <w:rPr>
                <w:del w:id="8143" w:author="Utente" w:date="2017-06-26T15:33:00Z"/>
              </w:rPr>
            </w:pPr>
            <w:del w:id="8144" w:author="Utente" w:date="2017-06-26T15:33:00Z">
              <w:r w:rsidRPr="00E352EF" w:rsidDel="00A313A3">
                <w:rPr>
                  <w:rFonts w:ascii="Calibri" w:eastAsia="Calibri" w:hAnsi="Calibri" w:cs="Calibri"/>
                </w:rPr>
                <w:delText xml:space="preserve">ds_2 </w:delText>
              </w:r>
            </w:del>
          </w:p>
        </w:tc>
      </w:tr>
      <w:tr w:rsidR="005A2227" w:rsidRPr="00E352EF" w:rsidDel="00A313A3" w14:paraId="32D44BAC" w14:textId="0DD44BCF">
        <w:trPr>
          <w:trHeight w:val="274"/>
          <w:del w:id="814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DE8D01" w14:textId="0B95D335" w:rsidR="005A2227" w:rsidRPr="00E352EF" w:rsidDel="00A313A3" w:rsidRDefault="0097053A">
            <w:pPr>
              <w:rPr>
                <w:del w:id="8146" w:author="Utente" w:date="2017-06-26T15:33:00Z"/>
              </w:rPr>
            </w:pPr>
            <w:del w:id="8147" w:author="Utente" w:date="2017-06-26T15:33:00Z">
              <w:r w:rsidRPr="00E352EF" w:rsidDel="00A313A3">
                <w:rPr>
                  <w:rFonts w:ascii="Calibri" w:eastAsia="Calibri" w:hAnsi="Calibri" w:cs="Calibri"/>
                  <w:b/>
                </w:rPr>
                <w:delText>CONDITION</w:delText>
              </w:r>
            </w:del>
          </w:p>
        </w:tc>
      </w:tr>
      <w:tr w:rsidR="005A2227" w:rsidRPr="00E352EF" w:rsidDel="00A313A3" w14:paraId="4D4860D1" w14:textId="28EA1E75">
        <w:trPr>
          <w:trHeight w:val="274"/>
          <w:del w:id="8148"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7E1A6" w14:textId="03387B98" w:rsidR="005A2227" w:rsidRPr="00E352EF" w:rsidDel="00A313A3" w:rsidRDefault="0097053A">
            <w:pPr>
              <w:jc w:val="both"/>
              <w:rPr>
                <w:del w:id="8149" w:author="Utente" w:date="2017-06-26T15:33:00Z"/>
              </w:rPr>
            </w:pPr>
            <w:del w:id="8150" w:author="Utente" w:date="2017-06-26T15:33:00Z">
              <w:r w:rsidRPr="00E352EF" w:rsidDel="00A313A3">
                <w:rPr>
                  <w:rFonts w:ascii="Calibri" w:eastAsia="Calibri" w:hAnsi="Calibri" w:cs="Calibri"/>
                </w:rPr>
                <w:delText>TRUE</w:delText>
              </w:r>
            </w:del>
          </w:p>
        </w:tc>
      </w:tr>
    </w:tbl>
    <w:p w14:paraId="6CB6FEA6" w14:textId="389F36BD" w:rsidR="005A2227" w:rsidRPr="00E352EF" w:rsidDel="00A313A3" w:rsidRDefault="005A2227">
      <w:pPr>
        <w:rPr>
          <w:del w:id="8151" w:author="Utente" w:date="2017-06-26T15:33:00Z"/>
        </w:rPr>
      </w:pPr>
    </w:p>
    <w:p w14:paraId="43542682" w14:textId="14673D6B" w:rsidR="005A2227" w:rsidRPr="00E352EF" w:rsidDel="00A313A3" w:rsidRDefault="0097053A" w:rsidP="00C96285">
      <w:pPr>
        <w:rPr>
          <w:del w:id="8152" w:author="Utente" w:date="2017-06-26T15:33:00Z"/>
          <w:rFonts w:ascii="Cambria" w:eastAsia="Calibri" w:hAnsi="Cambria"/>
        </w:rPr>
      </w:pPr>
      <w:del w:id="8153"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8154" w:author="Laura Viignola" w:date="2017-05-11T09:37:00Z">
        <w:del w:id="8155" w:author="Utente" w:date="2017-06-26T15:33:00Z">
          <w:r w:rsidR="004266D2" w:rsidDel="00A313A3">
            <w:rPr>
              <w:rFonts w:ascii="Cambria" w:eastAsia="Calibri" w:hAnsi="Cambria"/>
            </w:rPr>
            <w:delText>#</w:delText>
          </w:r>
        </w:del>
      </w:ins>
      <w:del w:id="8156" w:author="Utente" w:date="2017-06-26T15:33:00Z">
        <w:r w:rsidRPr="00E352EF" w:rsidDel="00A313A3">
          <w:rPr>
            <w:rFonts w:ascii="Cambria" w:eastAsia="Calibri" w:hAnsi="Cambria"/>
          </w:rPr>
          <w:delText>VALUE_2000&gt;100 AND ds_1.</w:delText>
        </w:r>
      </w:del>
      <w:ins w:id="8157" w:author="Laura Viignola" w:date="2017-05-11T09:37:00Z">
        <w:del w:id="8158" w:author="Utente" w:date="2017-06-26T15:33:00Z">
          <w:r w:rsidR="004266D2" w:rsidDel="00A313A3">
            <w:rPr>
              <w:rFonts w:ascii="Cambria" w:eastAsia="Calibri" w:hAnsi="Cambria"/>
            </w:rPr>
            <w:delText>#</w:delText>
          </w:r>
        </w:del>
      </w:ins>
      <w:del w:id="8159" w:author="Utente" w:date="2017-06-26T15:33:00Z">
        <w:r w:rsidRPr="00E352EF" w:rsidDel="00A313A3">
          <w:rPr>
            <w:rFonts w:ascii="Cambria" w:eastAsia="Calibri" w:hAnsi="Cambria"/>
          </w:rPr>
          <w:delText xml:space="preserve">VALUE_2001&gt;100 </w:delText>
        </w:r>
      </w:del>
      <w:ins w:id="8160" w:author="Laura Viignola" w:date="2017-05-10T17:10:00Z">
        <w:del w:id="8161" w:author="Utente" w:date="2017-06-26T15:33:00Z">
          <w:r w:rsidR="00611275" w:rsidDel="00A313A3">
            <w:rPr>
              <w:rFonts w:ascii="Cambria" w:eastAsia="Calibri" w:hAnsi="Cambria"/>
            </w:rPr>
            <w:delText>80</w:delText>
          </w:r>
          <w:r w:rsidR="00611275" w:rsidRPr="00E352EF" w:rsidDel="00A313A3">
            <w:rPr>
              <w:rFonts w:ascii="Cambria" w:eastAsia="Calibri" w:hAnsi="Cambria"/>
            </w:rPr>
            <w:delText xml:space="preserve"> </w:delText>
          </w:r>
        </w:del>
      </w:ins>
      <w:del w:id="8162" w:author="Utente" w:date="2017-06-26T15:33:00Z">
        <w:r w:rsidRPr="00E352EF" w:rsidDel="00A313A3">
          <w:rPr>
            <w:rFonts w:ascii="Cambria" w:eastAsia="Calibri" w:hAnsi="Cambria"/>
          </w:rPr>
          <w:delText>)</w:delText>
        </w:r>
      </w:del>
    </w:p>
    <w:p w14:paraId="0E561AFA" w14:textId="57ABFEE5" w:rsidR="0062787A" w:rsidRPr="00E352EF" w:rsidDel="00A313A3" w:rsidRDefault="0062787A" w:rsidP="00C96285">
      <w:pPr>
        <w:rPr>
          <w:del w:id="8163"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853F608" w14:textId="70B813A1">
        <w:trPr>
          <w:trHeight w:val="144"/>
          <w:del w:id="8164"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855A2D1" w14:textId="52506178" w:rsidR="005A2227" w:rsidRPr="00E352EF" w:rsidDel="00A313A3" w:rsidRDefault="0097053A">
            <w:pPr>
              <w:rPr>
                <w:del w:id="8165" w:author="Utente" w:date="2017-06-26T15:33:00Z"/>
              </w:rPr>
            </w:pPr>
            <w:del w:id="8166" w:author="Utente" w:date="2017-06-26T15:33:00Z">
              <w:r w:rsidRPr="00E352EF" w:rsidDel="00A313A3">
                <w:rPr>
                  <w:rFonts w:ascii="Calibri" w:eastAsia="Calibri" w:hAnsi="Calibri" w:cs="Calibri"/>
                </w:rPr>
                <w:delText>ds_1</w:delText>
              </w:r>
            </w:del>
          </w:p>
        </w:tc>
      </w:tr>
      <w:tr w:rsidR="005A2227" w:rsidRPr="00E352EF" w:rsidDel="00A313A3" w14:paraId="65CE3439" w14:textId="7A373182">
        <w:trPr>
          <w:trHeight w:val="331"/>
          <w:del w:id="8167"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8125D09" w14:textId="0C2E976E" w:rsidR="005A2227" w:rsidRPr="00E352EF" w:rsidDel="00A313A3" w:rsidRDefault="0097053A">
            <w:pPr>
              <w:jc w:val="both"/>
              <w:rPr>
                <w:del w:id="8168" w:author="Utente" w:date="2017-06-26T15:33:00Z"/>
              </w:rPr>
            </w:pPr>
            <w:del w:id="8169"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387EABA" w14:textId="6A004E00" w:rsidR="005A2227" w:rsidRPr="00E352EF" w:rsidDel="00A313A3" w:rsidRDefault="0097053A">
            <w:pPr>
              <w:jc w:val="both"/>
              <w:rPr>
                <w:del w:id="8170" w:author="Utente" w:date="2017-06-26T15:33:00Z"/>
              </w:rPr>
            </w:pPr>
            <w:del w:id="8171"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44ADDA" w14:textId="1547AFFD" w:rsidR="005A2227" w:rsidRPr="00E352EF" w:rsidDel="00A313A3" w:rsidRDefault="0097053A">
            <w:pPr>
              <w:jc w:val="both"/>
              <w:rPr>
                <w:del w:id="8172" w:author="Utente" w:date="2017-06-26T15:33:00Z"/>
              </w:rPr>
            </w:pPr>
            <w:del w:id="8173" w:author="Utente" w:date="2017-06-26T15:33:00Z">
              <w:r w:rsidRPr="00E352EF" w:rsidDel="00A313A3">
                <w:rPr>
                  <w:rFonts w:ascii="Calibri" w:eastAsia="Calibri" w:hAnsi="Calibri" w:cs="Calibri"/>
                  <w:b/>
                </w:rPr>
                <w:delText>VALUE_2001</w:delText>
              </w:r>
            </w:del>
          </w:p>
        </w:tc>
      </w:tr>
      <w:tr w:rsidR="005A2227" w:rsidRPr="00E352EF" w:rsidDel="00A313A3" w14:paraId="257EAE28" w14:textId="1C3C910D">
        <w:trPr>
          <w:trHeight w:val="230"/>
          <w:del w:id="8174"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6591C" w14:textId="0C524E44" w:rsidR="005A2227" w:rsidRPr="00E352EF" w:rsidDel="00A313A3" w:rsidRDefault="0097053A">
            <w:pPr>
              <w:jc w:val="both"/>
              <w:rPr>
                <w:del w:id="8175" w:author="Utente" w:date="2017-06-26T15:33:00Z"/>
              </w:rPr>
            </w:pPr>
            <w:del w:id="8176"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54657" w14:textId="4126A689" w:rsidR="005A2227" w:rsidRPr="00E352EF" w:rsidDel="00A313A3" w:rsidRDefault="0097053A">
            <w:pPr>
              <w:tabs>
                <w:tab w:val="center" w:pos="922"/>
              </w:tabs>
              <w:jc w:val="both"/>
              <w:rPr>
                <w:del w:id="8177" w:author="Utente" w:date="2017-06-26T15:33:00Z"/>
              </w:rPr>
            </w:pPr>
            <w:del w:id="8178"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2FCD" w14:textId="74B343CA" w:rsidR="005A2227" w:rsidRPr="00E352EF" w:rsidDel="00A313A3" w:rsidRDefault="0097053A">
            <w:pPr>
              <w:jc w:val="both"/>
              <w:rPr>
                <w:del w:id="8179" w:author="Utente" w:date="2017-06-26T15:33:00Z"/>
              </w:rPr>
            </w:pPr>
            <w:del w:id="8180" w:author="Utente" w:date="2017-06-26T15:33:00Z">
              <w:r w:rsidRPr="00E352EF" w:rsidDel="00A313A3">
                <w:rPr>
                  <w:rFonts w:ascii="Calibri" w:eastAsia="Calibri" w:hAnsi="Calibri" w:cs="Calibri"/>
                </w:rPr>
                <w:delText>90</w:delText>
              </w:r>
            </w:del>
          </w:p>
        </w:tc>
      </w:tr>
      <w:tr w:rsidR="005A2227" w:rsidRPr="00E352EF" w:rsidDel="00A313A3" w14:paraId="115FBA8E" w14:textId="22B298EB">
        <w:trPr>
          <w:trHeight w:val="331"/>
          <w:del w:id="8181"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BF07A" w14:textId="300701C9" w:rsidR="005A2227" w:rsidRPr="00E352EF" w:rsidDel="00A313A3" w:rsidRDefault="0097053A">
            <w:pPr>
              <w:jc w:val="both"/>
              <w:rPr>
                <w:del w:id="8182" w:author="Utente" w:date="2017-06-26T15:33:00Z"/>
              </w:rPr>
            </w:pPr>
            <w:del w:id="8183"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37CA" w14:textId="76531E94" w:rsidR="005A2227" w:rsidRPr="00E352EF" w:rsidDel="00A313A3" w:rsidRDefault="0097053A">
            <w:pPr>
              <w:jc w:val="both"/>
              <w:rPr>
                <w:del w:id="8184" w:author="Utente" w:date="2017-06-26T15:33:00Z"/>
              </w:rPr>
            </w:pPr>
            <w:del w:id="8185"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9EE18" w14:textId="570CD775" w:rsidR="005A2227" w:rsidRPr="00E352EF" w:rsidDel="00A313A3" w:rsidRDefault="0097053A">
            <w:pPr>
              <w:jc w:val="both"/>
              <w:rPr>
                <w:del w:id="8186" w:author="Utente" w:date="2017-06-26T15:33:00Z"/>
              </w:rPr>
            </w:pPr>
            <w:del w:id="8187" w:author="Utente" w:date="2017-06-26T15:33:00Z">
              <w:r w:rsidRPr="00E352EF" w:rsidDel="00A313A3">
                <w:rPr>
                  <w:rFonts w:ascii="Calibri" w:eastAsia="Calibri" w:hAnsi="Calibri" w:cs="Calibri"/>
                </w:rPr>
                <w:delText>120</w:delText>
              </w:r>
            </w:del>
          </w:p>
        </w:tc>
      </w:tr>
    </w:tbl>
    <w:p w14:paraId="2084A288" w14:textId="38A13B0D" w:rsidR="005A2227" w:rsidRPr="00E352EF" w:rsidDel="00A313A3" w:rsidRDefault="005A2227">
      <w:pPr>
        <w:spacing w:before="120" w:after="120"/>
        <w:rPr>
          <w:del w:id="8188"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2C9A01D" w14:textId="62B0A355">
        <w:trPr>
          <w:trHeight w:val="130"/>
          <w:del w:id="818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5BFB6F" w14:textId="22D1B8F0" w:rsidR="005A2227" w:rsidRPr="00E352EF" w:rsidDel="00A313A3" w:rsidRDefault="0097053A">
            <w:pPr>
              <w:rPr>
                <w:del w:id="8190" w:author="Utente" w:date="2017-06-26T15:33:00Z"/>
              </w:rPr>
            </w:pPr>
            <w:del w:id="8191" w:author="Utente" w:date="2017-06-26T15:33:00Z">
              <w:r w:rsidRPr="00E352EF" w:rsidDel="00A313A3">
                <w:rPr>
                  <w:rFonts w:ascii="Calibri" w:eastAsia="Calibri" w:hAnsi="Calibri" w:cs="Calibri"/>
                </w:rPr>
                <w:delText xml:space="preserve">ds_2 </w:delText>
              </w:r>
            </w:del>
          </w:p>
        </w:tc>
      </w:tr>
      <w:tr w:rsidR="005A2227" w:rsidRPr="00E352EF" w:rsidDel="00A313A3" w14:paraId="164DEFFB" w14:textId="71CB3153">
        <w:trPr>
          <w:trHeight w:val="274"/>
          <w:del w:id="819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103F00" w14:textId="41A4FEAE" w:rsidR="005A2227" w:rsidRPr="00E352EF" w:rsidDel="00A313A3" w:rsidRDefault="0097053A">
            <w:pPr>
              <w:rPr>
                <w:del w:id="8193" w:author="Utente" w:date="2017-06-26T15:33:00Z"/>
              </w:rPr>
            </w:pPr>
            <w:del w:id="8194" w:author="Utente" w:date="2017-06-26T15:33:00Z">
              <w:r w:rsidRPr="00E352EF" w:rsidDel="00A313A3">
                <w:rPr>
                  <w:rFonts w:ascii="Calibri" w:eastAsia="Calibri" w:hAnsi="Calibri" w:cs="Calibri"/>
                  <w:b/>
                </w:rPr>
                <w:delText>CONDITION</w:delText>
              </w:r>
            </w:del>
          </w:p>
        </w:tc>
      </w:tr>
      <w:tr w:rsidR="005A2227" w:rsidRPr="00E352EF" w:rsidDel="00A313A3" w14:paraId="536C4AFF" w14:textId="32E60E10">
        <w:trPr>
          <w:trHeight w:val="274"/>
          <w:del w:id="8195"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C2D8D" w14:textId="226FB7AC" w:rsidR="005A2227" w:rsidRPr="00E352EF" w:rsidDel="00A313A3" w:rsidRDefault="0097053A">
            <w:pPr>
              <w:jc w:val="both"/>
              <w:rPr>
                <w:del w:id="8196" w:author="Utente" w:date="2017-06-26T15:33:00Z"/>
              </w:rPr>
            </w:pPr>
            <w:del w:id="8197" w:author="Utente" w:date="2017-06-26T15:33:00Z">
              <w:r w:rsidRPr="00E352EF" w:rsidDel="00A313A3">
                <w:rPr>
                  <w:rFonts w:ascii="Calibri" w:eastAsia="Calibri" w:hAnsi="Calibri" w:cs="Calibri"/>
                </w:rPr>
                <w:delText>FALSE</w:delText>
              </w:r>
            </w:del>
          </w:p>
        </w:tc>
      </w:tr>
    </w:tbl>
    <w:p w14:paraId="7C85EB21" w14:textId="3EB647B7" w:rsidR="005A2227" w:rsidRPr="00E352EF" w:rsidDel="00A313A3" w:rsidRDefault="005A2227">
      <w:pPr>
        <w:rPr>
          <w:del w:id="8198" w:author="Utente" w:date="2017-06-26T15:33:00Z"/>
        </w:rPr>
      </w:pPr>
    </w:p>
    <w:p w14:paraId="389A50AB" w14:textId="09DA1A3A" w:rsidR="005A2227" w:rsidRPr="00E352EF" w:rsidDel="00A313A3" w:rsidRDefault="0097053A" w:rsidP="005E7E74">
      <w:pPr>
        <w:pStyle w:val="Stile3"/>
        <w:rPr>
          <w:del w:id="8199" w:author="Utente" w:date="2017-06-26T15:33:00Z"/>
          <w:lang w:val="en-GB"/>
        </w:rPr>
      </w:pPr>
      <w:bookmarkStart w:id="8200" w:name="_Toc462659709"/>
      <w:bookmarkStart w:id="8201" w:name="_Toc463805769"/>
      <w:bookmarkStart w:id="8202" w:name="_Toc464487946"/>
      <w:del w:id="8203" w:author="Utente" w:date="2017-06-26T15:33:00Z">
        <w:r w:rsidRPr="00E352EF" w:rsidDel="00A313A3">
          <w:rPr>
            <w:lang w:val="en-GB"/>
          </w:rPr>
          <w:lastRenderedPageBreak/>
          <w:delText>func_dep</w:delText>
        </w:r>
        <w:bookmarkEnd w:id="8200"/>
        <w:bookmarkEnd w:id="8201"/>
        <w:bookmarkEnd w:id="8202"/>
      </w:del>
    </w:p>
    <w:p w14:paraId="13157762" w14:textId="0F2CD247" w:rsidR="007038CD" w:rsidRPr="00E352EF" w:rsidDel="00A313A3" w:rsidRDefault="007038CD" w:rsidP="007038CD">
      <w:pPr>
        <w:rPr>
          <w:del w:id="8204" w:author="Utente" w:date="2017-06-26T15:33:00Z"/>
          <w:rFonts w:ascii="Cambria" w:eastAsia="Calibri" w:hAnsi="Cambria" w:cs="Calibri"/>
          <w:i/>
          <w:color w:val="5B9BD5"/>
        </w:rPr>
      </w:pPr>
      <w:del w:id="8205" w:author="Utente" w:date="2017-06-26T15:33:00Z">
        <w:r w:rsidRPr="00E352EF" w:rsidDel="00A313A3">
          <w:rPr>
            <w:rFonts w:ascii="Cambria" w:eastAsia="Calibri" w:hAnsi="Cambria" w:cs="Calibri"/>
            <w:i/>
            <w:color w:val="5B9BD5"/>
          </w:rPr>
          <w:delText>Semantics</w:delText>
        </w:r>
      </w:del>
    </w:p>
    <w:p w14:paraId="3991941D" w14:textId="17D07EF3" w:rsidR="007038CD" w:rsidRPr="00E352EF" w:rsidDel="00A313A3" w:rsidRDefault="007038CD" w:rsidP="007038CD">
      <w:pPr>
        <w:jc w:val="both"/>
        <w:rPr>
          <w:del w:id="8206" w:author="Utente" w:date="2017-06-26T15:33:00Z"/>
          <w:rFonts w:ascii="Cambria" w:hAnsi="Cambria"/>
        </w:rPr>
      </w:pPr>
      <w:del w:id="8207"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operator checks the functional dependency between components of a </w:delText>
        </w:r>
        <w:r w:rsidRPr="00E352EF" w:rsidDel="00A313A3">
          <w:delText>Dataset.</w:delText>
        </w:r>
      </w:del>
    </w:p>
    <w:p w14:paraId="20EBE824" w14:textId="34A2F31D" w:rsidR="007038CD" w:rsidRPr="00E352EF" w:rsidDel="00A313A3" w:rsidRDefault="007038CD" w:rsidP="007038CD">
      <w:pPr>
        <w:jc w:val="both"/>
        <w:rPr>
          <w:del w:id="8208" w:author="Utente" w:date="2017-06-26T15:33:00Z"/>
          <w:rFonts w:ascii="Cambria" w:eastAsia="Calibri" w:hAnsi="Cambria" w:cs="Calibri"/>
          <w:i/>
          <w:color w:val="5B9BD5"/>
        </w:rPr>
      </w:pPr>
    </w:p>
    <w:p w14:paraId="15356B1F" w14:textId="6A557A45" w:rsidR="007038CD" w:rsidRPr="00E352EF" w:rsidDel="00A313A3" w:rsidRDefault="007038CD" w:rsidP="007038CD">
      <w:pPr>
        <w:rPr>
          <w:del w:id="8209" w:author="Utente" w:date="2017-06-26T15:33:00Z"/>
          <w:rFonts w:ascii="Cambria" w:eastAsia="Calibri" w:hAnsi="Cambria" w:cs="Calibri"/>
          <w:i/>
          <w:color w:val="5B9BD5"/>
        </w:rPr>
      </w:pPr>
      <w:del w:id="8210" w:author="Utente" w:date="2017-06-26T15:33:00Z">
        <w:r w:rsidRPr="00E352EF" w:rsidDel="00A313A3">
          <w:rPr>
            <w:rFonts w:ascii="Cambria" w:eastAsia="Calibri" w:hAnsi="Cambria" w:cs="Calibri"/>
            <w:i/>
            <w:color w:val="5B9BD5"/>
          </w:rPr>
          <w:delText>Syntax</w:delText>
        </w:r>
      </w:del>
    </w:p>
    <w:p w14:paraId="3D5B4706" w14:textId="199C8C2C" w:rsidR="007038CD" w:rsidRPr="00E352EF" w:rsidDel="00A313A3" w:rsidRDefault="007038CD" w:rsidP="007038CD">
      <w:pPr>
        <w:rPr>
          <w:del w:id="8211" w:author="Utente" w:date="2017-06-26T15:33:00Z"/>
          <w:rFonts w:ascii="Cambria" w:hAnsi="Cambria"/>
        </w:rPr>
      </w:pPr>
      <w:del w:id="8212" w:author="Utente" w:date="2017-06-26T15:33:00Z">
        <w:r w:rsidRPr="00E352EF" w:rsidDel="00A313A3">
          <w:rPr>
            <w:rFonts w:ascii="Cambria" w:eastAsia="Calibri" w:hAnsi="Cambria" w:cs="Calibri"/>
            <w:b/>
          </w:rPr>
          <w:delText xml:space="preserve">func_dep ( </w:delText>
        </w:r>
        <w:r w:rsidRPr="00E352EF" w:rsidDel="00A313A3">
          <w:rPr>
            <w:rFonts w:ascii="Cambria" w:eastAsia="Calibri" w:hAnsi="Cambria" w:cs="Calibri"/>
            <w:i/>
          </w:rPr>
          <w:delText>ds</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listCompFrom</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listCompTo</w:delText>
        </w:r>
        <w:r w:rsidRPr="00E352EF" w:rsidDel="00A313A3">
          <w:rPr>
            <w:rFonts w:ascii="Cambria" w:eastAsia="Calibri" w:hAnsi="Cambria" w:cs="Calibri"/>
            <w:b/>
          </w:rPr>
          <w:delText xml:space="preserve"> )</w:delText>
        </w:r>
      </w:del>
    </w:p>
    <w:p w14:paraId="71C084F2" w14:textId="25BA3E9D" w:rsidR="007038CD" w:rsidRPr="00E352EF" w:rsidDel="00A313A3" w:rsidRDefault="007038CD" w:rsidP="007038CD">
      <w:pPr>
        <w:jc w:val="both"/>
        <w:rPr>
          <w:del w:id="8213" w:author="Utente" w:date="2017-06-26T15:33:00Z"/>
          <w:rFonts w:ascii="Cambria" w:hAnsi="Cambria"/>
        </w:rPr>
      </w:pPr>
    </w:p>
    <w:p w14:paraId="01B93AF8" w14:textId="07DCBB1F" w:rsidR="007038CD" w:rsidRPr="00E352EF" w:rsidDel="00A313A3" w:rsidRDefault="007038CD" w:rsidP="007038CD">
      <w:pPr>
        <w:rPr>
          <w:del w:id="8214" w:author="Utente" w:date="2017-06-26T15:33:00Z"/>
          <w:rFonts w:ascii="Cambria" w:hAnsi="Cambria"/>
        </w:rPr>
      </w:pPr>
      <w:del w:id="8215" w:author="Utente" w:date="2017-06-26T15:33:00Z">
        <w:r w:rsidRPr="00E352EF" w:rsidDel="00A313A3">
          <w:rPr>
            <w:rFonts w:ascii="Cambria" w:hAnsi="Cambria"/>
            <w:i/>
          </w:rPr>
          <w:delText>listCompFrom</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3A17E3BB" w14:textId="707AF880" w:rsidR="007038CD" w:rsidRPr="00E352EF" w:rsidDel="00A313A3" w:rsidRDefault="007038CD" w:rsidP="007038CD">
      <w:pPr>
        <w:rPr>
          <w:del w:id="8216" w:author="Utente" w:date="2017-06-26T15:33:00Z"/>
          <w:rFonts w:ascii="Cambria" w:hAnsi="Cambria"/>
        </w:rPr>
      </w:pPr>
      <w:del w:id="8217" w:author="Utente" w:date="2017-06-26T15:33:00Z">
        <w:r w:rsidRPr="00E352EF" w:rsidDel="00A313A3">
          <w:rPr>
            <w:rFonts w:ascii="Cambria" w:hAnsi="Cambria"/>
            <w:i/>
          </w:rPr>
          <w:delText>listCompTo</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41885A26" w14:textId="389C44FB" w:rsidR="007038CD" w:rsidRPr="00E352EF" w:rsidDel="00A313A3" w:rsidRDefault="007038CD" w:rsidP="007038CD">
      <w:pPr>
        <w:jc w:val="both"/>
        <w:rPr>
          <w:del w:id="8218" w:author="Utente" w:date="2017-06-26T15:33:00Z"/>
          <w:rFonts w:ascii="Cambria" w:hAnsi="Cambria"/>
        </w:rPr>
      </w:pPr>
    </w:p>
    <w:p w14:paraId="26F72CC9" w14:textId="5E0F1C09" w:rsidR="007038CD" w:rsidRPr="00E352EF" w:rsidDel="00A313A3" w:rsidRDefault="007038CD" w:rsidP="007038CD">
      <w:pPr>
        <w:rPr>
          <w:del w:id="8219" w:author="Utente" w:date="2017-06-26T15:33:00Z"/>
          <w:rFonts w:ascii="Cambria" w:eastAsia="Calibri" w:hAnsi="Cambria" w:cs="Calibri"/>
          <w:i/>
          <w:color w:val="5B9BD5"/>
        </w:rPr>
      </w:pPr>
      <w:del w:id="8220" w:author="Utente" w:date="2017-06-26T15:33:00Z">
        <w:r w:rsidRPr="00E352EF" w:rsidDel="00A313A3">
          <w:rPr>
            <w:rFonts w:ascii="Cambria" w:eastAsia="Calibri" w:hAnsi="Cambria" w:cs="Calibri"/>
            <w:i/>
            <w:color w:val="5B9BD5"/>
          </w:rPr>
          <w:delText>Parameters</w:delText>
        </w:r>
      </w:del>
    </w:p>
    <w:p w14:paraId="737DF1B5" w14:textId="4B1D96CC" w:rsidR="007038CD" w:rsidRPr="00E352EF" w:rsidDel="00A313A3" w:rsidRDefault="007038CD" w:rsidP="007038CD">
      <w:pPr>
        <w:rPr>
          <w:del w:id="8221" w:author="Utente" w:date="2017-06-26T15:33:00Z"/>
          <w:rFonts w:ascii="Cambria" w:hAnsi="Cambria"/>
        </w:rPr>
      </w:pPr>
      <w:del w:id="8222" w:author="Utente" w:date="2017-06-26T15:33:00Z">
        <w:r w:rsidRPr="00E352EF" w:rsidDel="00A313A3">
          <w:rPr>
            <w:rFonts w:ascii="Cambria" w:eastAsia="Calibri" w:hAnsi="Cambria" w:cs="Calibri"/>
            <w:i/>
          </w:rPr>
          <w:delText xml:space="preserve">ds </w:delText>
        </w:r>
        <w:r w:rsidRPr="00E352EF" w:rsidDel="00A313A3">
          <w:rPr>
            <w:rFonts w:ascii="Cambria" w:hAnsi="Cambria"/>
          </w:rPr>
          <w:delText>:</w:delText>
        </w:r>
        <w:r w:rsidRPr="00E352EF" w:rsidDel="00A313A3">
          <w:rPr>
            <w:rFonts w:ascii="Cambria" w:eastAsia="Calibri" w:hAnsi="Cambria" w:cs="Calibri"/>
          </w:rPr>
          <w:delText xml:space="preserve"> dataset {identifier &lt;IDENT&gt; as scalar-type }+ {measure &lt;IDENT&gt; as scalar-type }+ </w:delText>
        </w:r>
      </w:del>
    </w:p>
    <w:p w14:paraId="41AEB307" w14:textId="282AFCF1" w:rsidR="007038CD" w:rsidRPr="00E352EF" w:rsidDel="00A313A3" w:rsidRDefault="007038CD" w:rsidP="007038CD">
      <w:pPr>
        <w:rPr>
          <w:del w:id="8223" w:author="Utente" w:date="2017-06-26T15:33:00Z"/>
          <w:rFonts w:ascii="Cambria" w:hAnsi="Cambria"/>
        </w:rPr>
      </w:pPr>
      <w:del w:id="8224" w:author="Utente" w:date="2017-06-26T15:33:00Z">
        <w:r w:rsidRPr="00E352EF" w:rsidDel="00A313A3">
          <w:rPr>
            <w:rFonts w:ascii="Cambria" w:eastAsia="Calibri" w:hAnsi="Cambria" w:cs="Calibri"/>
          </w:rPr>
          <w:delText xml:space="preserve">                    {attribute &lt;IDENT&gt; as scalar-type }*</w:delText>
        </w:r>
      </w:del>
    </w:p>
    <w:p w14:paraId="6616DA33" w14:textId="14367648" w:rsidR="007038CD" w:rsidRPr="00E352EF" w:rsidDel="00A313A3" w:rsidRDefault="007038CD" w:rsidP="007038CD">
      <w:pPr>
        <w:jc w:val="both"/>
        <w:rPr>
          <w:del w:id="8225" w:author="Utente" w:date="2017-06-26T15:33:00Z"/>
          <w:rFonts w:ascii="Cambria" w:hAnsi="Cambria"/>
        </w:rPr>
      </w:pPr>
    </w:p>
    <w:p w14:paraId="15BDBB62" w14:textId="50614BF4" w:rsidR="007038CD" w:rsidRPr="00E352EF" w:rsidDel="00A313A3" w:rsidRDefault="007038CD" w:rsidP="007038CD">
      <w:pPr>
        <w:rPr>
          <w:del w:id="8226" w:author="Utente" w:date="2017-06-26T15:33:00Z"/>
          <w:rFonts w:ascii="Cambria" w:hAnsi="Cambria"/>
        </w:rPr>
      </w:pPr>
      <w:del w:id="8227" w:author="Utente" w:date="2017-06-26T15:33:00Z">
        <w:r w:rsidRPr="00E352EF" w:rsidDel="00A313A3">
          <w:rPr>
            <w:rFonts w:ascii="Cambria" w:hAnsi="Cambria"/>
            <w:i/>
            <w:iCs/>
            <w:color w:val="auto"/>
          </w:rPr>
          <w:delText xml:space="preserve">listCompFrom  </w:delText>
        </w:r>
        <w:r w:rsidRPr="00E352EF" w:rsidDel="00A313A3">
          <w:rPr>
            <w:rFonts w:ascii="Cambria" w:hAnsi="Cambria"/>
          </w:rPr>
          <w:delText>–</w:delText>
        </w:r>
        <w:r w:rsidRPr="00E352EF" w:rsidDel="00A313A3">
          <w:rPr>
            <w:rFonts w:ascii="Cambria" w:eastAsia="Calibri" w:hAnsi="Cambria" w:cs="Calibri"/>
          </w:rPr>
          <w:delText xml:space="preserve">the components that form the left side of the functional dependency </w:delText>
        </w:r>
      </w:del>
    </w:p>
    <w:p w14:paraId="2ACA64D0" w14:textId="18FD42C8" w:rsidR="007038CD" w:rsidRPr="00E352EF" w:rsidDel="00A313A3" w:rsidRDefault="007038CD" w:rsidP="007038CD">
      <w:pPr>
        <w:rPr>
          <w:del w:id="8228" w:author="Utente" w:date="2017-06-26T15:33:00Z"/>
          <w:rFonts w:ascii="Cambria" w:hAnsi="Cambria"/>
        </w:rPr>
      </w:pPr>
      <w:del w:id="8229" w:author="Utente" w:date="2017-06-26T15:33:00Z">
        <w:r w:rsidRPr="00E352EF" w:rsidDel="00A313A3">
          <w:rPr>
            <w:rFonts w:ascii="Cambria" w:hAnsi="Cambria"/>
            <w:i/>
            <w:iCs/>
            <w:color w:val="auto"/>
          </w:rPr>
          <w:delText xml:space="preserve">listCompTo </w:delText>
        </w:r>
        <w:r w:rsidRPr="00E352EF" w:rsidDel="00A313A3">
          <w:rPr>
            <w:rFonts w:ascii="Cambria" w:hAnsi="Cambria"/>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 xml:space="preserve">the components that form the right side of the functional dependency </w:delText>
        </w:r>
      </w:del>
    </w:p>
    <w:p w14:paraId="318A3A9B" w14:textId="46F7A648" w:rsidR="007038CD" w:rsidRPr="00E352EF" w:rsidDel="00A313A3" w:rsidRDefault="007038CD" w:rsidP="007038CD">
      <w:pPr>
        <w:jc w:val="both"/>
        <w:rPr>
          <w:del w:id="8230" w:author="Utente" w:date="2017-06-26T15:33:00Z"/>
          <w:rFonts w:ascii="Cambria" w:eastAsia="Calibri" w:hAnsi="Cambria" w:cs="Calibri"/>
          <w:i/>
          <w:color w:val="5B9BD5"/>
        </w:rPr>
      </w:pPr>
    </w:p>
    <w:p w14:paraId="1EF72B3F" w14:textId="25B2F7C4" w:rsidR="007038CD" w:rsidRPr="00E352EF" w:rsidDel="00A313A3" w:rsidRDefault="007038CD" w:rsidP="007038CD">
      <w:pPr>
        <w:rPr>
          <w:del w:id="8231" w:author="Utente" w:date="2017-06-26T15:33:00Z"/>
          <w:rFonts w:ascii="Cambria" w:eastAsia="Calibri" w:hAnsi="Cambria" w:cs="Calibri"/>
          <w:i/>
          <w:color w:val="5B9BD5"/>
        </w:rPr>
      </w:pPr>
      <w:del w:id="8232" w:author="Utente" w:date="2017-06-26T15:33:00Z">
        <w:r w:rsidRPr="00E352EF" w:rsidDel="00A313A3">
          <w:rPr>
            <w:rFonts w:ascii="Cambria" w:eastAsia="Calibri" w:hAnsi="Cambria" w:cs="Calibri"/>
            <w:i/>
            <w:color w:val="5B9BD5"/>
          </w:rPr>
          <w:delText>Constraints</w:delText>
        </w:r>
      </w:del>
    </w:p>
    <w:p w14:paraId="0B42C8B0" w14:textId="3F6CAAAC" w:rsidR="007038CD" w:rsidRPr="00E352EF" w:rsidDel="00A313A3" w:rsidRDefault="007038CD" w:rsidP="007038CD">
      <w:pPr>
        <w:jc w:val="both"/>
        <w:rPr>
          <w:del w:id="8233" w:author="Utente" w:date="2017-06-26T15:33:00Z"/>
          <w:rFonts w:ascii="Cambria" w:hAnsi="Cambria"/>
        </w:rPr>
      </w:pPr>
      <w:del w:id="8234" w:author="Utente" w:date="2017-06-26T15:33:00Z">
        <w:r w:rsidRPr="00E352EF" w:rsidDel="00A313A3">
          <w:rPr>
            <w:rFonts w:ascii="Cambria" w:eastAsia="Calibri" w:hAnsi="Cambria" w:cs="Calibri"/>
          </w:rPr>
          <w:delText>None</w:delText>
        </w:r>
      </w:del>
    </w:p>
    <w:p w14:paraId="1C19AF47" w14:textId="46DC4D32" w:rsidR="007038CD" w:rsidRPr="00E352EF" w:rsidDel="00A313A3" w:rsidRDefault="007038CD" w:rsidP="007038CD">
      <w:pPr>
        <w:jc w:val="both"/>
        <w:rPr>
          <w:del w:id="8235" w:author="Utente" w:date="2017-06-26T15:33:00Z"/>
          <w:rFonts w:ascii="Cambria" w:eastAsia="Calibri" w:hAnsi="Cambria" w:cs="Calibri"/>
          <w:i/>
          <w:color w:val="5B9BD5"/>
        </w:rPr>
      </w:pPr>
    </w:p>
    <w:p w14:paraId="2065F822" w14:textId="0C8A404C" w:rsidR="007038CD" w:rsidRPr="00E352EF" w:rsidDel="00A313A3" w:rsidRDefault="007038CD" w:rsidP="007038CD">
      <w:pPr>
        <w:rPr>
          <w:del w:id="8236" w:author="Utente" w:date="2017-06-26T15:33:00Z"/>
          <w:rFonts w:ascii="Cambria" w:eastAsia="Calibri" w:hAnsi="Cambria" w:cs="Calibri"/>
          <w:i/>
          <w:color w:val="5B9BD5"/>
        </w:rPr>
      </w:pPr>
      <w:del w:id="8237" w:author="Utente" w:date="2017-06-26T15:33:00Z">
        <w:r w:rsidRPr="00E352EF" w:rsidDel="00A313A3">
          <w:rPr>
            <w:rFonts w:ascii="Cambria" w:eastAsia="Calibri" w:hAnsi="Cambria" w:cs="Calibri"/>
            <w:i/>
            <w:color w:val="5B9BD5"/>
          </w:rPr>
          <w:delText>Returns</w:delText>
        </w:r>
      </w:del>
    </w:p>
    <w:p w14:paraId="02ECF2D1" w14:textId="594D9A07" w:rsidR="007038CD" w:rsidRPr="00E352EF" w:rsidDel="00A313A3" w:rsidRDefault="007038CD" w:rsidP="007038CD">
      <w:pPr>
        <w:rPr>
          <w:del w:id="8238" w:author="Utente" w:date="2017-06-26T15:33:00Z"/>
          <w:rFonts w:ascii="Cambria" w:hAnsi="Cambria"/>
        </w:rPr>
      </w:pPr>
      <w:del w:id="8239" w:author="Utente" w:date="2017-06-26T15:33:00Z">
        <w:r w:rsidRPr="00E352EF" w:rsidDel="00A313A3">
          <w:rPr>
            <w:rFonts w:ascii="Cambria" w:eastAsia="Calibri" w:hAnsi="Cambria" w:cs="Calibri"/>
          </w:rPr>
          <w:delText xml:space="preserve">A </w:delText>
        </w:r>
        <w:r w:rsidRPr="00E352EF" w:rsidDel="00A313A3">
          <w:delText>Dataset</w:delText>
        </w:r>
        <w:r w:rsidRPr="00E352EF" w:rsidDel="00A313A3">
          <w:rPr>
            <w:rFonts w:ascii="Cambria" w:eastAsia="Calibri" w:hAnsi="Cambria" w:cs="Calibri"/>
          </w:rPr>
          <w:delText xml:space="preserve"> having the only measure</w:delText>
        </w:r>
        <w:r w:rsidRPr="00E352EF" w:rsidDel="00A313A3">
          <w:rPr>
            <w:rFonts w:ascii="Calibri" w:eastAsia="Calibri" w:hAnsi="Calibri" w:cs="Calibri"/>
          </w:rPr>
          <w:delText xml:space="preserve"> </w:delText>
        </w:r>
        <w:r w:rsidRPr="00E352EF" w:rsidDel="00A313A3">
          <w:rPr>
            <w:rFonts w:ascii="Cambria" w:eastAsia="Calibri" w:hAnsi="Cambria" w:cs="Calibri"/>
            <w:b/>
          </w:rPr>
          <w:delText>CONDITION</w:delText>
        </w:r>
        <w:r w:rsidRPr="00E352EF" w:rsidDel="00A313A3">
          <w:rPr>
            <w:rFonts w:ascii="Cambria" w:eastAsia="Calibri" w:hAnsi="Cambria" w:cs="Calibri"/>
          </w:rPr>
          <w:delText xml:space="preserve">, assuming value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functional dependency between the left and the right side is respected.</w:delText>
        </w:r>
      </w:del>
    </w:p>
    <w:p w14:paraId="572BF3D2" w14:textId="111AF010" w:rsidR="007038CD" w:rsidRPr="00E352EF" w:rsidDel="00A313A3" w:rsidRDefault="007038CD" w:rsidP="007038CD">
      <w:pPr>
        <w:jc w:val="both"/>
        <w:rPr>
          <w:del w:id="8240" w:author="Utente" w:date="2017-06-26T15:33:00Z"/>
          <w:rFonts w:ascii="Cambria" w:eastAsia="Calibri" w:hAnsi="Cambria" w:cs="Calibri"/>
          <w:i/>
          <w:color w:val="5B9BD5"/>
        </w:rPr>
      </w:pPr>
    </w:p>
    <w:p w14:paraId="4C35AC76" w14:textId="51785068" w:rsidR="007038CD" w:rsidRPr="00E352EF" w:rsidDel="00A313A3" w:rsidRDefault="007038CD" w:rsidP="007038CD">
      <w:pPr>
        <w:rPr>
          <w:del w:id="8241" w:author="Utente" w:date="2017-06-26T15:33:00Z"/>
          <w:rFonts w:ascii="Cambria" w:eastAsia="Calibri" w:hAnsi="Cambria" w:cs="Calibri"/>
          <w:i/>
          <w:color w:val="5B9BD5"/>
        </w:rPr>
      </w:pPr>
      <w:del w:id="8242" w:author="Utente" w:date="2017-06-26T15:33:00Z">
        <w:r w:rsidRPr="00E352EF" w:rsidDel="00A313A3">
          <w:rPr>
            <w:rFonts w:ascii="Cambria" w:eastAsia="Calibri" w:hAnsi="Cambria" w:cs="Calibri"/>
            <w:i/>
            <w:color w:val="5B9BD5"/>
          </w:rPr>
          <w:delText>Semantic specification</w:delText>
        </w:r>
      </w:del>
    </w:p>
    <w:p w14:paraId="42260E4C" w14:textId="107562D4" w:rsidR="007038CD" w:rsidRPr="00E352EF" w:rsidDel="00A313A3" w:rsidRDefault="007038CD" w:rsidP="007038CD">
      <w:pPr>
        <w:rPr>
          <w:del w:id="8243" w:author="Utente" w:date="2017-06-26T15:33:00Z"/>
          <w:rFonts w:ascii="Cambria" w:hAnsi="Cambria"/>
        </w:rPr>
      </w:pPr>
      <w:del w:id="8244"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i/>
          </w:rPr>
          <w:delText>func_dep</w:delText>
        </w:r>
        <w:r w:rsidRPr="00E352EF" w:rsidDel="00A313A3">
          <w:rPr>
            <w:rFonts w:ascii="Cambria" w:eastAsia="Calibri" w:hAnsi="Cambria" w:cs="Calibri"/>
          </w:rPr>
          <w:delText xml:space="preserve"> operator verifies the existence of  a functional dependency from the components in</w:delText>
        </w:r>
        <w:r w:rsidRPr="00E352EF" w:rsidDel="00A313A3">
          <w:rPr>
            <w:rFonts w:ascii="Cambria" w:hAnsi="Cambria"/>
            <w:i/>
            <w:iCs/>
            <w:color w:val="auto"/>
          </w:rPr>
          <w:delText xml:space="preserve"> listCompFrom  </w:delText>
        </w:r>
        <w:r w:rsidRPr="00E352EF" w:rsidDel="00A313A3">
          <w:rPr>
            <w:rFonts w:ascii="Cambria" w:eastAsia="Calibri" w:hAnsi="Cambria" w:cs="Calibri"/>
          </w:rPr>
          <w:delText xml:space="preserve">  to the the components in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 </w:delText>
        </w:r>
        <w:r w:rsidRPr="00E352EF" w:rsidDel="00A313A3">
          <w:rPr>
            <w:rFonts w:ascii="Cambria" w:hAnsi="Cambria"/>
            <w:i/>
            <w:iCs/>
            <w:color w:val="auto"/>
          </w:rPr>
          <w:delText xml:space="preserve">listCompFrom </w:delText>
        </w:r>
        <w:r w:rsidRPr="00E352EF" w:rsidDel="00A313A3">
          <w:rPr>
            <w:rFonts w:ascii="Cambria" w:eastAsia="Wingdings" w:hAnsi="Cambria" w:cs="Wingdings"/>
          </w:rPr>
          <w:sym w:font="Wingdings" w:char="F0E0"/>
        </w:r>
        <w:r w:rsidRPr="00E352EF" w:rsidDel="00A313A3">
          <w:rPr>
            <w:rFonts w:ascii="Cambria" w:eastAsia="Calibri" w:hAnsi="Cambria" w:cs="Calibri"/>
          </w:rPr>
          <w:delText xml:space="preserve">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that is, each combination of values of the components </w:delText>
        </w:r>
        <w:r w:rsidRPr="00E352EF" w:rsidDel="00A313A3">
          <w:rPr>
            <w:rFonts w:ascii="Cambria" w:hAnsi="Cambria"/>
            <w:i/>
            <w:iCs/>
            <w:color w:val="auto"/>
          </w:rPr>
          <w:delText xml:space="preserve">listCompFrom </w:delText>
        </w:r>
        <w:r w:rsidRPr="00E352EF" w:rsidDel="00A313A3">
          <w:rPr>
            <w:rFonts w:ascii="Cambria" w:eastAsia="Calibri" w:hAnsi="Cambria" w:cs="Calibri"/>
          </w:rPr>
          <w:delText xml:space="preserve">corresponds to one combination of values of the components </w:delText>
        </w:r>
        <w:r w:rsidRPr="00E352EF" w:rsidDel="00A313A3">
          <w:rPr>
            <w:rFonts w:ascii="Cambria" w:hAnsi="Cambria"/>
            <w:i/>
            <w:iCs/>
            <w:color w:val="auto"/>
          </w:rPr>
          <w:delText>listCompTo</w:delText>
        </w:r>
        <w:r w:rsidRPr="00E352EF" w:rsidDel="00A313A3">
          <w:rPr>
            <w:rFonts w:ascii="Cambria" w:eastAsia="Calibri" w:hAnsi="Cambria" w:cs="Calibri"/>
          </w:rPr>
          <w:delText>.</w:delText>
        </w:r>
      </w:del>
    </w:p>
    <w:p w14:paraId="48FF54DF" w14:textId="025D26F3" w:rsidR="007038CD" w:rsidRPr="00E352EF" w:rsidDel="00A313A3" w:rsidRDefault="007038CD" w:rsidP="007038CD">
      <w:pPr>
        <w:jc w:val="both"/>
        <w:rPr>
          <w:del w:id="8245" w:author="Utente" w:date="2017-06-26T15:33:00Z"/>
          <w:rFonts w:ascii="Cambria" w:hAnsi="Cambria"/>
        </w:rPr>
      </w:pPr>
    </w:p>
    <w:p w14:paraId="0667D1FF" w14:textId="4AABFA24" w:rsidR="005A2227" w:rsidRPr="00E352EF" w:rsidDel="00A313A3" w:rsidRDefault="005A2227" w:rsidP="007F02DA">
      <w:pPr>
        <w:jc w:val="both"/>
        <w:rPr>
          <w:del w:id="8246" w:author="Utente" w:date="2017-06-26T15:33:00Z"/>
          <w:rFonts w:ascii="Cambria" w:hAnsi="Cambria"/>
        </w:rPr>
      </w:pPr>
    </w:p>
    <w:p w14:paraId="57EFD517" w14:textId="42ACA66B" w:rsidR="005A2227" w:rsidRPr="00E352EF" w:rsidDel="00A313A3" w:rsidRDefault="00EA6708" w:rsidP="00543198">
      <w:pPr>
        <w:rPr>
          <w:del w:id="8247" w:author="Utente" w:date="2017-06-26T15:33:00Z"/>
          <w:rFonts w:ascii="Cambria" w:eastAsia="Calibri" w:hAnsi="Cambria" w:cs="Calibri"/>
          <w:i/>
          <w:color w:val="5B9BD5"/>
        </w:rPr>
      </w:pPr>
      <w:del w:id="8248" w:author="Utente" w:date="2017-06-26T15:33:00Z">
        <w:r w:rsidRPr="00E352EF" w:rsidDel="00A313A3">
          <w:rPr>
            <w:rFonts w:ascii="Cambria" w:eastAsia="Calibri" w:hAnsi="Cambria" w:cs="Calibri"/>
            <w:i/>
            <w:color w:val="5B9BD5"/>
          </w:rPr>
          <w:delText>Examples</w:delText>
        </w:r>
      </w:del>
    </w:p>
    <w:p w14:paraId="26CEA8B3" w14:textId="4FB23B2D" w:rsidR="005A2227" w:rsidRPr="00E352EF" w:rsidDel="00A313A3" w:rsidRDefault="0097053A" w:rsidP="007F02DA">
      <w:pPr>
        <w:jc w:val="both"/>
        <w:rPr>
          <w:del w:id="8249" w:author="Utente" w:date="2017-06-26T15:33:00Z"/>
          <w:rFonts w:ascii="Cambria" w:eastAsia="Calibri" w:hAnsi="Cambria" w:cs="Calibri"/>
          <w:b/>
        </w:rPr>
      </w:pPr>
      <w:del w:id="8250" w:author="Utente" w:date="2017-06-26T15:33:00Z">
        <w:r w:rsidRPr="00E352EF" w:rsidDel="00A313A3">
          <w:rPr>
            <w:rFonts w:ascii="Cambria" w:eastAsia="Calibri" w:hAnsi="Cambria" w:cs="Calibri"/>
          </w:rPr>
          <w:delText xml:space="preserve">1) ds_2 :=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rPr>
          <w:delText>ds_1,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2AB098" w14:textId="03950CBC" w:rsidR="00994652" w:rsidRPr="00E352EF" w:rsidDel="00A313A3" w:rsidRDefault="00994652" w:rsidP="007F02DA">
      <w:pPr>
        <w:jc w:val="both"/>
        <w:rPr>
          <w:del w:id="8251" w:author="Utente" w:date="2017-06-26T15:33:00Z"/>
          <w:rFonts w:ascii="Cambria" w:hAnsi="Cambria"/>
        </w:rPr>
      </w:pPr>
    </w:p>
    <w:tbl>
      <w:tblPr>
        <w:tblW w:w="806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gridCol w:w="2045"/>
      </w:tblGrid>
      <w:tr w:rsidR="005A2227" w:rsidRPr="00E352EF" w:rsidDel="00A313A3" w14:paraId="584C5861" w14:textId="6B61BE30">
        <w:trPr>
          <w:trHeight w:val="144"/>
          <w:del w:id="8252"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DC5A1B1" w14:textId="59503D78" w:rsidR="005A2227" w:rsidRPr="00E352EF" w:rsidDel="00A313A3" w:rsidRDefault="0097053A">
            <w:pPr>
              <w:rPr>
                <w:del w:id="8253" w:author="Utente" w:date="2017-06-26T15:33:00Z"/>
              </w:rPr>
            </w:pPr>
            <w:del w:id="8254" w:author="Utente" w:date="2017-06-26T15:33:00Z">
              <w:r w:rsidRPr="00E352EF" w:rsidDel="00A313A3">
                <w:rPr>
                  <w:rFonts w:ascii="Calibri" w:eastAsia="Calibri" w:hAnsi="Calibri" w:cs="Calibri"/>
                </w:rPr>
                <w:delText>ds_1</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D8E169" w14:textId="76530E8A" w:rsidR="005A2227" w:rsidRPr="00E352EF" w:rsidDel="00A313A3" w:rsidRDefault="005A2227">
            <w:pPr>
              <w:rPr>
                <w:del w:id="8255" w:author="Utente" w:date="2017-06-26T15:33:00Z"/>
              </w:rPr>
            </w:pPr>
          </w:p>
        </w:tc>
      </w:tr>
      <w:tr w:rsidR="005A2227" w:rsidRPr="00E352EF" w:rsidDel="00A313A3" w14:paraId="6900A990" w14:textId="66A56D68">
        <w:trPr>
          <w:trHeight w:val="331"/>
          <w:del w:id="8256"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755E9" w14:textId="2B2A274F" w:rsidR="005A2227" w:rsidRPr="00E352EF" w:rsidDel="00A313A3" w:rsidRDefault="0097053A">
            <w:pPr>
              <w:jc w:val="both"/>
              <w:rPr>
                <w:del w:id="8257" w:author="Utente" w:date="2017-06-26T15:33:00Z"/>
              </w:rPr>
            </w:pPr>
            <w:del w:id="8258" w:author="Utente" w:date="2017-06-26T15:33:00Z">
              <w:r w:rsidRPr="00E352EF" w:rsidDel="00A313A3">
                <w:rPr>
                  <w:rFonts w:ascii="Calibri" w:eastAsia="Calibri" w:hAnsi="Calibri" w:cs="Calibri"/>
                  <w:b/>
                </w:rPr>
                <w:delText xml:space="preserve">FISCAL_CODE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D788DC" w14:textId="38F1F0BF" w:rsidR="005A2227" w:rsidRPr="00E352EF" w:rsidDel="00A313A3" w:rsidRDefault="0097053A">
            <w:pPr>
              <w:jc w:val="both"/>
              <w:rPr>
                <w:del w:id="8259" w:author="Utente" w:date="2017-06-26T15:33:00Z"/>
              </w:rPr>
            </w:pPr>
            <w:del w:id="8260" w:author="Utente" w:date="2017-06-26T15:33:00Z">
              <w:r w:rsidRPr="00E352EF" w:rsidDel="00A313A3">
                <w:rPr>
                  <w:rFonts w:ascii="Calibri" w:eastAsia="Calibri" w:hAnsi="Calibri" w:cs="Calibri"/>
                  <w:b/>
                </w:rPr>
                <w:delText>NAME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AA491F" w14:textId="02F4A242" w:rsidR="005A2227" w:rsidRPr="00E352EF" w:rsidDel="00A313A3" w:rsidRDefault="0097053A">
            <w:pPr>
              <w:jc w:val="both"/>
              <w:rPr>
                <w:del w:id="8261" w:author="Utente" w:date="2017-06-26T15:33:00Z"/>
              </w:rPr>
            </w:pPr>
            <w:del w:id="8262" w:author="Utente" w:date="2017-06-26T15:33:00Z">
              <w:r w:rsidRPr="00E352EF" w:rsidDel="00A313A3">
                <w:rPr>
                  <w:rFonts w:ascii="Calibri" w:eastAsia="Calibri" w:hAnsi="Calibri" w:cs="Calibri"/>
                  <w:b/>
                </w:rPr>
                <w:delText>DATE_OF_BIRTH</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C40500" w14:textId="1878A02C" w:rsidR="005A2227" w:rsidRPr="00E352EF" w:rsidDel="00A313A3" w:rsidRDefault="0097053A">
            <w:pPr>
              <w:jc w:val="both"/>
              <w:rPr>
                <w:del w:id="8263" w:author="Utente" w:date="2017-06-26T15:33:00Z"/>
              </w:rPr>
            </w:pPr>
            <w:del w:id="8264" w:author="Utente" w:date="2017-06-26T15:33:00Z">
              <w:r w:rsidRPr="00E352EF" w:rsidDel="00A313A3">
                <w:rPr>
                  <w:rFonts w:ascii="Calibri" w:eastAsia="Calibri" w:hAnsi="Calibri" w:cs="Calibri"/>
                  <w:b/>
                </w:rPr>
                <w:delText>PLACE_OF_BIRTH</w:delText>
              </w:r>
            </w:del>
          </w:p>
        </w:tc>
      </w:tr>
      <w:tr w:rsidR="005A2227" w:rsidRPr="00E352EF" w:rsidDel="00A313A3" w14:paraId="76C790A3" w14:textId="581A815B">
        <w:trPr>
          <w:trHeight w:val="230"/>
          <w:del w:id="826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5EDFA" w14:textId="3C3CCBAE" w:rsidR="005A2227" w:rsidRPr="00E352EF" w:rsidDel="00A313A3" w:rsidRDefault="0097053A">
            <w:pPr>
              <w:jc w:val="both"/>
              <w:rPr>
                <w:del w:id="8266" w:author="Utente" w:date="2017-06-26T15:33:00Z"/>
              </w:rPr>
            </w:pPr>
            <w:del w:id="8267" w:author="Utente" w:date="2017-06-26T15:33:00Z">
              <w:r w:rsidRPr="00E352EF" w:rsidDel="00A313A3">
                <w:rPr>
                  <w:rFonts w:ascii="Calibri" w:eastAsia="Calibri" w:hAnsi="Calibri" w:cs="Calibri"/>
                </w:rPr>
                <w:delText>FC1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7628B" w14:textId="61B6437F" w:rsidR="005A2227" w:rsidRPr="00E352EF" w:rsidDel="00A313A3" w:rsidRDefault="0097053A">
            <w:pPr>
              <w:tabs>
                <w:tab w:val="left" w:pos="8237"/>
                <w:tab w:val="left" w:pos="9158"/>
              </w:tabs>
              <w:jc w:val="both"/>
              <w:rPr>
                <w:del w:id="8268" w:author="Utente" w:date="2017-06-26T15:33:00Z"/>
              </w:rPr>
            </w:pPr>
            <w:del w:id="8269" w:author="Utente" w:date="2017-06-26T15:33:00Z">
              <w:r w:rsidRPr="00E352EF" w:rsidDel="00A313A3">
                <w:rPr>
                  <w:rFonts w:ascii="Calibri" w:eastAsia="Calibri" w:hAnsi="Calibri" w:cs="Calibri"/>
                </w:rPr>
                <w:delText>John Smith</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C365B" w14:textId="18E3CF75" w:rsidR="005A2227" w:rsidRPr="00E352EF" w:rsidDel="00A313A3" w:rsidRDefault="0097053A">
            <w:pPr>
              <w:tabs>
                <w:tab w:val="left" w:pos="8237"/>
                <w:tab w:val="left" w:pos="9158"/>
              </w:tabs>
              <w:jc w:val="both"/>
              <w:rPr>
                <w:del w:id="8270" w:author="Utente" w:date="2017-06-26T15:33:00Z"/>
              </w:rPr>
            </w:pPr>
            <w:del w:id="8271" w:author="Utente" w:date="2017-06-26T15:33:00Z">
              <w:r w:rsidRPr="00E352EF" w:rsidDel="00A313A3">
                <w:rPr>
                  <w:rFonts w:ascii="Calibri" w:eastAsia="Calibri" w:hAnsi="Calibri" w:cs="Calibri"/>
                </w:rPr>
                <w:delText>10/09/1968</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DFBF4" w14:textId="20AE41AE" w:rsidR="005A2227" w:rsidRPr="00E352EF" w:rsidDel="00A313A3" w:rsidRDefault="0097053A">
            <w:pPr>
              <w:tabs>
                <w:tab w:val="left" w:pos="8237"/>
                <w:tab w:val="left" w:pos="9158"/>
              </w:tabs>
              <w:jc w:val="both"/>
              <w:rPr>
                <w:del w:id="8272" w:author="Utente" w:date="2017-06-26T15:33:00Z"/>
              </w:rPr>
            </w:pPr>
            <w:del w:id="8273" w:author="Utente" w:date="2017-06-26T15:33:00Z">
              <w:r w:rsidRPr="00E352EF" w:rsidDel="00A313A3">
                <w:rPr>
                  <w:rFonts w:ascii="Calibri" w:eastAsia="Calibri" w:hAnsi="Calibri" w:cs="Calibri"/>
                </w:rPr>
                <w:delText>London</w:delText>
              </w:r>
            </w:del>
          </w:p>
        </w:tc>
      </w:tr>
      <w:tr w:rsidR="005A2227" w:rsidRPr="00E352EF" w:rsidDel="00A313A3" w14:paraId="165288EB" w14:textId="12C1CDE1">
        <w:trPr>
          <w:trHeight w:val="331"/>
          <w:del w:id="827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4A49D" w14:textId="63618EC3" w:rsidR="005A2227" w:rsidRPr="00E352EF" w:rsidDel="00A313A3" w:rsidRDefault="0097053A">
            <w:pPr>
              <w:jc w:val="both"/>
              <w:rPr>
                <w:del w:id="8275" w:author="Utente" w:date="2017-06-26T15:33:00Z"/>
              </w:rPr>
            </w:pPr>
            <w:del w:id="8276" w:author="Utente" w:date="2017-06-26T15:33:00Z">
              <w:r w:rsidRPr="00E352EF" w:rsidDel="00A313A3">
                <w:rPr>
                  <w:rFonts w:ascii="Calibri" w:eastAsia="Calibri" w:hAnsi="Calibri" w:cs="Calibri"/>
                </w:rPr>
                <w:delText>FC2</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C0E5A" w14:textId="3AC8A782" w:rsidR="005A2227" w:rsidRPr="00E352EF" w:rsidDel="00A313A3" w:rsidRDefault="0097053A">
            <w:pPr>
              <w:tabs>
                <w:tab w:val="left" w:pos="8237"/>
                <w:tab w:val="left" w:pos="9158"/>
              </w:tabs>
              <w:jc w:val="both"/>
              <w:rPr>
                <w:del w:id="8277" w:author="Utente" w:date="2017-06-26T15:33:00Z"/>
              </w:rPr>
            </w:pPr>
            <w:del w:id="8278"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F5B13" w14:textId="25EF019A" w:rsidR="005A2227" w:rsidRPr="00E352EF" w:rsidDel="00A313A3" w:rsidRDefault="0097053A">
            <w:pPr>
              <w:tabs>
                <w:tab w:val="left" w:pos="8237"/>
                <w:tab w:val="left" w:pos="9158"/>
              </w:tabs>
              <w:jc w:val="both"/>
              <w:rPr>
                <w:del w:id="8279" w:author="Utente" w:date="2017-06-26T15:33:00Z"/>
              </w:rPr>
            </w:pPr>
            <w:del w:id="8280" w:author="Utente" w:date="2017-06-26T15:33:00Z">
              <w:r w:rsidRPr="00E352EF" w:rsidDel="00A313A3">
                <w:rPr>
                  <w:rFonts w:ascii="Calibri" w:eastAsia="Calibri" w:hAnsi="Calibri" w:cs="Calibri"/>
                </w:rPr>
                <w:delText>18/10/1976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5D393" w14:textId="42A36E0D" w:rsidR="005A2227" w:rsidRPr="00E352EF" w:rsidDel="00A313A3" w:rsidRDefault="0097053A">
            <w:pPr>
              <w:tabs>
                <w:tab w:val="left" w:pos="8237"/>
                <w:tab w:val="left" w:pos="9158"/>
              </w:tabs>
              <w:jc w:val="both"/>
              <w:rPr>
                <w:del w:id="8281" w:author="Utente" w:date="2017-06-26T15:33:00Z"/>
              </w:rPr>
            </w:pPr>
            <w:del w:id="8282" w:author="Utente" w:date="2017-06-26T15:33:00Z">
              <w:r w:rsidRPr="00E352EF" w:rsidDel="00A313A3">
                <w:rPr>
                  <w:rFonts w:ascii="Calibri" w:eastAsia="Calibri" w:hAnsi="Calibri" w:cs="Calibri"/>
                </w:rPr>
                <w:delText>London</w:delText>
              </w:r>
            </w:del>
          </w:p>
        </w:tc>
      </w:tr>
      <w:tr w:rsidR="005A2227" w:rsidRPr="00E352EF" w:rsidDel="00A313A3" w14:paraId="641ACC57" w14:textId="611570C6">
        <w:trPr>
          <w:trHeight w:val="331"/>
          <w:del w:id="828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B6307" w14:textId="2193156E" w:rsidR="005A2227" w:rsidRPr="00E352EF" w:rsidDel="00A313A3" w:rsidRDefault="0097053A">
            <w:pPr>
              <w:jc w:val="both"/>
              <w:rPr>
                <w:del w:id="8284" w:author="Utente" w:date="2017-06-26T15:33:00Z"/>
              </w:rPr>
            </w:pPr>
            <w:del w:id="8285" w:author="Utente" w:date="2017-06-26T15:33:00Z">
              <w:r w:rsidRPr="00E352EF" w:rsidDel="00A313A3">
                <w:rPr>
                  <w:rFonts w:ascii="Calibri" w:eastAsia="Calibri" w:hAnsi="Calibri" w:cs="Calibri"/>
                </w:rPr>
                <w:delText>FC3</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30493" w14:textId="68AB1EFA" w:rsidR="005A2227" w:rsidRPr="00E352EF" w:rsidDel="00A313A3" w:rsidRDefault="0097053A">
            <w:pPr>
              <w:tabs>
                <w:tab w:val="left" w:pos="8237"/>
                <w:tab w:val="left" w:pos="9158"/>
              </w:tabs>
              <w:jc w:val="both"/>
              <w:rPr>
                <w:del w:id="8286" w:author="Utente" w:date="2017-06-26T15:33:00Z"/>
              </w:rPr>
            </w:pPr>
            <w:del w:id="8287" w:author="Utente" w:date="2017-06-26T15:33:00Z">
              <w:r w:rsidRPr="00E352EF" w:rsidDel="00A313A3">
                <w:rPr>
                  <w:rFonts w:ascii="Calibri" w:eastAsia="Calibri" w:hAnsi="Calibri" w:cs="Calibri"/>
                </w:rPr>
                <w:delText>Steve McGill</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326CA" w14:textId="5CE15FA1" w:rsidR="005A2227" w:rsidRPr="00E352EF" w:rsidDel="00A313A3" w:rsidRDefault="0097053A">
            <w:pPr>
              <w:tabs>
                <w:tab w:val="left" w:pos="8237"/>
                <w:tab w:val="left" w:pos="9158"/>
              </w:tabs>
              <w:jc w:val="both"/>
              <w:rPr>
                <w:del w:id="8288" w:author="Utente" w:date="2017-06-26T15:33:00Z"/>
              </w:rPr>
            </w:pPr>
            <w:del w:id="8289" w:author="Utente" w:date="2017-06-26T15:33:00Z">
              <w:r w:rsidRPr="00E352EF" w:rsidDel="00A313A3">
                <w:rPr>
                  <w:rFonts w:ascii="Calibri" w:eastAsia="Calibri" w:hAnsi="Calibri" w:cs="Calibri"/>
                </w:rPr>
                <w:delText>21/08/1966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3CD61" w14:textId="28EB2C76" w:rsidR="005A2227" w:rsidRPr="00E352EF" w:rsidDel="00A313A3" w:rsidRDefault="0097053A">
            <w:pPr>
              <w:tabs>
                <w:tab w:val="left" w:pos="8237"/>
                <w:tab w:val="left" w:pos="9158"/>
              </w:tabs>
              <w:jc w:val="both"/>
              <w:rPr>
                <w:del w:id="8290" w:author="Utente" w:date="2017-06-26T15:33:00Z"/>
              </w:rPr>
            </w:pPr>
            <w:del w:id="8291" w:author="Utente" w:date="2017-06-26T15:33:00Z">
              <w:r w:rsidRPr="00E352EF" w:rsidDel="00A313A3">
                <w:rPr>
                  <w:rFonts w:ascii="Calibri" w:eastAsia="Calibri" w:hAnsi="Calibri" w:cs="Calibri"/>
                </w:rPr>
                <w:delText>Dublin</w:delText>
              </w:r>
            </w:del>
          </w:p>
        </w:tc>
      </w:tr>
      <w:tr w:rsidR="005A2227" w:rsidRPr="00E352EF" w:rsidDel="00A313A3" w14:paraId="77D3EB0E" w14:textId="2933D9D6">
        <w:trPr>
          <w:trHeight w:val="331"/>
          <w:del w:id="829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E1818" w14:textId="69945912" w:rsidR="005A2227" w:rsidRPr="00E352EF" w:rsidDel="00A313A3" w:rsidRDefault="0097053A">
            <w:pPr>
              <w:jc w:val="both"/>
              <w:rPr>
                <w:del w:id="8293" w:author="Utente" w:date="2017-06-26T15:33:00Z"/>
              </w:rPr>
            </w:pPr>
            <w:del w:id="8294" w:author="Utente" w:date="2017-06-26T15:33:00Z">
              <w:r w:rsidRPr="00E352EF" w:rsidDel="00A313A3">
                <w:rPr>
                  <w:rFonts w:ascii="Calibri" w:eastAsia="Calibri" w:hAnsi="Calibri" w:cs="Calibri"/>
                </w:rPr>
                <w:delText>FC4</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F3F89" w14:textId="114AB151" w:rsidR="005A2227" w:rsidRPr="00E352EF" w:rsidDel="00A313A3" w:rsidRDefault="0097053A">
            <w:pPr>
              <w:tabs>
                <w:tab w:val="left" w:pos="8237"/>
                <w:tab w:val="left" w:pos="9158"/>
              </w:tabs>
              <w:jc w:val="both"/>
              <w:rPr>
                <w:del w:id="8295" w:author="Utente" w:date="2017-06-26T15:33:00Z"/>
              </w:rPr>
            </w:pPr>
            <w:del w:id="8296"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55D7C" w14:textId="6D3C44B4" w:rsidR="005A2227" w:rsidRPr="00E352EF" w:rsidDel="00A313A3" w:rsidRDefault="0097053A">
            <w:pPr>
              <w:tabs>
                <w:tab w:val="left" w:pos="8237"/>
                <w:tab w:val="left" w:pos="9158"/>
              </w:tabs>
              <w:jc w:val="both"/>
              <w:rPr>
                <w:del w:id="8297" w:author="Utente" w:date="2017-06-26T15:33:00Z"/>
              </w:rPr>
            </w:pPr>
            <w:del w:id="8298" w:author="Utente" w:date="2017-06-26T15:33:00Z">
              <w:r w:rsidRPr="00E352EF" w:rsidDel="00A313A3">
                <w:rPr>
                  <w:rFonts w:ascii="Calibri" w:eastAsia="Calibri" w:hAnsi="Calibri" w:cs="Calibri"/>
                </w:rPr>
                <w:delText>26/02/2001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03B69" w14:textId="653E7C4F" w:rsidR="005A2227" w:rsidRPr="00E352EF" w:rsidDel="00A313A3" w:rsidRDefault="0097053A">
            <w:pPr>
              <w:tabs>
                <w:tab w:val="left" w:pos="8237"/>
                <w:tab w:val="left" w:pos="9158"/>
              </w:tabs>
              <w:jc w:val="both"/>
              <w:rPr>
                <w:del w:id="8299" w:author="Utente" w:date="2017-06-26T15:33:00Z"/>
              </w:rPr>
            </w:pPr>
            <w:del w:id="8300" w:author="Utente" w:date="2017-06-26T15:33:00Z">
              <w:r w:rsidRPr="00E352EF" w:rsidDel="00A313A3">
                <w:rPr>
                  <w:rFonts w:ascii="Calibri" w:eastAsia="Calibri" w:hAnsi="Calibri" w:cs="Calibri"/>
                </w:rPr>
                <w:delText>Dublin</w:delText>
              </w:r>
            </w:del>
          </w:p>
        </w:tc>
      </w:tr>
    </w:tbl>
    <w:p w14:paraId="17ED75F8" w14:textId="4538B93D" w:rsidR="005A2227" w:rsidRPr="00E352EF" w:rsidDel="00A313A3" w:rsidRDefault="005A2227">
      <w:pPr>
        <w:spacing w:before="120" w:after="120"/>
        <w:rPr>
          <w:del w:id="8301"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7C5CE5D" w14:textId="7A55B2A3">
        <w:trPr>
          <w:trHeight w:val="130"/>
          <w:del w:id="830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BD36491" w14:textId="76C83993" w:rsidR="005A2227" w:rsidRPr="00E352EF" w:rsidDel="00A313A3" w:rsidRDefault="0097053A">
            <w:pPr>
              <w:rPr>
                <w:del w:id="8303" w:author="Utente" w:date="2017-06-26T15:33:00Z"/>
              </w:rPr>
            </w:pPr>
            <w:del w:id="8304" w:author="Utente" w:date="2017-06-26T15:33:00Z">
              <w:r w:rsidRPr="00E352EF" w:rsidDel="00A313A3">
                <w:rPr>
                  <w:rFonts w:ascii="Calibri" w:eastAsia="Calibri" w:hAnsi="Calibri" w:cs="Calibri"/>
                </w:rPr>
                <w:delText xml:space="preserve">ds_2 </w:delText>
              </w:r>
            </w:del>
          </w:p>
        </w:tc>
      </w:tr>
      <w:tr w:rsidR="005A2227" w:rsidRPr="00E352EF" w:rsidDel="00A313A3" w14:paraId="055F34AD" w14:textId="12DE0B51">
        <w:trPr>
          <w:trHeight w:val="274"/>
          <w:del w:id="830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8AAEC3" w14:textId="2379CDEF" w:rsidR="005A2227" w:rsidRPr="00E352EF" w:rsidDel="00A313A3" w:rsidRDefault="0097053A">
            <w:pPr>
              <w:rPr>
                <w:del w:id="8306" w:author="Utente" w:date="2017-06-26T15:33:00Z"/>
              </w:rPr>
            </w:pPr>
            <w:del w:id="8307" w:author="Utente" w:date="2017-06-26T15:33:00Z">
              <w:r w:rsidRPr="00E352EF" w:rsidDel="00A313A3">
                <w:rPr>
                  <w:rFonts w:ascii="Calibri" w:eastAsia="Calibri" w:hAnsi="Calibri" w:cs="Calibri"/>
                  <w:b/>
                </w:rPr>
                <w:delText>CONDITION</w:delText>
              </w:r>
            </w:del>
          </w:p>
        </w:tc>
      </w:tr>
      <w:tr w:rsidR="005A2227" w:rsidRPr="00E352EF" w:rsidDel="00A313A3" w14:paraId="02AEA2B0" w14:textId="6D9CEC05">
        <w:trPr>
          <w:trHeight w:val="274"/>
          <w:del w:id="8308"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48F6A" w14:textId="1504A0E3" w:rsidR="005A2227" w:rsidRPr="00E352EF" w:rsidDel="00A313A3" w:rsidRDefault="0097053A">
            <w:pPr>
              <w:tabs>
                <w:tab w:val="left" w:pos="8237"/>
                <w:tab w:val="left" w:pos="9158"/>
              </w:tabs>
              <w:jc w:val="both"/>
              <w:rPr>
                <w:del w:id="8309" w:author="Utente" w:date="2017-06-26T15:33:00Z"/>
              </w:rPr>
            </w:pPr>
            <w:del w:id="8310" w:author="Utente" w:date="2017-06-26T15:33:00Z">
              <w:r w:rsidRPr="00E352EF" w:rsidDel="00A313A3">
                <w:rPr>
                  <w:rFonts w:ascii="Calibri" w:eastAsia="Calibri" w:hAnsi="Calibri" w:cs="Calibri"/>
                </w:rPr>
                <w:delText>TRUE</w:delText>
              </w:r>
            </w:del>
          </w:p>
        </w:tc>
      </w:tr>
    </w:tbl>
    <w:p w14:paraId="00A3F0DD" w14:textId="38176790" w:rsidR="005A2227" w:rsidRPr="00E352EF" w:rsidDel="00A313A3" w:rsidRDefault="005A2227">
      <w:pPr>
        <w:spacing w:before="120" w:after="120"/>
        <w:rPr>
          <w:del w:id="8311" w:author="Utente" w:date="2017-06-26T15:33:00Z"/>
        </w:rPr>
      </w:pPr>
    </w:p>
    <w:p w14:paraId="2C5C073C" w14:textId="03390F2A" w:rsidR="005A2227" w:rsidRPr="00E352EF" w:rsidDel="00A313A3" w:rsidRDefault="0097053A" w:rsidP="00CF6D97">
      <w:pPr>
        <w:jc w:val="both"/>
        <w:rPr>
          <w:del w:id="8312" w:author="Utente" w:date="2017-06-26T15:33:00Z"/>
          <w:rFonts w:ascii="Cambria" w:eastAsia="Calibri" w:hAnsi="Cambria" w:cs="Calibri"/>
          <w:b/>
        </w:rPr>
      </w:pPr>
      <w:del w:id="8313" w:author="Utente" w:date="2017-06-26T15:33:00Z">
        <w:r w:rsidRPr="00E352EF" w:rsidDel="00A313A3">
          <w:rPr>
            <w:rFonts w:ascii="Cambria" w:eastAsia="Calibri" w:hAnsi="Cambria" w:cs="Calibri"/>
          </w:rPr>
          <w:delText xml:space="preserve">2) ds_3:=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ds_1, (</w:delText>
        </w:r>
        <w:r w:rsidRPr="00E352EF" w:rsidDel="00A313A3">
          <w:rPr>
            <w:rFonts w:ascii="Cambria" w:eastAsia="Calibri" w:hAnsi="Cambria" w:cs="Calibri"/>
          </w:rPr>
          <w:delText xml:space="preserve">FISCAL_CODE </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 DATE_OF_BIRTH,PLACE_OF_BIRTH</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8E5511" w14:textId="3F077482" w:rsidR="00994652" w:rsidRPr="00E352EF" w:rsidDel="00A313A3" w:rsidRDefault="00994652" w:rsidP="00CF6D97">
      <w:pPr>
        <w:jc w:val="both"/>
        <w:rPr>
          <w:del w:id="8314" w:author="Utente" w:date="2017-06-26T15:33:00Z"/>
          <w:rFonts w:ascii="Cambria" w:eastAsia="Calibri" w:hAnsi="Cambria" w:cs="Calibri"/>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3A84ADD" w14:textId="6D9B6412">
        <w:trPr>
          <w:trHeight w:val="130"/>
          <w:del w:id="831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6256CA" w14:textId="49160A71" w:rsidR="005A2227" w:rsidRPr="00E352EF" w:rsidDel="00A313A3" w:rsidRDefault="0097053A">
            <w:pPr>
              <w:rPr>
                <w:del w:id="8316" w:author="Utente" w:date="2017-06-26T15:33:00Z"/>
              </w:rPr>
            </w:pPr>
            <w:del w:id="8317" w:author="Utente" w:date="2017-06-26T15:33:00Z">
              <w:r w:rsidRPr="00E352EF" w:rsidDel="00A313A3">
                <w:rPr>
                  <w:rFonts w:ascii="Calibri" w:eastAsia="Calibri" w:hAnsi="Calibri" w:cs="Calibri"/>
                </w:rPr>
                <w:delText>ds_3</w:delText>
              </w:r>
            </w:del>
          </w:p>
        </w:tc>
      </w:tr>
      <w:tr w:rsidR="005A2227" w:rsidRPr="00E352EF" w:rsidDel="00A313A3" w14:paraId="72FC7C6A" w14:textId="0386CF8D">
        <w:trPr>
          <w:trHeight w:val="274"/>
          <w:del w:id="831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A4CE50F" w14:textId="23DA29EB" w:rsidR="005A2227" w:rsidRPr="00E352EF" w:rsidDel="00A313A3" w:rsidRDefault="0097053A">
            <w:pPr>
              <w:rPr>
                <w:del w:id="8319" w:author="Utente" w:date="2017-06-26T15:33:00Z"/>
              </w:rPr>
            </w:pPr>
            <w:del w:id="8320" w:author="Utente" w:date="2017-06-26T15:33:00Z">
              <w:r w:rsidRPr="00E352EF" w:rsidDel="00A313A3">
                <w:rPr>
                  <w:rFonts w:ascii="Calibri" w:eastAsia="Calibri" w:hAnsi="Calibri" w:cs="Calibri"/>
                  <w:b/>
                </w:rPr>
                <w:delText>CONDITION</w:delText>
              </w:r>
            </w:del>
          </w:p>
        </w:tc>
      </w:tr>
      <w:tr w:rsidR="005A2227" w:rsidRPr="00E352EF" w:rsidDel="00A313A3" w14:paraId="6DFC3BE7" w14:textId="28DA9207">
        <w:trPr>
          <w:trHeight w:val="274"/>
          <w:del w:id="8321"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409" w14:textId="38EE4BB1" w:rsidR="005A2227" w:rsidRPr="00E352EF" w:rsidDel="00A313A3" w:rsidRDefault="0097053A">
            <w:pPr>
              <w:tabs>
                <w:tab w:val="left" w:pos="8237"/>
                <w:tab w:val="left" w:pos="9158"/>
              </w:tabs>
              <w:jc w:val="both"/>
              <w:rPr>
                <w:del w:id="8322" w:author="Utente" w:date="2017-06-26T15:33:00Z"/>
              </w:rPr>
            </w:pPr>
            <w:del w:id="8323" w:author="Utente" w:date="2017-06-26T15:33:00Z">
              <w:r w:rsidRPr="00E352EF" w:rsidDel="00A313A3">
                <w:rPr>
                  <w:rFonts w:ascii="Calibri" w:eastAsia="Calibri" w:hAnsi="Calibri" w:cs="Calibri"/>
                </w:rPr>
                <w:delText>TRUE</w:delText>
              </w:r>
            </w:del>
          </w:p>
        </w:tc>
      </w:tr>
    </w:tbl>
    <w:p w14:paraId="0092F692" w14:textId="6420F061" w:rsidR="005A2227" w:rsidRPr="00E352EF" w:rsidDel="00A313A3" w:rsidRDefault="005A2227">
      <w:pPr>
        <w:spacing w:before="120" w:after="120"/>
        <w:jc w:val="both"/>
        <w:rPr>
          <w:del w:id="8324" w:author="Utente" w:date="2017-06-26T15:33:00Z"/>
        </w:rPr>
      </w:pPr>
    </w:p>
    <w:p w14:paraId="2109F703" w14:textId="118AF86C" w:rsidR="005A2227" w:rsidRPr="00E352EF" w:rsidDel="00A313A3" w:rsidRDefault="0097053A" w:rsidP="00EA6708">
      <w:pPr>
        <w:rPr>
          <w:del w:id="8325" w:author="Utente" w:date="2017-06-26T15:33:00Z"/>
          <w:rFonts w:ascii="Cambria" w:eastAsia="Calibri" w:hAnsi="Cambria" w:cs="Calibri"/>
          <w:b/>
        </w:rPr>
      </w:pPr>
      <w:del w:id="8326" w:author="Utente" w:date="2017-06-26T15:33:00Z">
        <w:r w:rsidRPr="00E352EF" w:rsidDel="00A313A3">
          <w:rPr>
            <w:rFonts w:ascii="Cambria" w:eastAsia="Calibri" w:hAnsi="Cambria"/>
          </w:rPr>
          <w:delText xml:space="preserve">3) </w:delText>
        </w:r>
        <w:r w:rsidRPr="00E352EF" w:rsidDel="00A313A3">
          <w:rPr>
            <w:rFonts w:ascii="Cambria" w:eastAsia="Calibri" w:hAnsi="Cambria" w:cs="Calibri"/>
          </w:rPr>
          <w:delText xml:space="preserve">ds_2 :=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del>
    </w:p>
    <w:p w14:paraId="1655FBDF" w14:textId="1B690BF2" w:rsidR="00994652" w:rsidRPr="00E352EF" w:rsidDel="00A313A3" w:rsidRDefault="00994652" w:rsidP="00EA6708">
      <w:pPr>
        <w:rPr>
          <w:del w:id="8327" w:author="Utente" w:date="2017-06-26T15:33:00Z"/>
          <w:rFonts w:ascii="Cambria" w:eastAsia="Calibri" w:hAnsi="Cambria" w:cs="Calibri"/>
          <w:b/>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3E207F" w14:textId="05AA5FCC">
        <w:trPr>
          <w:trHeight w:val="130"/>
          <w:del w:id="832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BAC4774" w14:textId="0B66E6A1" w:rsidR="005A2227" w:rsidRPr="00E352EF" w:rsidDel="00A313A3" w:rsidRDefault="0097053A">
            <w:pPr>
              <w:rPr>
                <w:del w:id="8329" w:author="Utente" w:date="2017-06-26T15:33:00Z"/>
              </w:rPr>
            </w:pPr>
            <w:del w:id="8330" w:author="Utente" w:date="2017-06-26T15:33:00Z">
              <w:r w:rsidRPr="00E352EF" w:rsidDel="00A313A3">
                <w:rPr>
                  <w:rFonts w:ascii="Calibri" w:eastAsia="Calibri" w:hAnsi="Calibri" w:cs="Calibri"/>
                </w:rPr>
                <w:delText xml:space="preserve">ds_2 </w:delText>
              </w:r>
            </w:del>
          </w:p>
        </w:tc>
      </w:tr>
      <w:tr w:rsidR="005A2227" w:rsidRPr="00E352EF" w:rsidDel="00A313A3" w14:paraId="4D9D9EA7" w14:textId="01FA078C">
        <w:trPr>
          <w:trHeight w:val="274"/>
          <w:del w:id="833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7160DC" w14:textId="7F3DD3FA" w:rsidR="005A2227" w:rsidRPr="00E352EF" w:rsidDel="00A313A3" w:rsidRDefault="0097053A">
            <w:pPr>
              <w:rPr>
                <w:del w:id="8332" w:author="Utente" w:date="2017-06-26T15:33:00Z"/>
              </w:rPr>
            </w:pPr>
            <w:del w:id="8333" w:author="Utente" w:date="2017-06-26T15:33:00Z">
              <w:r w:rsidRPr="00E352EF" w:rsidDel="00A313A3">
                <w:rPr>
                  <w:rFonts w:ascii="Calibri" w:eastAsia="Calibri" w:hAnsi="Calibri" w:cs="Calibri"/>
                  <w:b/>
                </w:rPr>
                <w:delText>CONDITION</w:delText>
              </w:r>
            </w:del>
          </w:p>
        </w:tc>
      </w:tr>
      <w:tr w:rsidR="005A2227" w:rsidRPr="00E352EF" w:rsidDel="00A313A3" w14:paraId="4A3B9BDC" w14:textId="5F4F05DB">
        <w:trPr>
          <w:trHeight w:val="274"/>
          <w:del w:id="8334"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C587E" w14:textId="55595642" w:rsidR="005A2227" w:rsidRPr="00E352EF" w:rsidDel="00A313A3" w:rsidRDefault="0097053A">
            <w:pPr>
              <w:tabs>
                <w:tab w:val="left" w:pos="8237"/>
                <w:tab w:val="left" w:pos="9158"/>
              </w:tabs>
              <w:jc w:val="both"/>
              <w:rPr>
                <w:del w:id="8335" w:author="Utente" w:date="2017-06-26T15:33:00Z"/>
              </w:rPr>
            </w:pPr>
            <w:del w:id="8336" w:author="Utente" w:date="2017-06-26T15:33:00Z">
              <w:r w:rsidRPr="00E352EF" w:rsidDel="00A313A3">
                <w:rPr>
                  <w:rFonts w:ascii="Calibri" w:eastAsia="Calibri" w:hAnsi="Calibri" w:cs="Calibri"/>
                </w:rPr>
                <w:delText>FALSE</w:delText>
              </w:r>
            </w:del>
          </w:p>
        </w:tc>
      </w:tr>
    </w:tbl>
    <w:p w14:paraId="6BD728B3" w14:textId="75A08144" w:rsidR="005A2227" w:rsidRPr="00E352EF" w:rsidDel="00A313A3" w:rsidRDefault="005A2227">
      <w:pPr>
        <w:rPr>
          <w:del w:id="8337" w:author="Utente" w:date="2017-06-26T15:33:00Z"/>
        </w:rPr>
      </w:pPr>
    </w:p>
    <w:p w14:paraId="5510E942" w14:textId="77777777" w:rsidR="005766AD" w:rsidRPr="00E352EF" w:rsidRDefault="005766AD" w:rsidP="005766AD">
      <w:pPr>
        <w:pStyle w:val="Stile1"/>
        <w:rPr>
          <w:ins w:id="8338" w:author="Utente" w:date="2017-06-23T17:08:00Z"/>
          <w:lang w:val="en-GB"/>
        </w:rPr>
      </w:pPr>
      <w:bookmarkStart w:id="8339" w:name="_Toc462659710"/>
      <w:bookmarkStart w:id="8340" w:name="_Toc463805770"/>
      <w:bookmarkStart w:id="8341" w:name="_Toc464487947"/>
      <w:ins w:id="8342" w:author="Utente" w:date="2017-06-23T17:08:00Z">
        <w:r w:rsidRPr="00E352EF">
          <w:rPr>
            <w:lang w:val="en-GB"/>
          </w:rPr>
          <w:lastRenderedPageBreak/>
          <w:t>VTL-ML  -  Boolean operators and functions</w:t>
        </w:r>
      </w:ins>
    </w:p>
    <w:p w14:paraId="50332CC5" w14:textId="77777777" w:rsidR="00161B00" w:rsidRPr="00E352EF" w:rsidRDefault="00161B00" w:rsidP="00161B00">
      <w:pPr>
        <w:pStyle w:val="Stile3"/>
        <w:rPr>
          <w:ins w:id="8343" w:author="Utente" w:date="2017-07-05T17:08:00Z"/>
          <w:lang w:val="en-GB"/>
        </w:rPr>
      </w:pPr>
      <w:ins w:id="8344" w:author="Utente" w:date="2017-07-05T17:08:00Z">
        <w:r w:rsidRPr="00E352EF">
          <w:rPr>
            <w:lang w:val="en-GB"/>
          </w:rPr>
          <w:t>exists_in</w:t>
        </w:r>
        <w:r>
          <w:rPr>
            <w:lang w:val="en-GB"/>
          </w:rPr>
          <w:t xml:space="preserve"> (</w:t>
        </w:r>
        <w:r w:rsidRPr="00E352EF">
          <w:rPr>
            <w:lang w:val="en-GB"/>
          </w:rPr>
          <w:t>all</w:t>
        </w:r>
        <w:r>
          <w:rPr>
            <w:lang w:val="en-GB"/>
          </w:rPr>
          <w:t xml:space="preserve">)  </w:t>
        </w:r>
        <w:r w:rsidRPr="000D0634">
          <w:rPr>
            <w:highlight w:val="yellow"/>
            <w:lang w:val="en-GB"/>
          </w:rPr>
          <w:t>id_exists</w:t>
        </w:r>
      </w:ins>
    </w:p>
    <w:p w14:paraId="5649552F" w14:textId="77777777" w:rsidR="00161B00" w:rsidRPr="00E352EF" w:rsidRDefault="00161B00" w:rsidP="00161B00">
      <w:pPr>
        <w:rPr>
          <w:ins w:id="8345" w:author="Utente" w:date="2017-07-05T17:08:00Z"/>
          <w:rFonts w:ascii="Cambria" w:eastAsia="Calibri" w:hAnsi="Cambria" w:cs="Calibri"/>
          <w:i/>
          <w:color w:val="5B9BD5"/>
        </w:rPr>
      </w:pPr>
    </w:p>
    <w:p w14:paraId="5655E130" w14:textId="77777777" w:rsidR="00161B00" w:rsidRPr="00E352EF" w:rsidRDefault="00161B00" w:rsidP="00161B00">
      <w:pPr>
        <w:rPr>
          <w:ins w:id="8346" w:author="Utente" w:date="2017-07-05T17:08:00Z"/>
          <w:rFonts w:ascii="Cambria" w:eastAsia="Calibri" w:hAnsi="Cambria" w:cs="Calibri"/>
          <w:i/>
          <w:color w:val="5B9BD5"/>
        </w:rPr>
      </w:pPr>
      <w:ins w:id="8347" w:author="Utente" w:date="2017-07-05T17:08:00Z">
        <w:r w:rsidRPr="00E352EF">
          <w:rPr>
            <w:rFonts w:ascii="Cambria" w:eastAsia="Calibri" w:hAnsi="Cambria" w:cs="Calibri"/>
            <w:i/>
            <w:color w:val="5B9BD5"/>
          </w:rPr>
          <w:t>Syntax</w:t>
        </w:r>
      </w:ins>
    </w:p>
    <w:p w14:paraId="37ACC49B" w14:textId="77777777" w:rsidR="00161B00" w:rsidRPr="008962D0" w:rsidRDefault="00161B00" w:rsidP="00161B00">
      <w:pPr>
        <w:rPr>
          <w:ins w:id="8348" w:author="Utente" w:date="2017-07-05T17:08:00Z"/>
          <w:rFonts w:ascii="Arial" w:eastAsia="Calibri" w:hAnsi="Arial" w:cs="Arial"/>
          <w:b/>
          <w:i/>
        </w:rPr>
      </w:pPr>
      <w:ins w:id="8349" w:author="Utente" w:date="2017-07-05T17:08:00Z">
        <w:r w:rsidRPr="008962D0">
          <w:rPr>
            <w:rFonts w:ascii="Arial" w:eastAsia="Calibri" w:hAnsi="Arial" w:cs="Arial"/>
            <w:b/>
          </w:rPr>
          <w:t>exists (</w:t>
        </w:r>
        <w:r w:rsidRPr="008962D0">
          <w:rPr>
            <w:rFonts w:ascii="Arial" w:eastAsia="Calibri" w:hAnsi="Arial" w:cs="Arial"/>
          </w:rPr>
          <w:t>operand, in_operand,retain</w:t>
        </w:r>
        <w:r w:rsidRPr="008962D0">
          <w:rPr>
            <w:rFonts w:ascii="Arial" w:eastAsia="Calibri" w:hAnsi="Arial" w:cs="Arial"/>
            <w:b/>
          </w:rPr>
          <w:t>)</w:t>
        </w:r>
      </w:ins>
    </w:p>
    <w:p w14:paraId="79FF43CC" w14:textId="77777777" w:rsidR="00161B00" w:rsidRDefault="00161B00" w:rsidP="00161B00">
      <w:pPr>
        <w:rPr>
          <w:ins w:id="8350" w:author="Utente" w:date="2017-07-05T17:08:00Z"/>
          <w:rFonts w:ascii="Cambria" w:eastAsia="Calibri" w:hAnsi="Cambria" w:cs="Calibri"/>
          <w:i/>
          <w:color w:val="5B9BD5"/>
        </w:rPr>
      </w:pPr>
    </w:p>
    <w:p w14:paraId="50D8F2FA" w14:textId="77777777" w:rsidR="00161B00" w:rsidRDefault="00161B00" w:rsidP="00161B00">
      <w:pPr>
        <w:rPr>
          <w:ins w:id="8351" w:author="Utente" w:date="2017-07-05T17:08:00Z"/>
          <w:rFonts w:ascii="Cambria" w:eastAsia="Calibri" w:hAnsi="Cambria" w:cs="Calibri"/>
          <w:i/>
          <w:color w:val="5B9BD5"/>
        </w:rPr>
      </w:pPr>
      <w:ins w:id="8352" w:author="Utente" w:date="2017-07-05T17:08:00Z">
        <w:r>
          <w:rPr>
            <w:rFonts w:ascii="Cambria" w:eastAsia="Calibri" w:hAnsi="Cambria" w:cs="Calibri"/>
            <w:i/>
            <w:color w:val="5B9BD5"/>
          </w:rPr>
          <w:t>Input p</w:t>
        </w:r>
        <w:r w:rsidRPr="00E352EF">
          <w:rPr>
            <w:rFonts w:ascii="Cambria" w:eastAsia="Calibri" w:hAnsi="Cambria" w:cs="Calibri"/>
            <w:i/>
            <w:color w:val="5B9BD5"/>
          </w:rPr>
          <w:t>arameters</w:t>
        </w:r>
      </w:ins>
    </w:p>
    <w:p w14:paraId="2DEE430D" w14:textId="77777777" w:rsidR="00161B00" w:rsidRPr="007E718D" w:rsidRDefault="00161B00" w:rsidP="00161B00">
      <w:pPr>
        <w:rPr>
          <w:ins w:id="8353" w:author="Utente" w:date="2017-07-05T17:08:00Z"/>
          <w:rFonts w:ascii="Cambria" w:eastAsia="Calibri" w:hAnsi="Cambria" w:cs="Calibri"/>
          <w:color w:val="auto"/>
        </w:rPr>
      </w:pPr>
      <w:ins w:id="8354" w:author="Utente" w:date="2017-07-05T17:08:00Z">
        <w:r>
          <w:rPr>
            <w:rFonts w:ascii="Cambria" w:eastAsia="Calibri" w:hAnsi="Cambria" w:cs="Calibri"/>
            <w:color w:val="auto"/>
          </w:rPr>
          <w:t>o</w:t>
        </w:r>
        <w:r w:rsidRPr="007E718D">
          <w:rPr>
            <w:rFonts w:ascii="Cambria" w:eastAsia="Calibri" w:hAnsi="Cambria" w:cs="Calibri"/>
            <w:color w:val="auto"/>
          </w:rPr>
          <w:t>perand</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88F2895" w14:textId="77777777" w:rsidR="00161B00" w:rsidRPr="007E718D" w:rsidRDefault="00161B00" w:rsidP="00161B00">
      <w:pPr>
        <w:rPr>
          <w:ins w:id="8355" w:author="Utente" w:date="2017-07-05T17:08:00Z"/>
          <w:rFonts w:ascii="Cambria" w:eastAsia="Calibri" w:hAnsi="Cambria" w:cs="Calibri"/>
          <w:color w:val="auto"/>
        </w:rPr>
      </w:pPr>
      <w:ins w:id="8356" w:author="Utente" w:date="2017-07-05T17:08:00Z">
        <w:r w:rsidRPr="007E718D">
          <w:rPr>
            <w:rFonts w:ascii="Cambria" w:eastAsia="Calibri" w:hAnsi="Cambria" w:cs="Calibri"/>
            <w:color w:val="auto"/>
          </w:rPr>
          <w:t xml:space="preserve">in_operand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1714B453" w14:textId="77777777" w:rsidR="00161B00" w:rsidRDefault="00161B00" w:rsidP="00161B00">
      <w:pPr>
        <w:rPr>
          <w:ins w:id="8357" w:author="Utente" w:date="2017-07-05T17:08:00Z"/>
          <w:rFonts w:ascii="Cambria" w:eastAsia="Calibri" w:hAnsi="Cambria" w:cs="Calibri"/>
          <w:color w:val="auto"/>
        </w:rPr>
      </w:pPr>
      <w:ins w:id="8358" w:author="Utente" w:date="2017-07-05T17:08:00Z">
        <w:r w:rsidRPr="007E718D">
          <w:rPr>
            <w:rFonts w:ascii="Cambria" w:eastAsia="Calibri" w:hAnsi="Cambria" w:cs="Calibri"/>
            <w:color w:val="auto"/>
          </w:rPr>
          <w:t>retain</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optional</w:t>
        </w:r>
      </w:ins>
    </w:p>
    <w:p w14:paraId="10567F9D" w14:textId="77777777" w:rsidR="00161B00" w:rsidRPr="007E718D" w:rsidRDefault="00161B00" w:rsidP="00161B00">
      <w:pPr>
        <w:rPr>
          <w:ins w:id="8359" w:author="Utente" w:date="2017-07-05T17:08:00Z"/>
          <w:rFonts w:ascii="Cambria" w:eastAsia="Calibri" w:hAnsi="Cambria" w:cs="Calibri"/>
          <w:color w:val="auto"/>
        </w:rPr>
      </w:pPr>
    </w:p>
    <w:p w14:paraId="616A6AFF" w14:textId="77777777" w:rsidR="00161B00" w:rsidRDefault="00161B00" w:rsidP="00161B00">
      <w:pPr>
        <w:rPr>
          <w:ins w:id="8360" w:author="Utente" w:date="2017-07-05T17:08:00Z"/>
          <w:rFonts w:eastAsia="Calibri" w:cs="Calibri"/>
          <w:i/>
          <w:color w:val="5B9BD5"/>
        </w:rPr>
      </w:pPr>
      <w:ins w:id="8361" w:author="Utente" w:date="2017-07-05T17:08:00Z">
        <w:r w:rsidRPr="00E01596">
          <w:rPr>
            <w:rFonts w:eastAsia="Calibri" w:cs="Calibri"/>
            <w:i/>
            <w:color w:val="5B9BD5"/>
          </w:rPr>
          <w:t>Examples of valid syntaxes</w:t>
        </w:r>
      </w:ins>
    </w:p>
    <w:p w14:paraId="4A97A4FC" w14:textId="77777777" w:rsidR="00161B00" w:rsidRPr="007E718D" w:rsidRDefault="00161B00" w:rsidP="00161B00">
      <w:pPr>
        <w:rPr>
          <w:ins w:id="8362" w:author="Utente" w:date="2017-07-05T17:08:00Z"/>
          <w:rFonts w:ascii="Arial" w:eastAsia="Calibri" w:hAnsi="Arial" w:cs="Arial"/>
          <w:color w:val="auto"/>
        </w:rPr>
      </w:pPr>
      <w:ins w:id="8363" w:author="Utente" w:date="2017-07-05T17:08:00Z">
        <w:r w:rsidRPr="007E718D">
          <w:rPr>
            <w:rFonts w:ascii="Arial" w:eastAsia="Calibri" w:hAnsi="Arial" w:cs="Arial"/>
            <w:b/>
            <w:color w:val="auto"/>
          </w:rPr>
          <w:t>exists</w:t>
        </w:r>
        <w:r w:rsidRPr="007E718D">
          <w:rPr>
            <w:rFonts w:ascii="Arial" w:eastAsia="Calibri" w:hAnsi="Arial" w:cs="Arial"/>
            <w:color w:val="auto"/>
          </w:rPr>
          <w:t>(DS_1,DS_2,true)</w:t>
        </w:r>
      </w:ins>
    </w:p>
    <w:p w14:paraId="36A1240D" w14:textId="77777777" w:rsidR="00161B00" w:rsidRPr="007E718D" w:rsidRDefault="00161B00" w:rsidP="00161B00">
      <w:pPr>
        <w:rPr>
          <w:ins w:id="8364" w:author="Utente" w:date="2017-07-05T17:08:00Z"/>
          <w:rFonts w:ascii="Arial" w:eastAsia="Calibri" w:hAnsi="Arial" w:cs="Arial"/>
          <w:color w:val="auto"/>
        </w:rPr>
      </w:pPr>
      <w:ins w:id="8365" w:author="Utente" w:date="2017-07-05T17:08:00Z">
        <w:r w:rsidRPr="007E718D">
          <w:rPr>
            <w:rFonts w:ascii="Arial" w:eastAsia="Calibri" w:hAnsi="Arial" w:cs="Arial"/>
            <w:b/>
            <w:color w:val="auto"/>
          </w:rPr>
          <w:t>exists</w:t>
        </w:r>
        <w:r w:rsidRPr="007E718D">
          <w:rPr>
            <w:rFonts w:ascii="Arial" w:eastAsia="Calibri" w:hAnsi="Arial" w:cs="Arial"/>
            <w:color w:val="auto"/>
          </w:rPr>
          <w:t>(DS_1,DS_2)</w:t>
        </w:r>
      </w:ins>
    </w:p>
    <w:p w14:paraId="5EF0CBA8" w14:textId="77777777" w:rsidR="00161B00" w:rsidRPr="007E718D" w:rsidRDefault="00161B00" w:rsidP="00161B00">
      <w:pPr>
        <w:rPr>
          <w:ins w:id="8366" w:author="Utente" w:date="2017-07-05T17:08:00Z"/>
          <w:rFonts w:ascii="Arial" w:eastAsia="Calibri" w:hAnsi="Arial" w:cs="Arial"/>
          <w:color w:val="auto"/>
        </w:rPr>
      </w:pPr>
      <w:ins w:id="8367" w:author="Utente" w:date="2017-07-05T17:08:00Z">
        <w:r w:rsidRPr="007E718D">
          <w:rPr>
            <w:rFonts w:ascii="Arial" w:eastAsia="Calibri" w:hAnsi="Arial" w:cs="Arial"/>
            <w:b/>
            <w:color w:val="auto"/>
          </w:rPr>
          <w:t>exists</w:t>
        </w:r>
        <w:r w:rsidRPr="007E718D">
          <w:rPr>
            <w:rFonts w:ascii="Arial" w:eastAsia="Calibri" w:hAnsi="Arial" w:cs="Arial"/>
            <w:color w:val="auto"/>
          </w:rPr>
          <w:t>(DS_1,DS_2,all)</w:t>
        </w:r>
      </w:ins>
    </w:p>
    <w:p w14:paraId="56C1CA11" w14:textId="77777777" w:rsidR="00161B00" w:rsidRDefault="00161B00" w:rsidP="00161B00">
      <w:pPr>
        <w:rPr>
          <w:ins w:id="8368" w:author="Utente" w:date="2017-07-05T17:08:00Z"/>
          <w:rFonts w:ascii="Cambria" w:eastAsia="Calibri" w:hAnsi="Cambria" w:cs="Calibri"/>
          <w:i/>
          <w:color w:val="5B9BD5"/>
        </w:rPr>
      </w:pPr>
    </w:p>
    <w:p w14:paraId="6371C671" w14:textId="77777777" w:rsidR="00161B00" w:rsidRDefault="00161B00" w:rsidP="00161B00">
      <w:pPr>
        <w:rPr>
          <w:ins w:id="8369" w:author="Utente" w:date="2017-07-05T17:08:00Z"/>
          <w:rFonts w:ascii="Cambria" w:eastAsia="Calibri" w:hAnsi="Cambria" w:cs="Calibri"/>
          <w:i/>
          <w:color w:val="5B9BD5"/>
        </w:rPr>
      </w:pPr>
      <w:ins w:id="8370" w:author="Utente" w:date="2017-07-05T17:08:00Z">
        <w:r>
          <w:rPr>
            <w:rFonts w:ascii="Cambria" w:eastAsia="Calibri" w:hAnsi="Cambria" w:cs="Calibri"/>
            <w:i/>
            <w:color w:val="5B9BD5"/>
          </w:rPr>
          <w:t>Semantic</w:t>
        </w:r>
      </w:ins>
    </w:p>
    <w:p w14:paraId="1ED6B5D8" w14:textId="01233F33" w:rsidR="00161B00" w:rsidRPr="007E718D" w:rsidRDefault="00161B00" w:rsidP="00161B00">
      <w:pPr>
        <w:rPr>
          <w:ins w:id="8371" w:author="Utente" w:date="2017-07-05T17:08:00Z"/>
          <w:rFonts w:ascii="Cambria" w:eastAsia="Calibri" w:hAnsi="Cambria" w:cs="Calibri"/>
          <w:color w:val="auto"/>
        </w:rPr>
      </w:pPr>
      <w:ins w:id="8372" w:author="Utente" w:date="2017-07-05T17:08:00Z">
        <w:r w:rsidRPr="000D0634">
          <w:rPr>
            <w:rFonts w:ascii="Cambria" w:eastAsia="Calibri" w:hAnsi="Cambria" w:cs="Calibri"/>
            <w:color w:val="auto"/>
            <w:highlight w:val="yellow"/>
          </w:rPr>
          <w:t>As for the common identifiers of operand and in_operand</w:t>
        </w:r>
        <w:r w:rsidRPr="007E718D">
          <w:rPr>
            <w:rFonts w:ascii="Cambria" w:eastAsia="Calibri" w:hAnsi="Cambria" w:cs="Calibri"/>
            <w:color w:val="auto"/>
          </w:rPr>
          <w:t>,</w:t>
        </w:r>
      </w:ins>
      <w:ins w:id="8373" w:author="Laura Viignola" w:date="2017-07-10T16:27:00Z">
        <w:r w:rsidR="000D0634">
          <w:rPr>
            <w:rFonts w:ascii="Cambria" w:eastAsia="Calibri" w:hAnsi="Cambria" w:cs="Calibri"/>
            <w:color w:val="auto"/>
          </w:rPr>
          <w:t xml:space="preserve"> it</w:t>
        </w:r>
      </w:ins>
      <w:ins w:id="8374" w:author="Utente" w:date="2017-07-05T17:08:00Z">
        <w:r w:rsidRPr="007E718D">
          <w:rPr>
            <w:rFonts w:ascii="Cambria" w:eastAsia="Calibri" w:hAnsi="Cambria" w:cs="Calibri"/>
            <w:color w:val="auto"/>
          </w:rPr>
          <w:t xml:space="preserve"> verifies if the combinations of values of operand exist in in_operand.</w:t>
        </w:r>
      </w:ins>
    </w:p>
    <w:p w14:paraId="2E0ADC50" w14:textId="77777777" w:rsidR="00161B00" w:rsidRPr="007E718D" w:rsidRDefault="00161B00" w:rsidP="00161B00">
      <w:pPr>
        <w:rPr>
          <w:ins w:id="8375" w:author="Utente" w:date="2017-07-05T17:08:00Z"/>
          <w:rFonts w:ascii="Cambria" w:eastAsia="Calibri" w:hAnsi="Cambria" w:cs="Calibri"/>
          <w:i/>
          <w:color w:val="auto"/>
        </w:rPr>
      </w:pPr>
    </w:p>
    <w:p w14:paraId="71B2AF6B" w14:textId="77777777" w:rsidR="00161B00" w:rsidRDefault="00161B00" w:rsidP="00161B00">
      <w:pPr>
        <w:rPr>
          <w:ins w:id="8376" w:author="Utente" w:date="2017-07-05T17:08:00Z"/>
          <w:rFonts w:ascii="Cambria" w:eastAsia="Calibri" w:hAnsi="Cambria" w:cs="Calibri"/>
          <w:i/>
          <w:color w:val="5B9BD5"/>
        </w:rPr>
      </w:pPr>
      <w:ins w:id="8377" w:author="Utente" w:date="2017-07-05T17:08:00Z">
        <w:r>
          <w:rPr>
            <w:rFonts w:ascii="Cambria" w:eastAsia="Calibri" w:hAnsi="Cambria" w:cs="Calibri"/>
            <w:i/>
            <w:color w:val="5B9BD5"/>
          </w:rPr>
          <w:t>Input parameters type</w:t>
        </w:r>
      </w:ins>
    </w:p>
    <w:p w14:paraId="6F008B36" w14:textId="77777777" w:rsidR="00161B00" w:rsidRPr="007E718D" w:rsidRDefault="00161B00" w:rsidP="00161B00">
      <w:pPr>
        <w:rPr>
          <w:ins w:id="8378" w:author="Utente" w:date="2017-07-05T17:08:00Z"/>
          <w:rFonts w:asciiTheme="majorHAnsi" w:eastAsia="Calibri" w:hAnsiTheme="majorHAnsi" w:cs="Courier New"/>
          <w:color w:val="auto"/>
        </w:rPr>
      </w:pPr>
      <w:ins w:id="8379" w:author="Utente" w:date="2017-07-05T17:08:00Z">
        <w:r w:rsidRPr="007E718D">
          <w:rPr>
            <w:rFonts w:asciiTheme="majorHAnsi" w:eastAsia="Calibri" w:hAnsiTheme="majorHAnsi" w:cs="Courier New"/>
            <w:i/>
            <w:color w:val="auto"/>
          </w:rPr>
          <w:t>operand</w:t>
        </w:r>
        <w:r w:rsidRPr="007E718D">
          <w:rPr>
            <w:rFonts w:asciiTheme="majorHAnsi" w:eastAsia="Calibri" w:hAnsiTheme="majorHAnsi" w:cs="Courier New"/>
            <w:color w:val="auto"/>
          </w:rPr>
          <w:t>,</w:t>
        </w:r>
      </w:ins>
    </w:p>
    <w:p w14:paraId="02E993AD" w14:textId="58420BCD" w:rsidR="00161B00" w:rsidRPr="007E718D" w:rsidRDefault="00161B00" w:rsidP="00161B00">
      <w:pPr>
        <w:rPr>
          <w:ins w:id="8380" w:author="Utente" w:date="2017-07-05T17:08:00Z"/>
          <w:rFonts w:asciiTheme="majorHAnsi" w:eastAsia="Calibri" w:hAnsiTheme="majorHAnsi" w:cs="Courier New"/>
          <w:color w:val="auto"/>
        </w:rPr>
      </w:pPr>
      <w:ins w:id="8381" w:author="Utente" w:date="2017-07-05T17:08:00Z">
        <w:r w:rsidRPr="007E718D">
          <w:rPr>
            <w:rFonts w:asciiTheme="majorHAnsi" w:eastAsia="Calibri" w:hAnsiTheme="majorHAnsi" w:cs="Courier New"/>
            <w:i/>
            <w:color w:val="auto"/>
          </w:rPr>
          <w:t>in_operand</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t>dataset</w:t>
        </w:r>
      </w:ins>
    </w:p>
    <w:p w14:paraId="55D30D77" w14:textId="21086934" w:rsidR="00161B00" w:rsidRPr="007E718D" w:rsidRDefault="00161B00" w:rsidP="00161B00">
      <w:pPr>
        <w:rPr>
          <w:ins w:id="8382" w:author="Utente" w:date="2017-07-05T17:08:00Z"/>
          <w:rFonts w:asciiTheme="majorHAnsi" w:eastAsia="Calibri" w:hAnsiTheme="majorHAnsi" w:cs="Courier New"/>
          <w:color w:val="auto"/>
        </w:rPr>
      </w:pPr>
      <w:ins w:id="8383" w:author="Utente" w:date="2017-07-05T17:08:00Z">
        <w:r w:rsidRPr="007E718D">
          <w:rPr>
            <w:rFonts w:asciiTheme="majorHAnsi" w:eastAsia="Calibri" w:hAnsiTheme="majorHAnsi" w:cs="Courier New"/>
            <w:i/>
            <w:color w:val="auto"/>
          </w:rPr>
          <w:t>retain</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r>
        <w:r w:rsidRPr="007E718D">
          <w:rPr>
            <w:rFonts w:asciiTheme="majorHAnsi" w:eastAsia="Calibri" w:hAnsiTheme="majorHAnsi" w:cs="Courier New"/>
            <w:color w:val="auto"/>
          </w:rPr>
          <w:tab/>
        </w:r>
        <w:r>
          <w:rPr>
            <w:rFonts w:asciiTheme="majorHAnsi" w:eastAsia="Calibri" w:hAnsiTheme="majorHAnsi" w:cs="Courier New"/>
            <w:color w:val="auto"/>
          </w:rPr>
          <w:t>st</w:t>
        </w:r>
      </w:ins>
      <w:ins w:id="8384" w:author="Utente" w:date="2017-07-05T17:09:00Z">
        <w:r>
          <w:rPr>
            <w:rFonts w:asciiTheme="majorHAnsi" w:eastAsia="Calibri" w:hAnsiTheme="majorHAnsi" w:cs="Courier New"/>
            <w:color w:val="auto"/>
          </w:rPr>
          <w:t xml:space="preserve">ring </w:t>
        </w:r>
      </w:ins>
      <w:ins w:id="8385" w:author="Utente" w:date="2017-07-05T17:08:00Z">
        <w:r w:rsidRPr="007E718D">
          <w:rPr>
            <w:rFonts w:asciiTheme="majorHAnsi" w:eastAsia="Calibri" w:hAnsiTheme="majorHAnsi" w:cs="Courier New"/>
            <w:color w:val="auto"/>
          </w:rPr>
          <w:t>{true,</w:t>
        </w:r>
        <w:r>
          <w:rPr>
            <w:rFonts w:asciiTheme="majorHAnsi" w:eastAsia="Calibri" w:hAnsiTheme="majorHAnsi" w:cs="Courier New"/>
            <w:color w:val="auto"/>
          </w:rPr>
          <w:t xml:space="preserve"> </w:t>
        </w:r>
        <w:r w:rsidRPr="007E718D">
          <w:rPr>
            <w:rFonts w:asciiTheme="majorHAnsi" w:eastAsia="Calibri" w:hAnsiTheme="majorHAnsi" w:cs="Courier New"/>
            <w:color w:val="auto"/>
          </w:rPr>
          <w:t>false,</w:t>
        </w:r>
        <w:r>
          <w:rPr>
            <w:rFonts w:asciiTheme="majorHAnsi" w:eastAsia="Calibri" w:hAnsiTheme="majorHAnsi" w:cs="Courier New"/>
            <w:color w:val="auto"/>
          </w:rPr>
          <w:t xml:space="preserve"> </w:t>
        </w:r>
        <w:r w:rsidRPr="007E718D">
          <w:rPr>
            <w:rFonts w:asciiTheme="majorHAnsi" w:eastAsia="Calibri" w:hAnsiTheme="majorHAnsi" w:cs="Courier New"/>
            <w:color w:val="auto"/>
          </w:rPr>
          <w:t>all} default: all</w:t>
        </w:r>
      </w:ins>
    </w:p>
    <w:p w14:paraId="1CB88239" w14:textId="77777777" w:rsidR="00161B00" w:rsidRDefault="00161B00" w:rsidP="00161B00">
      <w:pPr>
        <w:rPr>
          <w:ins w:id="8386" w:author="Utente" w:date="2017-07-05T23:43:00Z"/>
          <w:rFonts w:ascii="Cambria" w:eastAsia="Calibri" w:hAnsi="Cambria" w:cs="Calibri"/>
          <w:i/>
          <w:color w:val="5B9BD5"/>
        </w:rPr>
      </w:pPr>
    </w:p>
    <w:p w14:paraId="57730833" w14:textId="77777777" w:rsidR="00F73B8C" w:rsidRPr="00E64258" w:rsidRDefault="00F73B8C" w:rsidP="00F73B8C">
      <w:pPr>
        <w:rPr>
          <w:ins w:id="8387" w:author="Utente" w:date="2017-07-05T23:43:00Z"/>
          <w:rFonts w:ascii="Cambria" w:eastAsia="Calibri" w:hAnsi="Cambria" w:cs="Calibri"/>
          <w:i/>
          <w:color w:val="5B9BD5"/>
        </w:rPr>
      </w:pPr>
      <w:ins w:id="8388" w:author="Utente" w:date="2017-07-05T23:43:00Z">
        <w:r w:rsidRPr="00E64258">
          <w:rPr>
            <w:rFonts w:ascii="Cambria" w:eastAsia="Calibri" w:hAnsi="Cambria" w:cs="Calibri"/>
            <w:i/>
            <w:color w:val="5B9BD5"/>
          </w:rPr>
          <w:t>Result type</w:t>
        </w:r>
      </w:ins>
    </w:p>
    <w:p w14:paraId="730E73C7" w14:textId="77777777" w:rsidR="00F73B8C" w:rsidRPr="00E64258" w:rsidRDefault="00F73B8C" w:rsidP="00F73B8C">
      <w:pPr>
        <w:rPr>
          <w:ins w:id="8389" w:author="Utente" w:date="2017-07-05T23:43:00Z"/>
          <w:rFonts w:ascii="Cambria" w:eastAsia="Calibri" w:hAnsi="Cambria" w:cs="Calibri"/>
          <w:i/>
          <w:color w:val="auto"/>
        </w:rPr>
      </w:pPr>
    </w:p>
    <w:p w14:paraId="66E5E714" w14:textId="15583A25" w:rsidR="00F73B8C" w:rsidRPr="00F73B8C" w:rsidRDefault="00F73B8C" w:rsidP="00161B00">
      <w:pPr>
        <w:rPr>
          <w:ins w:id="8390" w:author="Utente" w:date="2017-07-05T23:43:00Z"/>
          <w:rFonts w:ascii="Cambria" w:eastAsia="Calibri" w:hAnsi="Cambria" w:cs="Calibri"/>
        </w:rPr>
      </w:pPr>
      <w:ins w:id="8391" w:author="Utente" w:date="2017-07-05T23:43: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1C888D8" w14:textId="77777777" w:rsidR="00F73B8C" w:rsidRPr="00E352EF" w:rsidRDefault="00F73B8C" w:rsidP="00161B00">
      <w:pPr>
        <w:rPr>
          <w:ins w:id="8392" w:author="Utente" w:date="2017-07-05T17:08:00Z"/>
          <w:rFonts w:ascii="Cambria" w:eastAsia="Calibri" w:hAnsi="Cambria" w:cs="Calibri"/>
          <w:i/>
          <w:color w:val="5B9BD5"/>
        </w:rPr>
      </w:pPr>
    </w:p>
    <w:p w14:paraId="6D689614" w14:textId="77777777" w:rsidR="00161B00" w:rsidRPr="00E352EF" w:rsidRDefault="00161B00" w:rsidP="00161B00">
      <w:pPr>
        <w:rPr>
          <w:ins w:id="8393" w:author="Utente" w:date="2017-07-05T17:08:00Z"/>
          <w:rFonts w:ascii="Cambria" w:eastAsia="Calibri" w:hAnsi="Cambria" w:cs="Calibri"/>
          <w:i/>
          <w:color w:val="5B9BD5"/>
        </w:rPr>
      </w:pPr>
      <w:ins w:id="8394" w:author="Utente" w:date="2017-07-05T17:08:00Z">
        <w:r>
          <w:rPr>
            <w:rFonts w:ascii="Cambria" w:eastAsia="Calibri" w:hAnsi="Cambria" w:cs="Calibri"/>
            <w:i/>
            <w:color w:val="5B9BD5"/>
          </w:rPr>
          <w:t>Additional c</w:t>
        </w:r>
        <w:r w:rsidRPr="00E352EF">
          <w:rPr>
            <w:rFonts w:ascii="Cambria" w:eastAsia="Calibri" w:hAnsi="Cambria" w:cs="Calibri"/>
            <w:i/>
            <w:color w:val="5B9BD5"/>
          </w:rPr>
          <w:t>onstraints</w:t>
        </w:r>
      </w:ins>
    </w:p>
    <w:p w14:paraId="60526125" w14:textId="77777777" w:rsidR="00161B00" w:rsidRPr="007E718D" w:rsidRDefault="00161B00" w:rsidP="00161B00">
      <w:pPr>
        <w:rPr>
          <w:ins w:id="8395" w:author="Utente" w:date="2017-07-05T17:08:00Z"/>
          <w:rFonts w:ascii="Cambria" w:hAnsi="Cambria"/>
          <w:color w:val="auto"/>
        </w:rPr>
      </w:pPr>
      <w:ins w:id="8396" w:author="Utente" w:date="2017-07-05T17:08:00Z">
        <w:r w:rsidRPr="007E718D">
          <w:rPr>
            <w:rFonts w:ascii="Cambria" w:eastAsia="Calibri" w:hAnsi="Cambria" w:cs="Calibri"/>
            <w:color w:val="auto"/>
          </w:rPr>
          <w:t>[empty]</w:t>
        </w:r>
      </w:ins>
    </w:p>
    <w:p w14:paraId="5365A73A" w14:textId="77777777" w:rsidR="00161B00" w:rsidRPr="007E718D" w:rsidRDefault="00161B00" w:rsidP="00161B00">
      <w:pPr>
        <w:rPr>
          <w:ins w:id="8397" w:author="Utente" w:date="2017-07-05T17:08:00Z"/>
          <w:rFonts w:ascii="Cambria" w:eastAsia="Calibri" w:hAnsi="Cambria" w:cs="Calibri"/>
          <w:i/>
          <w:color w:val="auto"/>
        </w:rPr>
      </w:pPr>
    </w:p>
    <w:p w14:paraId="7DCD2D4A" w14:textId="77777777" w:rsidR="00161B00" w:rsidRDefault="00161B00" w:rsidP="00161B00">
      <w:pPr>
        <w:rPr>
          <w:ins w:id="8398" w:author="Utente" w:date="2017-07-05T17:08:00Z"/>
          <w:rFonts w:ascii="Cambria" w:eastAsia="Calibri" w:hAnsi="Cambria" w:cs="Calibri"/>
          <w:i/>
          <w:color w:val="5B9BD5"/>
        </w:rPr>
      </w:pPr>
      <w:ins w:id="8399" w:author="Utente" w:date="2017-07-05T17:08:00Z">
        <w:r>
          <w:rPr>
            <w:rFonts w:ascii="Cambria" w:eastAsia="Calibri" w:hAnsi="Cambria" w:cs="Calibri"/>
            <w:i/>
            <w:color w:val="5B9BD5"/>
          </w:rPr>
          <w:t>Behaviour</w:t>
        </w:r>
      </w:ins>
    </w:p>
    <w:p w14:paraId="434F6C30" w14:textId="77777777" w:rsidR="00161B00" w:rsidRDefault="00161B00" w:rsidP="00161B00">
      <w:pPr>
        <w:jc w:val="both"/>
        <w:rPr>
          <w:ins w:id="8400" w:author="Utente" w:date="2017-07-05T17:08:00Z"/>
          <w:rFonts w:ascii="Cambria" w:eastAsia="Calibri" w:hAnsi="Cambria" w:cs="Calibri"/>
          <w:color w:val="auto"/>
        </w:rPr>
      </w:pPr>
      <w:ins w:id="8401" w:author="Utente" w:date="2017-07-05T17:0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8F65476" w14:textId="77777777" w:rsidR="00161B00" w:rsidRPr="00E352EF" w:rsidRDefault="00161B00" w:rsidP="00161B00">
      <w:pPr>
        <w:rPr>
          <w:ins w:id="8402" w:author="Utente" w:date="2017-07-05T17:08:00Z"/>
          <w:rFonts w:ascii="Cambria" w:eastAsia="Calibri" w:hAnsi="Cambria" w:cs="Calibri"/>
          <w:i/>
          <w:color w:val="5B9BD5"/>
        </w:rPr>
      </w:pPr>
    </w:p>
    <w:p w14:paraId="7D1329B3" w14:textId="77777777" w:rsidR="00161B00" w:rsidRPr="00E352EF" w:rsidRDefault="00161B00" w:rsidP="00161B00">
      <w:pPr>
        <w:rPr>
          <w:ins w:id="8403" w:author="Utente" w:date="2017-07-05T17:08:00Z"/>
          <w:rFonts w:ascii="Cambria" w:eastAsia="Calibri" w:hAnsi="Cambria" w:cs="Calibri"/>
          <w:i/>
          <w:color w:val="5B9BD5"/>
        </w:rPr>
      </w:pPr>
    </w:p>
    <w:p w14:paraId="6333BB60" w14:textId="77777777" w:rsidR="00161B00" w:rsidRPr="00E352EF" w:rsidRDefault="00161B00" w:rsidP="00161B00">
      <w:pPr>
        <w:rPr>
          <w:ins w:id="8404" w:author="Utente" w:date="2017-07-05T17:08:00Z"/>
          <w:rFonts w:ascii="Cambria" w:eastAsia="Calibri" w:hAnsi="Cambria" w:cs="Calibri"/>
          <w:i/>
          <w:color w:val="5B9BD5"/>
        </w:rPr>
      </w:pPr>
      <w:ins w:id="8405" w:author="Utente" w:date="2017-07-05T17:08:00Z">
        <w:r w:rsidRPr="00E352EF">
          <w:rPr>
            <w:rFonts w:ascii="Cambria" w:eastAsia="Calibri" w:hAnsi="Cambria" w:cs="Calibri"/>
            <w:i/>
            <w:color w:val="5B9BD5"/>
          </w:rPr>
          <w:t>Examples</w:t>
        </w:r>
      </w:ins>
    </w:p>
    <w:p w14:paraId="52A83BBF" w14:textId="77777777" w:rsidR="00161B00" w:rsidRPr="00E352EF" w:rsidRDefault="00161B00" w:rsidP="00161B00">
      <w:pPr>
        <w:rPr>
          <w:ins w:id="8406" w:author="Utente" w:date="2017-07-05T17:08:00Z"/>
        </w:rPr>
      </w:pPr>
      <w:ins w:id="8407" w:author="Utente" w:date="2017-07-05T17:08:00Z">
        <w:r>
          <w:rPr>
            <w:rFonts w:ascii="Cambria" w:eastAsia="Calibri" w:hAnsi="Cambria"/>
          </w:rPr>
          <w:t xml:space="preserve">Given </w:t>
        </w:r>
        <w:r w:rsidRPr="00E352EF">
          <w:rPr>
            <w:rFonts w:ascii="Cambria" w:eastAsia="Calibri" w:hAnsi="Cambria"/>
          </w:rPr>
          <w:t xml:space="preserve"> </w:t>
        </w:r>
        <w:r>
          <w:rPr>
            <w:rFonts w:ascii="Cambria" w:eastAsia="Calibri" w:hAnsi="Cambria"/>
          </w:rPr>
          <w:t>the operand 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438A7F29" w14:textId="77777777" w:rsidTr="00161B00">
        <w:trPr>
          <w:ins w:id="8408"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09017B" w14:textId="77777777" w:rsidR="00161B00" w:rsidRPr="00E352EF" w:rsidRDefault="00161B00" w:rsidP="00161B00">
            <w:pPr>
              <w:jc w:val="both"/>
              <w:rPr>
                <w:ins w:id="8409" w:author="Utente" w:date="2017-07-05T17:08:00Z"/>
              </w:rPr>
            </w:pPr>
            <w:ins w:id="8410" w:author="Utente" w:date="2017-07-05T17:08:00Z">
              <w:r>
                <w:rPr>
                  <w:rFonts w:ascii="Calibri" w:eastAsia="Calibri" w:hAnsi="Calibri" w:cs="Calibri"/>
                </w:rPr>
                <w:t>DS_1</w:t>
              </w:r>
            </w:ins>
          </w:p>
        </w:tc>
      </w:tr>
      <w:tr w:rsidR="00161B00" w:rsidRPr="00E352EF" w14:paraId="07F7C341" w14:textId="77777777" w:rsidTr="00161B00">
        <w:trPr>
          <w:ins w:id="8411"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33D1991" w14:textId="77777777" w:rsidR="00161B00" w:rsidRPr="00E352EF" w:rsidRDefault="00161B00" w:rsidP="00161B00">
            <w:pPr>
              <w:jc w:val="both"/>
              <w:rPr>
                <w:ins w:id="8412" w:author="Utente" w:date="2017-07-05T17:08:00Z"/>
              </w:rPr>
            </w:pPr>
            <w:ins w:id="8413" w:author="Utente" w:date="2017-07-05T17:08:00Z">
              <w:r>
                <w:rPr>
                  <w:rFonts w:ascii="Calibri" w:eastAsia="Calibri" w:hAnsi="Calibri" w:cs="Calibri"/>
                  <w:b/>
                </w:rPr>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AA911" w14:textId="77777777" w:rsidR="00161B00" w:rsidRPr="00E352EF" w:rsidRDefault="00161B00" w:rsidP="00161B00">
            <w:pPr>
              <w:jc w:val="both"/>
              <w:rPr>
                <w:ins w:id="8414" w:author="Utente" w:date="2017-07-05T17:08:00Z"/>
              </w:rPr>
            </w:pPr>
            <w:ins w:id="8415"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04BF67" w14:textId="77777777" w:rsidR="00161B00" w:rsidRPr="00E352EF" w:rsidRDefault="00161B00" w:rsidP="00161B00">
            <w:pPr>
              <w:jc w:val="both"/>
              <w:rPr>
                <w:ins w:id="8416" w:author="Utente" w:date="2017-07-05T17:08:00Z"/>
              </w:rPr>
            </w:pPr>
            <w:ins w:id="8417"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F9E2B" w14:textId="77777777" w:rsidR="00161B00" w:rsidRPr="00E352EF" w:rsidRDefault="00161B00" w:rsidP="00161B00">
            <w:pPr>
              <w:jc w:val="both"/>
              <w:rPr>
                <w:ins w:id="8418" w:author="Utente" w:date="2017-07-05T17:08:00Z"/>
              </w:rPr>
            </w:pPr>
            <w:ins w:id="8419"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3C9F6" w14:textId="77777777" w:rsidR="00161B00" w:rsidRPr="00E352EF" w:rsidRDefault="00161B00" w:rsidP="00161B00">
            <w:pPr>
              <w:jc w:val="both"/>
              <w:rPr>
                <w:ins w:id="8420" w:author="Utente" w:date="2017-07-05T17:08:00Z"/>
              </w:rPr>
            </w:pPr>
            <w:ins w:id="8421" w:author="Utente" w:date="2017-07-05T17:08:00Z">
              <w:r>
                <w:rPr>
                  <w:rFonts w:ascii="Calibri" w:eastAsia="Calibri" w:hAnsi="Calibri" w:cs="Calibri"/>
                  <w:b/>
                </w:rPr>
                <w:t>Me_1</w:t>
              </w:r>
            </w:ins>
          </w:p>
        </w:tc>
      </w:tr>
      <w:tr w:rsidR="00161B00" w:rsidRPr="00E352EF" w14:paraId="27C3B4BD" w14:textId="77777777" w:rsidTr="00161B00">
        <w:trPr>
          <w:ins w:id="842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A42D8" w14:textId="77777777" w:rsidR="00161B00" w:rsidRPr="00E352EF" w:rsidRDefault="00161B00" w:rsidP="00161B00">
            <w:pPr>
              <w:jc w:val="both"/>
              <w:rPr>
                <w:ins w:id="8423" w:author="Utente" w:date="2017-07-05T17:08:00Z"/>
              </w:rPr>
            </w:pPr>
            <w:ins w:id="8424"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33514" w14:textId="77777777" w:rsidR="00161B00" w:rsidRPr="00E352EF" w:rsidRDefault="00161B00" w:rsidP="00161B00">
            <w:pPr>
              <w:jc w:val="both"/>
              <w:rPr>
                <w:ins w:id="8425" w:author="Utente" w:date="2017-07-05T17:08:00Z"/>
              </w:rPr>
            </w:pPr>
            <w:ins w:id="8426"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82D96" w14:textId="77777777" w:rsidR="00161B00" w:rsidRPr="00E352EF" w:rsidRDefault="00161B00" w:rsidP="00161B00">
            <w:pPr>
              <w:jc w:val="both"/>
              <w:rPr>
                <w:ins w:id="8427" w:author="Utente" w:date="2017-07-05T17:08:00Z"/>
              </w:rPr>
            </w:pPr>
            <w:ins w:id="8428"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9ADEE" w14:textId="77777777" w:rsidR="00161B00" w:rsidRPr="00E352EF" w:rsidRDefault="00161B00" w:rsidP="00161B00">
            <w:pPr>
              <w:jc w:val="both"/>
              <w:rPr>
                <w:ins w:id="8429" w:author="Utente" w:date="2017-07-05T17:08:00Z"/>
              </w:rPr>
            </w:pPr>
            <w:ins w:id="8430"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26685" w14:textId="77777777" w:rsidR="00161B00" w:rsidRPr="00E352EF" w:rsidRDefault="00161B00" w:rsidP="00161B00">
            <w:pPr>
              <w:jc w:val="both"/>
              <w:rPr>
                <w:ins w:id="8431" w:author="Utente" w:date="2017-07-05T17:08:00Z"/>
              </w:rPr>
            </w:pPr>
            <w:ins w:id="8432" w:author="Utente" w:date="2017-07-05T17:08:00Z">
              <w:r w:rsidRPr="00E352EF">
                <w:rPr>
                  <w:rFonts w:ascii="Calibri" w:eastAsia="Calibri" w:hAnsi="Calibri" w:cs="Calibri"/>
                </w:rPr>
                <w:t>11094850</w:t>
              </w:r>
            </w:ins>
          </w:p>
        </w:tc>
      </w:tr>
      <w:tr w:rsidR="00161B00" w:rsidRPr="00E352EF" w14:paraId="6094AD43" w14:textId="77777777" w:rsidTr="00161B00">
        <w:trPr>
          <w:ins w:id="8433"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987E3" w14:textId="77777777" w:rsidR="00161B00" w:rsidRPr="00E352EF" w:rsidRDefault="00161B00" w:rsidP="00161B00">
            <w:pPr>
              <w:jc w:val="both"/>
              <w:rPr>
                <w:ins w:id="8434" w:author="Utente" w:date="2017-07-05T17:08:00Z"/>
              </w:rPr>
            </w:pPr>
            <w:ins w:id="8435"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EBF0C" w14:textId="77777777" w:rsidR="00161B00" w:rsidRPr="00E352EF" w:rsidRDefault="00161B00" w:rsidP="00161B00">
            <w:pPr>
              <w:jc w:val="both"/>
              <w:rPr>
                <w:ins w:id="8436" w:author="Utente" w:date="2017-07-05T17:08:00Z"/>
              </w:rPr>
            </w:pPr>
            <w:ins w:id="8437"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3EFF3" w14:textId="77777777" w:rsidR="00161B00" w:rsidRPr="00E352EF" w:rsidRDefault="00161B00" w:rsidP="00161B00">
            <w:pPr>
              <w:jc w:val="both"/>
              <w:rPr>
                <w:ins w:id="8438" w:author="Utente" w:date="2017-07-05T17:08:00Z"/>
              </w:rPr>
            </w:pPr>
            <w:ins w:id="8439"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906C8" w14:textId="77777777" w:rsidR="00161B00" w:rsidRPr="00E352EF" w:rsidRDefault="00161B00" w:rsidP="00161B00">
            <w:pPr>
              <w:jc w:val="both"/>
              <w:rPr>
                <w:ins w:id="8440" w:author="Utente" w:date="2017-07-05T17:08:00Z"/>
              </w:rPr>
            </w:pPr>
            <w:ins w:id="8441"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F607C4" w14:textId="77777777" w:rsidR="00161B00" w:rsidRPr="00E352EF" w:rsidRDefault="00161B00" w:rsidP="00161B00">
            <w:pPr>
              <w:jc w:val="both"/>
              <w:rPr>
                <w:ins w:id="8442" w:author="Utente" w:date="2017-07-05T17:08:00Z"/>
              </w:rPr>
            </w:pPr>
            <w:ins w:id="8443" w:author="Utente" w:date="2017-07-05T17:08:00Z">
              <w:r w:rsidRPr="00E352EF">
                <w:rPr>
                  <w:rFonts w:ascii="Calibri" w:eastAsia="Calibri" w:hAnsi="Calibri" w:cs="Calibri"/>
                </w:rPr>
                <w:t>11123034</w:t>
              </w:r>
            </w:ins>
          </w:p>
        </w:tc>
      </w:tr>
      <w:tr w:rsidR="00161B00" w:rsidRPr="00E352EF" w14:paraId="6EB5EE5D" w14:textId="77777777" w:rsidTr="00161B00">
        <w:trPr>
          <w:ins w:id="8444"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7D2FC" w14:textId="77777777" w:rsidR="00161B00" w:rsidRPr="00E352EF" w:rsidRDefault="00161B00" w:rsidP="00161B00">
            <w:pPr>
              <w:jc w:val="both"/>
              <w:rPr>
                <w:ins w:id="8445" w:author="Utente" w:date="2017-07-05T17:08:00Z"/>
              </w:rPr>
            </w:pPr>
            <w:ins w:id="8446"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5D9C1" w14:textId="77777777" w:rsidR="00161B00" w:rsidRPr="00E352EF" w:rsidRDefault="00161B00" w:rsidP="00161B00">
            <w:pPr>
              <w:jc w:val="both"/>
              <w:rPr>
                <w:ins w:id="8447" w:author="Utente" w:date="2017-07-05T17:08:00Z"/>
              </w:rPr>
            </w:pPr>
            <w:ins w:id="8448"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F6A2D" w14:textId="77777777" w:rsidR="00161B00" w:rsidRPr="00E352EF" w:rsidRDefault="00161B00" w:rsidP="00161B00">
            <w:pPr>
              <w:jc w:val="both"/>
              <w:rPr>
                <w:ins w:id="8449" w:author="Utente" w:date="2017-07-05T17:08:00Z"/>
              </w:rPr>
            </w:pPr>
            <w:ins w:id="8450"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90882" w14:textId="77777777" w:rsidR="00161B00" w:rsidRPr="00E352EF" w:rsidRDefault="00161B00" w:rsidP="00161B00">
            <w:pPr>
              <w:jc w:val="both"/>
              <w:rPr>
                <w:ins w:id="8451" w:author="Utente" w:date="2017-07-05T17:08:00Z"/>
              </w:rPr>
            </w:pPr>
            <w:ins w:id="8452"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813A2" w14:textId="77777777" w:rsidR="00161B00" w:rsidRPr="00E352EF" w:rsidRDefault="00161B00" w:rsidP="00161B00">
            <w:pPr>
              <w:jc w:val="both"/>
              <w:rPr>
                <w:ins w:id="8453" w:author="Utente" w:date="2017-07-05T17:08:00Z"/>
              </w:rPr>
            </w:pPr>
            <w:ins w:id="8454" w:author="Utente" w:date="2017-07-05T17:08:00Z">
              <w:r w:rsidRPr="00E352EF">
                <w:rPr>
                  <w:rFonts w:ascii="Calibri" w:eastAsia="Calibri" w:hAnsi="Calibri" w:cs="Calibri"/>
                </w:rPr>
                <w:t>46818219</w:t>
              </w:r>
            </w:ins>
          </w:p>
        </w:tc>
      </w:tr>
      <w:tr w:rsidR="00161B00" w:rsidRPr="00E352EF" w14:paraId="6B6BC431" w14:textId="77777777" w:rsidTr="00161B00">
        <w:trPr>
          <w:ins w:id="8455"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64EAF" w14:textId="77777777" w:rsidR="00161B00" w:rsidRPr="00E352EF" w:rsidRDefault="00161B00" w:rsidP="00161B00">
            <w:pPr>
              <w:jc w:val="both"/>
              <w:rPr>
                <w:ins w:id="8456" w:author="Utente" w:date="2017-07-05T17:08:00Z"/>
              </w:rPr>
            </w:pPr>
            <w:ins w:id="8457"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574CD" w14:textId="77777777" w:rsidR="00161B00" w:rsidRPr="00E352EF" w:rsidRDefault="00161B00" w:rsidP="00161B00">
            <w:pPr>
              <w:jc w:val="both"/>
              <w:rPr>
                <w:ins w:id="8458" w:author="Utente" w:date="2017-07-05T17:08:00Z"/>
              </w:rPr>
            </w:pPr>
            <w:ins w:id="8459"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EC585" w14:textId="77777777" w:rsidR="00161B00" w:rsidRPr="00E352EF" w:rsidRDefault="00161B00" w:rsidP="00161B00">
            <w:pPr>
              <w:jc w:val="both"/>
              <w:rPr>
                <w:ins w:id="8460" w:author="Utente" w:date="2017-07-05T17:08:00Z"/>
              </w:rPr>
            </w:pPr>
            <w:ins w:id="8461"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727B" w14:textId="77777777" w:rsidR="00161B00" w:rsidRPr="00E352EF" w:rsidRDefault="00161B00" w:rsidP="00161B00">
            <w:pPr>
              <w:jc w:val="both"/>
              <w:rPr>
                <w:ins w:id="8462" w:author="Utente" w:date="2017-07-05T17:08:00Z"/>
              </w:rPr>
            </w:pPr>
            <w:ins w:id="8463"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991" w14:textId="77777777" w:rsidR="00161B00" w:rsidRPr="00E352EF" w:rsidRDefault="00161B00" w:rsidP="00161B00">
            <w:pPr>
              <w:jc w:val="both"/>
              <w:rPr>
                <w:ins w:id="8464" w:author="Utente" w:date="2017-07-05T17:08:00Z"/>
              </w:rPr>
            </w:pPr>
            <w:ins w:id="8465" w:author="Utente" w:date="2017-07-05T17:08:00Z">
              <w:r w:rsidRPr="00E352EF">
                <w:rPr>
                  <w:rFonts w:ascii="Calibri" w:eastAsia="Calibri" w:hAnsi="Calibri" w:cs="Calibri"/>
                </w:rPr>
                <w:t>417546</w:t>
              </w:r>
            </w:ins>
          </w:p>
        </w:tc>
      </w:tr>
      <w:tr w:rsidR="00161B00" w:rsidRPr="00E352EF" w14:paraId="0288998C" w14:textId="77777777" w:rsidTr="00161B00">
        <w:trPr>
          <w:ins w:id="846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287CF" w14:textId="77777777" w:rsidR="00161B00" w:rsidRPr="00E352EF" w:rsidRDefault="00161B00" w:rsidP="00161B00">
            <w:pPr>
              <w:jc w:val="both"/>
              <w:rPr>
                <w:ins w:id="8467" w:author="Utente" w:date="2017-07-05T17:08:00Z"/>
              </w:rPr>
            </w:pPr>
            <w:ins w:id="8468"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0DB5B" w14:textId="77777777" w:rsidR="00161B00" w:rsidRPr="00E352EF" w:rsidRDefault="00161B00" w:rsidP="00161B00">
            <w:pPr>
              <w:jc w:val="both"/>
              <w:rPr>
                <w:ins w:id="8469" w:author="Utente" w:date="2017-07-05T17:08:00Z"/>
              </w:rPr>
            </w:pPr>
            <w:ins w:id="8470"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BECA8" w14:textId="77777777" w:rsidR="00161B00" w:rsidRPr="00E352EF" w:rsidRDefault="00161B00" w:rsidP="00161B00">
            <w:pPr>
              <w:jc w:val="both"/>
              <w:rPr>
                <w:ins w:id="8471" w:author="Utente" w:date="2017-07-05T17:08:00Z"/>
              </w:rPr>
            </w:pPr>
            <w:ins w:id="8472"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29E28" w14:textId="77777777" w:rsidR="00161B00" w:rsidRPr="00E352EF" w:rsidRDefault="00161B00" w:rsidP="00161B00">
            <w:pPr>
              <w:jc w:val="both"/>
              <w:rPr>
                <w:ins w:id="8473" w:author="Utente" w:date="2017-07-05T17:08:00Z"/>
              </w:rPr>
            </w:pPr>
            <w:ins w:id="8474"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A360E" w14:textId="77777777" w:rsidR="00161B00" w:rsidRPr="00E352EF" w:rsidRDefault="00161B00" w:rsidP="00161B00">
            <w:pPr>
              <w:jc w:val="both"/>
              <w:rPr>
                <w:ins w:id="8475" w:author="Utente" w:date="2017-07-05T17:08:00Z"/>
              </w:rPr>
            </w:pPr>
            <w:ins w:id="8476" w:author="Utente" w:date="2017-07-05T17:08:00Z">
              <w:r w:rsidRPr="00E352EF">
                <w:rPr>
                  <w:rFonts w:ascii="Calibri" w:eastAsia="Calibri" w:hAnsi="Calibri" w:cs="Calibri"/>
                </w:rPr>
                <w:t>5401267</w:t>
              </w:r>
            </w:ins>
          </w:p>
        </w:tc>
      </w:tr>
      <w:tr w:rsidR="00161B00" w:rsidRPr="00E352EF" w14:paraId="46E13F67" w14:textId="77777777" w:rsidTr="00161B00">
        <w:trPr>
          <w:ins w:id="847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36E6" w14:textId="77777777" w:rsidR="00161B00" w:rsidRPr="00E352EF" w:rsidRDefault="00161B00" w:rsidP="00161B00">
            <w:pPr>
              <w:jc w:val="both"/>
              <w:rPr>
                <w:ins w:id="8478" w:author="Utente" w:date="2017-07-05T17:08:00Z"/>
              </w:rPr>
            </w:pPr>
            <w:ins w:id="847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1E162" w14:textId="77777777" w:rsidR="00161B00" w:rsidRPr="00E352EF" w:rsidRDefault="00161B00" w:rsidP="00161B00">
            <w:pPr>
              <w:jc w:val="both"/>
              <w:rPr>
                <w:ins w:id="8480" w:author="Utente" w:date="2017-07-05T17:08:00Z"/>
              </w:rPr>
            </w:pPr>
            <w:ins w:id="8481"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0568D" w14:textId="77777777" w:rsidR="00161B00" w:rsidRPr="00E352EF" w:rsidRDefault="00161B00" w:rsidP="00161B00">
            <w:pPr>
              <w:jc w:val="both"/>
              <w:rPr>
                <w:ins w:id="8482" w:author="Utente" w:date="2017-07-05T17:08:00Z"/>
              </w:rPr>
            </w:pPr>
            <w:ins w:id="848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532EA" w14:textId="77777777" w:rsidR="00161B00" w:rsidRPr="00E352EF" w:rsidRDefault="00161B00" w:rsidP="00161B00">
            <w:pPr>
              <w:jc w:val="both"/>
              <w:rPr>
                <w:ins w:id="8484" w:author="Utente" w:date="2017-07-05T17:08:00Z"/>
              </w:rPr>
            </w:pPr>
            <w:ins w:id="848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F3716" w14:textId="77777777" w:rsidR="00161B00" w:rsidRPr="00E352EF" w:rsidRDefault="00161B00" w:rsidP="00161B00">
            <w:pPr>
              <w:jc w:val="both"/>
              <w:rPr>
                <w:ins w:id="8486" w:author="Utente" w:date="2017-07-05T17:08:00Z"/>
              </w:rPr>
            </w:pPr>
            <w:ins w:id="8487" w:author="Utente" w:date="2017-07-05T17:08:00Z">
              <w:r w:rsidRPr="00E352EF">
                <w:rPr>
                  <w:rFonts w:ascii="Calibri" w:eastAsia="Calibri" w:hAnsi="Calibri" w:cs="Calibri"/>
                </w:rPr>
                <w:t>7954662</w:t>
              </w:r>
            </w:ins>
          </w:p>
        </w:tc>
      </w:tr>
    </w:tbl>
    <w:p w14:paraId="4A4A285C" w14:textId="77777777" w:rsidR="00161B00" w:rsidRDefault="00161B00" w:rsidP="00161B00">
      <w:pPr>
        <w:jc w:val="both"/>
        <w:rPr>
          <w:ins w:id="8488" w:author="Utente" w:date="2017-07-05T17:08:00Z"/>
        </w:rPr>
      </w:pPr>
    </w:p>
    <w:p w14:paraId="19FB3860" w14:textId="77777777" w:rsidR="00161B00" w:rsidRPr="00E352EF" w:rsidRDefault="00161B00" w:rsidP="00161B00">
      <w:pPr>
        <w:jc w:val="both"/>
        <w:rPr>
          <w:ins w:id="8489" w:author="Utente" w:date="2017-07-05T17:08:00Z"/>
        </w:rPr>
      </w:pPr>
      <w:ins w:id="8490" w:author="Utente" w:date="2017-07-05T17:08:00Z">
        <w:r>
          <w:t xml:space="preserve">and the in_operand </w:t>
        </w:r>
        <w:r>
          <w:rPr>
            <w:rFonts w:ascii="Cambria" w:eastAsia="Calibri" w:hAnsi="Cambria"/>
          </w:rPr>
          <w:t>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23195E59" w14:textId="77777777" w:rsidTr="00161B00">
        <w:trPr>
          <w:ins w:id="8491"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5AE8461" w14:textId="77777777" w:rsidR="00161B00" w:rsidRPr="00E352EF" w:rsidRDefault="00161B00" w:rsidP="00161B00">
            <w:pPr>
              <w:jc w:val="both"/>
              <w:rPr>
                <w:ins w:id="8492" w:author="Utente" w:date="2017-07-05T17:08:00Z"/>
              </w:rPr>
            </w:pPr>
            <w:ins w:id="8493" w:author="Utente" w:date="2017-07-05T17:08:00Z">
              <w:r>
                <w:rPr>
                  <w:rFonts w:ascii="Calibri" w:eastAsia="Calibri" w:hAnsi="Calibri" w:cs="Calibri"/>
                </w:rPr>
                <w:t>DS_2</w:t>
              </w:r>
            </w:ins>
          </w:p>
        </w:tc>
      </w:tr>
      <w:tr w:rsidR="00161B00" w:rsidRPr="00E352EF" w14:paraId="004D982F" w14:textId="77777777" w:rsidTr="00161B00">
        <w:trPr>
          <w:ins w:id="8494"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453F65" w14:textId="77777777" w:rsidR="00161B00" w:rsidRPr="00E352EF" w:rsidRDefault="00161B00" w:rsidP="00161B00">
            <w:pPr>
              <w:jc w:val="both"/>
              <w:rPr>
                <w:ins w:id="8495" w:author="Utente" w:date="2017-07-05T17:08:00Z"/>
              </w:rPr>
            </w:pPr>
            <w:ins w:id="8496" w:author="Utente" w:date="2017-07-05T17:08:00Z">
              <w:r>
                <w:rPr>
                  <w:rFonts w:ascii="Calibri" w:eastAsia="Calibri" w:hAnsi="Calibri" w:cs="Calibri"/>
                  <w:b/>
                </w:rPr>
                <w:lastRenderedPageBreak/>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9DCEF9" w14:textId="77777777" w:rsidR="00161B00" w:rsidRPr="00E352EF" w:rsidRDefault="00161B00" w:rsidP="00161B00">
            <w:pPr>
              <w:jc w:val="both"/>
              <w:rPr>
                <w:ins w:id="8497" w:author="Utente" w:date="2017-07-05T17:08:00Z"/>
              </w:rPr>
            </w:pPr>
            <w:ins w:id="8498"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19F2A9" w14:textId="77777777" w:rsidR="00161B00" w:rsidRPr="00E352EF" w:rsidRDefault="00161B00" w:rsidP="00161B00">
            <w:pPr>
              <w:jc w:val="both"/>
              <w:rPr>
                <w:ins w:id="8499" w:author="Utente" w:date="2017-07-05T17:08:00Z"/>
              </w:rPr>
            </w:pPr>
            <w:ins w:id="8500"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7F0CD1" w14:textId="77777777" w:rsidR="00161B00" w:rsidRPr="00E352EF" w:rsidRDefault="00161B00" w:rsidP="00161B00">
            <w:pPr>
              <w:jc w:val="both"/>
              <w:rPr>
                <w:ins w:id="8501" w:author="Utente" w:date="2017-07-05T17:08:00Z"/>
              </w:rPr>
            </w:pPr>
            <w:ins w:id="8502"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1B9C72" w14:textId="77777777" w:rsidR="00161B00" w:rsidRPr="00E352EF" w:rsidRDefault="00161B00" w:rsidP="00161B00">
            <w:pPr>
              <w:jc w:val="both"/>
              <w:rPr>
                <w:ins w:id="8503" w:author="Utente" w:date="2017-07-05T17:08:00Z"/>
              </w:rPr>
            </w:pPr>
            <w:ins w:id="8504" w:author="Utente" w:date="2017-07-05T17:08:00Z">
              <w:r>
                <w:rPr>
                  <w:rFonts w:ascii="Calibri" w:eastAsia="Calibri" w:hAnsi="Calibri" w:cs="Calibri"/>
                  <w:b/>
                </w:rPr>
                <w:t>Me_1</w:t>
              </w:r>
            </w:ins>
          </w:p>
        </w:tc>
      </w:tr>
      <w:tr w:rsidR="00161B00" w:rsidRPr="00E352EF" w14:paraId="793A6230" w14:textId="77777777" w:rsidTr="00161B00">
        <w:trPr>
          <w:ins w:id="8505"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40397" w14:textId="77777777" w:rsidR="00161B00" w:rsidRPr="00E352EF" w:rsidRDefault="00161B00" w:rsidP="00161B00">
            <w:pPr>
              <w:jc w:val="both"/>
              <w:rPr>
                <w:ins w:id="8506" w:author="Utente" w:date="2017-07-05T17:08:00Z"/>
              </w:rPr>
            </w:pPr>
            <w:ins w:id="8507"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A7A65" w14:textId="77777777" w:rsidR="00161B00" w:rsidRPr="00E352EF" w:rsidRDefault="00161B00" w:rsidP="00161B00">
            <w:pPr>
              <w:jc w:val="both"/>
              <w:rPr>
                <w:ins w:id="8508" w:author="Utente" w:date="2017-07-05T17:08:00Z"/>
              </w:rPr>
            </w:pPr>
            <w:ins w:id="8509"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641F1" w14:textId="77777777" w:rsidR="00161B00" w:rsidRPr="00E352EF" w:rsidRDefault="00161B00" w:rsidP="00161B00">
            <w:pPr>
              <w:jc w:val="both"/>
              <w:rPr>
                <w:ins w:id="8510" w:author="Utente" w:date="2017-07-05T17:08:00Z"/>
              </w:rPr>
            </w:pPr>
            <w:ins w:id="8511"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C9ECE" w14:textId="77777777" w:rsidR="00161B00" w:rsidRPr="00E352EF" w:rsidRDefault="00161B00" w:rsidP="00161B00">
            <w:pPr>
              <w:jc w:val="both"/>
              <w:rPr>
                <w:ins w:id="8512" w:author="Utente" w:date="2017-07-05T17:08:00Z"/>
              </w:rPr>
            </w:pPr>
            <w:ins w:id="8513"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52006" w14:textId="77777777" w:rsidR="00161B00" w:rsidRPr="00E352EF" w:rsidRDefault="00161B00" w:rsidP="00161B00">
            <w:pPr>
              <w:jc w:val="both"/>
              <w:rPr>
                <w:ins w:id="8514" w:author="Utente" w:date="2017-07-05T17:08:00Z"/>
              </w:rPr>
            </w:pPr>
            <w:ins w:id="8515" w:author="Utente" w:date="2017-07-05T17:08:00Z">
              <w:r w:rsidRPr="00E352EF">
                <w:rPr>
                  <w:rFonts w:ascii="Calibri" w:eastAsia="Calibri" w:hAnsi="Calibri" w:cs="Calibri"/>
                </w:rPr>
                <w:t>0.023</w:t>
              </w:r>
            </w:ins>
          </w:p>
        </w:tc>
      </w:tr>
      <w:tr w:rsidR="00161B00" w:rsidRPr="00E352EF" w14:paraId="471E1495" w14:textId="77777777" w:rsidTr="00161B00">
        <w:trPr>
          <w:ins w:id="851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5CDBD" w14:textId="77777777" w:rsidR="00161B00" w:rsidRPr="00E352EF" w:rsidRDefault="00161B00" w:rsidP="00161B00">
            <w:pPr>
              <w:jc w:val="both"/>
              <w:rPr>
                <w:ins w:id="8517" w:author="Utente" w:date="2017-07-05T17:08:00Z"/>
              </w:rPr>
            </w:pPr>
            <w:ins w:id="8518"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2A0B4" w14:textId="77777777" w:rsidR="00161B00" w:rsidRPr="00E352EF" w:rsidRDefault="00161B00" w:rsidP="00161B00">
            <w:pPr>
              <w:jc w:val="both"/>
              <w:rPr>
                <w:ins w:id="8519" w:author="Utente" w:date="2017-07-05T17:08:00Z"/>
              </w:rPr>
            </w:pPr>
            <w:ins w:id="8520"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BF974" w14:textId="77777777" w:rsidR="00161B00" w:rsidRPr="00E352EF" w:rsidRDefault="00161B00" w:rsidP="00161B00">
            <w:pPr>
              <w:jc w:val="both"/>
              <w:rPr>
                <w:ins w:id="8521" w:author="Utente" w:date="2017-07-05T17:08:00Z"/>
              </w:rPr>
            </w:pPr>
            <w:ins w:id="8522"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D855F" w14:textId="77777777" w:rsidR="00161B00" w:rsidRPr="00E352EF" w:rsidRDefault="00161B00" w:rsidP="00161B00">
            <w:pPr>
              <w:jc w:val="both"/>
              <w:rPr>
                <w:ins w:id="8523" w:author="Utente" w:date="2017-07-05T17:08:00Z"/>
              </w:rPr>
            </w:pPr>
            <w:ins w:id="8524"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326A20" w14:textId="77777777" w:rsidR="00161B00" w:rsidRPr="00E352EF" w:rsidRDefault="00161B00" w:rsidP="00161B00">
            <w:pPr>
              <w:jc w:val="both"/>
              <w:rPr>
                <w:ins w:id="8525" w:author="Utente" w:date="2017-07-05T17:08:00Z"/>
              </w:rPr>
            </w:pPr>
            <w:ins w:id="8526" w:author="Utente" w:date="2017-07-05T17:08:00Z">
              <w:r w:rsidRPr="00E352EF">
                <w:rPr>
                  <w:rFonts w:ascii="Calibri" w:eastAsia="Calibri" w:hAnsi="Calibri" w:cs="Calibri"/>
                </w:rPr>
                <w:t>0.286</w:t>
              </w:r>
            </w:ins>
          </w:p>
        </w:tc>
      </w:tr>
      <w:tr w:rsidR="00161B00" w:rsidRPr="00E352EF" w14:paraId="4A3B6BF1" w14:textId="77777777" w:rsidTr="00161B00">
        <w:trPr>
          <w:ins w:id="852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8727E" w14:textId="77777777" w:rsidR="00161B00" w:rsidRPr="00E352EF" w:rsidRDefault="00161B00" w:rsidP="00161B00">
            <w:pPr>
              <w:jc w:val="both"/>
              <w:rPr>
                <w:ins w:id="8528" w:author="Utente" w:date="2017-07-05T17:08:00Z"/>
              </w:rPr>
            </w:pPr>
            <w:ins w:id="852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27DD" w14:textId="77777777" w:rsidR="00161B00" w:rsidRPr="00E352EF" w:rsidRDefault="00161B00" w:rsidP="00161B00">
            <w:pPr>
              <w:jc w:val="both"/>
              <w:rPr>
                <w:ins w:id="8530" w:author="Utente" w:date="2017-07-05T17:08:00Z"/>
              </w:rPr>
            </w:pPr>
            <w:ins w:id="8531"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05D4" w14:textId="77777777" w:rsidR="00161B00" w:rsidRPr="00E352EF" w:rsidRDefault="00161B00" w:rsidP="00161B00">
            <w:pPr>
              <w:jc w:val="both"/>
              <w:rPr>
                <w:ins w:id="8532" w:author="Utente" w:date="2017-07-05T17:08:00Z"/>
              </w:rPr>
            </w:pPr>
            <w:ins w:id="853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F66DE" w14:textId="77777777" w:rsidR="00161B00" w:rsidRPr="00E352EF" w:rsidRDefault="00161B00" w:rsidP="00161B00">
            <w:pPr>
              <w:jc w:val="both"/>
              <w:rPr>
                <w:ins w:id="8534" w:author="Utente" w:date="2017-07-05T17:08:00Z"/>
              </w:rPr>
            </w:pPr>
            <w:ins w:id="853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A05C0" w14:textId="77777777" w:rsidR="00161B00" w:rsidRPr="00E352EF" w:rsidRDefault="00161B00" w:rsidP="00161B00">
            <w:pPr>
              <w:jc w:val="both"/>
              <w:rPr>
                <w:ins w:id="8536" w:author="Utente" w:date="2017-07-05T17:08:00Z"/>
              </w:rPr>
            </w:pPr>
            <w:ins w:id="8537" w:author="Utente" w:date="2017-07-05T17:08:00Z">
              <w:r w:rsidRPr="00E352EF">
                <w:rPr>
                  <w:rFonts w:ascii="Calibri" w:eastAsia="Calibri" w:hAnsi="Calibri" w:cs="Calibri"/>
                </w:rPr>
                <w:t>0.064</w:t>
              </w:r>
            </w:ins>
          </w:p>
        </w:tc>
      </w:tr>
      <w:tr w:rsidR="00161B00" w:rsidRPr="00E352EF" w14:paraId="3A882D6A" w14:textId="77777777" w:rsidTr="00161B00">
        <w:trPr>
          <w:ins w:id="853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8EA8B" w14:textId="77777777" w:rsidR="00161B00" w:rsidRPr="00E352EF" w:rsidRDefault="00161B00" w:rsidP="00161B00">
            <w:pPr>
              <w:jc w:val="both"/>
              <w:rPr>
                <w:ins w:id="8539" w:author="Utente" w:date="2017-07-05T17:08:00Z"/>
              </w:rPr>
            </w:pPr>
            <w:ins w:id="8540"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AC936" w14:textId="77777777" w:rsidR="00161B00" w:rsidRPr="00E352EF" w:rsidRDefault="00161B00" w:rsidP="00161B00">
            <w:pPr>
              <w:jc w:val="both"/>
              <w:rPr>
                <w:ins w:id="8541" w:author="Utente" w:date="2017-07-05T17:08:00Z"/>
              </w:rPr>
            </w:pPr>
            <w:ins w:id="8542"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5F9FA" w14:textId="77777777" w:rsidR="00161B00" w:rsidRPr="00E352EF" w:rsidRDefault="00161B00" w:rsidP="00161B00">
            <w:pPr>
              <w:jc w:val="both"/>
              <w:rPr>
                <w:ins w:id="8543" w:author="Utente" w:date="2017-07-05T17:08:00Z"/>
              </w:rPr>
            </w:pPr>
            <w:ins w:id="8544"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3D21A" w14:textId="77777777" w:rsidR="00161B00" w:rsidRPr="00E352EF" w:rsidRDefault="00161B00" w:rsidP="00161B00">
            <w:pPr>
              <w:jc w:val="both"/>
              <w:rPr>
                <w:ins w:id="8545" w:author="Utente" w:date="2017-07-05T17:08:00Z"/>
              </w:rPr>
            </w:pPr>
            <w:ins w:id="8546"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EFE09A" w14:textId="77777777" w:rsidR="00161B00" w:rsidRPr="00E352EF" w:rsidRDefault="00161B00" w:rsidP="00161B00">
            <w:pPr>
              <w:jc w:val="both"/>
              <w:rPr>
                <w:ins w:id="8547" w:author="Utente" w:date="2017-07-05T17:08:00Z"/>
              </w:rPr>
            </w:pPr>
            <w:ins w:id="8548" w:author="Utente" w:date="2017-07-05T17:08:00Z">
              <w:r w:rsidRPr="00E352EF">
                <w:rPr>
                  <w:rFonts w:ascii="Calibri" w:eastAsia="Calibri" w:hAnsi="Calibri" w:cs="Calibri"/>
                </w:rPr>
                <w:t>0.043</w:t>
              </w:r>
            </w:ins>
          </w:p>
        </w:tc>
      </w:tr>
      <w:tr w:rsidR="00161B00" w:rsidRPr="00E352EF" w14:paraId="04C18E06" w14:textId="77777777" w:rsidTr="00161B00">
        <w:trPr>
          <w:ins w:id="854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2190" w14:textId="77777777" w:rsidR="00161B00" w:rsidRPr="00E352EF" w:rsidRDefault="00161B00" w:rsidP="00161B00">
            <w:pPr>
              <w:jc w:val="both"/>
              <w:rPr>
                <w:ins w:id="8550" w:author="Utente" w:date="2017-07-05T17:08:00Z"/>
              </w:rPr>
            </w:pPr>
            <w:ins w:id="8551"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53EC" w14:textId="77777777" w:rsidR="00161B00" w:rsidRPr="00E352EF" w:rsidRDefault="00161B00" w:rsidP="00161B00">
            <w:pPr>
              <w:jc w:val="both"/>
              <w:rPr>
                <w:ins w:id="8552" w:author="Utente" w:date="2017-07-05T17:08:00Z"/>
              </w:rPr>
            </w:pPr>
            <w:ins w:id="8553"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70EE" w14:textId="77777777" w:rsidR="00161B00" w:rsidRPr="00E352EF" w:rsidRDefault="00161B00" w:rsidP="00161B00">
            <w:pPr>
              <w:jc w:val="both"/>
              <w:rPr>
                <w:ins w:id="8554" w:author="Utente" w:date="2017-07-05T17:08:00Z"/>
              </w:rPr>
            </w:pPr>
            <w:ins w:id="8555"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C3F65" w14:textId="77777777" w:rsidR="00161B00" w:rsidRPr="00E352EF" w:rsidRDefault="00161B00" w:rsidP="00161B00">
            <w:pPr>
              <w:jc w:val="both"/>
              <w:rPr>
                <w:ins w:id="8556" w:author="Utente" w:date="2017-07-05T17:08:00Z"/>
              </w:rPr>
            </w:pPr>
            <w:ins w:id="8557"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8AC94" w14:textId="77777777" w:rsidR="00161B00" w:rsidRPr="00E352EF" w:rsidRDefault="00161B00" w:rsidP="00161B00">
            <w:pPr>
              <w:jc w:val="both"/>
              <w:rPr>
                <w:ins w:id="8558" w:author="Utente" w:date="2017-07-05T17:08:00Z"/>
              </w:rPr>
            </w:pPr>
            <w:ins w:id="8559" w:author="Utente" w:date="2017-07-05T17:08:00Z">
              <w:r w:rsidRPr="00E352EF">
                <w:rPr>
                  <w:rFonts w:ascii="Calibri" w:eastAsia="Calibri" w:hAnsi="Calibri" w:cs="Calibri"/>
                </w:rPr>
                <w:t>NULL</w:t>
              </w:r>
            </w:ins>
          </w:p>
        </w:tc>
      </w:tr>
      <w:tr w:rsidR="00161B00" w:rsidRPr="00E352EF" w14:paraId="157227DB" w14:textId="77777777" w:rsidTr="00161B00">
        <w:trPr>
          <w:ins w:id="856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23102" w14:textId="77777777" w:rsidR="00161B00" w:rsidRPr="00E352EF" w:rsidRDefault="00161B00" w:rsidP="00161B00">
            <w:pPr>
              <w:jc w:val="both"/>
              <w:rPr>
                <w:ins w:id="8561" w:author="Utente" w:date="2017-07-05T17:08:00Z"/>
              </w:rPr>
            </w:pPr>
            <w:ins w:id="8562"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ECF61" w14:textId="77777777" w:rsidR="00161B00" w:rsidRPr="00E352EF" w:rsidRDefault="00161B00" w:rsidP="00161B00">
            <w:pPr>
              <w:jc w:val="both"/>
              <w:rPr>
                <w:ins w:id="8563" w:author="Utente" w:date="2017-07-05T17:08:00Z"/>
              </w:rPr>
            </w:pPr>
            <w:ins w:id="8564"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671D0" w14:textId="77777777" w:rsidR="00161B00" w:rsidRPr="00E352EF" w:rsidRDefault="00161B00" w:rsidP="00161B00">
            <w:pPr>
              <w:jc w:val="both"/>
              <w:rPr>
                <w:ins w:id="8565" w:author="Utente" w:date="2017-07-05T17:08:00Z"/>
              </w:rPr>
            </w:pPr>
            <w:ins w:id="8566"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90D88" w14:textId="77777777" w:rsidR="00161B00" w:rsidRPr="00E352EF" w:rsidRDefault="00161B00" w:rsidP="00161B00">
            <w:pPr>
              <w:jc w:val="both"/>
              <w:rPr>
                <w:ins w:id="8567" w:author="Utente" w:date="2017-07-05T17:08:00Z"/>
              </w:rPr>
            </w:pPr>
            <w:ins w:id="8568"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8F37E" w14:textId="77777777" w:rsidR="00161B00" w:rsidRPr="00E352EF" w:rsidRDefault="00161B00" w:rsidP="00161B00">
            <w:pPr>
              <w:jc w:val="both"/>
              <w:rPr>
                <w:ins w:id="8569" w:author="Utente" w:date="2017-07-05T17:08:00Z"/>
              </w:rPr>
            </w:pPr>
            <w:ins w:id="8570" w:author="Utente" w:date="2017-07-05T17:08:00Z">
              <w:r w:rsidRPr="00E352EF">
                <w:rPr>
                  <w:rFonts w:ascii="Calibri" w:eastAsia="Calibri" w:hAnsi="Calibri" w:cs="Calibri"/>
                </w:rPr>
                <w:t>0.08</w:t>
              </w:r>
            </w:ins>
          </w:p>
        </w:tc>
      </w:tr>
    </w:tbl>
    <w:p w14:paraId="576FB26E" w14:textId="77777777" w:rsidR="00161B00" w:rsidRDefault="00161B00" w:rsidP="00161B00">
      <w:pPr>
        <w:jc w:val="both"/>
        <w:rPr>
          <w:ins w:id="8571" w:author="Utente" w:date="2017-07-05T17:08:00Z"/>
        </w:rPr>
      </w:pPr>
    </w:p>
    <w:p w14:paraId="731D16CD" w14:textId="77777777" w:rsidR="00161B00" w:rsidRPr="00E352EF" w:rsidRDefault="00161B00" w:rsidP="00161B00">
      <w:pPr>
        <w:jc w:val="both"/>
        <w:rPr>
          <w:ins w:id="8572" w:author="Utente" w:date="2017-07-05T17:08:00Z"/>
        </w:rPr>
      </w:pPr>
      <w:ins w:id="8573" w:author="Utente" w:date="2017-07-05T17:08:00Z">
        <w:r w:rsidRPr="00FC270B">
          <w:rPr>
            <w:i/>
          </w:rPr>
          <w:t>Example</w:t>
        </w:r>
        <w:r>
          <w:rPr>
            <w:i/>
          </w:rPr>
          <w:t xml:space="preserve"> </w:t>
        </w:r>
        <w:r w:rsidRPr="00FC270B">
          <w:rPr>
            <w:i/>
          </w:rPr>
          <w:t>1</w:t>
        </w:r>
        <w:r>
          <w:t xml:space="preserve">: </w:t>
        </w:r>
        <w:r>
          <w:tab/>
          <w:t>DS_r:=</w:t>
        </w:r>
        <w:r w:rsidRPr="00FC270B">
          <w:rPr>
            <w:b/>
          </w:rPr>
          <w:t>exists</w:t>
        </w:r>
        <w:r>
          <w:t>(DS_1, DS_2, all)</w:t>
        </w:r>
      </w:ins>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39D7BA57" w14:textId="77777777" w:rsidTr="00161B00">
        <w:trPr>
          <w:ins w:id="8574"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E00A571" w14:textId="77777777" w:rsidR="00161B00" w:rsidRPr="00E352EF" w:rsidRDefault="00161B00" w:rsidP="00161B00">
            <w:pPr>
              <w:jc w:val="both"/>
              <w:rPr>
                <w:ins w:id="8575" w:author="Utente" w:date="2017-07-05T17:08:00Z"/>
              </w:rPr>
            </w:pPr>
            <w:ins w:id="8576" w:author="Utente" w:date="2017-07-05T17:08:00Z">
              <w:r>
                <w:rPr>
                  <w:rFonts w:ascii="Calibri" w:eastAsia="Calibri" w:hAnsi="Calibri" w:cs="Calibri"/>
                </w:rPr>
                <w:t>DS_r</w:t>
              </w:r>
            </w:ins>
          </w:p>
        </w:tc>
      </w:tr>
      <w:tr w:rsidR="00161B00" w:rsidRPr="00E352EF" w14:paraId="3EE0D04F" w14:textId="77777777" w:rsidTr="00161B00">
        <w:trPr>
          <w:ins w:id="8577"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1470BA" w14:textId="77777777" w:rsidR="00161B00" w:rsidRPr="00E352EF" w:rsidRDefault="00161B00" w:rsidP="00161B00">
            <w:pPr>
              <w:jc w:val="both"/>
              <w:rPr>
                <w:ins w:id="8578" w:author="Utente" w:date="2017-07-05T17:08:00Z"/>
              </w:rPr>
            </w:pPr>
            <w:ins w:id="8579"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5503C" w14:textId="77777777" w:rsidR="00161B00" w:rsidRPr="00E352EF" w:rsidRDefault="00161B00" w:rsidP="00161B00">
            <w:pPr>
              <w:jc w:val="both"/>
              <w:rPr>
                <w:ins w:id="8580" w:author="Utente" w:date="2017-07-05T17:08:00Z"/>
              </w:rPr>
            </w:pPr>
            <w:ins w:id="8581"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53DE44" w14:textId="77777777" w:rsidR="00161B00" w:rsidRPr="00E352EF" w:rsidRDefault="00161B00" w:rsidP="00161B00">
            <w:pPr>
              <w:jc w:val="both"/>
              <w:rPr>
                <w:ins w:id="8582" w:author="Utente" w:date="2017-07-05T17:08:00Z"/>
              </w:rPr>
            </w:pPr>
            <w:ins w:id="8583"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82DA0D" w14:textId="77777777" w:rsidR="00161B00" w:rsidRPr="00E352EF" w:rsidRDefault="00161B00" w:rsidP="00161B00">
            <w:pPr>
              <w:jc w:val="both"/>
              <w:rPr>
                <w:ins w:id="8584" w:author="Utente" w:date="2017-07-05T17:08:00Z"/>
              </w:rPr>
            </w:pPr>
            <w:ins w:id="8585"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F40E99" w14:textId="77777777" w:rsidR="00161B00" w:rsidRPr="00E352EF" w:rsidRDefault="00161B00" w:rsidP="00161B00">
            <w:pPr>
              <w:jc w:val="both"/>
              <w:rPr>
                <w:ins w:id="8586" w:author="Utente" w:date="2017-07-05T17:08:00Z"/>
              </w:rPr>
            </w:pPr>
            <w:ins w:id="8587" w:author="Utente" w:date="2017-07-05T17:08:00Z">
              <w:r w:rsidRPr="00F27DF7">
                <w:rPr>
                  <w:rFonts w:ascii="Arial" w:eastAsia="Calibri" w:hAnsi="Arial" w:cs="Arial"/>
                  <w:b/>
                </w:rPr>
                <w:t>bool_var</w:t>
              </w:r>
            </w:ins>
          </w:p>
        </w:tc>
      </w:tr>
      <w:tr w:rsidR="00161B00" w:rsidRPr="00E352EF" w14:paraId="799D0CC2" w14:textId="77777777" w:rsidTr="00161B00">
        <w:trPr>
          <w:ins w:id="8588"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4408A" w14:textId="77777777" w:rsidR="00161B00" w:rsidRPr="00E352EF" w:rsidRDefault="00161B00" w:rsidP="00161B00">
            <w:pPr>
              <w:jc w:val="both"/>
              <w:rPr>
                <w:ins w:id="8589" w:author="Utente" w:date="2017-07-05T17:08:00Z"/>
              </w:rPr>
            </w:pPr>
            <w:ins w:id="8590"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CBFCE" w14:textId="77777777" w:rsidR="00161B00" w:rsidRPr="00E352EF" w:rsidRDefault="00161B00" w:rsidP="00161B00">
            <w:pPr>
              <w:jc w:val="both"/>
              <w:rPr>
                <w:ins w:id="8591" w:author="Utente" w:date="2017-07-05T17:08:00Z"/>
              </w:rPr>
            </w:pPr>
            <w:ins w:id="8592"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71B3B" w14:textId="77777777" w:rsidR="00161B00" w:rsidRPr="00E352EF" w:rsidRDefault="00161B00" w:rsidP="00161B00">
            <w:pPr>
              <w:jc w:val="both"/>
              <w:rPr>
                <w:ins w:id="8593" w:author="Utente" w:date="2017-07-05T17:08:00Z"/>
              </w:rPr>
            </w:pPr>
            <w:ins w:id="8594"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C4E4B" w14:textId="77777777" w:rsidR="00161B00" w:rsidRPr="00E352EF" w:rsidRDefault="00161B00" w:rsidP="00161B00">
            <w:pPr>
              <w:jc w:val="both"/>
              <w:rPr>
                <w:ins w:id="8595" w:author="Utente" w:date="2017-07-05T17:08:00Z"/>
              </w:rPr>
            </w:pPr>
            <w:ins w:id="8596"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4855D" w14:textId="77777777" w:rsidR="00161B00" w:rsidRPr="00E352EF" w:rsidRDefault="00161B00" w:rsidP="00161B00">
            <w:pPr>
              <w:jc w:val="both"/>
              <w:rPr>
                <w:ins w:id="8597" w:author="Utente" w:date="2017-07-05T17:08:00Z"/>
              </w:rPr>
            </w:pPr>
            <w:ins w:id="8598" w:author="Utente" w:date="2017-07-05T17:08:00Z">
              <w:r w:rsidRPr="00E352EF">
                <w:rPr>
                  <w:rFonts w:ascii="Calibri" w:eastAsia="Calibri" w:hAnsi="Calibri" w:cs="Calibri"/>
                </w:rPr>
                <w:t>true</w:t>
              </w:r>
            </w:ins>
          </w:p>
        </w:tc>
      </w:tr>
      <w:tr w:rsidR="00161B00" w:rsidRPr="00E352EF" w14:paraId="1B8EB3AC" w14:textId="77777777" w:rsidTr="00161B00">
        <w:trPr>
          <w:ins w:id="8599"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F75BA" w14:textId="77777777" w:rsidR="00161B00" w:rsidRPr="00E352EF" w:rsidRDefault="00161B00" w:rsidP="00161B00">
            <w:pPr>
              <w:jc w:val="both"/>
              <w:rPr>
                <w:ins w:id="8600" w:author="Utente" w:date="2017-07-05T17:08:00Z"/>
              </w:rPr>
            </w:pPr>
            <w:ins w:id="8601"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40ECE" w14:textId="77777777" w:rsidR="00161B00" w:rsidRPr="00E352EF" w:rsidRDefault="00161B00" w:rsidP="00161B00">
            <w:pPr>
              <w:jc w:val="both"/>
              <w:rPr>
                <w:ins w:id="8602" w:author="Utente" w:date="2017-07-05T17:08:00Z"/>
              </w:rPr>
            </w:pPr>
            <w:ins w:id="8603"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AB17" w14:textId="77777777" w:rsidR="00161B00" w:rsidRPr="00E352EF" w:rsidRDefault="00161B00" w:rsidP="00161B00">
            <w:pPr>
              <w:jc w:val="both"/>
              <w:rPr>
                <w:ins w:id="8604" w:author="Utente" w:date="2017-07-05T17:08:00Z"/>
              </w:rPr>
            </w:pPr>
            <w:ins w:id="8605"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5831F2" w14:textId="77777777" w:rsidR="00161B00" w:rsidRPr="00E352EF" w:rsidRDefault="00161B00" w:rsidP="00161B00">
            <w:pPr>
              <w:jc w:val="both"/>
              <w:rPr>
                <w:ins w:id="8606" w:author="Utente" w:date="2017-07-05T17:08:00Z"/>
              </w:rPr>
            </w:pPr>
            <w:ins w:id="8607"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111A5" w14:textId="77777777" w:rsidR="00161B00" w:rsidRPr="00E352EF" w:rsidRDefault="00161B00" w:rsidP="00161B00">
            <w:pPr>
              <w:jc w:val="both"/>
              <w:rPr>
                <w:ins w:id="8608" w:author="Utente" w:date="2017-07-05T17:08:00Z"/>
              </w:rPr>
            </w:pPr>
            <w:ins w:id="8609" w:author="Utente" w:date="2017-07-05T17:08:00Z">
              <w:r w:rsidRPr="00E352EF">
                <w:rPr>
                  <w:rFonts w:ascii="Calibri" w:eastAsia="Calibri" w:hAnsi="Calibri" w:cs="Calibri"/>
                </w:rPr>
                <w:t>false</w:t>
              </w:r>
            </w:ins>
          </w:p>
        </w:tc>
      </w:tr>
      <w:tr w:rsidR="00161B00" w:rsidRPr="00E352EF" w14:paraId="3E1F00BF" w14:textId="77777777" w:rsidTr="00161B00">
        <w:trPr>
          <w:ins w:id="861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F80F6" w14:textId="77777777" w:rsidR="00161B00" w:rsidRPr="00E352EF" w:rsidRDefault="00161B00" w:rsidP="00161B00">
            <w:pPr>
              <w:jc w:val="both"/>
              <w:rPr>
                <w:ins w:id="8611" w:author="Utente" w:date="2017-07-05T17:08:00Z"/>
              </w:rPr>
            </w:pPr>
            <w:ins w:id="8612"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532F0A" w14:textId="77777777" w:rsidR="00161B00" w:rsidRPr="00E352EF" w:rsidRDefault="00161B00" w:rsidP="00161B00">
            <w:pPr>
              <w:jc w:val="both"/>
              <w:rPr>
                <w:ins w:id="8613" w:author="Utente" w:date="2017-07-05T17:08:00Z"/>
              </w:rPr>
            </w:pPr>
            <w:ins w:id="8614"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06C05" w14:textId="77777777" w:rsidR="00161B00" w:rsidRPr="00E352EF" w:rsidRDefault="00161B00" w:rsidP="00161B00">
            <w:pPr>
              <w:jc w:val="both"/>
              <w:rPr>
                <w:ins w:id="8615" w:author="Utente" w:date="2017-07-05T17:08:00Z"/>
              </w:rPr>
            </w:pPr>
            <w:ins w:id="8616"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CF068" w14:textId="77777777" w:rsidR="00161B00" w:rsidRPr="00E352EF" w:rsidRDefault="00161B00" w:rsidP="00161B00">
            <w:pPr>
              <w:jc w:val="both"/>
              <w:rPr>
                <w:ins w:id="8617" w:author="Utente" w:date="2017-07-05T17:08:00Z"/>
              </w:rPr>
            </w:pPr>
            <w:ins w:id="8618"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F918A" w14:textId="77777777" w:rsidR="00161B00" w:rsidRPr="00E352EF" w:rsidRDefault="00161B00" w:rsidP="00161B00">
            <w:pPr>
              <w:jc w:val="both"/>
              <w:rPr>
                <w:ins w:id="8619" w:author="Utente" w:date="2017-07-05T17:08:00Z"/>
              </w:rPr>
            </w:pPr>
            <w:ins w:id="8620" w:author="Utente" w:date="2017-07-05T17:08:00Z">
              <w:r w:rsidRPr="00E352EF">
                <w:rPr>
                  <w:rFonts w:ascii="Calibri" w:eastAsia="Calibri" w:hAnsi="Calibri" w:cs="Calibri"/>
                </w:rPr>
                <w:t>true</w:t>
              </w:r>
            </w:ins>
          </w:p>
        </w:tc>
      </w:tr>
      <w:tr w:rsidR="00161B00" w:rsidRPr="00E352EF" w14:paraId="6DC758E7" w14:textId="77777777" w:rsidTr="00161B00">
        <w:trPr>
          <w:ins w:id="862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8045" w14:textId="77777777" w:rsidR="00161B00" w:rsidRPr="00E352EF" w:rsidRDefault="00161B00" w:rsidP="00161B00">
            <w:pPr>
              <w:jc w:val="both"/>
              <w:rPr>
                <w:ins w:id="8622" w:author="Utente" w:date="2017-07-05T17:08:00Z"/>
              </w:rPr>
            </w:pPr>
            <w:ins w:id="8623"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1AB96" w14:textId="77777777" w:rsidR="00161B00" w:rsidRPr="00E352EF" w:rsidRDefault="00161B00" w:rsidP="00161B00">
            <w:pPr>
              <w:jc w:val="both"/>
              <w:rPr>
                <w:ins w:id="8624" w:author="Utente" w:date="2017-07-05T17:08:00Z"/>
              </w:rPr>
            </w:pPr>
            <w:ins w:id="8625"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06F23" w14:textId="77777777" w:rsidR="00161B00" w:rsidRPr="00E352EF" w:rsidRDefault="00161B00" w:rsidP="00161B00">
            <w:pPr>
              <w:jc w:val="both"/>
              <w:rPr>
                <w:ins w:id="8626" w:author="Utente" w:date="2017-07-05T17:08:00Z"/>
              </w:rPr>
            </w:pPr>
            <w:ins w:id="8627"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5CCB" w14:textId="77777777" w:rsidR="00161B00" w:rsidRPr="00E352EF" w:rsidRDefault="00161B00" w:rsidP="00161B00">
            <w:pPr>
              <w:jc w:val="both"/>
              <w:rPr>
                <w:ins w:id="8628" w:author="Utente" w:date="2017-07-05T17:08:00Z"/>
              </w:rPr>
            </w:pPr>
            <w:ins w:id="8629"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B1BC" w14:textId="77777777" w:rsidR="00161B00" w:rsidRPr="00E352EF" w:rsidRDefault="00161B00" w:rsidP="00161B00">
            <w:pPr>
              <w:jc w:val="both"/>
              <w:rPr>
                <w:ins w:id="8630" w:author="Utente" w:date="2017-07-05T17:08:00Z"/>
              </w:rPr>
            </w:pPr>
            <w:ins w:id="8631" w:author="Utente" w:date="2017-07-05T17:08:00Z">
              <w:r w:rsidRPr="00E352EF">
                <w:rPr>
                  <w:rFonts w:ascii="Calibri" w:eastAsia="Calibri" w:hAnsi="Calibri" w:cs="Calibri"/>
                </w:rPr>
                <w:t>false</w:t>
              </w:r>
            </w:ins>
          </w:p>
        </w:tc>
      </w:tr>
      <w:tr w:rsidR="00161B00" w:rsidRPr="00E352EF" w14:paraId="78E439EC" w14:textId="77777777" w:rsidTr="00161B00">
        <w:trPr>
          <w:ins w:id="863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A8D6E" w14:textId="77777777" w:rsidR="00161B00" w:rsidRPr="00E352EF" w:rsidRDefault="00161B00" w:rsidP="00161B00">
            <w:pPr>
              <w:jc w:val="both"/>
              <w:rPr>
                <w:ins w:id="8633" w:author="Utente" w:date="2017-07-05T17:08:00Z"/>
              </w:rPr>
            </w:pPr>
            <w:ins w:id="863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08403" w14:textId="77777777" w:rsidR="00161B00" w:rsidRPr="00E352EF" w:rsidRDefault="00161B00" w:rsidP="00161B00">
            <w:pPr>
              <w:jc w:val="both"/>
              <w:rPr>
                <w:ins w:id="8635" w:author="Utente" w:date="2017-07-05T17:08:00Z"/>
              </w:rPr>
            </w:pPr>
            <w:ins w:id="8636"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532C4" w14:textId="77777777" w:rsidR="00161B00" w:rsidRPr="00E352EF" w:rsidRDefault="00161B00" w:rsidP="00161B00">
            <w:pPr>
              <w:jc w:val="both"/>
              <w:rPr>
                <w:ins w:id="8637" w:author="Utente" w:date="2017-07-05T17:08:00Z"/>
              </w:rPr>
            </w:pPr>
            <w:ins w:id="863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97494" w14:textId="77777777" w:rsidR="00161B00" w:rsidRPr="00E352EF" w:rsidRDefault="00161B00" w:rsidP="00161B00">
            <w:pPr>
              <w:jc w:val="both"/>
              <w:rPr>
                <w:ins w:id="8639" w:author="Utente" w:date="2017-07-05T17:08:00Z"/>
              </w:rPr>
            </w:pPr>
            <w:ins w:id="8640"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A1069" w14:textId="77777777" w:rsidR="00161B00" w:rsidRPr="00E352EF" w:rsidRDefault="00161B00" w:rsidP="00161B00">
            <w:pPr>
              <w:jc w:val="both"/>
              <w:rPr>
                <w:ins w:id="8641" w:author="Utente" w:date="2017-07-05T17:08:00Z"/>
              </w:rPr>
            </w:pPr>
            <w:ins w:id="8642" w:author="Utente" w:date="2017-07-05T17:08:00Z">
              <w:r w:rsidRPr="00E352EF">
                <w:rPr>
                  <w:rFonts w:ascii="Calibri" w:eastAsia="Calibri" w:hAnsi="Calibri" w:cs="Calibri"/>
                </w:rPr>
                <w:t>false</w:t>
              </w:r>
            </w:ins>
          </w:p>
        </w:tc>
      </w:tr>
    </w:tbl>
    <w:p w14:paraId="668F1243" w14:textId="77777777" w:rsidR="00161B00" w:rsidRPr="00E352EF" w:rsidRDefault="00161B00" w:rsidP="00161B00">
      <w:pPr>
        <w:rPr>
          <w:ins w:id="8643" w:author="Utente" w:date="2017-07-05T17:08:00Z"/>
        </w:rPr>
      </w:pPr>
    </w:p>
    <w:p w14:paraId="19BC7407" w14:textId="77777777" w:rsidR="00161B00" w:rsidRPr="00E352EF" w:rsidDel="008962D0" w:rsidRDefault="00161B00" w:rsidP="00161B00">
      <w:pPr>
        <w:jc w:val="both"/>
        <w:rPr>
          <w:ins w:id="8644" w:author="Utente" w:date="2017-07-05T17:08:00Z"/>
          <w:del w:id="8645" w:author="Laura Viignola" w:date="2017-07-10T16:33:00Z"/>
        </w:rPr>
      </w:pPr>
      <w:ins w:id="8646" w:author="Utente" w:date="2017-07-05T17:08:00Z">
        <w:r w:rsidRPr="00FC270B">
          <w:rPr>
            <w:i/>
          </w:rPr>
          <w:t>Example</w:t>
        </w:r>
        <w:r>
          <w:rPr>
            <w:i/>
          </w:rPr>
          <w:t xml:space="preserve"> 2</w:t>
        </w:r>
        <w:r>
          <w:t xml:space="preserve">: </w:t>
        </w:r>
        <w:r>
          <w:tab/>
          <w:t>DS_r:=</w:t>
        </w:r>
        <w:r w:rsidRPr="00FC270B">
          <w:rPr>
            <w:b/>
          </w:rPr>
          <w:t>exists</w:t>
        </w:r>
        <w:r>
          <w:t>(DS_1, DS_2, true)</w:t>
        </w:r>
      </w:ins>
    </w:p>
    <w:p w14:paraId="6DBBE24B" w14:textId="77777777" w:rsidR="00161B00" w:rsidRDefault="00161B00" w:rsidP="008962D0">
      <w:pPr>
        <w:jc w:val="both"/>
        <w:rPr>
          <w:ins w:id="8647" w:author="Utente" w:date="2017-07-05T17:08:00Z"/>
          <w:rFonts w:ascii="Cambria" w:hAnsi="Cambria"/>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0619C265" w14:textId="77777777" w:rsidTr="00161B00">
        <w:trPr>
          <w:ins w:id="8648"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BE54876" w14:textId="77777777" w:rsidR="00161B00" w:rsidRPr="00E352EF" w:rsidRDefault="00161B00" w:rsidP="00161B00">
            <w:pPr>
              <w:jc w:val="both"/>
              <w:rPr>
                <w:ins w:id="8649" w:author="Utente" w:date="2017-07-05T17:08:00Z"/>
              </w:rPr>
            </w:pPr>
            <w:ins w:id="8650" w:author="Utente" w:date="2017-07-05T17:08:00Z">
              <w:r>
                <w:rPr>
                  <w:rFonts w:ascii="Calibri" w:eastAsia="Calibri" w:hAnsi="Calibri" w:cs="Calibri"/>
                </w:rPr>
                <w:t>DS_r</w:t>
              </w:r>
            </w:ins>
          </w:p>
        </w:tc>
      </w:tr>
      <w:tr w:rsidR="00161B00" w:rsidRPr="00E352EF" w14:paraId="25127E60" w14:textId="77777777" w:rsidTr="00161B00">
        <w:trPr>
          <w:ins w:id="8651"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4342E8" w14:textId="77777777" w:rsidR="00161B00" w:rsidRPr="00E352EF" w:rsidRDefault="00161B00" w:rsidP="00161B00">
            <w:pPr>
              <w:jc w:val="both"/>
              <w:rPr>
                <w:ins w:id="8652" w:author="Utente" w:date="2017-07-05T17:08:00Z"/>
              </w:rPr>
            </w:pPr>
            <w:ins w:id="8653"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6A8A30" w14:textId="77777777" w:rsidR="00161B00" w:rsidRPr="00E352EF" w:rsidRDefault="00161B00" w:rsidP="00161B00">
            <w:pPr>
              <w:jc w:val="both"/>
              <w:rPr>
                <w:ins w:id="8654" w:author="Utente" w:date="2017-07-05T17:08:00Z"/>
              </w:rPr>
            </w:pPr>
            <w:ins w:id="8655"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4406FD" w14:textId="77777777" w:rsidR="00161B00" w:rsidRPr="00E352EF" w:rsidRDefault="00161B00" w:rsidP="00161B00">
            <w:pPr>
              <w:jc w:val="both"/>
              <w:rPr>
                <w:ins w:id="8656" w:author="Utente" w:date="2017-07-05T17:08:00Z"/>
              </w:rPr>
            </w:pPr>
            <w:ins w:id="8657"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CF08C" w14:textId="77777777" w:rsidR="00161B00" w:rsidRPr="00E352EF" w:rsidRDefault="00161B00" w:rsidP="00161B00">
            <w:pPr>
              <w:jc w:val="both"/>
              <w:rPr>
                <w:ins w:id="8658" w:author="Utente" w:date="2017-07-05T17:08:00Z"/>
              </w:rPr>
            </w:pPr>
            <w:ins w:id="8659"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35267E" w14:textId="77777777" w:rsidR="00161B00" w:rsidRPr="00E352EF" w:rsidRDefault="00161B00" w:rsidP="00161B00">
            <w:pPr>
              <w:jc w:val="both"/>
              <w:rPr>
                <w:ins w:id="8660" w:author="Utente" w:date="2017-07-05T17:08:00Z"/>
              </w:rPr>
            </w:pPr>
            <w:ins w:id="8661" w:author="Utente" w:date="2017-07-05T17:08:00Z">
              <w:r w:rsidRPr="00F27DF7">
                <w:rPr>
                  <w:rFonts w:ascii="Arial" w:eastAsia="Calibri" w:hAnsi="Arial" w:cs="Arial"/>
                  <w:b/>
                </w:rPr>
                <w:t>bool_var</w:t>
              </w:r>
            </w:ins>
          </w:p>
        </w:tc>
      </w:tr>
      <w:tr w:rsidR="00161B00" w:rsidRPr="00E352EF" w14:paraId="56DA7168" w14:textId="77777777" w:rsidTr="00161B00">
        <w:trPr>
          <w:ins w:id="866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6F11B" w14:textId="77777777" w:rsidR="00161B00" w:rsidRPr="00E352EF" w:rsidRDefault="00161B00" w:rsidP="00161B00">
            <w:pPr>
              <w:jc w:val="both"/>
              <w:rPr>
                <w:ins w:id="8663" w:author="Utente" w:date="2017-07-05T17:08:00Z"/>
              </w:rPr>
            </w:pPr>
            <w:ins w:id="866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768B" w14:textId="77777777" w:rsidR="00161B00" w:rsidRPr="00E352EF" w:rsidRDefault="00161B00" w:rsidP="00161B00">
            <w:pPr>
              <w:jc w:val="both"/>
              <w:rPr>
                <w:ins w:id="8665" w:author="Utente" w:date="2017-07-05T17:08:00Z"/>
              </w:rPr>
            </w:pPr>
            <w:ins w:id="8666"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BC9540" w14:textId="77777777" w:rsidR="00161B00" w:rsidRPr="00E352EF" w:rsidRDefault="00161B00" w:rsidP="00161B00">
            <w:pPr>
              <w:jc w:val="both"/>
              <w:rPr>
                <w:ins w:id="8667" w:author="Utente" w:date="2017-07-05T17:08:00Z"/>
              </w:rPr>
            </w:pPr>
            <w:ins w:id="866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6A187" w14:textId="77777777" w:rsidR="00161B00" w:rsidRPr="00E352EF" w:rsidRDefault="00161B00" w:rsidP="00161B00">
            <w:pPr>
              <w:jc w:val="both"/>
              <w:rPr>
                <w:ins w:id="8669" w:author="Utente" w:date="2017-07-05T17:08:00Z"/>
              </w:rPr>
            </w:pPr>
            <w:ins w:id="8670"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F7363" w14:textId="77777777" w:rsidR="00161B00" w:rsidRPr="00E352EF" w:rsidRDefault="00161B00" w:rsidP="00161B00">
            <w:pPr>
              <w:jc w:val="both"/>
              <w:rPr>
                <w:ins w:id="8671" w:author="Utente" w:date="2017-07-05T17:08:00Z"/>
              </w:rPr>
            </w:pPr>
            <w:ins w:id="8672" w:author="Utente" w:date="2017-07-05T17:08:00Z">
              <w:r w:rsidRPr="00E352EF">
                <w:rPr>
                  <w:rFonts w:ascii="Calibri" w:eastAsia="Calibri" w:hAnsi="Calibri" w:cs="Calibri"/>
                </w:rPr>
                <w:t>true</w:t>
              </w:r>
            </w:ins>
          </w:p>
        </w:tc>
      </w:tr>
      <w:tr w:rsidR="00161B00" w:rsidRPr="00E352EF" w14:paraId="6ADFF73D" w14:textId="77777777" w:rsidTr="00161B00">
        <w:trPr>
          <w:ins w:id="867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97D2" w14:textId="77777777" w:rsidR="00161B00" w:rsidRPr="00E352EF" w:rsidRDefault="00161B00" w:rsidP="00161B00">
            <w:pPr>
              <w:jc w:val="both"/>
              <w:rPr>
                <w:ins w:id="8674" w:author="Utente" w:date="2017-07-05T17:08:00Z"/>
              </w:rPr>
            </w:pPr>
            <w:ins w:id="867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227C" w14:textId="77777777" w:rsidR="00161B00" w:rsidRPr="00E352EF" w:rsidRDefault="00161B00" w:rsidP="00161B00">
            <w:pPr>
              <w:jc w:val="both"/>
              <w:rPr>
                <w:ins w:id="8676" w:author="Utente" w:date="2017-07-05T17:08:00Z"/>
              </w:rPr>
            </w:pPr>
            <w:ins w:id="8677"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5EF06" w14:textId="77777777" w:rsidR="00161B00" w:rsidRPr="00E352EF" w:rsidRDefault="00161B00" w:rsidP="00161B00">
            <w:pPr>
              <w:jc w:val="both"/>
              <w:rPr>
                <w:ins w:id="8678" w:author="Utente" w:date="2017-07-05T17:08:00Z"/>
              </w:rPr>
            </w:pPr>
            <w:ins w:id="867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F9C50" w14:textId="77777777" w:rsidR="00161B00" w:rsidRPr="00E352EF" w:rsidRDefault="00161B00" w:rsidP="00161B00">
            <w:pPr>
              <w:jc w:val="both"/>
              <w:rPr>
                <w:ins w:id="8680" w:author="Utente" w:date="2017-07-05T17:08:00Z"/>
              </w:rPr>
            </w:pPr>
            <w:ins w:id="8681"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C6873" w14:textId="77777777" w:rsidR="00161B00" w:rsidRPr="00E352EF" w:rsidRDefault="00161B00" w:rsidP="00161B00">
            <w:pPr>
              <w:jc w:val="both"/>
              <w:rPr>
                <w:ins w:id="8682" w:author="Utente" w:date="2017-07-05T17:08:00Z"/>
              </w:rPr>
            </w:pPr>
            <w:ins w:id="8683" w:author="Utente" w:date="2017-07-05T17:08:00Z">
              <w:r w:rsidRPr="00E352EF">
                <w:rPr>
                  <w:rFonts w:ascii="Calibri" w:eastAsia="Calibri" w:hAnsi="Calibri" w:cs="Calibri"/>
                </w:rPr>
                <w:t>true</w:t>
              </w:r>
            </w:ins>
          </w:p>
        </w:tc>
      </w:tr>
    </w:tbl>
    <w:p w14:paraId="2D1CDBD8" w14:textId="77777777" w:rsidR="00161B00" w:rsidRDefault="00161B00" w:rsidP="00161B00">
      <w:pPr>
        <w:rPr>
          <w:ins w:id="8684" w:author="Utente" w:date="2017-07-05T17:08:00Z"/>
          <w:rFonts w:ascii="Cambria" w:hAnsi="Cambria"/>
        </w:rPr>
      </w:pPr>
    </w:p>
    <w:p w14:paraId="472AAA89" w14:textId="77777777" w:rsidR="00161B00" w:rsidRPr="00E352EF" w:rsidRDefault="00161B00" w:rsidP="00161B00">
      <w:pPr>
        <w:jc w:val="both"/>
        <w:rPr>
          <w:ins w:id="8685" w:author="Utente" w:date="2017-07-05T17:08:00Z"/>
        </w:rPr>
      </w:pPr>
      <w:ins w:id="8686" w:author="Utente" w:date="2017-07-05T17:08:00Z">
        <w:r w:rsidRPr="00FC270B">
          <w:rPr>
            <w:i/>
          </w:rPr>
          <w:t>Example</w:t>
        </w:r>
        <w:r>
          <w:rPr>
            <w:i/>
          </w:rPr>
          <w:t xml:space="preserve"> 3</w:t>
        </w:r>
        <w:r>
          <w:t xml:space="preserve">: </w:t>
        </w:r>
        <w:r>
          <w:tab/>
          <w:t>DS_r:=</w:t>
        </w:r>
        <w:r w:rsidRPr="00FC270B">
          <w:rPr>
            <w:b/>
          </w:rPr>
          <w:t>exists</w:t>
        </w:r>
        <w:r>
          <w:t>(DS_1, DS_2, false)</w:t>
        </w:r>
      </w:ins>
    </w:p>
    <w:tbl>
      <w:tblPr>
        <w:tblW w:w="628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1744"/>
      </w:tblGrid>
      <w:tr w:rsidR="00161B00" w:rsidRPr="00E352EF" w14:paraId="20E286E4" w14:textId="77777777" w:rsidTr="00161B00">
        <w:trPr>
          <w:ins w:id="8687" w:author="Utente" w:date="2017-07-05T17:08:00Z"/>
        </w:trPr>
        <w:tc>
          <w:tcPr>
            <w:tcW w:w="62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ADD2508" w14:textId="77777777" w:rsidR="00161B00" w:rsidRPr="00E352EF" w:rsidRDefault="00161B00" w:rsidP="00161B00">
            <w:pPr>
              <w:jc w:val="both"/>
              <w:rPr>
                <w:ins w:id="8688" w:author="Utente" w:date="2017-07-05T17:08:00Z"/>
              </w:rPr>
            </w:pPr>
            <w:ins w:id="8689" w:author="Utente" w:date="2017-07-05T17:08:00Z">
              <w:r>
                <w:rPr>
                  <w:rFonts w:ascii="Calibri" w:eastAsia="Calibri" w:hAnsi="Calibri" w:cs="Calibri"/>
                </w:rPr>
                <w:t>DS_r</w:t>
              </w:r>
            </w:ins>
          </w:p>
        </w:tc>
      </w:tr>
      <w:tr w:rsidR="00161B00" w:rsidRPr="00E352EF" w14:paraId="183B12BF" w14:textId="77777777" w:rsidTr="00161B00">
        <w:trPr>
          <w:ins w:id="8690"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5D8A48" w14:textId="77777777" w:rsidR="00161B00" w:rsidRPr="00E352EF" w:rsidRDefault="00161B00" w:rsidP="00161B00">
            <w:pPr>
              <w:jc w:val="both"/>
              <w:rPr>
                <w:ins w:id="8691" w:author="Utente" w:date="2017-07-05T17:08:00Z"/>
              </w:rPr>
            </w:pPr>
            <w:ins w:id="8692"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8EC17F" w14:textId="77777777" w:rsidR="00161B00" w:rsidRPr="00E352EF" w:rsidRDefault="00161B00" w:rsidP="00161B00">
            <w:pPr>
              <w:jc w:val="both"/>
              <w:rPr>
                <w:ins w:id="8693" w:author="Utente" w:date="2017-07-05T17:08:00Z"/>
              </w:rPr>
            </w:pPr>
            <w:ins w:id="8694"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22112" w14:textId="77777777" w:rsidR="00161B00" w:rsidRPr="00E352EF" w:rsidRDefault="00161B00" w:rsidP="00161B00">
            <w:pPr>
              <w:jc w:val="both"/>
              <w:rPr>
                <w:ins w:id="8695" w:author="Utente" w:date="2017-07-05T17:08:00Z"/>
              </w:rPr>
            </w:pPr>
            <w:ins w:id="8696"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DB73A6" w14:textId="77777777" w:rsidR="00161B00" w:rsidRPr="00E352EF" w:rsidRDefault="00161B00" w:rsidP="00161B00">
            <w:pPr>
              <w:jc w:val="both"/>
              <w:rPr>
                <w:ins w:id="8697" w:author="Utente" w:date="2017-07-05T17:08:00Z"/>
              </w:rPr>
            </w:pPr>
            <w:ins w:id="8698" w:author="Utente" w:date="2017-07-05T17:08:00Z">
              <w:r>
                <w:rPr>
                  <w:rFonts w:ascii="Calibri" w:eastAsia="Calibri" w:hAnsi="Calibri" w:cs="Calibri"/>
                  <w:b/>
                </w:rPr>
                <w:t>Id_4</w:t>
              </w:r>
            </w:ins>
          </w:p>
        </w:tc>
        <w:tc>
          <w:tcPr>
            <w:tcW w:w="17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F0856B" w14:textId="77777777" w:rsidR="00161B00" w:rsidRPr="00E352EF" w:rsidRDefault="00161B00" w:rsidP="00161B00">
            <w:pPr>
              <w:jc w:val="both"/>
              <w:rPr>
                <w:ins w:id="8699" w:author="Utente" w:date="2017-07-05T17:08:00Z"/>
              </w:rPr>
            </w:pPr>
            <w:ins w:id="8700" w:author="Utente" w:date="2017-07-05T17:08:00Z">
              <w:r w:rsidRPr="00F27DF7">
                <w:rPr>
                  <w:rFonts w:ascii="Arial" w:eastAsia="Calibri" w:hAnsi="Arial" w:cs="Arial"/>
                  <w:b/>
                </w:rPr>
                <w:t>bool_var</w:t>
              </w:r>
            </w:ins>
          </w:p>
        </w:tc>
      </w:tr>
      <w:tr w:rsidR="00161B00" w:rsidRPr="00E352EF" w14:paraId="7D82B10E" w14:textId="77777777" w:rsidTr="00161B00">
        <w:trPr>
          <w:ins w:id="870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AD7B2" w14:textId="77777777" w:rsidR="00161B00" w:rsidRPr="00E352EF" w:rsidRDefault="00161B00" w:rsidP="00161B00">
            <w:pPr>
              <w:jc w:val="both"/>
              <w:rPr>
                <w:ins w:id="8702" w:author="Utente" w:date="2017-07-05T17:08:00Z"/>
              </w:rPr>
            </w:pPr>
            <w:ins w:id="8703"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84E2" w14:textId="77777777" w:rsidR="00161B00" w:rsidRPr="00E352EF" w:rsidRDefault="00161B00" w:rsidP="00161B00">
            <w:pPr>
              <w:jc w:val="both"/>
              <w:rPr>
                <w:ins w:id="8704" w:author="Utente" w:date="2017-07-05T17:08:00Z"/>
              </w:rPr>
            </w:pPr>
            <w:ins w:id="8705"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9394F1" w14:textId="77777777" w:rsidR="00161B00" w:rsidRPr="00E352EF" w:rsidRDefault="00161B00" w:rsidP="00161B00">
            <w:pPr>
              <w:jc w:val="both"/>
              <w:rPr>
                <w:ins w:id="8706" w:author="Utente" w:date="2017-07-05T17:08:00Z"/>
              </w:rPr>
            </w:pPr>
            <w:ins w:id="8707"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595ED" w14:textId="77777777" w:rsidR="00161B00" w:rsidRPr="00E352EF" w:rsidRDefault="00161B00" w:rsidP="00161B00">
            <w:pPr>
              <w:jc w:val="both"/>
              <w:rPr>
                <w:ins w:id="8708" w:author="Utente" w:date="2017-07-05T17:08:00Z"/>
              </w:rPr>
            </w:pPr>
            <w:ins w:id="8709"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57DAA" w14:textId="77777777" w:rsidR="00161B00" w:rsidRPr="00E352EF" w:rsidRDefault="00161B00" w:rsidP="00161B00">
            <w:pPr>
              <w:jc w:val="both"/>
              <w:rPr>
                <w:ins w:id="8710" w:author="Utente" w:date="2017-07-05T17:08:00Z"/>
              </w:rPr>
            </w:pPr>
            <w:ins w:id="8711" w:author="Utente" w:date="2017-07-05T17:08:00Z">
              <w:r w:rsidRPr="00E352EF">
                <w:rPr>
                  <w:rFonts w:ascii="Calibri" w:eastAsia="Calibri" w:hAnsi="Calibri" w:cs="Calibri"/>
                </w:rPr>
                <w:t>false</w:t>
              </w:r>
            </w:ins>
          </w:p>
        </w:tc>
      </w:tr>
      <w:tr w:rsidR="00161B00" w:rsidRPr="00E352EF" w14:paraId="03D52B68" w14:textId="77777777" w:rsidTr="00161B00">
        <w:trPr>
          <w:ins w:id="871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F5F2C" w14:textId="77777777" w:rsidR="00161B00" w:rsidRPr="00E352EF" w:rsidRDefault="00161B00" w:rsidP="00161B00">
            <w:pPr>
              <w:jc w:val="both"/>
              <w:rPr>
                <w:ins w:id="8713" w:author="Utente" w:date="2017-07-05T17:08:00Z"/>
              </w:rPr>
            </w:pPr>
            <w:ins w:id="871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E2D7" w14:textId="77777777" w:rsidR="00161B00" w:rsidRPr="00E352EF" w:rsidRDefault="00161B00" w:rsidP="00161B00">
            <w:pPr>
              <w:jc w:val="both"/>
              <w:rPr>
                <w:ins w:id="8715" w:author="Utente" w:date="2017-07-05T17:08:00Z"/>
              </w:rPr>
            </w:pPr>
            <w:ins w:id="8716"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5335E" w14:textId="77777777" w:rsidR="00161B00" w:rsidRPr="00E352EF" w:rsidRDefault="00161B00" w:rsidP="00161B00">
            <w:pPr>
              <w:jc w:val="both"/>
              <w:rPr>
                <w:ins w:id="8717" w:author="Utente" w:date="2017-07-05T17:08:00Z"/>
              </w:rPr>
            </w:pPr>
            <w:ins w:id="871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047C8" w14:textId="77777777" w:rsidR="00161B00" w:rsidRPr="00E352EF" w:rsidRDefault="00161B00" w:rsidP="00161B00">
            <w:pPr>
              <w:jc w:val="both"/>
              <w:rPr>
                <w:ins w:id="8719" w:author="Utente" w:date="2017-07-05T17:08:00Z"/>
              </w:rPr>
            </w:pPr>
            <w:ins w:id="8720"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EAB10" w14:textId="77777777" w:rsidR="00161B00" w:rsidRPr="00E352EF" w:rsidRDefault="00161B00" w:rsidP="00161B00">
            <w:pPr>
              <w:jc w:val="both"/>
              <w:rPr>
                <w:ins w:id="8721" w:author="Utente" w:date="2017-07-05T17:08:00Z"/>
              </w:rPr>
            </w:pPr>
            <w:ins w:id="8722" w:author="Utente" w:date="2017-07-05T17:08:00Z">
              <w:r w:rsidRPr="00E352EF">
                <w:rPr>
                  <w:rFonts w:ascii="Calibri" w:eastAsia="Calibri" w:hAnsi="Calibri" w:cs="Calibri"/>
                </w:rPr>
                <w:t>false</w:t>
              </w:r>
            </w:ins>
          </w:p>
        </w:tc>
      </w:tr>
      <w:tr w:rsidR="00161B00" w:rsidRPr="00E352EF" w14:paraId="4DE28CE8" w14:textId="77777777" w:rsidTr="00161B00">
        <w:trPr>
          <w:ins w:id="872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D6CD" w14:textId="77777777" w:rsidR="00161B00" w:rsidRPr="00E352EF" w:rsidRDefault="00161B00" w:rsidP="00161B00">
            <w:pPr>
              <w:jc w:val="both"/>
              <w:rPr>
                <w:ins w:id="8724" w:author="Utente" w:date="2017-07-05T17:08:00Z"/>
              </w:rPr>
            </w:pPr>
            <w:ins w:id="872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33BC9" w14:textId="77777777" w:rsidR="00161B00" w:rsidRPr="00E352EF" w:rsidRDefault="00161B00" w:rsidP="00161B00">
            <w:pPr>
              <w:jc w:val="both"/>
              <w:rPr>
                <w:ins w:id="8726" w:author="Utente" w:date="2017-07-05T17:08:00Z"/>
              </w:rPr>
            </w:pPr>
            <w:ins w:id="8727"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9422C" w14:textId="77777777" w:rsidR="00161B00" w:rsidRPr="00E352EF" w:rsidRDefault="00161B00" w:rsidP="00161B00">
            <w:pPr>
              <w:jc w:val="both"/>
              <w:rPr>
                <w:ins w:id="8728" w:author="Utente" w:date="2017-07-05T17:08:00Z"/>
              </w:rPr>
            </w:pPr>
            <w:ins w:id="872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C55A5" w14:textId="77777777" w:rsidR="00161B00" w:rsidRPr="00E352EF" w:rsidRDefault="00161B00" w:rsidP="00161B00">
            <w:pPr>
              <w:jc w:val="both"/>
              <w:rPr>
                <w:ins w:id="8730" w:author="Utente" w:date="2017-07-05T17:08:00Z"/>
              </w:rPr>
            </w:pPr>
            <w:ins w:id="8731"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E759A" w14:textId="77777777" w:rsidR="00161B00" w:rsidRPr="00E352EF" w:rsidRDefault="00161B00" w:rsidP="00161B00">
            <w:pPr>
              <w:jc w:val="both"/>
              <w:rPr>
                <w:ins w:id="8732" w:author="Utente" w:date="2017-07-05T17:08:00Z"/>
              </w:rPr>
            </w:pPr>
            <w:ins w:id="8733" w:author="Utente" w:date="2017-07-05T17:08:00Z">
              <w:r w:rsidRPr="00E352EF">
                <w:rPr>
                  <w:rFonts w:ascii="Calibri" w:eastAsia="Calibri" w:hAnsi="Calibri" w:cs="Calibri"/>
                </w:rPr>
                <w:t>false</w:t>
              </w:r>
            </w:ins>
          </w:p>
        </w:tc>
      </w:tr>
    </w:tbl>
    <w:p w14:paraId="074472B5" w14:textId="77777777" w:rsidR="00161B00" w:rsidRPr="00E352EF" w:rsidRDefault="00161B00" w:rsidP="00161B00">
      <w:pPr>
        <w:jc w:val="both"/>
        <w:rPr>
          <w:ins w:id="8734" w:author="Utente" w:date="2017-07-05T17:08:00Z"/>
        </w:rPr>
      </w:pPr>
    </w:p>
    <w:p w14:paraId="38415CCE" w14:textId="243F1917" w:rsidR="005A2227" w:rsidRPr="00E352EF" w:rsidRDefault="005766AD" w:rsidP="00A667AB">
      <w:pPr>
        <w:pStyle w:val="Stile3"/>
        <w:rPr>
          <w:lang w:val="en-GB"/>
        </w:rPr>
      </w:pPr>
      <w:ins w:id="8735" w:author="Utente" w:date="2017-06-23T17:08:00Z">
        <w:r>
          <w:rPr>
            <w:lang w:val="en-GB"/>
          </w:rPr>
          <w:t xml:space="preserve">Logical congiunction  </w:t>
        </w:r>
      </w:ins>
      <w:r w:rsidR="0097053A" w:rsidRPr="00E352EF">
        <w:rPr>
          <w:lang w:val="en-GB"/>
        </w:rPr>
        <w:t>and</w:t>
      </w:r>
      <w:bookmarkEnd w:id="8339"/>
      <w:bookmarkEnd w:id="8340"/>
      <w:bookmarkEnd w:id="8341"/>
    </w:p>
    <w:p w14:paraId="3E921564" w14:textId="1071BDCE" w:rsidR="005A2227" w:rsidRPr="00E352EF" w:rsidDel="005766AD" w:rsidRDefault="0097053A" w:rsidP="00CF6D97">
      <w:pPr>
        <w:rPr>
          <w:del w:id="8736" w:author="Utente" w:date="2017-06-23T17:08:00Z"/>
          <w:rFonts w:ascii="Cambria" w:hAnsi="Cambria"/>
        </w:rPr>
      </w:pPr>
      <w:del w:id="8737" w:author="Utente" w:date="2017-06-23T17:08:00Z">
        <w:r w:rsidRPr="00E352EF" w:rsidDel="005766AD">
          <w:rPr>
            <w:rFonts w:ascii="Cambria" w:eastAsia="Calibri" w:hAnsi="Cambria" w:cs="Calibri"/>
            <w:i/>
            <w:color w:val="5B9BD5"/>
          </w:rPr>
          <w:delText>Semantics</w:delText>
        </w:r>
      </w:del>
    </w:p>
    <w:p w14:paraId="054B6CE8" w14:textId="5571584A" w:rsidR="005A2227" w:rsidRPr="00E352EF" w:rsidDel="005766AD" w:rsidRDefault="0097053A" w:rsidP="00CF6D97">
      <w:pPr>
        <w:rPr>
          <w:del w:id="8738" w:author="Utente" w:date="2017-06-23T17:08:00Z"/>
          <w:rFonts w:ascii="Cambria" w:hAnsi="Cambria"/>
        </w:rPr>
      </w:pPr>
      <w:del w:id="8739" w:author="Utente" w:date="2017-06-23T17:08:00Z">
        <w:r w:rsidRPr="00E352EF" w:rsidDel="005766AD">
          <w:rPr>
            <w:rFonts w:ascii="Cambria" w:eastAsia="Calibri" w:hAnsi="Cambria" w:cs="Calibri"/>
          </w:rPr>
          <w:delText xml:space="preserve">The </w:delText>
        </w:r>
        <w:r w:rsidRPr="00E352EF" w:rsidDel="005766AD">
          <w:rPr>
            <w:rFonts w:ascii="Cambria" w:eastAsia="Calibri" w:hAnsi="Cambria" w:cs="Calibri"/>
            <w:b/>
          </w:rPr>
          <w:delText>and</w:delText>
        </w:r>
        <w:r w:rsidRPr="00E352EF" w:rsidDel="005766AD">
          <w:rPr>
            <w:rFonts w:ascii="Cambria" w:eastAsia="Calibri" w:hAnsi="Cambria" w:cs="Calibri"/>
          </w:rPr>
          <w:delText xml:space="preserve"> operator calculates the logical AND</w:delText>
        </w:r>
      </w:del>
    </w:p>
    <w:p w14:paraId="399DB003" w14:textId="77777777" w:rsidR="00CF6D97" w:rsidRPr="00E352EF" w:rsidRDefault="00CF6D97" w:rsidP="00CF6D97">
      <w:pPr>
        <w:rPr>
          <w:rFonts w:ascii="Cambria" w:eastAsia="Calibri" w:hAnsi="Cambria" w:cs="Calibri"/>
          <w:i/>
          <w:color w:val="5B9BD5"/>
        </w:rPr>
      </w:pPr>
    </w:p>
    <w:p w14:paraId="7176319D"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5E5A3BA9" w14:textId="22D246C5" w:rsidR="005A2227" w:rsidRPr="00930F4A" w:rsidRDefault="0097053A" w:rsidP="00CF6D97">
      <w:pPr>
        <w:rPr>
          <w:rFonts w:ascii="Arial" w:hAnsi="Arial" w:cs="Arial"/>
        </w:rPr>
      </w:pPr>
      <w:del w:id="8740" w:author="Utente" w:date="2017-06-23T17:08:00Z">
        <w:r w:rsidRPr="00930F4A" w:rsidDel="005766AD">
          <w:rPr>
            <w:rFonts w:ascii="Arial" w:eastAsia="Calibri" w:hAnsi="Arial" w:cs="Arial"/>
            <w:i/>
          </w:rPr>
          <w:delText>ds_1</w:delText>
        </w:r>
      </w:del>
      <w:ins w:id="8741" w:author="Utente" w:date="2017-06-23T17:08:00Z">
        <w:r w:rsidR="005766AD" w:rsidRPr="00930F4A">
          <w:rPr>
            <w:rFonts w:ascii="Arial" w:eastAsia="Calibri" w:hAnsi="Arial" w:cs="Arial"/>
          </w:rPr>
          <w:t>left</w:t>
        </w:r>
        <w:r w:rsidR="005766AD" w:rsidRPr="00930F4A">
          <w:rPr>
            <w:rFonts w:ascii="Arial" w:eastAsia="Calibri" w:hAnsi="Arial" w:cs="Arial"/>
            <w:i/>
          </w:rPr>
          <w:t xml:space="preserve"> </w:t>
        </w:r>
      </w:ins>
      <w:r w:rsidRPr="00930F4A">
        <w:rPr>
          <w:rFonts w:ascii="Arial" w:eastAsia="Calibri" w:hAnsi="Arial" w:cs="Arial"/>
          <w:b/>
        </w:rPr>
        <w:t>and</w:t>
      </w:r>
      <w:r w:rsidRPr="00930F4A">
        <w:rPr>
          <w:rFonts w:ascii="Arial" w:eastAsia="Calibri" w:hAnsi="Arial" w:cs="Arial"/>
        </w:rPr>
        <w:t xml:space="preserve"> </w:t>
      </w:r>
      <w:del w:id="8742" w:author="Utente" w:date="2017-06-23T17:08:00Z">
        <w:r w:rsidRPr="00930F4A" w:rsidDel="005766AD">
          <w:rPr>
            <w:rFonts w:ascii="Arial" w:eastAsia="Calibri" w:hAnsi="Arial" w:cs="Arial"/>
            <w:i/>
          </w:rPr>
          <w:delText>ds_2</w:delText>
        </w:r>
      </w:del>
      <w:ins w:id="8743" w:author="Utente" w:date="2017-06-23T17:08:00Z">
        <w:r w:rsidR="005766AD" w:rsidRPr="00930F4A">
          <w:rPr>
            <w:rFonts w:ascii="Arial" w:eastAsia="Calibri" w:hAnsi="Arial" w:cs="Arial"/>
          </w:rPr>
          <w:t>righ</w:t>
        </w:r>
      </w:ins>
      <w:r w:rsidR="008962D0">
        <w:rPr>
          <w:rFonts w:ascii="Arial" w:eastAsia="Calibri" w:hAnsi="Arial" w:cs="Arial"/>
        </w:rPr>
        <w:t>t</w:t>
      </w:r>
    </w:p>
    <w:p w14:paraId="46AFA453" w14:textId="77777777" w:rsidR="00CF6D97" w:rsidRPr="00E352EF" w:rsidRDefault="00CF6D97" w:rsidP="00CF6D97">
      <w:pPr>
        <w:rPr>
          <w:rFonts w:ascii="Cambria" w:eastAsia="Calibri" w:hAnsi="Cambria" w:cs="Calibri"/>
          <w:i/>
          <w:color w:val="5B9BD5"/>
        </w:rPr>
      </w:pPr>
    </w:p>
    <w:p w14:paraId="5B3FED80" w14:textId="78E483C7" w:rsidR="005A2227" w:rsidRPr="00E352EF" w:rsidRDefault="005766AD" w:rsidP="00543198">
      <w:pPr>
        <w:rPr>
          <w:rFonts w:ascii="Cambria" w:eastAsia="Calibri" w:hAnsi="Cambria" w:cs="Calibri"/>
          <w:i/>
          <w:color w:val="5B9BD5"/>
        </w:rPr>
      </w:pPr>
      <w:ins w:id="8744" w:author="Utente" w:date="2017-06-23T17:09:00Z">
        <w:r>
          <w:rPr>
            <w:rFonts w:ascii="Cambria" w:eastAsia="Calibri" w:hAnsi="Cambria" w:cs="Calibri"/>
            <w:i/>
            <w:color w:val="5B9BD5"/>
          </w:rPr>
          <w:t>Input p</w:t>
        </w:r>
      </w:ins>
      <w:del w:id="8745" w:author="Utente" w:date="2017-06-23T17:09:00Z">
        <w:r w:rsidR="0097053A" w:rsidRPr="00E352EF" w:rsidDel="005766AD">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3E87302D" w14:textId="356ED341" w:rsidR="005A2227" w:rsidRPr="00E352EF" w:rsidDel="005766AD" w:rsidRDefault="0097053A" w:rsidP="00CF6D97">
      <w:pPr>
        <w:rPr>
          <w:del w:id="8746" w:author="Utente" w:date="2017-06-23T17:09:00Z"/>
          <w:rFonts w:ascii="Cambria" w:hAnsi="Cambria"/>
        </w:rPr>
      </w:pPr>
      <w:del w:id="8747" w:author="Utente" w:date="2017-06-23T17:09:00Z">
        <w:r w:rsidRPr="00E352EF" w:rsidDel="005766AD">
          <w:rPr>
            <w:rFonts w:ascii="Cambria" w:eastAsia="Calibri" w:hAnsi="Cambria" w:cs="Calibri"/>
            <w:i/>
          </w:rPr>
          <w:delText>ds_1, ds_2</w:delText>
        </w:r>
        <w:r w:rsidR="00CF6D97" w:rsidRPr="00E352EF" w:rsidDel="005766AD">
          <w:rPr>
            <w:rFonts w:ascii="Cambria" w:eastAsia="Calibri" w:hAnsi="Cambria" w:cs="Calibri"/>
            <w:i/>
          </w:rPr>
          <w:delText xml:space="preserve"> </w:delText>
        </w:r>
        <w:r w:rsidR="00CF6D97" w:rsidRPr="00E352EF" w:rsidDel="005766AD">
          <w:rPr>
            <w:rFonts w:ascii="Cambria" w:hAnsi="Cambria"/>
          </w:rPr>
          <w:delText xml:space="preserve">: </w:delText>
        </w:r>
        <w:r w:rsidRPr="00E352EF" w:rsidDel="005766AD">
          <w:rPr>
            <w:rFonts w:ascii="Cambria" w:eastAsia="Calibri" w:hAnsi="Cambria" w:cs="Calibri"/>
          </w:rPr>
          <w:delText xml:space="preserve">[dataset {identifier &lt;IDENT&gt; as scalar-type }+ {measure &lt;IDENT&gt; as </w:delText>
        </w:r>
        <w:r w:rsidR="00F431FD" w:rsidRPr="00E352EF" w:rsidDel="005766AD">
          <w:rPr>
            <w:rFonts w:ascii="Cambria" w:eastAsia="Calibri" w:hAnsi="Cambria" w:cs="Calibri"/>
          </w:rPr>
          <w:delText>boolean</w:delText>
        </w:r>
        <w:r w:rsidRPr="00E352EF" w:rsidDel="005766AD">
          <w:rPr>
            <w:rFonts w:ascii="Cambria" w:eastAsia="Calibri" w:hAnsi="Cambria" w:cs="Calibri"/>
          </w:rPr>
          <w:delText xml:space="preserve">}+ </w:delText>
        </w:r>
      </w:del>
    </w:p>
    <w:p w14:paraId="634FFEAB" w14:textId="66DBE6BC" w:rsidR="005A2227" w:rsidRPr="00E352EF" w:rsidDel="005766AD" w:rsidRDefault="0097053A" w:rsidP="00CF6D97">
      <w:pPr>
        <w:rPr>
          <w:del w:id="8748" w:author="Utente" w:date="2017-06-23T17:09:00Z"/>
          <w:rFonts w:ascii="Cambria" w:eastAsia="Calibri" w:hAnsi="Cambria" w:cs="Calibri"/>
        </w:rPr>
      </w:pPr>
      <w:del w:id="8749" w:author="Utente" w:date="2017-06-23T17:09:00Z">
        <w:r w:rsidRPr="00E352EF" w:rsidDel="005766AD">
          <w:rPr>
            <w:rFonts w:ascii="Cambria" w:eastAsia="Calibri" w:hAnsi="Cambria" w:cs="Calibri"/>
          </w:rPr>
          <w:delText xml:space="preserve">                    {attribute &lt;IDENT&gt; as scalar-type}*|bool</w:delText>
        </w:r>
        <w:r w:rsidR="00CF6D97" w:rsidRPr="00E352EF" w:rsidDel="005766AD">
          <w:rPr>
            <w:rFonts w:ascii="Cambria" w:eastAsia="Calibri" w:hAnsi="Cambria" w:cs="Calibri"/>
          </w:rPr>
          <w:delText>ean</w:delText>
        </w:r>
        <w:r w:rsidRPr="00E352EF" w:rsidDel="005766AD">
          <w:rPr>
            <w:rFonts w:ascii="Cambria" w:eastAsia="Calibri" w:hAnsi="Cambria" w:cs="Calibri"/>
          </w:rPr>
          <w:delText>]</w:delText>
        </w:r>
      </w:del>
    </w:p>
    <w:p w14:paraId="0EE9DB89" w14:textId="1D2F9530" w:rsidR="00DE5E99" w:rsidRPr="00E352EF" w:rsidDel="005766AD" w:rsidRDefault="00DE5E99" w:rsidP="00CF6D97">
      <w:pPr>
        <w:rPr>
          <w:del w:id="8750" w:author="Utente" w:date="2017-06-23T17:09:00Z"/>
          <w:rFonts w:ascii="Cambria" w:hAnsi="Cambria"/>
        </w:rPr>
      </w:pPr>
    </w:p>
    <w:p w14:paraId="3C97E273" w14:textId="23300018" w:rsidR="005A2227" w:rsidRPr="00E352EF" w:rsidDel="005766AD" w:rsidRDefault="0097053A" w:rsidP="00CF6D97">
      <w:pPr>
        <w:rPr>
          <w:del w:id="8751" w:author="Utente" w:date="2017-06-23T17:09:00Z"/>
          <w:rFonts w:ascii="Cambria" w:hAnsi="Cambria"/>
        </w:rPr>
      </w:pPr>
      <w:del w:id="8752" w:author="Utente" w:date="2017-06-23T17:09:00Z">
        <w:r w:rsidRPr="00E352EF" w:rsidDel="005766AD">
          <w:rPr>
            <w:rFonts w:ascii="Cambria" w:eastAsia="Calibri" w:hAnsi="Cambria" w:cs="Calibri"/>
            <w:i/>
          </w:rPr>
          <w:delText>ds_1, ds_2</w:delText>
        </w:r>
        <w:r w:rsidRPr="00E352EF" w:rsidDel="005766AD">
          <w:rPr>
            <w:rFonts w:ascii="Cambria" w:eastAsia="Calibri" w:hAnsi="Cambria" w:cs="Calibri"/>
          </w:rPr>
          <w:delText xml:space="preserve"> – are the input </w:delText>
        </w:r>
        <w:r w:rsidR="00F4601C" w:rsidRPr="00E352EF" w:rsidDel="005766AD">
          <w:delText>Dataset</w:delText>
        </w:r>
        <w:r w:rsidRPr="00E352EF" w:rsidDel="005766AD">
          <w:rPr>
            <w:rFonts w:ascii="Cambria" w:eastAsia="Calibri" w:hAnsi="Cambria" w:cs="Calibri"/>
          </w:rPr>
          <w:delText xml:space="preserve"> or </w:delText>
        </w:r>
        <w:r w:rsidR="00CF6D97" w:rsidRPr="00E352EF" w:rsidDel="005766AD">
          <w:rPr>
            <w:rFonts w:ascii="Cambria" w:eastAsia="Calibri" w:hAnsi="Cambria" w:cs="Calibri"/>
          </w:rPr>
          <w:delText>b</w:delText>
        </w:r>
        <w:r w:rsidRPr="00E352EF" w:rsidDel="005766AD">
          <w:rPr>
            <w:rFonts w:ascii="Cambria" w:eastAsia="Calibri" w:hAnsi="Cambria" w:cs="Calibri"/>
          </w:rPr>
          <w:delText>oolean scalars.</w:delText>
        </w:r>
      </w:del>
    </w:p>
    <w:p w14:paraId="76E86979" w14:textId="7542FAA4" w:rsidR="005766AD" w:rsidRPr="00386B8F" w:rsidRDefault="005766AD" w:rsidP="005766AD">
      <w:pPr>
        <w:rPr>
          <w:ins w:id="8753" w:author="Utente" w:date="2017-06-23T17:09:00Z"/>
          <w:rFonts w:asciiTheme="majorHAnsi" w:eastAsia="Calibri" w:hAnsiTheme="majorHAnsi" w:cs="Calibri"/>
          <w:color w:val="auto"/>
        </w:rPr>
      </w:pPr>
      <w:ins w:id="8754" w:author="Utente" w:date="2017-06-23T17:09: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4D23322E" w14:textId="3965B611" w:rsidR="005766AD" w:rsidRPr="00386B8F" w:rsidRDefault="005766AD" w:rsidP="005766AD">
      <w:pPr>
        <w:rPr>
          <w:ins w:id="8755" w:author="Utente" w:date="2017-06-23T17:09:00Z"/>
          <w:rFonts w:asciiTheme="majorHAnsi" w:eastAsia="Calibri" w:hAnsiTheme="majorHAnsi" w:cs="Calibri"/>
          <w:color w:val="auto"/>
        </w:rPr>
      </w:pPr>
      <w:ins w:id="8756" w:author="Utente" w:date="2017-06-23T17:09: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29D71ACA" w14:textId="77777777" w:rsidR="00CF6D97" w:rsidRDefault="00CF6D97" w:rsidP="00CF6D97">
      <w:pPr>
        <w:rPr>
          <w:ins w:id="8757" w:author="Utente" w:date="2017-06-23T17:10:00Z"/>
          <w:rFonts w:ascii="Cambria" w:eastAsia="Calibri" w:hAnsi="Cambria" w:cs="Calibri"/>
          <w:i/>
          <w:color w:val="5B9BD5"/>
        </w:rPr>
      </w:pPr>
    </w:p>
    <w:p w14:paraId="1D9C8D3F" w14:textId="77777777" w:rsidR="005766AD" w:rsidRPr="00696CCA" w:rsidRDefault="005766AD" w:rsidP="005766AD">
      <w:pPr>
        <w:rPr>
          <w:ins w:id="8758" w:author="Utente" w:date="2017-06-23T17:10:00Z"/>
          <w:rFonts w:ascii="Cambria" w:eastAsia="Calibri" w:hAnsi="Cambria" w:cs="Calibri"/>
          <w:i/>
          <w:color w:val="5B9BD5"/>
        </w:rPr>
      </w:pPr>
      <w:ins w:id="8759" w:author="Utente" w:date="2017-06-23T17:10:00Z">
        <w:r w:rsidRPr="00696CCA">
          <w:rPr>
            <w:rFonts w:ascii="Cambria" w:eastAsia="Calibri" w:hAnsi="Cambria" w:cs="Calibri"/>
            <w:i/>
            <w:color w:val="5B9BD5"/>
          </w:rPr>
          <w:lastRenderedPageBreak/>
          <w:t>Examples of valid syntaxes</w:t>
        </w:r>
      </w:ins>
    </w:p>
    <w:p w14:paraId="7CCC4896" w14:textId="65A431C9" w:rsidR="005766AD" w:rsidRPr="00386B8F" w:rsidRDefault="005766AD" w:rsidP="00CF6D97">
      <w:pPr>
        <w:rPr>
          <w:rFonts w:ascii="Arial" w:eastAsia="Calibri" w:hAnsi="Arial" w:cs="Arial"/>
          <w:color w:val="auto"/>
        </w:rPr>
      </w:pPr>
      <w:ins w:id="8760" w:author="Utente" w:date="2017-06-23T17:10:00Z">
        <w:r w:rsidRPr="00386B8F">
          <w:rPr>
            <w:rFonts w:ascii="Arial" w:eastAsia="Calibri" w:hAnsi="Arial" w:cs="Arial"/>
            <w:color w:val="auto"/>
          </w:rPr>
          <w:t xml:space="preserve">DS_1 </w:t>
        </w:r>
        <w:r w:rsidRPr="00386B8F">
          <w:rPr>
            <w:rFonts w:ascii="Arial" w:eastAsia="Calibri" w:hAnsi="Arial" w:cs="Arial"/>
            <w:b/>
            <w:color w:val="auto"/>
          </w:rPr>
          <w:t>and</w:t>
        </w:r>
        <w:r w:rsidRPr="00386B8F">
          <w:rPr>
            <w:rFonts w:ascii="Arial" w:eastAsia="Calibri" w:hAnsi="Arial" w:cs="Arial"/>
            <w:color w:val="auto"/>
          </w:rPr>
          <w:t xml:space="preserve"> DS_2</w:t>
        </w:r>
      </w:ins>
    </w:p>
    <w:p w14:paraId="567D3A4B" w14:textId="77777777" w:rsidR="00234472" w:rsidRDefault="00234472" w:rsidP="00234472">
      <w:pPr>
        <w:rPr>
          <w:ins w:id="8761" w:author="Utente" w:date="2017-06-23T17:12:00Z"/>
          <w:rFonts w:ascii="Cambria" w:eastAsia="Calibri" w:hAnsi="Cambria" w:cs="Calibri"/>
          <w:i/>
          <w:color w:val="5B9BD5"/>
        </w:rPr>
      </w:pPr>
    </w:p>
    <w:p w14:paraId="3855B573" w14:textId="77777777" w:rsidR="00234472" w:rsidRDefault="00234472" w:rsidP="00234472">
      <w:pPr>
        <w:rPr>
          <w:ins w:id="8762" w:author="Utente" w:date="2017-06-23T17:12:00Z"/>
          <w:rFonts w:ascii="Cambria" w:eastAsia="Calibri" w:hAnsi="Cambria" w:cs="Calibri"/>
          <w:i/>
          <w:color w:val="5B9BD5"/>
        </w:rPr>
      </w:pPr>
      <w:ins w:id="8763" w:author="Utente" w:date="2017-06-23T17:12:00Z">
        <w:r>
          <w:rPr>
            <w:rFonts w:ascii="Cambria" w:eastAsia="Calibri" w:hAnsi="Cambria" w:cs="Calibri"/>
            <w:i/>
            <w:color w:val="5B9BD5"/>
          </w:rPr>
          <w:t>Semantic for scalar operations</w:t>
        </w:r>
      </w:ins>
    </w:p>
    <w:p w14:paraId="4B1EC83B" w14:textId="4475E09B" w:rsidR="00234472" w:rsidRPr="00386B8F" w:rsidRDefault="00234472" w:rsidP="00234472">
      <w:pPr>
        <w:rPr>
          <w:ins w:id="8764" w:author="Utente" w:date="2017-06-23T17:14:00Z"/>
          <w:rFonts w:ascii="Cambria" w:eastAsia="Calibri" w:hAnsi="Cambria" w:cs="Calibri"/>
          <w:color w:val="auto"/>
        </w:rPr>
      </w:pPr>
      <w:ins w:id="8765" w:author="Utente" w:date="2017-06-23T17:12:00Z">
        <w:r w:rsidRPr="00386B8F">
          <w:rPr>
            <w:rFonts w:ascii="Cambria" w:eastAsia="Calibri" w:hAnsi="Cambria" w:cs="Calibri"/>
            <w:color w:val="auto"/>
          </w:rPr>
          <w:t xml:space="preserve">The operator calculates the logical AND. The two operands </w:t>
        </w:r>
      </w:ins>
      <w:ins w:id="8766" w:author="Utente" w:date="2017-06-23T17:13:00Z">
        <w:r w:rsidRPr="00386B8F">
          <w:rPr>
            <w:rFonts w:ascii="Cambria" w:eastAsia="Calibri" w:hAnsi="Cambria" w:cs="Calibri"/>
            <w:color w:val="auto"/>
          </w:rPr>
          <w:t>must</w:t>
        </w:r>
      </w:ins>
      <w:ins w:id="8767" w:author="Utente" w:date="2017-06-23T17:12:00Z">
        <w:r w:rsidRPr="00386B8F">
          <w:rPr>
            <w:rFonts w:ascii="Cambria" w:eastAsia="Calibri" w:hAnsi="Cambria" w:cs="Calibri"/>
            <w:color w:val="auto"/>
          </w:rPr>
          <w:t xml:space="preserve"> be of </w:t>
        </w:r>
      </w:ins>
      <w:ins w:id="8768" w:author="Utente" w:date="2017-06-23T17:14:00Z">
        <w:r w:rsidRPr="00386B8F">
          <w:rPr>
            <w:rFonts w:ascii="Cambria" w:eastAsia="Calibri" w:hAnsi="Cambria" w:cs="Calibri"/>
            <w:color w:val="auto"/>
          </w:rPr>
          <w:t>boolean</w:t>
        </w:r>
      </w:ins>
      <w:ins w:id="8769" w:author="Utente" w:date="2017-06-23T17:12:00Z">
        <w:r w:rsidRPr="00386B8F">
          <w:rPr>
            <w:rFonts w:ascii="Cambria" w:eastAsia="Calibri" w:hAnsi="Cambria" w:cs="Calibri"/>
            <w:color w:val="auto"/>
          </w:rPr>
          <w:t>-type</w:t>
        </w:r>
      </w:ins>
      <w:ins w:id="8770" w:author="Utente" w:date="2017-06-25T10:39:00Z">
        <w:r w:rsidR="00FC02BF" w:rsidRPr="00386B8F">
          <w:rPr>
            <w:rFonts w:ascii="Cambria" w:eastAsia="Calibri" w:hAnsi="Cambria" w:cs="Calibri"/>
            <w:color w:val="auto"/>
          </w:rPr>
          <w:t>.</w:t>
        </w:r>
      </w:ins>
    </w:p>
    <w:p w14:paraId="088A3D0C" w14:textId="77777777" w:rsidR="00234472" w:rsidRDefault="00234472" w:rsidP="00234472">
      <w:pPr>
        <w:rPr>
          <w:ins w:id="8771" w:author="Utente" w:date="2017-06-23T17:15:00Z"/>
          <w:rFonts w:ascii="Cambria" w:eastAsia="Calibri" w:hAnsi="Cambria" w:cs="Calibri"/>
          <w:i/>
          <w:color w:val="5B9BD5"/>
        </w:rPr>
      </w:pPr>
    </w:p>
    <w:p w14:paraId="30BCB19D" w14:textId="77777777" w:rsidR="00234472" w:rsidRPr="006B6757" w:rsidRDefault="00234472" w:rsidP="00234472">
      <w:pPr>
        <w:rPr>
          <w:ins w:id="8772" w:author="Utente" w:date="2017-06-23T17:15:00Z"/>
          <w:rFonts w:ascii="Cambria" w:hAnsi="Cambria"/>
          <w:i/>
        </w:rPr>
      </w:pPr>
      <w:ins w:id="8773" w:author="Utente" w:date="2017-06-23T17:15:00Z">
        <w:r w:rsidRPr="006B6757">
          <w:rPr>
            <w:rFonts w:ascii="Cambria" w:hAnsi="Cambria"/>
            <w:i/>
          </w:rPr>
          <w:t>Example</w:t>
        </w:r>
        <w:r>
          <w:rPr>
            <w:rFonts w:ascii="Cambria" w:hAnsi="Cambria"/>
            <w:i/>
          </w:rPr>
          <w:t>s</w:t>
        </w:r>
      </w:ins>
    </w:p>
    <w:p w14:paraId="51F694B3" w14:textId="30E92FF9" w:rsidR="00234472" w:rsidRPr="00386B8F" w:rsidRDefault="00234472" w:rsidP="00234472">
      <w:pPr>
        <w:rPr>
          <w:ins w:id="8774" w:author="Utente" w:date="2017-06-23T17:15:00Z"/>
          <w:rFonts w:ascii="Arial" w:hAnsi="Arial" w:cs="Arial"/>
          <w:color w:val="auto"/>
        </w:rPr>
      </w:pPr>
      <w:ins w:id="8775" w:author="Utente" w:date="2017-06-23T17:15:00Z">
        <w:r w:rsidRPr="00386B8F">
          <w:rPr>
            <w:rFonts w:ascii="Arial" w:eastAsia="Calibri" w:hAnsi="Arial" w:cs="Arial"/>
            <w:color w:val="auto"/>
          </w:rPr>
          <w:t xml:space="preserve">true </w:t>
        </w:r>
        <w:r w:rsidRPr="00386B8F">
          <w:rPr>
            <w:rFonts w:ascii="Arial" w:eastAsia="Calibri" w:hAnsi="Arial" w:cs="Arial"/>
            <w:b/>
            <w:color w:val="auto"/>
          </w:rPr>
          <w:t>and</w:t>
        </w:r>
        <w:r w:rsidRPr="00386B8F">
          <w:rPr>
            <w:rFonts w:ascii="Arial" w:eastAsia="Calibri" w:hAnsi="Arial" w:cs="Arial"/>
            <w:color w:val="auto"/>
          </w:rPr>
          <w:t xml:space="preserve"> false  gives: </w:t>
        </w:r>
      </w:ins>
      <w:ins w:id="8776" w:author="Utente" w:date="2017-06-23T17:16:00Z">
        <w:r w:rsidRPr="00386B8F">
          <w:rPr>
            <w:rFonts w:ascii="Arial" w:eastAsia="Calibri" w:hAnsi="Arial" w:cs="Arial"/>
            <w:color w:val="auto"/>
          </w:rPr>
          <w:t>false</w:t>
        </w:r>
      </w:ins>
    </w:p>
    <w:p w14:paraId="7BB3677F" w14:textId="446285AB" w:rsidR="00234472" w:rsidRPr="00386B8F" w:rsidRDefault="00234472" w:rsidP="00234472">
      <w:pPr>
        <w:rPr>
          <w:ins w:id="8777" w:author="Utente" w:date="2017-06-23T17:15:00Z"/>
          <w:rFonts w:ascii="Arial" w:hAnsi="Arial" w:cs="Arial"/>
          <w:color w:val="auto"/>
        </w:rPr>
      </w:pPr>
      <w:ins w:id="8778" w:author="Utente" w:date="2017-06-23T17:16:00Z">
        <w:r w:rsidRPr="00386B8F">
          <w:rPr>
            <w:rFonts w:ascii="Arial" w:eastAsia="Calibri" w:hAnsi="Arial" w:cs="Arial"/>
            <w:color w:val="auto"/>
          </w:rPr>
          <w:t>true</w:t>
        </w:r>
      </w:ins>
      <w:ins w:id="8779" w:author="Utente" w:date="2017-06-23T17:15:00Z">
        <w:r w:rsidRPr="00386B8F">
          <w:rPr>
            <w:rFonts w:ascii="Arial" w:eastAsia="Calibri" w:hAnsi="Arial" w:cs="Arial"/>
            <w:color w:val="auto"/>
          </w:rPr>
          <w:t xml:space="preserve"> </w:t>
        </w:r>
      </w:ins>
      <w:ins w:id="8780" w:author="Utente" w:date="2017-06-23T17:16:00Z">
        <w:r w:rsidRPr="00386B8F">
          <w:rPr>
            <w:rFonts w:ascii="Arial" w:eastAsia="Calibri" w:hAnsi="Arial" w:cs="Arial"/>
            <w:b/>
            <w:color w:val="auto"/>
          </w:rPr>
          <w:t>and</w:t>
        </w:r>
      </w:ins>
      <w:ins w:id="8781" w:author="Utente" w:date="2017-06-23T17:15:00Z">
        <w:r w:rsidRPr="00386B8F">
          <w:rPr>
            <w:rFonts w:ascii="Arial" w:eastAsia="Calibri" w:hAnsi="Arial" w:cs="Arial"/>
            <w:color w:val="auto"/>
          </w:rPr>
          <w:t xml:space="preserve"> </w:t>
        </w:r>
      </w:ins>
      <w:ins w:id="8782" w:author="Utente" w:date="2017-06-23T17:16:00Z">
        <w:r w:rsidRPr="00386B8F">
          <w:rPr>
            <w:rFonts w:ascii="Arial" w:eastAsia="Calibri" w:hAnsi="Arial" w:cs="Arial"/>
            <w:color w:val="auto"/>
          </w:rPr>
          <w:t>true</w:t>
        </w:r>
      </w:ins>
      <w:ins w:id="8783" w:author="Utente" w:date="2017-06-23T17:15:00Z">
        <w:r w:rsidRPr="00386B8F">
          <w:rPr>
            <w:rFonts w:ascii="Arial" w:eastAsia="Calibri" w:hAnsi="Arial" w:cs="Arial"/>
            <w:color w:val="auto"/>
          </w:rPr>
          <w:t xml:space="preserve">  gives: </w:t>
        </w:r>
      </w:ins>
      <w:ins w:id="8784" w:author="Utente" w:date="2017-06-23T17:16:00Z">
        <w:r w:rsidRPr="00386B8F">
          <w:rPr>
            <w:rFonts w:ascii="Arial" w:eastAsia="Calibri" w:hAnsi="Arial" w:cs="Arial"/>
            <w:color w:val="auto"/>
          </w:rPr>
          <w:t>true</w:t>
        </w:r>
      </w:ins>
    </w:p>
    <w:p w14:paraId="234C5CEC" w14:textId="77777777" w:rsidR="00234472" w:rsidRDefault="00234472" w:rsidP="00234472">
      <w:pPr>
        <w:rPr>
          <w:ins w:id="8785" w:author="Utente" w:date="2017-06-23T17:15:00Z"/>
          <w:rFonts w:ascii="Cambria" w:eastAsia="Calibri" w:hAnsi="Cambria" w:cs="Calibri"/>
          <w:i/>
          <w:color w:val="5B9BD5"/>
          <w:lang w:val="en-US"/>
        </w:rPr>
      </w:pPr>
    </w:p>
    <w:p w14:paraId="43959676" w14:textId="77777777" w:rsidR="00234472" w:rsidDel="008D179B" w:rsidRDefault="00234472" w:rsidP="00234472">
      <w:pPr>
        <w:rPr>
          <w:ins w:id="8786" w:author="Utente" w:date="2017-06-23T17:15:00Z"/>
          <w:del w:id="8787" w:author="Laura Viignola" w:date="2017-07-10T16:48:00Z"/>
          <w:rFonts w:ascii="Cambria" w:eastAsia="Calibri" w:hAnsi="Cambria" w:cs="Calibri"/>
          <w:i/>
          <w:color w:val="5B9BD5"/>
        </w:rPr>
      </w:pPr>
      <w:ins w:id="8788" w:author="Utente" w:date="2017-06-23T17:15:00Z">
        <w:r>
          <w:rPr>
            <w:rFonts w:ascii="Cambria" w:eastAsia="Calibri" w:hAnsi="Cambria" w:cs="Calibri"/>
            <w:i/>
            <w:color w:val="5B9BD5"/>
          </w:rPr>
          <w:t>Input parameters type</w:t>
        </w:r>
      </w:ins>
    </w:p>
    <w:p w14:paraId="39E13C1B" w14:textId="77777777" w:rsidR="008962D0" w:rsidRDefault="008962D0" w:rsidP="00234472">
      <w:pPr>
        <w:rPr>
          <w:ins w:id="8789" w:author="Laura Viignola" w:date="2017-07-10T16:40:00Z"/>
          <w:rFonts w:asciiTheme="majorHAnsi" w:eastAsia="Calibri" w:hAnsiTheme="majorHAnsi" w:cs="Arial"/>
          <w:i/>
          <w:color w:val="auto"/>
        </w:rPr>
      </w:pPr>
    </w:p>
    <w:p w14:paraId="5CBA06B4" w14:textId="77777777" w:rsidR="00234472" w:rsidRPr="008962D0" w:rsidRDefault="00234472" w:rsidP="00234472">
      <w:pPr>
        <w:rPr>
          <w:ins w:id="8790" w:author="Utente" w:date="2017-06-23T17:15:00Z"/>
          <w:rFonts w:asciiTheme="majorHAnsi" w:eastAsia="Calibri" w:hAnsiTheme="majorHAnsi" w:cs="Arial"/>
          <w:color w:val="auto"/>
        </w:rPr>
      </w:pPr>
      <w:ins w:id="8791" w:author="Utente" w:date="2017-06-23T17:15:00Z">
        <w:r w:rsidRPr="008962D0">
          <w:rPr>
            <w:rFonts w:asciiTheme="majorHAnsi" w:eastAsia="Calibri" w:hAnsiTheme="majorHAnsi" w:cs="Arial"/>
            <w:i/>
            <w:color w:val="auto"/>
          </w:rPr>
          <w:t>left</w:t>
        </w:r>
        <w:r w:rsidRPr="008962D0">
          <w:rPr>
            <w:rFonts w:asciiTheme="majorHAnsi" w:eastAsia="Calibri" w:hAnsiTheme="majorHAnsi" w:cs="Arial"/>
            <w:color w:val="auto"/>
          </w:rPr>
          <w:t>,</w:t>
        </w:r>
      </w:ins>
    </w:p>
    <w:p w14:paraId="67A01F6C" w14:textId="4B891773" w:rsidR="00234472" w:rsidRPr="008962D0" w:rsidRDefault="00234472" w:rsidP="00234472">
      <w:pPr>
        <w:rPr>
          <w:ins w:id="8792" w:author="Utente" w:date="2017-06-23T17:15:00Z"/>
          <w:rFonts w:asciiTheme="majorHAnsi" w:eastAsia="Calibri" w:hAnsiTheme="majorHAnsi" w:cs="Arial"/>
          <w:color w:val="auto"/>
        </w:rPr>
      </w:pPr>
      <w:ins w:id="8793" w:author="Utente" w:date="2017-06-23T17:15:00Z">
        <w:r w:rsidRPr="008962D0">
          <w:rPr>
            <w:rFonts w:asciiTheme="majorHAnsi" w:eastAsia="Calibri" w:hAnsiTheme="majorHAnsi" w:cs="Arial"/>
            <w:i/>
            <w:color w:val="auto"/>
          </w:rPr>
          <w:t>rigth</w:t>
        </w:r>
        <w:r w:rsidRPr="008962D0">
          <w:rPr>
            <w:rFonts w:asciiTheme="majorHAnsi" w:eastAsia="Calibri" w:hAnsiTheme="majorHAnsi" w:cs="Arial"/>
            <w:color w:val="auto"/>
          </w:rPr>
          <w:t>::</w:t>
        </w:r>
        <w:r w:rsidRPr="008962D0">
          <w:rPr>
            <w:rFonts w:asciiTheme="majorHAnsi" w:eastAsia="Calibri" w:hAnsiTheme="majorHAnsi" w:cs="Arial"/>
            <w:color w:val="auto"/>
          </w:rPr>
          <w:tab/>
          <w:t xml:space="preserve">   dataset   {measure&lt;</w:t>
        </w:r>
      </w:ins>
      <w:ins w:id="8794" w:author="Utente" w:date="2017-06-23T17:16:00Z">
        <w:r w:rsidRPr="008962D0">
          <w:rPr>
            <w:rFonts w:asciiTheme="majorHAnsi" w:eastAsia="Calibri" w:hAnsiTheme="majorHAnsi" w:cs="Arial"/>
            <w:color w:val="auto"/>
          </w:rPr>
          <w:t>boolean</w:t>
        </w:r>
      </w:ins>
      <w:ins w:id="8795" w:author="Utente" w:date="2017-06-23T17:15:00Z">
        <w:r w:rsidRPr="008962D0">
          <w:rPr>
            <w:rFonts w:asciiTheme="majorHAnsi" w:eastAsia="Calibri" w:hAnsiTheme="majorHAnsi" w:cs="Arial"/>
            <w:color w:val="auto"/>
          </w:rPr>
          <w:t>&gt; _}</w:t>
        </w:r>
      </w:ins>
    </w:p>
    <w:p w14:paraId="04E271FE" w14:textId="21167361" w:rsidR="00234472" w:rsidRPr="008962D0" w:rsidRDefault="00234472" w:rsidP="00234472">
      <w:pPr>
        <w:ind w:left="706" w:firstLine="706"/>
        <w:rPr>
          <w:ins w:id="8796" w:author="Utente" w:date="2017-06-23T17:15:00Z"/>
          <w:rFonts w:asciiTheme="majorHAnsi" w:eastAsia="Calibri" w:hAnsiTheme="majorHAnsi" w:cs="Arial"/>
          <w:color w:val="auto"/>
        </w:rPr>
      </w:pPr>
      <w:ins w:id="8797" w:author="Utente" w:date="2017-06-23T17:15:00Z">
        <w:r w:rsidRPr="008962D0">
          <w:rPr>
            <w:rFonts w:asciiTheme="majorHAnsi" w:eastAsia="Calibri" w:hAnsiTheme="majorHAnsi" w:cs="Arial"/>
            <w:color w:val="auto"/>
          </w:rPr>
          <w:t>|  component&lt;</w:t>
        </w:r>
      </w:ins>
      <w:ins w:id="8798" w:author="Utente" w:date="2017-06-23T17:20:00Z">
        <w:r w:rsidRPr="008962D0">
          <w:rPr>
            <w:rFonts w:asciiTheme="majorHAnsi" w:eastAsia="Calibri" w:hAnsiTheme="majorHAnsi" w:cs="Arial"/>
            <w:color w:val="auto"/>
          </w:rPr>
          <w:t>boolean</w:t>
        </w:r>
      </w:ins>
      <w:ins w:id="8799" w:author="Utente" w:date="2017-06-23T17:15:00Z">
        <w:r w:rsidRPr="008962D0">
          <w:rPr>
            <w:rFonts w:asciiTheme="majorHAnsi" w:eastAsia="Calibri" w:hAnsiTheme="majorHAnsi" w:cs="Arial"/>
            <w:color w:val="auto"/>
          </w:rPr>
          <w:t>&gt;</w:t>
        </w:r>
      </w:ins>
    </w:p>
    <w:p w14:paraId="7E3BC522" w14:textId="0DD70518" w:rsidR="00234472" w:rsidRPr="008962D0" w:rsidRDefault="00234472" w:rsidP="00234472">
      <w:pPr>
        <w:ind w:left="708" w:firstLine="708"/>
        <w:rPr>
          <w:ins w:id="8800" w:author="Utente" w:date="2017-06-23T17:15:00Z"/>
          <w:rFonts w:asciiTheme="majorHAnsi" w:eastAsia="Calibri" w:hAnsiTheme="majorHAnsi" w:cs="Arial"/>
          <w:color w:val="auto"/>
        </w:rPr>
      </w:pPr>
      <w:ins w:id="8801" w:author="Utente" w:date="2017-06-23T17:15:00Z">
        <w:r w:rsidRPr="008962D0">
          <w:rPr>
            <w:rFonts w:asciiTheme="majorHAnsi" w:eastAsia="Calibri" w:hAnsiTheme="majorHAnsi" w:cs="Arial"/>
            <w:color w:val="auto"/>
          </w:rPr>
          <w:t xml:space="preserve">|  </w:t>
        </w:r>
      </w:ins>
      <w:ins w:id="8802" w:author="Utente" w:date="2017-06-23T17:20:00Z">
        <w:r w:rsidRPr="008962D0">
          <w:rPr>
            <w:rFonts w:asciiTheme="majorHAnsi" w:eastAsia="Calibri" w:hAnsiTheme="majorHAnsi" w:cs="Arial"/>
            <w:color w:val="auto"/>
          </w:rPr>
          <w:t>boolean</w:t>
        </w:r>
      </w:ins>
      <w:ins w:id="8803" w:author="Utente" w:date="2017-06-23T17:15:00Z">
        <w:r w:rsidRPr="008962D0">
          <w:rPr>
            <w:rFonts w:asciiTheme="majorHAnsi" w:eastAsia="Calibri" w:hAnsiTheme="majorHAnsi" w:cs="Arial"/>
            <w:color w:val="auto"/>
          </w:rPr>
          <w:t xml:space="preserve">   </w:t>
        </w:r>
        <w:r w:rsidRPr="008962D0">
          <w:rPr>
            <w:rFonts w:asciiTheme="majorHAnsi" w:eastAsia="Calibri" w:hAnsiTheme="majorHAnsi" w:cs="Arial"/>
            <w:noProof/>
            <w:color w:val="auto"/>
            <w:lang w:val="en-US"/>
          </w:rPr>
          <w:t xml:space="preserve"> </w:t>
        </w:r>
      </w:ins>
    </w:p>
    <w:p w14:paraId="56069B77" w14:textId="77777777" w:rsidR="00234472" w:rsidRPr="000C3628" w:rsidRDefault="00234472" w:rsidP="00234472">
      <w:pPr>
        <w:rPr>
          <w:ins w:id="8804" w:author="Utente" w:date="2017-06-23T17:15:00Z"/>
          <w:rFonts w:ascii="Cambria" w:eastAsia="Calibri" w:hAnsi="Cambria" w:cs="Calibri"/>
          <w:i/>
          <w:color w:val="5B9BD5"/>
          <w:lang w:val="en-US"/>
        </w:rPr>
      </w:pPr>
    </w:p>
    <w:p w14:paraId="4454E441" w14:textId="77777777" w:rsidR="00F73B8C" w:rsidRPr="00E64258" w:rsidRDefault="00F73B8C" w:rsidP="00F73B8C">
      <w:pPr>
        <w:rPr>
          <w:ins w:id="8805" w:author="Utente" w:date="2017-07-05T23:44:00Z"/>
          <w:rFonts w:ascii="Cambria" w:eastAsia="Calibri" w:hAnsi="Cambria" w:cs="Calibri"/>
          <w:i/>
          <w:color w:val="5B9BD5"/>
        </w:rPr>
      </w:pPr>
      <w:ins w:id="8806" w:author="Utente" w:date="2017-07-05T23:44:00Z">
        <w:r w:rsidRPr="00E64258">
          <w:rPr>
            <w:rFonts w:ascii="Cambria" w:eastAsia="Calibri" w:hAnsi="Cambria" w:cs="Calibri"/>
            <w:i/>
            <w:color w:val="5B9BD5"/>
          </w:rPr>
          <w:t>Result type</w:t>
        </w:r>
      </w:ins>
    </w:p>
    <w:p w14:paraId="07C55E32" w14:textId="77777777" w:rsidR="00F73B8C" w:rsidRPr="00E64258" w:rsidRDefault="00F73B8C" w:rsidP="00F73B8C">
      <w:pPr>
        <w:rPr>
          <w:ins w:id="8807" w:author="Utente" w:date="2017-07-05T23:44:00Z"/>
          <w:rFonts w:ascii="Cambria" w:eastAsia="Calibri" w:hAnsi="Cambria" w:cs="Calibri"/>
          <w:i/>
          <w:color w:val="auto"/>
        </w:rPr>
      </w:pPr>
    </w:p>
    <w:p w14:paraId="39BB49B4" w14:textId="2C381C50" w:rsidR="00F73B8C" w:rsidRPr="006F2FA3" w:rsidRDefault="00F73B8C" w:rsidP="00F73B8C">
      <w:pPr>
        <w:rPr>
          <w:ins w:id="8808" w:author="Utente" w:date="2017-07-05T23:44:00Z"/>
          <w:rFonts w:ascii="Cambria" w:eastAsia="Calibri" w:hAnsi="Cambria" w:cs="Calibri"/>
        </w:rPr>
      </w:pPr>
      <w:ins w:id="8809"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w:t>
        </w:r>
      </w:ins>
      <w:r w:rsidRPr="006F2FA3">
        <w:rPr>
          <w:rFonts w:ascii="Cambria" w:eastAsia="Calibri" w:hAnsi="Cambria" w:cs="Calibri"/>
        </w:rPr>
        <w:t>_}</w:t>
      </w:r>
    </w:p>
    <w:p w14:paraId="6107584E" w14:textId="77777777" w:rsidR="00F73B8C" w:rsidRPr="006F2FA3" w:rsidRDefault="00F73B8C" w:rsidP="00F73B8C">
      <w:pPr>
        <w:ind w:left="708" w:firstLine="708"/>
        <w:rPr>
          <w:ins w:id="8810" w:author="Utente" w:date="2017-07-05T23:44:00Z"/>
          <w:rFonts w:ascii="Cambria" w:eastAsia="Calibri" w:hAnsi="Cambria" w:cs="Calibri"/>
        </w:rPr>
      </w:pPr>
      <w:ins w:id="8811"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1D380F9" w14:textId="77777777" w:rsidR="00F73B8C" w:rsidRDefault="00F73B8C" w:rsidP="00F73B8C">
      <w:pPr>
        <w:ind w:left="708" w:firstLine="708"/>
        <w:rPr>
          <w:ins w:id="8812" w:author="Utente" w:date="2017-07-05T23:44:00Z"/>
          <w:rFonts w:ascii="Cambria" w:hAnsi="Cambria"/>
        </w:rPr>
      </w:pPr>
      <w:ins w:id="8813"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0650F9F7" w14:textId="77777777" w:rsidR="00234472" w:rsidRDefault="00234472" w:rsidP="00234472">
      <w:pPr>
        <w:rPr>
          <w:ins w:id="8814" w:author="Utente" w:date="2017-06-23T17:12:00Z"/>
          <w:rFonts w:ascii="Cambria" w:eastAsia="Calibri" w:hAnsi="Cambria" w:cs="Calibri"/>
          <w:i/>
          <w:color w:val="5B9BD5"/>
        </w:rPr>
      </w:pPr>
    </w:p>
    <w:p w14:paraId="3C2B7606" w14:textId="2AE607D6" w:rsidR="005A2227" w:rsidRDefault="0097053A" w:rsidP="00543198">
      <w:pPr>
        <w:rPr>
          <w:ins w:id="8815" w:author="Utente" w:date="2017-06-23T17:14:00Z"/>
          <w:rFonts w:ascii="Cambria" w:eastAsia="Calibri" w:hAnsi="Cambria" w:cs="Calibri"/>
          <w:i/>
          <w:color w:val="5B9BD5"/>
        </w:rPr>
      </w:pPr>
      <w:del w:id="8816" w:author="Utente" w:date="2017-06-23T17:14:00Z">
        <w:r w:rsidRPr="00E352EF" w:rsidDel="00234472">
          <w:rPr>
            <w:rFonts w:ascii="Cambria" w:eastAsia="Calibri" w:hAnsi="Cambria" w:cs="Calibri"/>
            <w:i/>
            <w:color w:val="5B9BD5"/>
          </w:rPr>
          <w:delText>Constraints</w:delText>
        </w:r>
      </w:del>
      <w:ins w:id="8817" w:author="Utente" w:date="2017-06-23T17:14:00Z">
        <w:r w:rsidR="00234472">
          <w:rPr>
            <w:rFonts w:ascii="Cambria" w:eastAsia="Calibri" w:hAnsi="Cambria" w:cs="Calibri"/>
            <w:i/>
            <w:color w:val="5B9BD5"/>
          </w:rPr>
          <w:t>Additional c</w:t>
        </w:r>
        <w:r w:rsidR="00234472" w:rsidRPr="00E352EF">
          <w:rPr>
            <w:rFonts w:ascii="Cambria" w:eastAsia="Calibri" w:hAnsi="Cambria" w:cs="Calibri"/>
            <w:i/>
            <w:color w:val="5B9BD5"/>
          </w:rPr>
          <w:t>onstraints</w:t>
        </w:r>
      </w:ins>
    </w:p>
    <w:p w14:paraId="55C77156" w14:textId="13BBE5DA" w:rsidR="00234472" w:rsidRPr="00386B8F" w:rsidRDefault="00234472" w:rsidP="00543198">
      <w:pPr>
        <w:rPr>
          <w:rFonts w:ascii="Cambria" w:eastAsia="Calibri" w:hAnsi="Cambria" w:cs="Calibri"/>
          <w:color w:val="auto"/>
        </w:rPr>
      </w:pPr>
      <w:ins w:id="8818" w:author="Utente" w:date="2017-06-23T17:14:00Z">
        <w:r w:rsidRPr="00386B8F">
          <w:rPr>
            <w:rFonts w:ascii="Cambria" w:eastAsia="Calibri" w:hAnsi="Cambria" w:cs="Calibri"/>
            <w:color w:val="auto"/>
          </w:rPr>
          <w:t>(empty)</w:t>
        </w:r>
      </w:ins>
    </w:p>
    <w:p w14:paraId="6A5B9852" w14:textId="53A0FBD0" w:rsidR="005A2227" w:rsidRPr="00E352EF" w:rsidDel="00234472" w:rsidRDefault="0097053A" w:rsidP="008A7573">
      <w:pPr>
        <w:numPr>
          <w:ilvl w:val="0"/>
          <w:numId w:val="4"/>
        </w:numPr>
        <w:ind w:left="360"/>
        <w:rPr>
          <w:del w:id="8819" w:author="Utente" w:date="2017-06-23T17:15:00Z"/>
          <w:rFonts w:ascii="Cambria" w:hAnsi="Cambria"/>
        </w:rPr>
      </w:pPr>
      <w:del w:id="8820"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scalar then it must be a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data type.</w:delText>
        </w:r>
      </w:del>
    </w:p>
    <w:p w14:paraId="56EF8151" w14:textId="6E4D6951" w:rsidR="005A2227" w:rsidRPr="00E352EF" w:rsidDel="00234472" w:rsidRDefault="0097053A" w:rsidP="008A7573">
      <w:pPr>
        <w:numPr>
          <w:ilvl w:val="0"/>
          <w:numId w:val="4"/>
        </w:numPr>
        <w:ind w:left="360"/>
        <w:rPr>
          <w:del w:id="8821" w:author="Utente" w:date="2017-06-23T17:15:00Z"/>
          <w:rFonts w:ascii="Cambria" w:hAnsi="Cambria"/>
        </w:rPr>
      </w:pPr>
      <w:del w:id="8822"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w:delText>
        </w:r>
        <w:r w:rsidR="00F4601C" w:rsidRPr="00E352EF" w:rsidDel="00234472">
          <w:delText>Dataset</w:delText>
        </w:r>
        <w:r w:rsidRPr="00E352EF" w:rsidDel="00234472">
          <w:rPr>
            <w:rFonts w:ascii="Cambria" w:eastAsia="Calibri" w:hAnsi="Cambria" w:cs="Calibri"/>
          </w:rPr>
          <w:delText xml:space="preserve"> then it has at least a measure of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type.</w:delText>
        </w:r>
      </w:del>
    </w:p>
    <w:p w14:paraId="3D40E01C" w14:textId="7DAA876B" w:rsidR="005A2227" w:rsidRPr="00E352EF" w:rsidDel="00234472" w:rsidRDefault="0097053A" w:rsidP="008A7573">
      <w:pPr>
        <w:numPr>
          <w:ilvl w:val="0"/>
          <w:numId w:val="4"/>
        </w:numPr>
        <w:ind w:left="360"/>
        <w:rPr>
          <w:del w:id="8823" w:author="Utente" w:date="2017-06-23T17:15:00Z"/>
          <w:rFonts w:ascii="Cambria" w:hAnsi="Cambria"/>
        </w:rPr>
      </w:pPr>
      <w:del w:id="8824"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they must have at least </w:delText>
        </w:r>
        <w:r w:rsidR="00CC6A4A" w:rsidRPr="00E352EF" w:rsidDel="00234472">
          <w:rPr>
            <w:rFonts w:ascii="Cambria" w:eastAsia="Calibri" w:hAnsi="Cambria" w:cs="Calibri"/>
          </w:rPr>
          <w:delText>one</w:delText>
        </w:r>
        <w:r w:rsidRPr="00E352EF" w:rsidDel="00234472">
          <w:rPr>
            <w:rFonts w:ascii="Cambria" w:eastAsia="Calibri" w:hAnsi="Cambria" w:cs="Calibri"/>
          </w:rPr>
          <w:delText xml:space="preserve"> </w:delText>
        </w:r>
        <w:r w:rsidR="00CC6A4A" w:rsidRPr="00E352EF" w:rsidDel="00234472">
          <w:rPr>
            <w:rFonts w:ascii="Cambria" w:eastAsia="Calibri" w:hAnsi="Cambria" w:cs="Calibri"/>
          </w:rPr>
          <w:delText>I</w:delText>
        </w:r>
        <w:r w:rsidR="002F20B2" w:rsidRPr="00E352EF" w:rsidDel="00234472">
          <w:rPr>
            <w:rFonts w:ascii="Cambria" w:eastAsia="Calibri" w:hAnsi="Cambria" w:cs="Calibri"/>
          </w:rPr>
          <w:delText xml:space="preserve">dentifier </w:delText>
        </w:r>
        <w:r w:rsidR="00CC6A4A" w:rsidRPr="00E352EF" w:rsidDel="00234472">
          <w:rPr>
            <w:rFonts w:ascii="Cambria" w:eastAsia="Calibri" w:hAnsi="Cambria" w:cs="Calibri"/>
          </w:rPr>
          <w:delText>C</w:delText>
        </w:r>
        <w:r w:rsidR="002F20B2" w:rsidRPr="00E352EF" w:rsidDel="00234472">
          <w:rPr>
            <w:rFonts w:ascii="Cambria" w:eastAsia="Calibri" w:hAnsi="Cambria" w:cs="Calibri"/>
          </w:rPr>
          <w:delText xml:space="preserve">omponent </w:delText>
        </w:r>
        <w:r w:rsidRPr="00E352EF" w:rsidDel="00234472">
          <w:rPr>
            <w:rFonts w:ascii="Cambria" w:eastAsia="Calibri" w:hAnsi="Cambria" w:cs="Calibri"/>
          </w:rPr>
          <w:delText>in common (with the same name</w:delText>
        </w:r>
        <w:r w:rsidR="00D522BE" w:rsidRPr="00E352EF" w:rsidDel="00234472">
          <w:rPr>
            <w:rFonts w:ascii="Cambria" w:eastAsia="Calibri" w:hAnsi="Cambria" w:cs="Calibri"/>
          </w:rPr>
          <w:delText xml:space="preserve"> and data type</w:delText>
        </w:r>
        <w:r w:rsidRPr="00E352EF" w:rsidDel="00234472">
          <w:rPr>
            <w:rFonts w:ascii="Cambria" w:eastAsia="Calibri" w:hAnsi="Cambria" w:cs="Calibri"/>
          </w:rPr>
          <w:delText>).</w:delText>
        </w:r>
      </w:del>
    </w:p>
    <w:p w14:paraId="7CE26A49" w14:textId="30E491D3" w:rsidR="005A2227" w:rsidRPr="00E352EF" w:rsidDel="00234472" w:rsidRDefault="0097053A" w:rsidP="008A7573">
      <w:pPr>
        <w:numPr>
          <w:ilvl w:val="0"/>
          <w:numId w:val="4"/>
        </w:numPr>
        <w:ind w:left="360"/>
        <w:rPr>
          <w:del w:id="8825" w:author="Utente" w:date="2017-06-23T17:15:00Z"/>
          <w:rFonts w:ascii="Cambria" w:hAnsi="Cambria"/>
        </w:rPr>
      </w:pPr>
      <w:del w:id="8826"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either they have one or more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measures in common, or at least one of them has only a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 </w:delText>
        </w:r>
      </w:del>
    </w:p>
    <w:p w14:paraId="151463BD" w14:textId="77777777" w:rsidR="00CF6D97" w:rsidRPr="00E352EF" w:rsidRDefault="00CF6D97" w:rsidP="00CF6D97">
      <w:pPr>
        <w:rPr>
          <w:rFonts w:ascii="Cambria" w:eastAsia="Calibri" w:hAnsi="Cambria" w:cs="Calibri"/>
          <w:i/>
          <w:color w:val="5B9BD5"/>
        </w:rPr>
      </w:pPr>
    </w:p>
    <w:p w14:paraId="6B2BAF92" w14:textId="77777777" w:rsidR="00FD4EAA" w:rsidRDefault="00FD4EAA" w:rsidP="00FD4EAA">
      <w:pPr>
        <w:rPr>
          <w:ins w:id="8827" w:author="Utente" w:date="2017-06-23T17:22:00Z"/>
          <w:rFonts w:ascii="Cambria" w:eastAsia="Calibri" w:hAnsi="Cambria" w:cs="Calibri"/>
          <w:i/>
          <w:color w:val="5B9BD5"/>
        </w:rPr>
      </w:pPr>
      <w:ins w:id="8828" w:author="Utente" w:date="2017-06-23T17:22:00Z">
        <w:r>
          <w:rPr>
            <w:rFonts w:ascii="Cambria" w:eastAsia="Calibri" w:hAnsi="Cambria" w:cs="Calibri"/>
            <w:i/>
            <w:color w:val="5B9BD5"/>
          </w:rPr>
          <w:t>Behaviour</w:t>
        </w:r>
      </w:ins>
    </w:p>
    <w:p w14:paraId="05FB65C9" w14:textId="2FFF23B3" w:rsidR="00FD4EAA" w:rsidRDefault="00FD4EAA" w:rsidP="00FD4EAA">
      <w:pPr>
        <w:rPr>
          <w:ins w:id="8829" w:author="Utente" w:date="2017-06-23T17:22:00Z"/>
          <w:rFonts w:ascii="Cambria" w:eastAsia="Calibri" w:hAnsi="Cambria" w:cs="Calibri"/>
          <w:color w:val="auto"/>
        </w:rPr>
      </w:pPr>
      <w:ins w:id="8830" w:author="Utente" w:date="2017-06-23T17:22:00Z">
        <w:r>
          <w:rPr>
            <w:rFonts w:ascii="Cambria" w:eastAsia="Calibri" w:hAnsi="Cambria" w:cs="Calibri"/>
            <w:color w:val="auto"/>
          </w:rPr>
          <w:t>The operator has the behaviour of the “</w:t>
        </w:r>
      </w:ins>
      <w:ins w:id="8831" w:author="Utente" w:date="2017-06-23T17:43:00Z">
        <w:r w:rsidR="00D57B1E">
          <w:rPr>
            <w:rFonts w:ascii="Cambria" w:eastAsia="Calibri" w:hAnsi="Cambria" w:cs="Calibri"/>
            <w:color w:val="auto"/>
          </w:rPr>
          <w:t>Boolean operator</w:t>
        </w:r>
      </w:ins>
      <w:ins w:id="8832" w:author="Utente" w:date="2017-06-23T17:22:00Z">
        <w:r>
          <w:rPr>
            <w:rFonts w:ascii="Cambria" w:eastAsia="Calibri" w:hAnsi="Cambria" w:cs="Calibri"/>
            <w:color w:val="auto"/>
          </w:rPr>
          <w:t xml:space="preserve">” (see the section “VTL-ML - Behaviour of the Operators”). </w:t>
        </w:r>
      </w:ins>
    </w:p>
    <w:p w14:paraId="4A430ED2" w14:textId="237CB995" w:rsidR="005A2227" w:rsidRPr="00E352EF" w:rsidDel="00FD4EAA" w:rsidRDefault="0097053A" w:rsidP="00543198">
      <w:pPr>
        <w:rPr>
          <w:del w:id="8833" w:author="Utente" w:date="2017-06-23T17:22:00Z"/>
          <w:rFonts w:ascii="Cambria" w:eastAsia="Calibri" w:hAnsi="Cambria" w:cs="Calibri"/>
          <w:i/>
          <w:color w:val="5B9BD5"/>
        </w:rPr>
      </w:pPr>
      <w:del w:id="8834" w:author="Utente" w:date="2017-06-23T17:22:00Z">
        <w:r w:rsidRPr="00E352EF" w:rsidDel="00FD4EAA">
          <w:rPr>
            <w:rFonts w:ascii="Cambria" w:eastAsia="Calibri" w:hAnsi="Cambria" w:cs="Calibri"/>
            <w:i/>
            <w:color w:val="5B9BD5"/>
          </w:rPr>
          <w:delText>Returns</w:delText>
        </w:r>
      </w:del>
    </w:p>
    <w:p w14:paraId="099C5ADF" w14:textId="2D8DE4FF" w:rsidR="005A2227" w:rsidRPr="00E352EF" w:rsidDel="00FD4EAA" w:rsidRDefault="0097053A" w:rsidP="00CF6D97">
      <w:pPr>
        <w:rPr>
          <w:del w:id="8835" w:author="Utente" w:date="2017-06-23T17:22:00Z"/>
          <w:rFonts w:ascii="Cambria" w:hAnsi="Cambria"/>
        </w:rPr>
      </w:pPr>
      <w:del w:id="8836" w:author="Utente" w:date="2017-06-23T17:22:00Z">
        <w:r w:rsidRPr="00E352EF" w:rsidDel="00FD4EAA">
          <w:rPr>
            <w:rFonts w:ascii="Cambria" w:hAnsi="Cambria"/>
          </w:rPr>
          <w:delText xml:space="preserve">If both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are scalar values then the </w:delText>
        </w:r>
        <w:r w:rsidRPr="00E352EF" w:rsidDel="00FD4EAA">
          <w:rPr>
            <w:rFonts w:ascii="Cambria" w:hAnsi="Cambria"/>
            <w:b/>
          </w:rPr>
          <w:delText>and</w:delText>
        </w:r>
        <w:r w:rsidRPr="00E352EF" w:rsidDel="00FD4EAA">
          <w:rPr>
            <w:rFonts w:ascii="Cambria" w:hAnsi="Cambria"/>
          </w:rPr>
          <w:delText xml:space="preserve"> operator returns </w:delText>
        </w:r>
        <w:r w:rsidRPr="00E352EF" w:rsidDel="00FD4EAA">
          <w:rPr>
            <w:rFonts w:ascii="Cambria" w:eastAsia="Calibri" w:hAnsi="Cambria" w:cs="Calibri"/>
          </w:rPr>
          <w:delText xml:space="preserve">a </w:delText>
        </w:r>
        <w:r w:rsidR="00CF6D97" w:rsidRPr="00E352EF" w:rsidDel="00FD4EAA">
          <w:rPr>
            <w:rFonts w:ascii="Cambria" w:eastAsia="Calibri" w:hAnsi="Cambria" w:cs="Calibri"/>
          </w:rPr>
          <w:delText>b</w:delText>
        </w:r>
        <w:r w:rsidRPr="00E352EF" w:rsidDel="00FD4EAA">
          <w:rPr>
            <w:rFonts w:ascii="Cambria" w:eastAsia="Calibri" w:hAnsi="Cambria" w:cs="Calibri"/>
          </w:rPr>
          <w:delText xml:space="preserve">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4E56C28D" w14:textId="06ECF1F2" w:rsidR="005A2227" w:rsidRPr="00E352EF" w:rsidDel="00FD4EAA" w:rsidRDefault="0097053A" w:rsidP="00CF6D97">
      <w:pPr>
        <w:rPr>
          <w:del w:id="8837" w:author="Utente" w:date="2017-06-23T17:22:00Z"/>
          <w:rFonts w:ascii="Cambria" w:hAnsi="Cambria"/>
        </w:rPr>
      </w:pPr>
      <w:del w:id="8838" w:author="Utente" w:date="2017-06-23T17:22:00Z">
        <w:r w:rsidRPr="00E352EF" w:rsidDel="00FD4EAA">
          <w:rPr>
            <w:rFonts w:ascii="Cambria" w:hAnsi="Cambria"/>
          </w:rPr>
          <w:delText xml:space="preserve">If either </w:delText>
        </w:r>
        <w:r w:rsidRPr="00E352EF" w:rsidDel="00FD4EAA">
          <w:rPr>
            <w:rFonts w:ascii="Cambria" w:hAnsi="Cambria"/>
            <w:i/>
          </w:rPr>
          <w:delText>ds_1</w:delText>
        </w:r>
        <w:r w:rsidRPr="00E352EF" w:rsidDel="00FD4EAA">
          <w:rPr>
            <w:rFonts w:ascii="Cambria" w:hAnsi="Cambria"/>
          </w:rPr>
          <w:delText xml:space="preserve"> or </w:delText>
        </w:r>
        <w:r w:rsidRPr="00E352EF" w:rsidDel="00FD4EAA">
          <w:rPr>
            <w:rFonts w:ascii="Cambria" w:hAnsi="Cambria"/>
            <w:i/>
          </w:rPr>
          <w:delText>ds_2</w:delText>
        </w:r>
        <w:r w:rsidRPr="00E352EF" w:rsidDel="00FD4EAA">
          <w:rPr>
            <w:rFonts w:ascii="Cambria" w:hAnsi="Cambria"/>
          </w:rPr>
          <w:delText xml:space="preserve"> is a </w:delText>
        </w:r>
        <w:r w:rsidR="00F4601C" w:rsidRPr="00E352EF" w:rsidDel="00FD4EAA">
          <w:delText>Dataset</w:delText>
        </w:r>
        <w:r w:rsidRPr="00E352EF" w:rsidDel="00FD4EAA">
          <w:rPr>
            <w:rFonts w:ascii="Cambria" w:hAnsi="Cambria"/>
          </w:rPr>
          <w:delText xml:space="preserve"> then the </w:delText>
        </w:r>
        <w:r w:rsidRPr="00E352EF" w:rsidDel="00FD4EAA">
          <w:rPr>
            <w:rFonts w:ascii="Cambria" w:hAnsi="Cambria"/>
            <w:b/>
          </w:rPr>
          <w:delText>and</w:delText>
        </w:r>
        <w:r w:rsidRPr="00E352EF" w:rsidDel="00FD4EAA">
          <w:rPr>
            <w:rFonts w:ascii="Cambria" w:hAnsi="Cambria"/>
          </w:rPr>
          <w:delText xml:space="preserve"> operator returns a </w:delText>
        </w:r>
        <w:r w:rsidR="00F4601C" w:rsidRPr="00E352EF" w:rsidDel="00FD4EAA">
          <w:delText>Dataset</w:delText>
        </w:r>
        <w:r w:rsidRPr="00E352EF" w:rsidDel="00FD4EAA">
          <w:rPr>
            <w:rFonts w:ascii="Cambria" w:hAnsi="Cambria"/>
          </w:rPr>
          <w:delText xml:space="preserve"> having the following components: </w:delText>
        </w:r>
      </w:del>
    </w:p>
    <w:p w14:paraId="71727522" w14:textId="75428E91" w:rsidR="005A2227" w:rsidRPr="00E352EF" w:rsidDel="00FD4EAA" w:rsidRDefault="0097053A" w:rsidP="008A7573">
      <w:pPr>
        <w:numPr>
          <w:ilvl w:val="0"/>
          <w:numId w:val="4"/>
        </w:numPr>
        <w:ind w:left="360"/>
        <w:rPr>
          <w:del w:id="8839" w:author="Utente" w:date="2017-06-23T17:22:00Z"/>
          <w:rFonts w:ascii="Cambria" w:hAnsi="Cambria"/>
        </w:rPr>
      </w:pPr>
      <w:del w:id="8840" w:author="Utente" w:date="2017-06-23T17:22:00Z">
        <w:r w:rsidRPr="00E352EF" w:rsidDel="00FD4EAA">
          <w:rPr>
            <w:rFonts w:ascii="Cambria" w:eastAsia="Calibri" w:hAnsi="Cambria" w:cs="Calibri"/>
          </w:rPr>
          <w:delText>The</w:delText>
        </w:r>
        <w:r w:rsidR="009C28BD" w:rsidRPr="00E352EF" w:rsidDel="00FD4EAA">
          <w:rPr>
            <w:rFonts w:ascii="Cambria" w:eastAsia="Calibri" w:hAnsi="Cambria" w:cs="Calibri"/>
          </w:rPr>
          <w:delText xml:space="preserve"> superset of the Identifier Componentsof</w:delText>
        </w:r>
        <w:r w:rsidRPr="00E352EF" w:rsidDel="00FD4EAA">
          <w:rPr>
            <w:rFonts w:ascii="Cambria" w:eastAsia="Calibri" w:hAnsi="Cambria" w:cs="Calibri"/>
          </w:rPr>
          <w:delText xml:space="preserve">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del>
    </w:p>
    <w:p w14:paraId="4F04985B" w14:textId="26CE9E5B" w:rsidR="005A2227" w:rsidRPr="00E352EF" w:rsidDel="00FD4EAA" w:rsidRDefault="0097053A" w:rsidP="008A7573">
      <w:pPr>
        <w:numPr>
          <w:ilvl w:val="0"/>
          <w:numId w:val="4"/>
        </w:numPr>
        <w:ind w:left="360"/>
        <w:rPr>
          <w:del w:id="8841" w:author="Utente" w:date="2017-06-23T17:22:00Z"/>
          <w:rFonts w:ascii="Cambria" w:hAnsi="Cambria"/>
        </w:rPr>
      </w:pPr>
      <w:del w:id="8842" w:author="Utente" w:date="2017-06-23T17:22:00Z">
        <w:r w:rsidRPr="00E352EF" w:rsidDel="00FD4EAA">
          <w:rPr>
            <w:rFonts w:ascii="Cambria" w:eastAsia="Calibri" w:hAnsi="Cambria" w:cs="Calibri"/>
          </w:rPr>
          <w:delText xml:space="preserve">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have one or more Boolean measures in common (i.e., with the same name) then the resulting </w:delText>
        </w:r>
        <w:r w:rsidR="00F4601C" w:rsidRPr="00E352EF" w:rsidDel="00FD4EAA">
          <w:delText>Dataset</w:delText>
        </w:r>
        <w:r w:rsidRPr="00E352EF" w:rsidDel="00FD4EAA">
          <w:rPr>
            <w:rFonts w:ascii="Cambria" w:eastAsia="Calibri" w:hAnsi="Cambria" w:cs="Calibri"/>
          </w:rPr>
          <w:delText xml:space="preserve"> has these common Boolean measures, with the same name, varied on the base of the logical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between the Measure Components of ds_1 and ds_2. Otherwise, 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do not have any measures in common and have only one measure then the resulting </w:delText>
        </w:r>
        <w:r w:rsidR="00F4601C" w:rsidRPr="00E352EF" w:rsidDel="00FD4EAA">
          <w:delText>Dataset</w:delText>
        </w:r>
        <w:r w:rsidRPr="00E352EF" w:rsidDel="00FD4EAA">
          <w:rPr>
            <w:rFonts w:ascii="Cambria" w:eastAsia="Calibri" w:hAnsi="Cambria" w:cs="Calibri"/>
          </w:rPr>
          <w:delText xml:space="preserve"> contains a measure named </w:delText>
        </w:r>
        <w:r w:rsidR="00C847B8" w:rsidRPr="00E352EF" w:rsidDel="00FD4EAA">
          <w:rPr>
            <w:rFonts w:ascii="Cambria" w:eastAsia="Calibri" w:hAnsi="Cambria" w:cs="Calibri"/>
            <w:b/>
          </w:rPr>
          <w:delText>CONDITION</w:delText>
        </w:r>
        <w:r w:rsidRPr="00E352EF" w:rsidDel="00FD4EAA">
          <w:rPr>
            <w:rFonts w:ascii="Cambria" w:eastAsia="Calibri" w:hAnsi="Cambria" w:cs="Calibri"/>
          </w:rPr>
          <w:delText xml:space="preserve"> that contains a Boolean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7E55B066" w14:textId="3843D120" w:rsidR="005A2227" w:rsidRPr="00E352EF" w:rsidRDefault="0097053A" w:rsidP="00CF6D97">
      <w:pPr>
        <w:rPr>
          <w:rFonts w:ascii="Cambria" w:hAnsi="Cambria"/>
        </w:rPr>
      </w:pPr>
      <w:del w:id="8843" w:author="Utente" w:date="2017-06-23T17:22:00Z">
        <w:r w:rsidRPr="00E352EF" w:rsidDel="00FD4EAA">
          <w:rPr>
            <w:rFonts w:ascii="Cambria" w:hAnsi="Cambria"/>
          </w:rPr>
          <w:delText xml:space="preserve">The resulting </w:delText>
        </w:r>
        <w:r w:rsidR="00F4601C" w:rsidRPr="00E352EF" w:rsidDel="00FD4EAA">
          <w:delText>Dataset</w:delText>
        </w:r>
        <w:r w:rsidRPr="00E352EF" w:rsidDel="00FD4EAA">
          <w:rPr>
            <w:rFonts w:ascii="Cambria" w:hAnsi="Cambria"/>
          </w:rPr>
          <w:delText xml:space="preserve"> contains a data point for each pair of data points of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that have the same key (the same values of the </w:delText>
        </w:r>
        <w:r w:rsidR="009C28BD" w:rsidRPr="00E352EF" w:rsidDel="00FD4EAA">
          <w:rPr>
            <w:rFonts w:ascii="Cambria" w:eastAsia="Calibri" w:hAnsi="Cambria" w:cs="Calibri"/>
          </w:rPr>
          <w:delText>Identifier Components</w:delText>
        </w:r>
        <w:r w:rsidRPr="00E352EF" w:rsidDel="00FD4EAA">
          <w:rPr>
            <w:rFonts w:ascii="Cambria" w:hAnsi="Cambria"/>
          </w:rPr>
          <w:delText>).</w:delText>
        </w:r>
      </w:del>
      <w:r w:rsidRPr="00E352EF">
        <w:rPr>
          <w:rFonts w:ascii="Cambria" w:hAnsi="Cambria"/>
        </w:rPr>
        <w:t xml:space="preserve"> </w:t>
      </w:r>
    </w:p>
    <w:p w14:paraId="385D34FD" w14:textId="77777777" w:rsidR="005A2227" w:rsidRPr="00E352EF" w:rsidRDefault="005A2227" w:rsidP="00CF6D97">
      <w:pPr>
        <w:rPr>
          <w:rFonts w:ascii="Cambria" w:hAnsi="Cambria"/>
        </w:rPr>
      </w:pPr>
    </w:p>
    <w:p w14:paraId="6AC6922B"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5EE267AB" w14:textId="17672AED" w:rsidR="005A2227" w:rsidRPr="00E352EF" w:rsidDel="00FD4EAA" w:rsidRDefault="00EA6708" w:rsidP="00CF6D97">
      <w:pPr>
        <w:rPr>
          <w:del w:id="8844" w:author="Utente" w:date="2017-06-23T17:22:00Z"/>
          <w:rFonts w:ascii="Cambria" w:hAnsi="Cambria"/>
        </w:rPr>
      </w:pPr>
      <w:del w:id="8845" w:author="Utente" w:date="2017-06-23T17:22:00Z">
        <w:r w:rsidRPr="00E352EF" w:rsidDel="00FD4EAA">
          <w:rPr>
            <w:rFonts w:ascii="Cambria" w:hAnsi="Cambria"/>
          </w:rPr>
          <w:delText>O</w:delText>
        </w:r>
        <w:r w:rsidR="0097053A" w:rsidRPr="00E352EF" w:rsidDel="00FD4EAA">
          <w:rPr>
            <w:rFonts w:ascii="Cambria" w:hAnsi="Cambria"/>
          </w:rPr>
          <w:delText>n scalar</w:delText>
        </w:r>
      </w:del>
    </w:p>
    <w:p w14:paraId="2EAFE244" w14:textId="40DD1505" w:rsidR="005A2227" w:rsidRPr="00E352EF" w:rsidDel="00FD4EAA" w:rsidRDefault="00EA6708" w:rsidP="00CF6D97">
      <w:pPr>
        <w:rPr>
          <w:del w:id="8846" w:author="Utente" w:date="2017-06-23T17:22:00Z"/>
          <w:rFonts w:ascii="Cambria" w:hAnsi="Cambria"/>
        </w:rPr>
      </w:pPr>
      <w:del w:id="8847" w:author="Utente" w:date="2017-06-23T17:22:00Z">
        <w:r w:rsidRPr="00E352EF" w:rsidDel="00FD4EAA">
          <w:rPr>
            <w:rFonts w:ascii="Cambria" w:eastAsia="Calibri" w:hAnsi="Cambria" w:cs="Calibri"/>
          </w:rPr>
          <w:delText xml:space="preserve">1) </w:delText>
        </w:r>
        <w:r w:rsidR="0097053A" w:rsidRPr="00E352EF" w:rsidDel="00FD4EAA">
          <w:rPr>
            <w:rFonts w:ascii="Cambria" w:eastAsia="Calibri" w:hAnsi="Cambria" w:cs="Calibri"/>
          </w:rPr>
          <w:delText>If A = True, B = False</w:delText>
        </w:r>
      </w:del>
    </w:p>
    <w:p w14:paraId="2C8807B2" w14:textId="74D256D9" w:rsidR="005A2227" w:rsidRPr="00E352EF" w:rsidDel="00FD4EAA" w:rsidRDefault="0097053A" w:rsidP="00EA6708">
      <w:pPr>
        <w:ind w:firstLine="706"/>
        <w:rPr>
          <w:del w:id="8848" w:author="Utente" w:date="2017-06-23T17:22:00Z"/>
          <w:rFonts w:ascii="Cambria" w:hAnsi="Cambria"/>
        </w:rPr>
      </w:pPr>
      <w:del w:id="8849" w:author="Utente" w:date="2017-06-23T17:22:00Z">
        <w:r w:rsidRPr="00E352EF" w:rsidDel="00FD4EAA">
          <w:rPr>
            <w:rFonts w:ascii="Cambria" w:eastAsia="Calibri" w:hAnsi="Cambria" w:cs="Calibri"/>
          </w:rPr>
          <w:delText xml:space="preserve">C := A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  </w:delText>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Pr="00E352EF" w:rsidDel="00FD4EAA">
          <w:rPr>
            <w:rFonts w:ascii="Cambria" w:eastAsia="Calibri" w:hAnsi="Cambria" w:cs="Calibri"/>
          </w:rPr>
          <w:delText>C = False</w:delText>
        </w:r>
      </w:del>
    </w:p>
    <w:p w14:paraId="799C0BF5" w14:textId="445AC56F" w:rsidR="005A2227" w:rsidRPr="00E352EF" w:rsidDel="00FD4EAA" w:rsidRDefault="005A2227" w:rsidP="00CF6D97">
      <w:pPr>
        <w:rPr>
          <w:del w:id="8850" w:author="Utente" w:date="2017-06-23T17:22:00Z"/>
          <w:rFonts w:ascii="Cambria" w:hAnsi="Cambria"/>
        </w:rPr>
      </w:pPr>
    </w:p>
    <w:p w14:paraId="72839D1A" w14:textId="07ED6423" w:rsidR="005A2227" w:rsidRPr="00E352EF" w:rsidDel="00FD4EAA" w:rsidRDefault="00EA6708" w:rsidP="00CF6D97">
      <w:pPr>
        <w:rPr>
          <w:del w:id="8851" w:author="Utente" w:date="2017-06-23T17:22:00Z"/>
          <w:rFonts w:ascii="Cambria" w:hAnsi="Cambria"/>
        </w:rPr>
      </w:pPr>
      <w:del w:id="8852" w:author="Utente" w:date="2017-06-23T17:22:00Z">
        <w:r w:rsidRPr="00E352EF" w:rsidDel="00FD4EAA">
          <w:rPr>
            <w:rFonts w:ascii="Cambria" w:hAnsi="Cambria"/>
          </w:rPr>
          <w:delText>O</w:delText>
        </w:r>
        <w:r w:rsidR="0097053A" w:rsidRPr="00E352EF" w:rsidDel="00FD4EAA">
          <w:rPr>
            <w:rFonts w:ascii="Cambria" w:hAnsi="Cambria"/>
          </w:rPr>
          <w:delText xml:space="preserve">n </w:delText>
        </w:r>
        <w:r w:rsidR="00F4601C" w:rsidRPr="00E352EF" w:rsidDel="00FD4EAA">
          <w:delText>Dataset</w:delText>
        </w:r>
      </w:del>
    </w:p>
    <w:p w14:paraId="3E2EEC40" w14:textId="48E4699B" w:rsidR="005A2227" w:rsidRPr="00E352EF" w:rsidDel="006619C5" w:rsidRDefault="00EA6708" w:rsidP="00CF6D97">
      <w:pPr>
        <w:rPr>
          <w:del w:id="8853" w:author="Utente" w:date="2017-06-27T18:20:00Z"/>
          <w:rFonts w:ascii="Cambria" w:hAnsi="Cambria"/>
        </w:rPr>
      </w:pPr>
      <w:del w:id="8854" w:author="Utente" w:date="2017-06-23T17:22:00Z">
        <w:r w:rsidRPr="00E352EF" w:rsidDel="00FD4EAA">
          <w:rPr>
            <w:rFonts w:ascii="Cambria" w:eastAsia="Calibri" w:hAnsi="Cambria" w:cs="Calibri"/>
          </w:rPr>
          <w:delText>2)</w:delText>
        </w:r>
      </w:del>
      <w:ins w:id="8855" w:author="Utente" w:date="2017-06-23T17:23:00Z">
        <w:r w:rsidR="00930F4A">
          <w:rPr>
            <w:rFonts w:ascii="Cambria" w:eastAsia="Calibri" w:hAnsi="Cambria" w:cs="Calibri"/>
          </w:rPr>
          <w:t>Given the left operand</w:t>
        </w:r>
      </w:ins>
      <w:del w:id="8856" w:author="Utente" w:date="2017-06-23T17:22:00Z">
        <w:r w:rsidRPr="00E352EF" w:rsidDel="00FD4EAA">
          <w:rPr>
            <w:rFonts w:ascii="Cambria" w:eastAsia="Calibri" w:hAnsi="Cambria" w:cs="Calibri"/>
          </w:rPr>
          <w:delText xml:space="preserve"> </w:delText>
        </w:r>
      </w:del>
      <w:ins w:id="8857" w:author="Utente" w:date="2017-06-26T16:22:00Z">
        <w:r w:rsidR="00930F4A">
          <w:rPr>
            <w:rFonts w:ascii="Cambria" w:eastAsia="Calibri" w:hAnsi="Cambria" w:cs="Calibri"/>
          </w:rPr>
          <w:t>Data Set</w:t>
        </w:r>
      </w:ins>
      <w:ins w:id="8858" w:author="Utente" w:date="2017-06-27T17:59:00Z">
        <w:r w:rsidR="00386B8F">
          <w:rPr>
            <w:rFonts w:ascii="Cambria" w:eastAsia="Calibri" w:hAnsi="Cambria" w:cs="Calibri"/>
          </w:rPr>
          <w:t>:</w:t>
        </w:r>
      </w:ins>
      <w:del w:id="8859" w:author="Utente" w:date="2017-06-23T17:24:00Z">
        <w:r w:rsidR="0097053A" w:rsidRPr="00E352EF" w:rsidDel="00FD4EAA">
          <w:rPr>
            <w:rFonts w:ascii="Cambria" w:eastAsia="Calibri" w:hAnsi="Cambria" w:cs="Calibri"/>
          </w:rPr>
          <w:delText>ds_r:=population.</w:delText>
        </w:r>
      </w:del>
      <w:ins w:id="8860" w:author="Laura Viignola" w:date="2017-05-11T09:38:00Z">
        <w:del w:id="8861" w:author="Utente" w:date="2017-06-23T17:24:00Z">
          <w:r w:rsidR="004266D2" w:rsidDel="00FD4EAA">
            <w:rPr>
              <w:rFonts w:ascii="Cambria" w:eastAsia="Calibri" w:hAnsi="Cambria" w:cs="Calibri"/>
            </w:rPr>
            <w:delText>#</w:delText>
          </w:r>
        </w:del>
      </w:ins>
      <w:del w:id="8862" w:author="Utente" w:date="2017-06-23T17:24:00Z">
        <w:r w:rsidR="0097053A" w:rsidRPr="00E352EF" w:rsidDel="00FD4EAA">
          <w:rPr>
            <w:rFonts w:ascii="Cambria" w:eastAsia="Calibri" w:hAnsi="Cambria" w:cs="Calibri"/>
          </w:rPr>
          <w:delText xml:space="preserve">sex=”M” </w:delText>
        </w:r>
        <w:r w:rsidR="0097053A" w:rsidRPr="00E352EF" w:rsidDel="00FD4EAA">
          <w:rPr>
            <w:rFonts w:ascii="Cambria" w:eastAsia="Calibri" w:hAnsi="Cambria" w:cs="Calibri"/>
            <w:b/>
          </w:rPr>
          <w:delText>and</w:delText>
        </w:r>
        <w:r w:rsidR="0097053A" w:rsidRPr="00E352EF" w:rsidDel="00FD4EAA">
          <w:rPr>
            <w:rFonts w:ascii="Cambria" w:eastAsia="Calibri" w:hAnsi="Cambria" w:cs="Calibri"/>
          </w:rPr>
          <w:delText xml:space="preserve"> population.</w:delText>
        </w:r>
      </w:del>
      <w:ins w:id="8863" w:author="Laura Viignola" w:date="2017-05-11T09:38:00Z">
        <w:del w:id="8864" w:author="Utente" w:date="2017-06-23T17:24:00Z">
          <w:r w:rsidR="004266D2" w:rsidDel="00FD4EAA">
            <w:rPr>
              <w:rFonts w:ascii="Cambria" w:eastAsia="Calibri" w:hAnsi="Cambria" w:cs="Calibri"/>
            </w:rPr>
            <w:delText>#</w:delText>
          </w:r>
        </w:del>
      </w:ins>
      <w:del w:id="8865" w:author="Utente" w:date="2017-06-23T17:24:00Z">
        <w:r w:rsidR="0097053A" w:rsidRPr="00E352EF" w:rsidDel="00FD4EAA">
          <w:rPr>
            <w:rFonts w:ascii="Cambria" w:eastAsia="Calibri" w:hAnsi="Cambria" w:cs="Calibri"/>
          </w:rPr>
          <w:delText>age=”Y15-64”</w:delText>
        </w:r>
      </w:del>
    </w:p>
    <w:p w14:paraId="292A2C31"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717F83F" w14:textId="77777777" w:rsidTr="00D57B1E">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EE1E94" w14:textId="3A6B00A6" w:rsidR="005A2227" w:rsidRPr="00E352EF" w:rsidRDefault="0097053A">
            <w:del w:id="8866" w:author="Utente" w:date="2017-06-23T17:24:00Z">
              <w:r w:rsidRPr="00E352EF" w:rsidDel="00FD4EAA">
                <w:rPr>
                  <w:rFonts w:ascii="Calibri" w:eastAsia="Calibri" w:hAnsi="Calibri" w:cs="Calibri"/>
                </w:rPr>
                <w:delText>population</w:delText>
              </w:r>
            </w:del>
            <w:ins w:id="8867" w:author="Utente" w:date="2017-06-23T17:24:00Z">
              <w:r w:rsidR="00FD4EAA">
                <w:rPr>
                  <w:rFonts w:ascii="Calibri" w:eastAsia="Calibri" w:hAnsi="Calibri" w:cs="Calibri"/>
                </w:rPr>
                <w:t>DS_1</w:t>
              </w:r>
            </w:ins>
          </w:p>
        </w:tc>
      </w:tr>
      <w:tr w:rsidR="005A2227" w:rsidRPr="00930F4A" w14:paraId="3940C251" w14:textId="77777777" w:rsidTr="00D57B1E">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9B529E" w14:textId="27E12476" w:rsidR="005A2227" w:rsidRPr="00930F4A" w:rsidRDefault="0097053A">
            <w:pPr>
              <w:rPr>
                <w:rFonts w:ascii="Arial" w:hAnsi="Arial" w:cs="Arial"/>
              </w:rPr>
            </w:pPr>
            <w:del w:id="8868" w:author="Utente" w:date="2017-06-23T17:24:00Z">
              <w:r w:rsidRPr="00930F4A" w:rsidDel="00FD4EAA">
                <w:rPr>
                  <w:rFonts w:ascii="Arial" w:eastAsia="Calibri" w:hAnsi="Arial" w:cs="Arial"/>
                  <w:b/>
                </w:rPr>
                <w:delText>SEX</w:delText>
              </w:r>
            </w:del>
            <w:ins w:id="8869" w:author="Utente" w:date="2017-06-23T17:24:00Z">
              <w:r w:rsidR="00FD4EAA"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BD470C" w14:textId="2788893C" w:rsidR="005A2227" w:rsidRPr="00930F4A" w:rsidRDefault="0097053A">
            <w:pPr>
              <w:rPr>
                <w:rFonts w:ascii="Arial" w:hAnsi="Arial" w:cs="Arial"/>
              </w:rPr>
            </w:pPr>
            <w:del w:id="8870" w:author="Utente" w:date="2017-06-23T17:24:00Z">
              <w:r w:rsidRPr="00930F4A" w:rsidDel="00FD4EAA">
                <w:rPr>
                  <w:rFonts w:ascii="Arial" w:eastAsia="Calibri" w:hAnsi="Arial" w:cs="Arial"/>
                  <w:b/>
                </w:rPr>
                <w:delText>AGE</w:delText>
              </w:r>
            </w:del>
            <w:ins w:id="8871" w:author="Utente" w:date="2017-06-23T17:24:00Z">
              <w:r w:rsidR="00FD4EAA"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5B746D" w14:textId="2DF58E9A" w:rsidR="005A2227" w:rsidRPr="00930F4A" w:rsidRDefault="0097053A">
            <w:pPr>
              <w:rPr>
                <w:rFonts w:ascii="Arial" w:hAnsi="Arial" w:cs="Arial"/>
              </w:rPr>
            </w:pPr>
            <w:del w:id="8872" w:author="Utente" w:date="2017-06-23T17:24:00Z">
              <w:r w:rsidRPr="00930F4A" w:rsidDel="00FD4EAA">
                <w:rPr>
                  <w:rFonts w:ascii="Arial" w:eastAsia="Calibri" w:hAnsi="Arial" w:cs="Arial"/>
                  <w:b/>
                </w:rPr>
                <w:delText>GEO</w:delText>
              </w:r>
            </w:del>
            <w:ins w:id="8873" w:author="Utente" w:date="2017-06-23T17:24:00Z">
              <w:r w:rsidR="00FD4EAA"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8E1DA3" w14:textId="695A67F6" w:rsidR="005A2227" w:rsidRPr="00930F4A" w:rsidRDefault="0097053A">
            <w:pPr>
              <w:rPr>
                <w:rFonts w:ascii="Arial" w:hAnsi="Arial" w:cs="Arial"/>
              </w:rPr>
            </w:pPr>
            <w:del w:id="8874" w:author="Utente" w:date="2017-06-23T17:24:00Z">
              <w:r w:rsidRPr="00930F4A" w:rsidDel="00FD4EAA">
                <w:rPr>
                  <w:rFonts w:ascii="Arial" w:eastAsia="Calibri" w:hAnsi="Arial" w:cs="Arial"/>
                  <w:b/>
                </w:rPr>
                <w:delText>TIME</w:delText>
              </w:r>
            </w:del>
            <w:ins w:id="8875" w:author="Utente" w:date="2017-06-23T17:24:00Z">
              <w:r w:rsidR="00FD4EAA"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13DE36" w14:textId="59AD3CC5" w:rsidR="005A2227" w:rsidRPr="00930F4A" w:rsidRDefault="0097053A" w:rsidP="001E0330">
            <w:pPr>
              <w:rPr>
                <w:rFonts w:ascii="Arial" w:hAnsi="Arial" w:cs="Arial"/>
              </w:rPr>
            </w:pPr>
            <w:del w:id="8876" w:author="Utente" w:date="2017-06-23T17:24:00Z">
              <w:r w:rsidRPr="00930F4A" w:rsidDel="00FD4EAA">
                <w:rPr>
                  <w:rFonts w:ascii="Arial" w:eastAsia="Calibri" w:hAnsi="Arial" w:cs="Arial"/>
                  <w:b/>
                  <w:shd w:val="clear" w:color="auto" w:fill="C6D9F1"/>
                </w:rPr>
                <w:delText>VALUE</w:delText>
              </w:r>
            </w:del>
            <w:ins w:id="8877" w:author="Utente" w:date="2017-06-23T17:24:00Z">
              <w:r w:rsidR="00FD4EAA" w:rsidRPr="00930F4A">
                <w:rPr>
                  <w:rFonts w:ascii="Arial" w:eastAsia="Calibri" w:hAnsi="Arial" w:cs="Arial"/>
                  <w:b/>
                  <w:shd w:val="clear" w:color="auto" w:fill="C6D9F1"/>
                </w:rPr>
                <w:t>Me_</w:t>
              </w:r>
            </w:ins>
            <w:ins w:id="8878" w:author="Utente" w:date="2017-06-23T17:33:00Z">
              <w:r w:rsidR="001E0330" w:rsidRPr="00930F4A">
                <w:rPr>
                  <w:rFonts w:ascii="Arial" w:eastAsia="Calibri" w:hAnsi="Arial" w:cs="Arial"/>
                  <w:b/>
                  <w:shd w:val="clear" w:color="auto" w:fill="C6D9F1"/>
                </w:rPr>
                <w:t>1</w:t>
              </w:r>
            </w:ins>
          </w:p>
        </w:tc>
      </w:tr>
      <w:tr w:rsidR="00386B8F" w:rsidRPr="00386B8F" w14:paraId="74BD7DED"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B6B48"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F5212"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C36C3"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D8F7C"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6E2D" w14:textId="4F79C868" w:rsidR="005A2227" w:rsidRPr="00386B8F" w:rsidRDefault="0097053A">
            <w:pPr>
              <w:rPr>
                <w:rFonts w:ascii="Arial" w:hAnsi="Arial" w:cs="Arial"/>
                <w:color w:val="auto"/>
              </w:rPr>
            </w:pPr>
            <w:del w:id="8879" w:author="Utente" w:date="2017-06-23T17:46:00Z">
              <w:r w:rsidRPr="00386B8F" w:rsidDel="00D57B1E">
                <w:rPr>
                  <w:rFonts w:ascii="Arial" w:eastAsia="Calibri" w:hAnsi="Arial" w:cs="Arial"/>
                  <w:color w:val="auto"/>
                </w:rPr>
                <w:delText>970428</w:delText>
              </w:r>
            </w:del>
            <w:ins w:id="8880" w:author="Utente" w:date="2017-06-23T17:46:00Z">
              <w:r w:rsidR="00D57B1E" w:rsidRPr="00386B8F">
                <w:rPr>
                  <w:rFonts w:ascii="Arial" w:eastAsia="Calibri" w:hAnsi="Arial" w:cs="Arial"/>
                  <w:color w:val="auto"/>
                </w:rPr>
                <w:t>true</w:t>
              </w:r>
            </w:ins>
          </w:p>
        </w:tc>
      </w:tr>
      <w:tr w:rsidR="00386B8F" w:rsidRPr="00386B8F" w14:paraId="66D6E0C8"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4D52D" w14:textId="77777777" w:rsidR="005A2227" w:rsidRPr="00386B8F" w:rsidRDefault="0097053A">
            <w:pPr>
              <w:rPr>
                <w:rFonts w:ascii="Arial" w:hAnsi="Arial" w:cs="Arial"/>
                <w:color w:val="auto"/>
              </w:rPr>
            </w:pPr>
            <w:r w:rsidRPr="00386B8F">
              <w:rPr>
                <w:rFonts w:ascii="Arial" w:eastAsia="Calibri" w:hAnsi="Arial" w:cs="Arial"/>
                <w:color w:val="auto"/>
              </w:rPr>
              <w:lastRenderedPageBreak/>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2DE5C"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96668"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A8EB4"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170F3" w14:textId="7195A4F2" w:rsidR="005A2227" w:rsidRPr="00386B8F" w:rsidRDefault="0097053A">
            <w:pPr>
              <w:rPr>
                <w:rFonts w:ascii="Arial" w:hAnsi="Arial" w:cs="Arial"/>
                <w:color w:val="auto"/>
              </w:rPr>
            </w:pPr>
            <w:del w:id="8881" w:author="Utente" w:date="2017-06-23T17:46:00Z">
              <w:r w:rsidRPr="00386B8F" w:rsidDel="00D57B1E">
                <w:rPr>
                  <w:rFonts w:ascii="Arial" w:eastAsia="Calibri" w:hAnsi="Arial" w:cs="Arial"/>
                  <w:color w:val="auto"/>
                </w:rPr>
                <w:delText>3678355</w:delText>
              </w:r>
            </w:del>
            <w:ins w:id="8882" w:author="Utente" w:date="2017-06-23T17:46:00Z">
              <w:r w:rsidR="00D57B1E" w:rsidRPr="00386B8F">
                <w:rPr>
                  <w:rFonts w:ascii="Arial" w:eastAsia="Calibri" w:hAnsi="Arial" w:cs="Arial"/>
                  <w:color w:val="auto"/>
                </w:rPr>
                <w:t>false</w:t>
              </w:r>
            </w:ins>
          </w:p>
        </w:tc>
      </w:tr>
      <w:tr w:rsidR="00386B8F" w:rsidRPr="00386B8F" w14:paraId="0DD5975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A55EF"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FA6A3" w14:textId="77777777" w:rsidR="005A2227" w:rsidRPr="00386B8F" w:rsidRDefault="0097053A">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89BE0"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B09FFD"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68EEC" w14:textId="6B5B6C3E" w:rsidR="005A2227" w:rsidRPr="00386B8F" w:rsidRDefault="0097053A">
            <w:pPr>
              <w:rPr>
                <w:rFonts w:ascii="Arial" w:hAnsi="Arial" w:cs="Arial"/>
                <w:color w:val="auto"/>
              </w:rPr>
            </w:pPr>
            <w:del w:id="8883" w:author="Utente" w:date="2017-06-23T17:48:00Z">
              <w:r w:rsidRPr="00386B8F" w:rsidDel="00D57B1E">
                <w:rPr>
                  <w:rFonts w:ascii="Arial" w:eastAsia="Calibri" w:hAnsi="Arial" w:cs="Arial"/>
                  <w:color w:val="auto"/>
                </w:rPr>
                <w:delText>838653</w:delText>
              </w:r>
            </w:del>
            <w:ins w:id="8884" w:author="Utente" w:date="2017-06-23T17:48:00Z">
              <w:r w:rsidR="00D57B1E" w:rsidRPr="00386B8F">
                <w:rPr>
                  <w:rFonts w:ascii="Arial" w:eastAsia="Calibri" w:hAnsi="Arial" w:cs="Arial"/>
                  <w:color w:val="auto"/>
                </w:rPr>
                <w:t>true</w:t>
              </w:r>
            </w:ins>
          </w:p>
        </w:tc>
      </w:tr>
      <w:tr w:rsidR="00386B8F" w:rsidRPr="00386B8F" w14:paraId="5282670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B2FB5"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20EF3"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480DB" w14:textId="45B52DCB" w:rsidR="005A2227" w:rsidRPr="00386B8F" w:rsidRDefault="0097053A">
            <w:pPr>
              <w:rPr>
                <w:rFonts w:ascii="Arial" w:hAnsi="Arial" w:cs="Arial"/>
                <w:color w:val="auto"/>
              </w:rPr>
            </w:pPr>
            <w:del w:id="8885" w:author="Utente" w:date="2017-06-23T17:58:00Z">
              <w:r w:rsidRPr="00386B8F" w:rsidDel="009A398A">
                <w:rPr>
                  <w:rFonts w:ascii="Arial" w:eastAsia="Calibri" w:hAnsi="Arial" w:cs="Arial"/>
                  <w:color w:val="auto"/>
                </w:rPr>
                <w:delText>BE</w:delText>
              </w:r>
            </w:del>
            <w:ins w:id="8886" w:author="Utente" w:date="2017-06-23T17:58:00Z">
              <w:r w:rsidR="009A398A" w:rsidRPr="00386B8F">
                <w:rPr>
                  <w:rFonts w:ascii="Arial" w:eastAsia="Calibri" w:hAnsi="Arial" w:cs="Arial"/>
                  <w:color w:val="auto"/>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D01FB6"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4DE6" w14:textId="4F16CA19" w:rsidR="005A2227" w:rsidRPr="00386B8F" w:rsidRDefault="0097053A">
            <w:pPr>
              <w:rPr>
                <w:rFonts w:ascii="Arial" w:hAnsi="Arial" w:cs="Arial"/>
                <w:color w:val="auto"/>
              </w:rPr>
            </w:pPr>
            <w:del w:id="8887" w:author="Utente" w:date="2017-06-23T17:48:00Z">
              <w:r w:rsidRPr="00386B8F" w:rsidDel="00D57B1E">
                <w:rPr>
                  <w:rFonts w:ascii="Arial" w:eastAsia="Calibri" w:hAnsi="Arial" w:cs="Arial"/>
                  <w:color w:val="auto"/>
                </w:rPr>
                <w:delText>927644</w:delText>
              </w:r>
            </w:del>
            <w:ins w:id="8888" w:author="Utente" w:date="2017-06-23T17:48:00Z">
              <w:r w:rsidR="00D57B1E" w:rsidRPr="00386B8F">
                <w:rPr>
                  <w:rFonts w:ascii="Arial" w:eastAsia="Calibri" w:hAnsi="Arial" w:cs="Arial"/>
                  <w:color w:val="auto"/>
                </w:rPr>
                <w:t>false</w:t>
              </w:r>
            </w:ins>
          </w:p>
        </w:tc>
      </w:tr>
      <w:tr w:rsidR="00386B8F" w:rsidRPr="00386B8F" w14:paraId="2AD45A05"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6E508"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D6947"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3CAEEC" w14:textId="6DCBBAF6" w:rsidR="005A2227" w:rsidRPr="00386B8F" w:rsidRDefault="009A398A">
            <w:pPr>
              <w:rPr>
                <w:rFonts w:ascii="Arial" w:hAnsi="Arial" w:cs="Arial"/>
                <w:color w:val="auto"/>
              </w:rPr>
            </w:pPr>
            <w:ins w:id="8889" w:author="Utente" w:date="2017-06-23T17:58:00Z">
              <w:r w:rsidRPr="00386B8F">
                <w:rPr>
                  <w:rFonts w:ascii="Arial" w:eastAsia="Calibri" w:hAnsi="Arial" w:cs="Arial"/>
                  <w:color w:val="auto"/>
                </w:rPr>
                <w:t>UK</w:t>
              </w:r>
            </w:ins>
            <w:del w:id="8890" w:author="Utente" w:date="2017-06-23T17:58:00Z">
              <w:r w:rsidR="0097053A"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F5D50"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BAE24" w14:textId="69E3C88E" w:rsidR="005A2227" w:rsidRPr="00386B8F" w:rsidRDefault="0097053A">
            <w:pPr>
              <w:rPr>
                <w:rFonts w:ascii="Arial" w:hAnsi="Arial" w:cs="Arial"/>
                <w:color w:val="auto"/>
              </w:rPr>
            </w:pPr>
            <w:del w:id="8891" w:author="Utente" w:date="2017-06-23T17:54:00Z">
              <w:r w:rsidRPr="00386B8F" w:rsidDel="00D57B1E">
                <w:rPr>
                  <w:rFonts w:ascii="Arial" w:eastAsia="Calibri" w:hAnsi="Arial" w:cs="Arial"/>
                  <w:color w:val="auto"/>
                </w:rPr>
                <w:delText>3625561</w:delText>
              </w:r>
            </w:del>
            <w:ins w:id="8892" w:author="Utente" w:date="2017-06-23T17:54:00Z">
              <w:r w:rsidR="00D57B1E" w:rsidRPr="00386B8F">
                <w:rPr>
                  <w:rFonts w:ascii="Arial" w:eastAsia="Calibri" w:hAnsi="Arial" w:cs="Arial"/>
                  <w:color w:val="auto"/>
                </w:rPr>
                <w:t>false</w:t>
              </w:r>
            </w:ins>
          </w:p>
        </w:tc>
      </w:tr>
      <w:tr w:rsidR="00386B8F" w:rsidRPr="00386B8F" w14:paraId="4FD555A2"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E3B79" w14:textId="77777777" w:rsidR="00D57B1E" w:rsidRPr="00386B8F" w:rsidRDefault="00D57B1E">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C59A2" w14:textId="77777777" w:rsidR="00D57B1E" w:rsidRPr="00386B8F" w:rsidRDefault="00D57B1E">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7A365" w14:textId="2764A681" w:rsidR="00D57B1E" w:rsidRPr="00386B8F" w:rsidRDefault="009A398A">
            <w:pPr>
              <w:rPr>
                <w:rFonts w:ascii="Arial" w:hAnsi="Arial" w:cs="Arial"/>
                <w:color w:val="auto"/>
              </w:rPr>
            </w:pPr>
            <w:ins w:id="8893" w:author="Utente" w:date="2017-06-23T17:58:00Z">
              <w:r w:rsidRPr="00386B8F">
                <w:rPr>
                  <w:rFonts w:ascii="Arial" w:eastAsia="Calibri" w:hAnsi="Arial" w:cs="Arial"/>
                  <w:color w:val="auto"/>
                </w:rPr>
                <w:t>UK</w:t>
              </w:r>
            </w:ins>
            <w:del w:id="8894" w:author="Utente" w:date="2017-06-23T17:58:00Z">
              <w:r w:rsidR="00D57B1E"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44A28" w14:textId="77777777" w:rsidR="00D57B1E" w:rsidRPr="00386B8F" w:rsidRDefault="00D57B1E">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D306" w14:textId="185D5D84" w:rsidR="00D57B1E" w:rsidRPr="00386B8F" w:rsidRDefault="00D57B1E">
            <w:pPr>
              <w:rPr>
                <w:rFonts w:ascii="Arial" w:hAnsi="Arial" w:cs="Arial"/>
                <w:color w:val="auto"/>
              </w:rPr>
            </w:pPr>
            <w:ins w:id="8895" w:author="Utente" w:date="2017-06-23T17:48:00Z">
              <w:r w:rsidRPr="00386B8F">
                <w:rPr>
                  <w:rFonts w:ascii="Arial" w:eastAsia="Calibri" w:hAnsi="Arial" w:cs="Arial"/>
                  <w:color w:val="auto"/>
                </w:rPr>
                <w:t>true</w:t>
              </w:r>
            </w:ins>
            <w:del w:id="8896" w:author="Utente" w:date="2017-06-23T17:48:00Z">
              <w:r w:rsidRPr="00386B8F" w:rsidDel="00C344B7">
                <w:rPr>
                  <w:rFonts w:ascii="Arial" w:eastAsia="Calibri" w:hAnsi="Arial" w:cs="Arial"/>
                  <w:color w:val="auto"/>
                </w:rPr>
                <w:delText>1121001</w:delText>
              </w:r>
            </w:del>
          </w:p>
        </w:tc>
      </w:tr>
      <w:tr w:rsidR="00D57B1E" w:rsidRPr="00930F4A" w:rsidDel="00386B8F" w14:paraId="522903E6" w14:textId="7F3541CC" w:rsidTr="00D57B1E">
        <w:trPr>
          <w:del w:id="8897"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431A7E" w14:textId="7F5E6467" w:rsidR="00D57B1E" w:rsidRPr="00930F4A" w:rsidDel="00386B8F" w:rsidRDefault="00D57B1E">
            <w:pPr>
              <w:rPr>
                <w:del w:id="8898" w:author="Utente" w:date="2017-06-27T17:58:00Z"/>
                <w:rFonts w:ascii="Arial" w:hAnsi="Arial" w:cs="Arial"/>
              </w:rPr>
            </w:pPr>
            <w:del w:id="8899"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C2A2B" w14:textId="633EC7BD" w:rsidR="00D57B1E" w:rsidRPr="00930F4A" w:rsidDel="00386B8F" w:rsidRDefault="00D57B1E">
            <w:pPr>
              <w:rPr>
                <w:del w:id="8900" w:author="Utente" w:date="2017-06-27T17:58:00Z"/>
                <w:rFonts w:ascii="Arial" w:hAnsi="Arial" w:cs="Arial"/>
              </w:rPr>
            </w:pPr>
            <w:del w:id="8901"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CA77A8" w14:textId="7A819551" w:rsidR="00D57B1E" w:rsidRPr="00930F4A" w:rsidDel="00386B8F" w:rsidRDefault="00D57B1E">
            <w:pPr>
              <w:rPr>
                <w:del w:id="8902" w:author="Utente" w:date="2017-06-27T17:58:00Z"/>
                <w:rFonts w:ascii="Arial" w:hAnsi="Arial" w:cs="Arial"/>
              </w:rPr>
            </w:pPr>
            <w:del w:id="8903"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D3F2D" w14:textId="584A47B3" w:rsidR="00D57B1E" w:rsidRPr="00930F4A" w:rsidDel="00386B8F" w:rsidRDefault="00D57B1E">
            <w:pPr>
              <w:rPr>
                <w:del w:id="8904" w:author="Utente" w:date="2017-06-27T17:58:00Z"/>
                <w:rFonts w:ascii="Arial" w:hAnsi="Arial" w:cs="Arial"/>
              </w:rPr>
            </w:pPr>
            <w:del w:id="8905"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D5E57" w14:textId="34AD80DC" w:rsidR="00D57B1E" w:rsidRPr="00930F4A" w:rsidDel="00386B8F" w:rsidRDefault="00D57B1E">
            <w:pPr>
              <w:rPr>
                <w:del w:id="8906" w:author="Utente" w:date="2017-06-27T17:58:00Z"/>
                <w:rFonts w:ascii="Arial" w:hAnsi="Arial" w:cs="Arial"/>
              </w:rPr>
            </w:pPr>
            <w:del w:id="8907" w:author="Utente" w:date="2017-06-23T17:48:00Z">
              <w:r w:rsidRPr="00930F4A" w:rsidDel="00C344B7">
                <w:rPr>
                  <w:rFonts w:ascii="Arial" w:eastAsia="Calibri" w:hAnsi="Arial" w:cs="Arial"/>
                </w:rPr>
                <w:delText>5757444</w:delText>
              </w:r>
            </w:del>
          </w:p>
        </w:tc>
      </w:tr>
      <w:tr w:rsidR="005A2227" w:rsidRPr="00930F4A" w:rsidDel="00386B8F" w14:paraId="35BC08F3" w14:textId="67226AC2" w:rsidTr="00D57B1E">
        <w:trPr>
          <w:del w:id="8908"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775A9" w14:textId="392A330F" w:rsidR="005A2227" w:rsidRPr="00930F4A" w:rsidDel="00386B8F" w:rsidRDefault="0097053A">
            <w:pPr>
              <w:rPr>
                <w:del w:id="8909" w:author="Utente" w:date="2017-06-27T17:58:00Z"/>
                <w:rFonts w:ascii="Arial" w:hAnsi="Arial" w:cs="Arial"/>
              </w:rPr>
            </w:pPr>
            <w:del w:id="8910"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9857A" w14:textId="22F59B58" w:rsidR="005A2227" w:rsidRPr="00930F4A" w:rsidDel="00386B8F" w:rsidRDefault="0097053A">
            <w:pPr>
              <w:rPr>
                <w:del w:id="8911" w:author="Utente" w:date="2017-06-27T17:58:00Z"/>
                <w:rFonts w:ascii="Arial" w:hAnsi="Arial" w:cs="Arial"/>
              </w:rPr>
            </w:pPr>
            <w:del w:id="8912"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24BD3" w14:textId="43555117" w:rsidR="005A2227" w:rsidRPr="00930F4A" w:rsidDel="00386B8F" w:rsidRDefault="0097053A">
            <w:pPr>
              <w:rPr>
                <w:del w:id="8913" w:author="Utente" w:date="2017-06-27T17:58:00Z"/>
                <w:rFonts w:ascii="Arial" w:hAnsi="Arial" w:cs="Arial"/>
              </w:rPr>
            </w:pPr>
            <w:del w:id="8914"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3A176" w14:textId="3B14BC31" w:rsidR="005A2227" w:rsidRPr="00930F4A" w:rsidDel="00386B8F" w:rsidRDefault="0097053A">
            <w:pPr>
              <w:rPr>
                <w:del w:id="8915" w:author="Utente" w:date="2017-06-27T17:58:00Z"/>
                <w:rFonts w:ascii="Arial" w:hAnsi="Arial" w:cs="Arial"/>
              </w:rPr>
            </w:pPr>
            <w:del w:id="8916"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61479" w14:textId="25847FAA" w:rsidR="005A2227" w:rsidRPr="00930F4A" w:rsidDel="00386B8F" w:rsidRDefault="0097053A">
            <w:pPr>
              <w:rPr>
                <w:del w:id="8917" w:author="Utente" w:date="2017-06-27T17:58:00Z"/>
                <w:rFonts w:ascii="Arial" w:hAnsi="Arial" w:cs="Arial"/>
              </w:rPr>
            </w:pPr>
            <w:del w:id="8918" w:author="Utente" w:date="2017-06-23T17:58:00Z">
              <w:r w:rsidRPr="00930F4A" w:rsidDel="009A398A">
                <w:rPr>
                  <w:rFonts w:ascii="Arial" w:eastAsia="Calibri" w:hAnsi="Arial" w:cs="Arial"/>
                </w:rPr>
                <w:delText>20748657</w:delText>
              </w:r>
            </w:del>
          </w:p>
        </w:tc>
      </w:tr>
      <w:tr w:rsidR="005A2227" w:rsidRPr="00930F4A" w:rsidDel="00386B8F" w14:paraId="1D53191B" w14:textId="513B54C8" w:rsidTr="00D57B1E">
        <w:trPr>
          <w:del w:id="8919"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02574" w14:textId="2E6671B0" w:rsidR="005A2227" w:rsidRPr="00930F4A" w:rsidDel="00386B8F" w:rsidRDefault="0097053A">
            <w:pPr>
              <w:rPr>
                <w:del w:id="8920" w:author="Utente" w:date="2017-06-27T17:58:00Z"/>
                <w:rFonts w:ascii="Arial" w:hAnsi="Arial" w:cs="Arial"/>
              </w:rPr>
            </w:pPr>
            <w:del w:id="8921"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98677" w14:textId="2B244548" w:rsidR="005A2227" w:rsidRPr="00930F4A" w:rsidDel="00386B8F" w:rsidRDefault="0097053A">
            <w:pPr>
              <w:rPr>
                <w:del w:id="8922" w:author="Utente" w:date="2017-06-27T17:58:00Z"/>
                <w:rFonts w:ascii="Arial" w:hAnsi="Arial" w:cs="Arial"/>
              </w:rPr>
            </w:pPr>
            <w:del w:id="8923"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6D55" w14:textId="2982948E" w:rsidR="005A2227" w:rsidRPr="00930F4A" w:rsidDel="00386B8F" w:rsidRDefault="0097053A">
            <w:pPr>
              <w:rPr>
                <w:del w:id="8924" w:author="Utente" w:date="2017-06-27T17:58:00Z"/>
                <w:rFonts w:ascii="Arial" w:hAnsi="Arial" w:cs="Arial"/>
              </w:rPr>
            </w:pPr>
            <w:del w:id="8925"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171125" w14:textId="1189C44F" w:rsidR="005A2227" w:rsidRPr="00930F4A" w:rsidDel="00386B8F" w:rsidRDefault="0097053A">
            <w:pPr>
              <w:rPr>
                <w:del w:id="8926" w:author="Utente" w:date="2017-06-27T17:58:00Z"/>
                <w:rFonts w:ascii="Arial" w:hAnsi="Arial" w:cs="Arial"/>
              </w:rPr>
            </w:pPr>
            <w:del w:id="8927"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9AC47" w14:textId="6D3CD16E" w:rsidR="005A2227" w:rsidRPr="00930F4A" w:rsidDel="00386B8F" w:rsidRDefault="0097053A">
            <w:pPr>
              <w:rPr>
                <w:del w:id="8928" w:author="Utente" w:date="2017-06-27T17:58:00Z"/>
                <w:rFonts w:ascii="Arial" w:hAnsi="Arial" w:cs="Arial"/>
              </w:rPr>
            </w:pPr>
            <w:del w:id="8929" w:author="Utente" w:date="2017-06-23T17:58:00Z">
              <w:r w:rsidRPr="00930F4A" w:rsidDel="009A398A">
                <w:rPr>
                  <w:rFonts w:ascii="Arial" w:eastAsia="Calibri" w:hAnsi="Arial" w:cs="Arial"/>
                </w:rPr>
                <w:delText>4917238</w:delText>
              </w:r>
            </w:del>
          </w:p>
        </w:tc>
      </w:tr>
      <w:tr w:rsidR="005A2227" w:rsidRPr="00930F4A" w:rsidDel="00386B8F" w14:paraId="61A5D69B" w14:textId="7D3E8650" w:rsidTr="00D57B1E">
        <w:trPr>
          <w:del w:id="8930"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6D749" w14:textId="6C30652E" w:rsidR="005A2227" w:rsidRPr="00930F4A" w:rsidDel="00386B8F" w:rsidRDefault="0097053A">
            <w:pPr>
              <w:rPr>
                <w:del w:id="8931" w:author="Utente" w:date="2017-06-27T17:58:00Z"/>
                <w:rFonts w:ascii="Arial" w:hAnsi="Arial" w:cs="Arial"/>
              </w:rPr>
            </w:pPr>
            <w:del w:id="8932"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DC104" w14:textId="17A67E77" w:rsidR="005A2227" w:rsidRPr="00930F4A" w:rsidDel="00386B8F" w:rsidRDefault="0097053A">
            <w:pPr>
              <w:rPr>
                <w:del w:id="8933" w:author="Utente" w:date="2017-06-27T17:58:00Z"/>
                <w:rFonts w:ascii="Arial" w:hAnsi="Arial" w:cs="Arial"/>
              </w:rPr>
            </w:pPr>
            <w:del w:id="8934"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2AAD0" w14:textId="694E4C28" w:rsidR="005A2227" w:rsidRPr="00930F4A" w:rsidDel="00386B8F" w:rsidRDefault="0097053A">
            <w:pPr>
              <w:rPr>
                <w:del w:id="8935" w:author="Utente" w:date="2017-06-27T17:58:00Z"/>
                <w:rFonts w:ascii="Arial" w:hAnsi="Arial" w:cs="Arial"/>
              </w:rPr>
            </w:pPr>
            <w:del w:id="8936"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FF137" w14:textId="7BCC8BD2" w:rsidR="005A2227" w:rsidRPr="00930F4A" w:rsidDel="00386B8F" w:rsidRDefault="0097053A">
            <w:pPr>
              <w:rPr>
                <w:del w:id="8937" w:author="Utente" w:date="2017-06-27T17:58:00Z"/>
                <w:rFonts w:ascii="Arial" w:hAnsi="Arial" w:cs="Arial"/>
              </w:rPr>
            </w:pPr>
            <w:del w:id="8938"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8401" w14:textId="711CE9B4" w:rsidR="005A2227" w:rsidRPr="00930F4A" w:rsidDel="00386B8F" w:rsidRDefault="0097053A">
            <w:pPr>
              <w:rPr>
                <w:del w:id="8939" w:author="Utente" w:date="2017-06-27T17:58:00Z"/>
                <w:rFonts w:ascii="Arial" w:hAnsi="Arial" w:cs="Arial"/>
              </w:rPr>
            </w:pPr>
            <w:del w:id="8940" w:author="Utente" w:date="2017-06-23T17:48:00Z">
              <w:r w:rsidRPr="00930F4A" w:rsidDel="00D57B1E">
                <w:rPr>
                  <w:rFonts w:ascii="Arial" w:eastAsia="Calibri" w:hAnsi="Arial" w:cs="Arial"/>
                </w:rPr>
                <w:delText>5488356</w:delText>
              </w:r>
            </w:del>
          </w:p>
        </w:tc>
      </w:tr>
      <w:tr w:rsidR="005A2227" w:rsidRPr="00930F4A" w:rsidDel="00386B8F" w14:paraId="7171A44F" w14:textId="5587ED52" w:rsidTr="00D57B1E">
        <w:trPr>
          <w:del w:id="8941"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D3A6" w14:textId="62B3A8DE" w:rsidR="005A2227" w:rsidRPr="00930F4A" w:rsidDel="00386B8F" w:rsidRDefault="0097053A">
            <w:pPr>
              <w:rPr>
                <w:del w:id="8942" w:author="Utente" w:date="2017-06-27T17:58:00Z"/>
                <w:rFonts w:ascii="Arial" w:hAnsi="Arial" w:cs="Arial"/>
              </w:rPr>
            </w:pPr>
            <w:del w:id="8943"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24AE5" w14:textId="21622597" w:rsidR="005A2227" w:rsidRPr="00930F4A" w:rsidDel="00386B8F" w:rsidRDefault="0097053A">
            <w:pPr>
              <w:rPr>
                <w:del w:id="8944" w:author="Utente" w:date="2017-06-27T17:58:00Z"/>
                <w:rFonts w:ascii="Arial" w:hAnsi="Arial" w:cs="Arial"/>
              </w:rPr>
            </w:pPr>
            <w:del w:id="8945"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FE087" w14:textId="4D48DCA2" w:rsidR="005A2227" w:rsidRPr="00930F4A" w:rsidDel="00386B8F" w:rsidRDefault="0097053A">
            <w:pPr>
              <w:rPr>
                <w:del w:id="8946" w:author="Utente" w:date="2017-06-27T17:58:00Z"/>
                <w:rFonts w:ascii="Arial" w:hAnsi="Arial" w:cs="Arial"/>
              </w:rPr>
            </w:pPr>
            <w:del w:id="8947"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54A65" w14:textId="7F451754" w:rsidR="005A2227" w:rsidRPr="00930F4A" w:rsidDel="00386B8F" w:rsidRDefault="0097053A">
            <w:pPr>
              <w:rPr>
                <w:del w:id="8948" w:author="Utente" w:date="2017-06-27T17:58:00Z"/>
                <w:rFonts w:ascii="Arial" w:hAnsi="Arial" w:cs="Arial"/>
              </w:rPr>
            </w:pPr>
            <w:del w:id="8949"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FD1B" w14:textId="189CE19C" w:rsidR="005A2227" w:rsidRPr="00930F4A" w:rsidDel="00386B8F" w:rsidRDefault="0097053A">
            <w:pPr>
              <w:rPr>
                <w:del w:id="8950" w:author="Utente" w:date="2017-06-27T17:58:00Z"/>
                <w:rFonts w:ascii="Arial" w:hAnsi="Arial" w:cs="Arial"/>
              </w:rPr>
            </w:pPr>
            <w:del w:id="8951" w:author="Utente" w:date="2017-06-23T17:58:00Z">
              <w:r w:rsidRPr="00930F4A" w:rsidDel="009A398A">
                <w:rPr>
                  <w:rFonts w:ascii="Arial" w:eastAsia="Calibri" w:hAnsi="Arial" w:cs="Arial"/>
                </w:rPr>
                <w:delText>20915924</w:delText>
              </w:r>
            </w:del>
          </w:p>
        </w:tc>
      </w:tr>
      <w:tr w:rsidR="005A2227" w:rsidRPr="00930F4A" w:rsidDel="00386B8F" w14:paraId="3DE9D68F" w14:textId="173D8F09" w:rsidTr="00D57B1E">
        <w:trPr>
          <w:del w:id="8952"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710C" w14:textId="5AA83FD9" w:rsidR="005A2227" w:rsidRPr="00930F4A" w:rsidDel="00386B8F" w:rsidRDefault="0097053A">
            <w:pPr>
              <w:rPr>
                <w:del w:id="8953" w:author="Utente" w:date="2017-06-27T17:58:00Z"/>
                <w:rFonts w:ascii="Arial" w:hAnsi="Arial" w:cs="Arial"/>
              </w:rPr>
            </w:pPr>
            <w:del w:id="8954"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2A70F" w14:textId="03A6589A" w:rsidR="005A2227" w:rsidRPr="00930F4A" w:rsidDel="00386B8F" w:rsidRDefault="0097053A">
            <w:pPr>
              <w:rPr>
                <w:del w:id="8955" w:author="Utente" w:date="2017-06-27T17:58:00Z"/>
                <w:rFonts w:ascii="Arial" w:hAnsi="Arial" w:cs="Arial"/>
              </w:rPr>
            </w:pPr>
            <w:del w:id="8956"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FD226" w14:textId="1FA1CD96" w:rsidR="005A2227" w:rsidRPr="00930F4A" w:rsidDel="00386B8F" w:rsidRDefault="0097053A">
            <w:pPr>
              <w:rPr>
                <w:del w:id="8957" w:author="Utente" w:date="2017-06-27T17:58:00Z"/>
                <w:rFonts w:ascii="Arial" w:hAnsi="Arial" w:cs="Arial"/>
              </w:rPr>
            </w:pPr>
            <w:del w:id="8958"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DE4A2" w14:textId="1D58AB77" w:rsidR="005A2227" w:rsidRPr="00930F4A" w:rsidDel="00386B8F" w:rsidRDefault="0097053A">
            <w:pPr>
              <w:rPr>
                <w:del w:id="8959" w:author="Utente" w:date="2017-06-27T17:58:00Z"/>
                <w:rFonts w:ascii="Arial" w:hAnsi="Arial" w:cs="Arial"/>
              </w:rPr>
            </w:pPr>
            <w:del w:id="8960"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D2BF" w14:textId="6DB6C201" w:rsidR="005A2227" w:rsidRPr="00930F4A" w:rsidDel="00386B8F" w:rsidRDefault="0097053A">
            <w:pPr>
              <w:rPr>
                <w:del w:id="8961" w:author="Utente" w:date="2017-06-27T17:58:00Z"/>
                <w:rFonts w:ascii="Arial" w:hAnsi="Arial" w:cs="Arial"/>
              </w:rPr>
            </w:pPr>
            <w:del w:id="8962" w:author="Utente" w:date="2017-06-23T17:48:00Z">
              <w:r w:rsidRPr="00930F4A" w:rsidDel="00D57B1E">
                <w:rPr>
                  <w:rFonts w:ascii="Arial" w:eastAsia="Calibri" w:hAnsi="Arial" w:cs="Arial"/>
                </w:rPr>
                <w:delText>6068452</w:delText>
              </w:r>
            </w:del>
          </w:p>
        </w:tc>
      </w:tr>
    </w:tbl>
    <w:p w14:paraId="5738AE09" w14:textId="77777777" w:rsidR="00930F4A" w:rsidRDefault="00930F4A">
      <w:pPr>
        <w:rPr>
          <w:ins w:id="8963" w:author="Utente" w:date="2017-06-26T16:23:00Z"/>
          <w:rFonts w:ascii="Arial" w:hAnsi="Arial" w:cs="Arial"/>
        </w:rPr>
      </w:pPr>
    </w:p>
    <w:p w14:paraId="76C773BB" w14:textId="1E511DDC" w:rsidR="009A398A" w:rsidRDefault="009A398A">
      <w:pPr>
        <w:rPr>
          <w:ins w:id="8964" w:author="Utente" w:date="2017-06-23T18:00:00Z"/>
        </w:rPr>
      </w:pPr>
      <w:ins w:id="8965" w:author="Utente" w:date="2017-06-23T17:58:00Z">
        <w:r>
          <w:t xml:space="preserve">and the </w:t>
        </w:r>
      </w:ins>
      <w:ins w:id="8966" w:author="Utente" w:date="2017-06-23T17:59:00Z">
        <w:r>
          <w:t xml:space="preserve">right operand </w:t>
        </w:r>
      </w:ins>
      <w:ins w:id="8967" w:author="Utente" w:date="2017-06-26T16:22:00Z">
        <w:r w:rsidR="00930F4A">
          <w:t>Data Set</w:t>
        </w:r>
      </w:ins>
      <w:ins w:id="8968" w:author="Utente" w:date="2017-06-27T17:59:00Z">
        <w:r w:rsidR="00386B8F">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9A398A" w:rsidRPr="00930F4A" w14:paraId="5910EAA1" w14:textId="77777777" w:rsidTr="005F1783">
        <w:trPr>
          <w:ins w:id="8969" w:author="Utente" w:date="2017-06-23T18:00: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D7DB9D" w14:textId="395A9EB1" w:rsidR="009A398A" w:rsidRPr="00930F4A" w:rsidRDefault="009A398A" w:rsidP="009A398A">
            <w:pPr>
              <w:rPr>
                <w:ins w:id="8970" w:author="Utente" w:date="2017-06-23T18:00:00Z"/>
                <w:rFonts w:ascii="Arial" w:hAnsi="Arial" w:cs="Arial"/>
              </w:rPr>
            </w:pPr>
            <w:ins w:id="8971" w:author="Utente" w:date="2017-06-23T18:00:00Z">
              <w:r w:rsidRPr="00930F4A">
                <w:rPr>
                  <w:rFonts w:ascii="Arial" w:eastAsia="Calibri" w:hAnsi="Arial" w:cs="Arial"/>
                </w:rPr>
                <w:t>DS_2</w:t>
              </w:r>
            </w:ins>
          </w:p>
        </w:tc>
      </w:tr>
      <w:tr w:rsidR="009A398A" w:rsidRPr="00930F4A" w14:paraId="0AA6A468" w14:textId="77777777" w:rsidTr="005F1783">
        <w:trPr>
          <w:ins w:id="8972" w:author="Utente" w:date="2017-06-23T18:0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905FF19" w14:textId="77777777" w:rsidR="009A398A" w:rsidRPr="00930F4A" w:rsidRDefault="009A398A" w:rsidP="005F1783">
            <w:pPr>
              <w:rPr>
                <w:ins w:id="8973" w:author="Utente" w:date="2017-06-23T18:00:00Z"/>
                <w:rFonts w:ascii="Arial" w:hAnsi="Arial" w:cs="Arial"/>
              </w:rPr>
            </w:pPr>
            <w:ins w:id="8974" w:author="Utente" w:date="2017-06-23T18:00: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184F66" w14:textId="77777777" w:rsidR="009A398A" w:rsidRPr="00930F4A" w:rsidRDefault="009A398A" w:rsidP="005F1783">
            <w:pPr>
              <w:rPr>
                <w:ins w:id="8975" w:author="Utente" w:date="2017-06-23T18:00:00Z"/>
                <w:rFonts w:ascii="Arial" w:hAnsi="Arial" w:cs="Arial"/>
              </w:rPr>
            </w:pPr>
            <w:ins w:id="8976" w:author="Utente" w:date="2017-06-23T18:00: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AAFCDC" w14:textId="77777777" w:rsidR="009A398A" w:rsidRPr="00930F4A" w:rsidRDefault="009A398A" w:rsidP="005F1783">
            <w:pPr>
              <w:rPr>
                <w:ins w:id="8977" w:author="Utente" w:date="2017-06-23T18:00:00Z"/>
                <w:rFonts w:ascii="Arial" w:hAnsi="Arial" w:cs="Arial"/>
              </w:rPr>
            </w:pPr>
            <w:ins w:id="8978" w:author="Utente" w:date="2017-06-23T18:00: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3B340B0" w14:textId="77777777" w:rsidR="009A398A" w:rsidRPr="00930F4A" w:rsidRDefault="009A398A" w:rsidP="005F1783">
            <w:pPr>
              <w:rPr>
                <w:ins w:id="8979" w:author="Utente" w:date="2017-06-23T18:00:00Z"/>
                <w:rFonts w:ascii="Arial" w:hAnsi="Arial" w:cs="Arial"/>
              </w:rPr>
            </w:pPr>
            <w:ins w:id="8980" w:author="Utente" w:date="2017-06-23T18:00: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EC585B1" w14:textId="77777777" w:rsidR="009A398A" w:rsidRPr="00930F4A" w:rsidRDefault="009A398A" w:rsidP="005F1783">
            <w:pPr>
              <w:rPr>
                <w:ins w:id="8981" w:author="Utente" w:date="2017-06-23T18:00:00Z"/>
                <w:rFonts w:ascii="Arial" w:hAnsi="Arial" w:cs="Arial"/>
              </w:rPr>
            </w:pPr>
            <w:ins w:id="8982" w:author="Utente" w:date="2017-06-23T18:00:00Z">
              <w:r w:rsidRPr="00930F4A">
                <w:rPr>
                  <w:rFonts w:ascii="Arial" w:eastAsia="Calibri" w:hAnsi="Arial" w:cs="Arial"/>
                  <w:b/>
                  <w:shd w:val="clear" w:color="auto" w:fill="C6D9F1"/>
                </w:rPr>
                <w:t>Me_1</w:t>
              </w:r>
            </w:ins>
          </w:p>
        </w:tc>
      </w:tr>
      <w:tr w:rsidR="009A398A" w:rsidRPr="00930F4A" w14:paraId="21F3FA81" w14:textId="77777777" w:rsidTr="005F1783">
        <w:trPr>
          <w:ins w:id="8983"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DD9BC" w14:textId="77777777" w:rsidR="009A398A" w:rsidRPr="00930F4A" w:rsidRDefault="009A398A" w:rsidP="005F1783">
            <w:pPr>
              <w:rPr>
                <w:ins w:id="8984" w:author="Utente" w:date="2017-06-23T18:00:00Z"/>
                <w:rFonts w:ascii="Arial" w:hAnsi="Arial" w:cs="Arial"/>
              </w:rPr>
            </w:pPr>
            <w:ins w:id="8985"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6E4BA" w14:textId="77777777" w:rsidR="009A398A" w:rsidRPr="00930F4A" w:rsidRDefault="009A398A" w:rsidP="005F1783">
            <w:pPr>
              <w:rPr>
                <w:ins w:id="8986" w:author="Utente" w:date="2017-06-23T18:00:00Z"/>
                <w:rFonts w:ascii="Arial" w:hAnsi="Arial" w:cs="Arial"/>
              </w:rPr>
            </w:pPr>
            <w:ins w:id="8987"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18ED5" w14:textId="77777777" w:rsidR="009A398A" w:rsidRPr="00930F4A" w:rsidRDefault="009A398A" w:rsidP="005F1783">
            <w:pPr>
              <w:rPr>
                <w:ins w:id="8988" w:author="Utente" w:date="2017-06-23T18:00:00Z"/>
                <w:rFonts w:ascii="Arial" w:hAnsi="Arial" w:cs="Arial"/>
              </w:rPr>
            </w:pPr>
            <w:ins w:id="8989"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1645D" w14:textId="77777777" w:rsidR="009A398A" w:rsidRPr="00930F4A" w:rsidRDefault="009A398A" w:rsidP="005F1783">
            <w:pPr>
              <w:rPr>
                <w:ins w:id="8990" w:author="Utente" w:date="2017-06-23T18:00:00Z"/>
                <w:rFonts w:ascii="Arial" w:hAnsi="Arial" w:cs="Arial"/>
              </w:rPr>
            </w:pPr>
            <w:ins w:id="8991"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53E" w14:textId="3C145685" w:rsidR="009A398A" w:rsidRPr="00930F4A" w:rsidRDefault="009A398A" w:rsidP="005F1783">
            <w:pPr>
              <w:rPr>
                <w:ins w:id="8992" w:author="Utente" w:date="2017-06-23T18:00:00Z"/>
                <w:rFonts w:ascii="Arial" w:hAnsi="Arial" w:cs="Arial"/>
              </w:rPr>
            </w:pPr>
            <w:ins w:id="8993" w:author="Utente" w:date="2017-06-23T18:00:00Z">
              <w:r w:rsidRPr="00930F4A">
                <w:rPr>
                  <w:rFonts w:ascii="Arial" w:eastAsia="Calibri" w:hAnsi="Arial" w:cs="Arial"/>
                </w:rPr>
                <w:t>false</w:t>
              </w:r>
            </w:ins>
          </w:p>
        </w:tc>
      </w:tr>
      <w:tr w:rsidR="009A398A" w:rsidRPr="00930F4A" w14:paraId="5DF9E5FA" w14:textId="77777777" w:rsidTr="005F1783">
        <w:trPr>
          <w:ins w:id="8994"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DFC6F" w14:textId="77777777" w:rsidR="009A398A" w:rsidRPr="00930F4A" w:rsidRDefault="009A398A" w:rsidP="005F1783">
            <w:pPr>
              <w:rPr>
                <w:ins w:id="8995" w:author="Utente" w:date="2017-06-23T18:00:00Z"/>
                <w:rFonts w:ascii="Arial" w:hAnsi="Arial" w:cs="Arial"/>
              </w:rPr>
            </w:pPr>
            <w:ins w:id="8996"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9F270" w14:textId="77777777" w:rsidR="009A398A" w:rsidRPr="00930F4A" w:rsidRDefault="009A398A" w:rsidP="005F1783">
            <w:pPr>
              <w:rPr>
                <w:ins w:id="8997" w:author="Utente" w:date="2017-06-23T18:00:00Z"/>
                <w:rFonts w:ascii="Arial" w:hAnsi="Arial" w:cs="Arial"/>
              </w:rPr>
            </w:pPr>
            <w:ins w:id="8998"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66A70" w14:textId="77777777" w:rsidR="009A398A" w:rsidRPr="00930F4A" w:rsidRDefault="009A398A" w:rsidP="005F1783">
            <w:pPr>
              <w:rPr>
                <w:ins w:id="8999" w:author="Utente" w:date="2017-06-23T18:00:00Z"/>
                <w:rFonts w:ascii="Arial" w:hAnsi="Arial" w:cs="Arial"/>
              </w:rPr>
            </w:pPr>
            <w:ins w:id="9000"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6E038F" w14:textId="77777777" w:rsidR="009A398A" w:rsidRPr="00930F4A" w:rsidRDefault="009A398A" w:rsidP="005F1783">
            <w:pPr>
              <w:rPr>
                <w:ins w:id="9001" w:author="Utente" w:date="2017-06-23T18:00:00Z"/>
                <w:rFonts w:ascii="Arial" w:hAnsi="Arial" w:cs="Arial"/>
              </w:rPr>
            </w:pPr>
            <w:ins w:id="9002"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B599E" w14:textId="4A44D99B" w:rsidR="009A398A" w:rsidRPr="00930F4A" w:rsidRDefault="009A398A" w:rsidP="005F1783">
            <w:pPr>
              <w:rPr>
                <w:ins w:id="9003" w:author="Utente" w:date="2017-06-23T18:00:00Z"/>
                <w:rFonts w:ascii="Arial" w:hAnsi="Arial" w:cs="Arial"/>
              </w:rPr>
            </w:pPr>
            <w:ins w:id="9004" w:author="Utente" w:date="2017-06-23T18:01:00Z">
              <w:r w:rsidRPr="00930F4A">
                <w:rPr>
                  <w:rFonts w:ascii="Arial" w:eastAsia="Calibri" w:hAnsi="Arial" w:cs="Arial"/>
                </w:rPr>
                <w:t>true</w:t>
              </w:r>
            </w:ins>
          </w:p>
        </w:tc>
      </w:tr>
      <w:tr w:rsidR="009A398A" w:rsidRPr="00930F4A" w14:paraId="64688E27" w14:textId="77777777" w:rsidTr="005F1783">
        <w:trPr>
          <w:ins w:id="9005"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89105" w14:textId="77777777" w:rsidR="009A398A" w:rsidRPr="00930F4A" w:rsidRDefault="009A398A" w:rsidP="005F1783">
            <w:pPr>
              <w:rPr>
                <w:ins w:id="9006" w:author="Utente" w:date="2017-06-23T18:00:00Z"/>
                <w:rFonts w:ascii="Arial" w:hAnsi="Arial" w:cs="Arial"/>
              </w:rPr>
            </w:pPr>
            <w:ins w:id="9007"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0478F" w14:textId="77777777" w:rsidR="009A398A" w:rsidRPr="00930F4A" w:rsidRDefault="009A398A" w:rsidP="005F1783">
            <w:pPr>
              <w:rPr>
                <w:ins w:id="9008" w:author="Utente" w:date="2017-06-23T18:00:00Z"/>
                <w:rFonts w:ascii="Arial" w:hAnsi="Arial" w:cs="Arial"/>
              </w:rPr>
            </w:pPr>
            <w:ins w:id="9009"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5EB26" w14:textId="77777777" w:rsidR="009A398A" w:rsidRPr="00930F4A" w:rsidRDefault="009A398A" w:rsidP="005F1783">
            <w:pPr>
              <w:rPr>
                <w:ins w:id="9010" w:author="Utente" w:date="2017-06-23T18:00:00Z"/>
                <w:rFonts w:ascii="Arial" w:hAnsi="Arial" w:cs="Arial"/>
              </w:rPr>
            </w:pPr>
            <w:ins w:id="9011"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0578" w14:textId="77777777" w:rsidR="009A398A" w:rsidRPr="00930F4A" w:rsidRDefault="009A398A" w:rsidP="005F1783">
            <w:pPr>
              <w:rPr>
                <w:ins w:id="9012" w:author="Utente" w:date="2017-06-23T18:00:00Z"/>
                <w:rFonts w:ascii="Arial" w:hAnsi="Arial" w:cs="Arial"/>
              </w:rPr>
            </w:pPr>
            <w:ins w:id="9013"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D9F64" w14:textId="77777777" w:rsidR="009A398A" w:rsidRPr="00930F4A" w:rsidRDefault="009A398A" w:rsidP="005F1783">
            <w:pPr>
              <w:rPr>
                <w:ins w:id="9014" w:author="Utente" w:date="2017-06-23T18:00:00Z"/>
                <w:rFonts w:ascii="Arial" w:hAnsi="Arial" w:cs="Arial"/>
              </w:rPr>
            </w:pPr>
            <w:ins w:id="9015" w:author="Utente" w:date="2017-06-23T18:00:00Z">
              <w:r w:rsidRPr="00930F4A">
                <w:rPr>
                  <w:rFonts w:ascii="Arial" w:eastAsia="Calibri" w:hAnsi="Arial" w:cs="Arial"/>
                </w:rPr>
                <w:t>true</w:t>
              </w:r>
            </w:ins>
          </w:p>
        </w:tc>
      </w:tr>
      <w:tr w:rsidR="009A398A" w:rsidRPr="00930F4A" w14:paraId="20E996BE" w14:textId="77777777" w:rsidTr="005F1783">
        <w:trPr>
          <w:ins w:id="9016"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24B4E" w14:textId="77777777" w:rsidR="009A398A" w:rsidRPr="00930F4A" w:rsidRDefault="009A398A" w:rsidP="005F1783">
            <w:pPr>
              <w:rPr>
                <w:ins w:id="9017" w:author="Utente" w:date="2017-06-23T18:00:00Z"/>
                <w:rFonts w:ascii="Arial" w:hAnsi="Arial" w:cs="Arial"/>
              </w:rPr>
            </w:pPr>
            <w:ins w:id="9018"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FC0B6" w14:textId="77777777" w:rsidR="009A398A" w:rsidRPr="00930F4A" w:rsidRDefault="009A398A" w:rsidP="005F1783">
            <w:pPr>
              <w:rPr>
                <w:ins w:id="9019" w:author="Utente" w:date="2017-06-23T18:00:00Z"/>
                <w:rFonts w:ascii="Arial" w:hAnsi="Arial" w:cs="Arial"/>
              </w:rPr>
            </w:pPr>
            <w:ins w:id="9020"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0C3A2" w14:textId="77777777" w:rsidR="009A398A" w:rsidRPr="00930F4A" w:rsidRDefault="009A398A" w:rsidP="005F1783">
            <w:pPr>
              <w:rPr>
                <w:ins w:id="9021" w:author="Utente" w:date="2017-06-23T18:00:00Z"/>
                <w:rFonts w:ascii="Arial" w:hAnsi="Arial" w:cs="Arial"/>
              </w:rPr>
            </w:pPr>
            <w:ins w:id="9022"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DFC90" w14:textId="77777777" w:rsidR="009A398A" w:rsidRPr="00930F4A" w:rsidRDefault="009A398A" w:rsidP="005F1783">
            <w:pPr>
              <w:rPr>
                <w:ins w:id="9023" w:author="Utente" w:date="2017-06-23T18:00:00Z"/>
                <w:rFonts w:ascii="Arial" w:hAnsi="Arial" w:cs="Arial"/>
              </w:rPr>
            </w:pPr>
            <w:ins w:id="9024"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EEA92" w14:textId="2C2D0CD9" w:rsidR="009A398A" w:rsidRPr="00930F4A" w:rsidRDefault="009A398A" w:rsidP="005F1783">
            <w:pPr>
              <w:rPr>
                <w:ins w:id="9025" w:author="Utente" w:date="2017-06-23T18:00:00Z"/>
                <w:rFonts w:ascii="Arial" w:hAnsi="Arial" w:cs="Arial"/>
              </w:rPr>
            </w:pPr>
            <w:ins w:id="9026" w:author="Utente" w:date="2017-06-23T18:01:00Z">
              <w:r w:rsidRPr="00930F4A">
                <w:rPr>
                  <w:rFonts w:ascii="Arial" w:eastAsia="Calibri" w:hAnsi="Arial" w:cs="Arial"/>
                </w:rPr>
                <w:t>true</w:t>
              </w:r>
            </w:ins>
          </w:p>
        </w:tc>
      </w:tr>
      <w:tr w:rsidR="009A398A" w:rsidRPr="00930F4A" w14:paraId="00C03B9B" w14:textId="77777777" w:rsidTr="005F1783">
        <w:trPr>
          <w:ins w:id="9027"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8B73D" w14:textId="77777777" w:rsidR="009A398A" w:rsidRPr="00930F4A" w:rsidRDefault="009A398A" w:rsidP="005F1783">
            <w:pPr>
              <w:rPr>
                <w:ins w:id="9028" w:author="Utente" w:date="2017-06-23T18:00:00Z"/>
                <w:rFonts w:ascii="Arial" w:hAnsi="Arial" w:cs="Arial"/>
              </w:rPr>
            </w:pPr>
            <w:ins w:id="9029"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A6C30" w14:textId="77777777" w:rsidR="009A398A" w:rsidRPr="00930F4A" w:rsidRDefault="009A398A" w:rsidP="005F1783">
            <w:pPr>
              <w:rPr>
                <w:ins w:id="9030" w:author="Utente" w:date="2017-06-23T18:00:00Z"/>
                <w:rFonts w:ascii="Arial" w:hAnsi="Arial" w:cs="Arial"/>
              </w:rPr>
            </w:pPr>
            <w:ins w:id="9031"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53CC9" w14:textId="77777777" w:rsidR="009A398A" w:rsidRPr="00930F4A" w:rsidRDefault="009A398A" w:rsidP="005F1783">
            <w:pPr>
              <w:rPr>
                <w:ins w:id="9032" w:author="Utente" w:date="2017-06-23T18:00:00Z"/>
                <w:rFonts w:ascii="Arial" w:hAnsi="Arial" w:cs="Arial"/>
              </w:rPr>
            </w:pPr>
            <w:ins w:id="9033"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D293" w14:textId="77777777" w:rsidR="009A398A" w:rsidRPr="00930F4A" w:rsidRDefault="009A398A" w:rsidP="005F1783">
            <w:pPr>
              <w:rPr>
                <w:ins w:id="9034" w:author="Utente" w:date="2017-06-23T18:00:00Z"/>
                <w:rFonts w:ascii="Arial" w:hAnsi="Arial" w:cs="Arial"/>
              </w:rPr>
            </w:pPr>
            <w:ins w:id="9035"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5EE" w14:textId="77777777" w:rsidR="009A398A" w:rsidRPr="00930F4A" w:rsidRDefault="009A398A" w:rsidP="005F1783">
            <w:pPr>
              <w:rPr>
                <w:ins w:id="9036" w:author="Utente" w:date="2017-06-23T18:00:00Z"/>
                <w:rFonts w:ascii="Arial" w:hAnsi="Arial" w:cs="Arial"/>
              </w:rPr>
            </w:pPr>
            <w:ins w:id="9037" w:author="Utente" w:date="2017-06-23T18:00:00Z">
              <w:r w:rsidRPr="00930F4A">
                <w:rPr>
                  <w:rFonts w:ascii="Arial" w:eastAsia="Calibri" w:hAnsi="Arial" w:cs="Arial"/>
                </w:rPr>
                <w:t>false</w:t>
              </w:r>
            </w:ins>
          </w:p>
        </w:tc>
      </w:tr>
      <w:tr w:rsidR="009A398A" w:rsidRPr="00930F4A" w14:paraId="6BB0AD0D" w14:textId="77777777" w:rsidTr="005F1783">
        <w:trPr>
          <w:ins w:id="9038"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B5481" w14:textId="77777777" w:rsidR="009A398A" w:rsidRPr="00930F4A" w:rsidRDefault="009A398A" w:rsidP="005F1783">
            <w:pPr>
              <w:rPr>
                <w:ins w:id="9039" w:author="Utente" w:date="2017-06-23T18:00:00Z"/>
                <w:rFonts w:ascii="Arial" w:hAnsi="Arial" w:cs="Arial"/>
              </w:rPr>
            </w:pPr>
            <w:ins w:id="9040"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5BAFB" w14:textId="77777777" w:rsidR="009A398A" w:rsidRPr="00930F4A" w:rsidRDefault="009A398A" w:rsidP="005F1783">
            <w:pPr>
              <w:rPr>
                <w:ins w:id="9041" w:author="Utente" w:date="2017-06-23T18:00:00Z"/>
                <w:rFonts w:ascii="Arial" w:hAnsi="Arial" w:cs="Arial"/>
              </w:rPr>
            </w:pPr>
            <w:ins w:id="9042"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32246" w14:textId="77777777" w:rsidR="009A398A" w:rsidRPr="00930F4A" w:rsidRDefault="009A398A" w:rsidP="005F1783">
            <w:pPr>
              <w:rPr>
                <w:ins w:id="9043" w:author="Utente" w:date="2017-06-23T18:00:00Z"/>
                <w:rFonts w:ascii="Arial" w:hAnsi="Arial" w:cs="Arial"/>
              </w:rPr>
            </w:pPr>
            <w:ins w:id="9044"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B146" w14:textId="77777777" w:rsidR="009A398A" w:rsidRPr="00930F4A" w:rsidRDefault="009A398A" w:rsidP="005F1783">
            <w:pPr>
              <w:rPr>
                <w:ins w:id="9045" w:author="Utente" w:date="2017-06-23T18:00:00Z"/>
                <w:rFonts w:ascii="Arial" w:hAnsi="Arial" w:cs="Arial"/>
              </w:rPr>
            </w:pPr>
            <w:ins w:id="9046"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B75BC" w14:textId="160F99FF" w:rsidR="009A398A" w:rsidRPr="00930F4A" w:rsidRDefault="009A398A" w:rsidP="005F1783">
            <w:pPr>
              <w:rPr>
                <w:ins w:id="9047" w:author="Utente" w:date="2017-06-23T18:00:00Z"/>
                <w:rFonts w:ascii="Arial" w:hAnsi="Arial" w:cs="Arial"/>
              </w:rPr>
            </w:pPr>
            <w:ins w:id="9048" w:author="Utente" w:date="2017-06-23T18:01:00Z">
              <w:r w:rsidRPr="00930F4A">
                <w:rPr>
                  <w:rFonts w:ascii="Arial" w:eastAsia="Calibri" w:hAnsi="Arial" w:cs="Arial"/>
                </w:rPr>
                <w:t>false</w:t>
              </w:r>
            </w:ins>
          </w:p>
        </w:tc>
      </w:tr>
    </w:tbl>
    <w:p w14:paraId="26DCE903" w14:textId="77777777" w:rsidR="009A398A" w:rsidRDefault="009A398A">
      <w:pPr>
        <w:rPr>
          <w:ins w:id="9049" w:author="Utente" w:date="2017-06-23T17:58:00Z"/>
        </w:rPr>
      </w:pPr>
    </w:p>
    <w:p w14:paraId="7BA65D45" w14:textId="77777777" w:rsidR="009A398A" w:rsidRPr="00E352EF" w:rsidRDefault="009A398A"/>
    <w:p w14:paraId="74BD5F33" w14:textId="48978B42" w:rsidR="005A2227" w:rsidRPr="00930F4A" w:rsidRDefault="00FD4EAA">
      <w:pPr>
        <w:rPr>
          <w:rFonts w:ascii="Arial" w:hAnsi="Arial" w:cs="Arial"/>
        </w:rPr>
      </w:pPr>
      <w:ins w:id="9050" w:author="Utente" w:date="2017-06-23T17:24:00Z">
        <w:r w:rsidRPr="00871D7C">
          <w:rPr>
            <w:rFonts w:ascii="Cambria" w:eastAsia="Calibri" w:hAnsi="Cambria" w:cs="Calibri"/>
            <w:i/>
          </w:rPr>
          <w:t>Example</w:t>
        </w:r>
      </w:ins>
      <w:ins w:id="9051" w:author="Utente" w:date="2017-06-27T18:20:00Z">
        <w:r w:rsidR="006619C5">
          <w:rPr>
            <w:rFonts w:ascii="Cambria" w:eastAsia="Calibri" w:hAnsi="Cambria" w:cs="Calibri"/>
            <w:i/>
          </w:rPr>
          <w:t xml:space="preserve"> </w:t>
        </w:r>
      </w:ins>
      <w:ins w:id="9052" w:author="Utente" w:date="2017-06-23T17:24: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ins>
      <w:ins w:id="9053" w:author="Utente" w:date="2017-06-27T17:59:00Z">
        <w:r w:rsidR="00386B8F">
          <w:rPr>
            <w:rFonts w:ascii="Arial" w:eastAsia="Calibri" w:hAnsi="Arial" w:cs="Arial"/>
          </w:rPr>
          <w:t xml:space="preserve"> </w:t>
        </w:r>
      </w:ins>
      <w:ins w:id="9054" w:author="Utente" w:date="2017-06-23T17:29:00Z">
        <w:r w:rsidRPr="00930F4A">
          <w:rPr>
            <w:rFonts w:ascii="Arial" w:eastAsia="Calibri" w:hAnsi="Arial" w:cs="Arial"/>
          </w:rPr>
          <w:t>DS_1</w:t>
        </w:r>
      </w:ins>
      <w:ins w:id="9055" w:author="Utente" w:date="2017-06-23T17:58:00Z">
        <w:r w:rsidR="009A398A" w:rsidRPr="00930F4A">
          <w:rPr>
            <w:rFonts w:ascii="Arial" w:eastAsia="Calibri" w:hAnsi="Arial" w:cs="Arial"/>
          </w:rPr>
          <w:t xml:space="preserve"> </w:t>
        </w:r>
        <w:r w:rsidR="009A398A" w:rsidRPr="00930F4A">
          <w:rPr>
            <w:rFonts w:ascii="Arial" w:eastAsia="Calibri" w:hAnsi="Arial" w:cs="Arial"/>
            <w:b/>
          </w:rPr>
          <w:t>and</w:t>
        </w:r>
        <w:r w:rsidR="009A398A"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5C121466"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FA300D" w14:textId="4BCD882A" w:rsidR="005A2227" w:rsidRPr="00930F4A" w:rsidRDefault="0097053A">
            <w:pPr>
              <w:rPr>
                <w:rFonts w:ascii="Arial" w:hAnsi="Arial" w:cs="Arial"/>
              </w:rPr>
            </w:pPr>
            <w:del w:id="9056" w:author="Utente" w:date="2017-06-23T17:24:00Z">
              <w:r w:rsidRPr="00930F4A" w:rsidDel="00FD4EAA">
                <w:rPr>
                  <w:rFonts w:ascii="Arial" w:eastAsia="Calibri" w:hAnsi="Arial" w:cs="Arial"/>
                </w:rPr>
                <w:delText>ds_r</w:delText>
              </w:r>
            </w:del>
            <w:ins w:id="9057" w:author="Utente" w:date="2017-06-23T17:24:00Z">
              <w:r w:rsidR="00FD4EAA" w:rsidRPr="00930F4A">
                <w:rPr>
                  <w:rFonts w:ascii="Arial" w:eastAsia="Calibri" w:hAnsi="Arial" w:cs="Arial"/>
                </w:rPr>
                <w:t>DS_r</w:t>
              </w:r>
            </w:ins>
          </w:p>
        </w:tc>
      </w:tr>
      <w:tr w:rsidR="005A2227" w:rsidRPr="00930F4A" w14:paraId="7E2D9F84" w14:textId="77777777" w:rsidTr="00386B8F">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A5774E" w14:textId="198C0933" w:rsidR="005A2227" w:rsidRPr="00930F4A" w:rsidRDefault="001E0330">
            <w:pPr>
              <w:rPr>
                <w:rFonts w:ascii="Arial" w:hAnsi="Arial" w:cs="Arial"/>
              </w:rPr>
            </w:pPr>
            <w:ins w:id="9058" w:author="Utente" w:date="2017-06-23T17:33:00Z">
              <w:r w:rsidRPr="00930F4A">
                <w:rPr>
                  <w:rFonts w:ascii="Arial" w:eastAsia="Calibri" w:hAnsi="Arial" w:cs="Arial"/>
                  <w:b/>
                </w:rPr>
                <w:t>Id_1</w:t>
              </w:r>
            </w:ins>
            <w:del w:id="9059" w:author="Utente" w:date="2017-06-23T17:33:00Z">
              <w:r w:rsidR="0097053A" w:rsidRPr="00930F4A" w:rsidDel="001E0330">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DEB48B" w14:textId="7736F3CF" w:rsidR="005A2227" w:rsidRPr="00930F4A" w:rsidRDefault="0097053A">
            <w:pPr>
              <w:rPr>
                <w:rFonts w:ascii="Arial" w:hAnsi="Arial" w:cs="Arial"/>
              </w:rPr>
            </w:pPr>
            <w:del w:id="9060" w:author="Utente" w:date="2017-06-23T17:33:00Z">
              <w:r w:rsidRPr="00930F4A" w:rsidDel="001E0330">
                <w:rPr>
                  <w:rFonts w:ascii="Arial" w:eastAsia="Calibri" w:hAnsi="Arial" w:cs="Arial"/>
                  <w:b/>
                </w:rPr>
                <w:delText>AGE</w:delText>
              </w:r>
            </w:del>
            <w:ins w:id="9061" w:author="Utente" w:date="2017-06-23T17:33:00Z">
              <w:r w:rsidR="001E0330"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0FDBB" w14:textId="6F48AB1F" w:rsidR="005A2227" w:rsidRPr="00930F4A" w:rsidRDefault="0097053A">
            <w:pPr>
              <w:rPr>
                <w:rFonts w:ascii="Arial" w:hAnsi="Arial" w:cs="Arial"/>
              </w:rPr>
            </w:pPr>
            <w:del w:id="9062" w:author="Utente" w:date="2017-06-23T17:33:00Z">
              <w:r w:rsidRPr="00930F4A" w:rsidDel="001E0330">
                <w:rPr>
                  <w:rFonts w:ascii="Arial" w:eastAsia="Calibri" w:hAnsi="Arial" w:cs="Arial"/>
                  <w:b/>
                </w:rPr>
                <w:delText>GEO</w:delText>
              </w:r>
            </w:del>
            <w:ins w:id="9063" w:author="Utente" w:date="2017-06-23T17:33:00Z">
              <w:r w:rsidR="001E0330"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D2C27B" w14:textId="53150F51" w:rsidR="005A2227" w:rsidRPr="00930F4A" w:rsidRDefault="0097053A">
            <w:pPr>
              <w:rPr>
                <w:rFonts w:ascii="Arial" w:hAnsi="Arial" w:cs="Arial"/>
              </w:rPr>
            </w:pPr>
            <w:del w:id="9064" w:author="Utente" w:date="2017-06-23T17:33:00Z">
              <w:r w:rsidRPr="00930F4A" w:rsidDel="001E0330">
                <w:rPr>
                  <w:rFonts w:ascii="Arial" w:eastAsia="Calibri" w:hAnsi="Arial" w:cs="Arial"/>
                  <w:b/>
                </w:rPr>
                <w:delText>TIME</w:delText>
              </w:r>
            </w:del>
            <w:ins w:id="9065" w:author="Utente" w:date="2017-06-23T17:33:00Z">
              <w:r w:rsidR="001E0330"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7BB078" w14:textId="2297C434" w:rsidR="005A2227" w:rsidRPr="00930F4A" w:rsidRDefault="0097053A">
            <w:pPr>
              <w:rPr>
                <w:rFonts w:ascii="Arial" w:hAnsi="Arial" w:cs="Arial"/>
              </w:rPr>
            </w:pPr>
            <w:del w:id="9066" w:author="Utente" w:date="2017-06-23T17:33:00Z">
              <w:r w:rsidRPr="00930F4A" w:rsidDel="001E0330">
                <w:rPr>
                  <w:rFonts w:ascii="Arial" w:eastAsia="Calibri" w:hAnsi="Arial" w:cs="Arial"/>
                  <w:b/>
                  <w:shd w:val="clear" w:color="auto" w:fill="C6D9F1"/>
                </w:rPr>
                <w:delText>CONDITION</w:delText>
              </w:r>
            </w:del>
            <w:ins w:id="9067" w:author="Utente" w:date="2017-06-27T18:33:00Z">
              <w:r w:rsidR="00DE4FE7">
                <w:rPr>
                  <w:rFonts w:ascii="Arial" w:eastAsia="Calibri" w:hAnsi="Arial" w:cs="Arial"/>
                  <w:b/>
                  <w:shd w:val="clear" w:color="auto" w:fill="C6D9F1"/>
                </w:rPr>
                <w:t>bool_var</w:t>
              </w:r>
            </w:ins>
          </w:p>
        </w:tc>
      </w:tr>
      <w:tr w:rsidR="005A2227" w:rsidRPr="00930F4A" w14:paraId="6E5F91C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D8670"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B375A"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7482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8769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B022F" w14:textId="77777777" w:rsidR="005A2227" w:rsidRPr="00930F4A" w:rsidRDefault="0097053A">
            <w:pPr>
              <w:rPr>
                <w:rFonts w:ascii="Arial" w:hAnsi="Arial" w:cs="Arial"/>
              </w:rPr>
            </w:pPr>
            <w:r w:rsidRPr="00930F4A">
              <w:rPr>
                <w:rFonts w:ascii="Arial" w:eastAsia="Calibri" w:hAnsi="Arial" w:cs="Arial"/>
              </w:rPr>
              <w:t>false</w:t>
            </w:r>
          </w:p>
        </w:tc>
      </w:tr>
      <w:tr w:rsidR="005A2227" w:rsidRPr="00930F4A" w14:paraId="0F4B297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93F4F"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EB1CF"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328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8620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67F37" w14:textId="43B9532A" w:rsidR="005A2227" w:rsidRPr="00930F4A" w:rsidRDefault="005F1783">
            <w:pPr>
              <w:rPr>
                <w:rFonts w:ascii="Arial" w:hAnsi="Arial" w:cs="Arial"/>
              </w:rPr>
            </w:pPr>
            <w:ins w:id="9068" w:author="Utente" w:date="2017-06-25T10:31:00Z">
              <w:r w:rsidRPr="00930F4A">
                <w:rPr>
                  <w:rFonts w:ascii="Arial" w:eastAsia="Calibri" w:hAnsi="Arial" w:cs="Arial"/>
                </w:rPr>
                <w:t>false</w:t>
              </w:r>
            </w:ins>
            <w:del w:id="9069" w:author="Utente" w:date="2017-06-25T10:31:00Z">
              <w:r w:rsidR="0097053A" w:rsidRPr="00930F4A" w:rsidDel="005F1783">
                <w:rPr>
                  <w:rFonts w:ascii="Arial" w:eastAsia="Calibri" w:hAnsi="Arial" w:cs="Arial"/>
                </w:rPr>
                <w:delText>true</w:delText>
              </w:r>
            </w:del>
          </w:p>
        </w:tc>
      </w:tr>
      <w:tr w:rsidR="005A2227" w:rsidRPr="00930F4A" w14:paraId="264242E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179F7"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CF1F"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C2A9"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6A48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42FF1F" w14:textId="27979930" w:rsidR="005A2227" w:rsidRPr="00930F4A" w:rsidRDefault="0097053A">
            <w:pPr>
              <w:rPr>
                <w:rFonts w:ascii="Arial" w:hAnsi="Arial" w:cs="Arial"/>
              </w:rPr>
            </w:pPr>
            <w:del w:id="9070" w:author="Utente" w:date="2017-06-25T10:31:00Z">
              <w:r w:rsidRPr="00930F4A" w:rsidDel="005F1783">
                <w:rPr>
                  <w:rFonts w:ascii="Arial" w:eastAsia="Calibri" w:hAnsi="Arial" w:cs="Arial"/>
                </w:rPr>
                <w:delText>false</w:delText>
              </w:r>
            </w:del>
            <w:ins w:id="9071" w:author="Utente" w:date="2017-06-25T10:31:00Z">
              <w:r w:rsidR="005F1783" w:rsidRPr="00930F4A">
                <w:rPr>
                  <w:rFonts w:ascii="Arial" w:eastAsia="Calibri" w:hAnsi="Arial" w:cs="Arial"/>
                </w:rPr>
                <w:t>true</w:t>
              </w:r>
            </w:ins>
          </w:p>
        </w:tc>
      </w:tr>
      <w:tr w:rsidR="005A2227" w:rsidRPr="00930F4A" w14:paraId="71668357"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0E188C" w14:textId="77777777" w:rsidR="005A2227" w:rsidRPr="00930F4A" w:rsidRDefault="0097053A">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09145"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1D8D0" w14:textId="05595783" w:rsidR="005A2227" w:rsidRPr="00930F4A" w:rsidRDefault="0097053A">
            <w:pPr>
              <w:rPr>
                <w:rFonts w:ascii="Arial" w:hAnsi="Arial" w:cs="Arial"/>
              </w:rPr>
            </w:pPr>
            <w:del w:id="9072" w:author="Utente" w:date="2017-06-25T10:29:00Z">
              <w:r w:rsidRPr="00930F4A" w:rsidDel="005F1783">
                <w:rPr>
                  <w:rFonts w:ascii="Arial" w:eastAsia="Calibri" w:hAnsi="Arial" w:cs="Arial"/>
                </w:rPr>
                <w:delText>BE</w:delText>
              </w:r>
            </w:del>
            <w:ins w:id="9073" w:author="Utente" w:date="2017-06-25T10:29: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767C0"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3EF78" w14:textId="77777777" w:rsidR="005A2227" w:rsidRPr="00930F4A" w:rsidRDefault="0097053A">
            <w:pPr>
              <w:rPr>
                <w:rFonts w:ascii="Arial" w:hAnsi="Arial" w:cs="Arial"/>
              </w:rPr>
            </w:pPr>
            <w:r w:rsidRPr="00930F4A">
              <w:rPr>
                <w:rFonts w:ascii="Arial" w:eastAsia="Calibri" w:hAnsi="Arial" w:cs="Arial"/>
              </w:rPr>
              <w:t>false</w:t>
            </w:r>
          </w:p>
        </w:tc>
      </w:tr>
      <w:tr w:rsidR="005F1783" w:rsidRPr="00930F4A" w14:paraId="26DFF60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99C04"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2FF39"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60944" w14:textId="02FCE3F8" w:rsidR="005F1783" w:rsidRPr="00930F4A" w:rsidRDefault="005F1783">
            <w:pPr>
              <w:rPr>
                <w:rFonts w:ascii="Arial" w:hAnsi="Arial" w:cs="Arial"/>
              </w:rPr>
            </w:pPr>
            <w:ins w:id="9074" w:author="Utente" w:date="2017-06-25T10:29:00Z">
              <w:r w:rsidRPr="00930F4A">
                <w:rPr>
                  <w:rFonts w:ascii="Arial" w:eastAsia="Calibri" w:hAnsi="Arial" w:cs="Arial"/>
                </w:rPr>
                <w:t>UK</w:t>
              </w:r>
            </w:ins>
            <w:del w:id="9075"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748E"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A5947" w14:textId="42E1B39D" w:rsidR="005F1783" w:rsidRPr="00930F4A" w:rsidRDefault="005F1783">
            <w:pPr>
              <w:rPr>
                <w:rFonts w:ascii="Arial" w:hAnsi="Arial" w:cs="Arial"/>
              </w:rPr>
            </w:pPr>
            <w:r w:rsidRPr="00930F4A">
              <w:rPr>
                <w:rFonts w:ascii="Arial" w:eastAsia="Calibri" w:hAnsi="Arial" w:cs="Arial"/>
              </w:rPr>
              <w:t>false</w:t>
            </w:r>
          </w:p>
        </w:tc>
      </w:tr>
      <w:tr w:rsidR="005F1783" w:rsidRPr="00930F4A" w14:paraId="163D665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D258E"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C6A455"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B3283" w14:textId="4E949B4C" w:rsidR="005F1783" w:rsidRPr="00930F4A" w:rsidRDefault="005F1783">
            <w:pPr>
              <w:rPr>
                <w:rFonts w:ascii="Arial" w:hAnsi="Arial" w:cs="Arial"/>
              </w:rPr>
            </w:pPr>
            <w:ins w:id="9076" w:author="Utente" w:date="2017-06-25T10:29:00Z">
              <w:r w:rsidRPr="00930F4A">
                <w:rPr>
                  <w:rFonts w:ascii="Arial" w:eastAsia="Calibri" w:hAnsi="Arial" w:cs="Arial"/>
                </w:rPr>
                <w:t>UK</w:t>
              </w:r>
            </w:ins>
            <w:del w:id="9077"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D991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15F3F8" w14:textId="77777777" w:rsidR="005F1783" w:rsidRPr="00930F4A" w:rsidRDefault="005F1783">
            <w:pPr>
              <w:rPr>
                <w:rFonts w:ascii="Arial" w:hAnsi="Arial" w:cs="Arial"/>
              </w:rPr>
            </w:pPr>
            <w:r w:rsidRPr="00930F4A">
              <w:rPr>
                <w:rFonts w:ascii="Arial" w:eastAsia="Calibri" w:hAnsi="Arial" w:cs="Arial"/>
              </w:rPr>
              <w:t>false</w:t>
            </w:r>
          </w:p>
        </w:tc>
      </w:tr>
      <w:tr w:rsidR="005A2227" w:rsidRPr="00930F4A" w:rsidDel="00386B8F" w14:paraId="7E87421D" w14:textId="16E5DBB9" w:rsidTr="00386B8F">
        <w:trPr>
          <w:del w:id="9078"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C952A" w14:textId="354EE724" w:rsidR="005A2227" w:rsidRPr="00930F4A" w:rsidDel="00386B8F" w:rsidRDefault="0097053A">
            <w:pPr>
              <w:rPr>
                <w:del w:id="9079" w:author="Utente" w:date="2017-06-27T17:58:00Z"/>
                <w:rFonts w:ascii="Arial" w:hAnsi="Arial" w:cs="Arial"/>
              </w:rPr>
            </w:pPr>
            <w:del w:id="9080"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33982" w14:textId="2F062AF8" w:rsidR="005A2227" w:rsidRPr="00930F4A" w:rsidDel="00386B8F" w:rsidRDefault="0097053A">
            <w:pPr>
              <w:rPr>
                <w:del w:id="9081" w:author="Utente" w:date="2017-06-27T17:58:00Z"/>
                <w:rFonts w:ascii="Arial" w:hAnsi="Arial" w:cs="Arial"/>
              </w:rPr>
            </w:pPr>
            <w:del w:id="9082"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2147B" w14:textId="1AAB2C3C" w:rsidR="005A2227" w:rsidRPr="00930F4A" w:rsidDel="00386B8F" w:rsidRDefault="0097053A">
            <w:pPr>
              <w:rPr>
                <w:del w:id="9083" w:author="Utente" w:date="2017-06-27T17:58:00Z"/>
                <w:rFonts w:ascii="Arial" w:hAnsi="Arial" w:cs="Arial"/>
              </w:rPr>
            </w:pPr>
            <w:del w:id="9084"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88DE0" w14:textId="33CCBFDB" w:rsidR="005A2227" w:rsidRPr="00930F4A" w:rsidDel="00386B8F" w:rsidRDefault="0097053A">
            <w:pPr>
              <w:rPr>
                <w:del w:id="9085" w:author="Utente" w:date="2017-06-27T17:58:00Z"/>
                <w:rFonts w:ascii="Arial" w:hAnsi="Arial" w:cs="Arial"/>
              </w:rPr>
            </w:pPr>
            <w:del w:id="9086"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78007" w14:textId="50E90807" w:rsidR="005A2227" w:rsidRPr="00930F4A" w:rsidDel="00386B8F" w:rsidRDefault="00FD4EAA">
            <w:pPr>
              <w:rPr>
                <w:del w:id="9087" w:author="Utente" w:date="2017-06-27T17:58:00Z"/>
                <w:rFonts w:ascii="Arial" w:hAnsi="Arial" w:cs="Arial"/>
              </w:rPr>
            </w:pPr>
            <w:del w:id="9088" w:author="Utente" w:date="2017-06-25T10:31:00Z">
              <w:r w:rsidRPr="00930F4A" w:rsidDel="005F1783">
                <w:rPr>
                  <w:rFonts w:ascii="Arial" w:eastAsia="Calibri" w:hAnsi="Arial" w:cs="Arial"/>
                </w:rPr>
                <w:delText>F</w:delText>
              </w:r>
              <w:r w:rsidR="0097053A" w:rsidRPr="00930F4A" w:rsidDel="005F1783">
                <w:rPr>
                  <w:rFonts w:ascii="Arial" w:eastAsia="Calibri" w:hAnsi="Arial" w:cs="Arial"/>
                </w:rPr>
                <w:delText>alse</w:delText>
              </w:r>
            </w:del>
          </w:p>
        </w:tc>
      </w:tr>
      <w:tr w:rsidR="005A2227" w:rsidRPr="00930F4A" w:rsidDel="00386B8F" w14:paraId="09B8DF95" w14:textId="054B6B50" w:rsidTr="00386B8F">
        <w:trPr>
          <w:del w:id="9089"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04DDE" w14:textId="0B2B0042" w:rsidR="005A2227" w:rsidRPr="00930F4A" w:rsidDel="00386B8F" w:rsidRDefault="0097053A">
            <w:pPr>
              <w:rPr>
                <w:del w:id="9090" w:author="Utente" w:date="2017-06-27T17:58:00Z"/>
                <w:rFonts w:ascii="Arial" w:hAnsi="Arial" w:cs="Arial"/>
              </w:rPr>
            </w:pPr>
            <w:del w:id="9091"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816E3" w14:textId="0BB5925C" w:rsidR="005A2227" w:rsidRPr="00930F4A" w:rsidDel="00386B8F" w:rsidRDefault="0097053A">
            <w:pPr>
              <w:rPr>
                <w:del w:id="9092" w:author="Utente" w:date="2017-06-27T17:58:00Z"/>
                <w:rFonts w:ascii="Arial" w:hAnsi="Arial" w:cs="Arial"/>
              </w:rPr>
            </w:pPr>
            <w:del w:id="9093"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2E91E" w14:textId="4FBC979B" w:rsidR="005A2227" w:rsidRPr="00930F4A" w:rsidDel="00386B8F" w:rsidRDefault="0097053A">
            <w:pPr>
              <w:rPr>
                <w:del w:id="9094" w:author="Utente" w:date="2017-06-27T17:58:00Z"/>
                <w:rFonts w:ascii="Arial" w:hAnsi="Arial" w:cs="Arial"/>
              </w:rPr>
            </w:pPr>
            <w:del w:id="9095"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5F80A" w14:textId="1110FA64" w:rsidR="005A2227" w:rsidRPr="00930F4A" w:rsidDel="00386B8F" w:rsidRDefault="0097053A">
            <w:pPr>
              <w:rPr>
                <w:del w:id="9096" w:author="Utente" w:date="2017-06-27T17:58:00Z"/>
                <w:rFonts w:ascii="Arial" w:hAnsi="Arial" w:cs="Arial"/>
              </w:rPr>
            </w:pPr>
            <w:del w:id="9097"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72A" w14:textId="53628314" w:rsidR="005A2227" w:rsidRPr="00930F4A" w:rsidDel="00386B8F" w:rsidRDefault="0097053A">
            <w:pPr>
              <w:rPr>
                <w:del w:id="9098" w:author="Utente" w:date="2017-06-27T17:58:00Z"/>
                <w:rFonts w:ascii="Arial" w:hAnsi="Arial" w:cs="Arial"/>
              </w:rPr>
            </w:pPr>
            <w:del w:id="9099" w:author="Utente" w:date="2017-06-25T10:31:00Z">
              <w:r w:rsidRPr="00930F4A" w:rsidDel="005F1783">
                <w:rPr>
                  <w:rFonts w:ascii="Arial" w:eastAsia="Calibri" w:hAnsi="Arial" w:cs="Arial"/>
                </w:rPr>
                <w:delText>true</w:delText>
              </w:r>
            </w:del>
          </w:p>
        </w:tc>
      </w:tr>
      <w:tr w:rsidR="005A2227" w:rsidRPr="00930F4A" w:rsidDel="00386B8F" w14:paraId="3EC797A7" w14:textId="781DE0FE" w:rsidTr="00386B8F">
        <w:trPr>
          <w:del w:id="9100"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608E2" w14:textId="396095C2" w:rsidR="005A2227" w:rsidRPr="00930F4A" w:rsidDel="00386B8F" w:rsidRDefault="0097053A">
            <w:pPr>
              <w:rPr>
                <w:del w:id="9101" w:author="Utente" w:date="2017-06-27T17:58:00Z"/>
                <w:rFonts w:ascii="Arial" w:hAnsi="Arial" w:cs="Arial"/>
              </w:rPr>
            </w:pPr>
            <w:del w:id="9102"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F90F5" w14:textId="495E0812" w:rsidR="005A2227" w:rsidRPr="00930F4A" w:rsidDel="00386B8F" w:rsidRDefault="0097053A">
            <w:pPr>
              <w:rPr>
                <w:del w:id="9103" w:author="Utente" w:date="2017-06-27T17:58:00Z"/>
                <w:rFonts w:ascii="Arial" w:hAnsi="Arial" w:cs="Arial"/>
              </w:rPr>
            </w:pPr>
            <w:del w:id="9104"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8CC17" w14:textId="37687727" w:rsidR="005A2227" w:rsidRPr="00930F4A" w:rsidDel="00386B8F" w:rsidRDefault="0097053A">
            <w:pPr>
              <w:rPr>
                <w:del w:id="9105" w:author="Utente" w:date="2017-06-27T17:58:00Z"/>
                <w:rFonts w:ascii="Arial" w:hAnsi="Arial" w:cs="Arial"/>
              </w:rPr>
            </w:pPr>
            <w:del w:id="9106"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A53F7" w14:textId="3DAFDA20" w:rsidR="005A2227" w:rsidRPr="00930F4A" w:rsidDel="00386B8F" w:rsidRDefault="0097053A">
            <w:pPr>
              <w:rPr>
                <w:del w:id="9107" w:author="Utente" w:date="2017-06-27T17:58:00Z"/>
                <w:rFonts w:ascii="Arial" w:hAnsi="Arial" w:cs="Arial"/>
              </w:rPr>
            </w:pPr>
            <w:del w:id="9108"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FAC0" w14:textId="1E4FD7FE" w:rsidR="005A2227" w:rsidRPr="00930F4A" w:rsidDel="00386B8F" w:rsidRDefault="0097053A">
            <w:pPr>
              <w:rPr>
                <w:del w:id="9109" w:author="Utente" w:date="2017-06-27T17:58:00Z"/>
                <w:rFonts w:ascii="Arial" w:hAnsi="Arial" w:cs="Arial"/>
              </w:rPr>
            </w:pPr>
            <w:del w:id="9110" w:author="Utente" w:date="2017-06-25T10:31:00Z">
              <w:r w:rsidRPr="00930F4A" w:rsidDel="005F1783">
                <w:rPr>
                  <w:rFonts w:ascii="Arial" w:eastAsia="Calibri" w:hAnsi="Arial" w:cs="Arial"/>
                </w:rPr>
                <w:delText>false</w:delText>
              </w:r>
            </w:del>
          </w:p>
        </w:tc>
      </w:tr>
      <w:tr w:rsidR="005A2227" w:rsidRPr="00930F4A" w:rsidDel="00386B8F" w14:paraId="6E381E9A" w14:textId="51EB2D80" w:rsidTr="00386B8F">
        <w:trPr>
          <w:del w:id="9111"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BDD5" w14:textId="2D4D798B" w:rsidR="005A2227" w:rsidRPr="00930F4A" w:rsidDel="00386B8F" w:rsidRDefault="0097053A">
            <w:pPr>
              <w:rPr>
                <w:del w:id="9112" w:author="Utente" w:date="2017-06-27T17:58:00Z"/>
                <w:rFonts w:ascii="Arial" w:hAnsi="Arial" w:cs="Arial"/>
              </w:rPr>
            </w:pPr>
            <w:del w:id="9113"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C57E3" w14:textId="103C9A59" w:rsidR="005A2227" w:rsidRPr="00930F4A" w:rsidDel="00386B8F" w:rsidRDefault="0097053A">
            <w:pPr>
              <w:rPr>
                <w:del w:id="9114" w:author="Utente" w:date="2017-06-27T17:58:00Z"/>
                <w:rFonts w:ascii="Arial" w:hAnsi="Arial" w:cs="Arial"/>
              </w:rPr>
            </w:pPr>
            <w:del w:id="9115"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928F" w14:textId="7FF9FB6E" w:rsidR="005A2227" w:rsidRPr="00930F4A" w:rsidDel="00386B8F" w:rsidRDefault="0097053A">
            <w:pPr>
              <w:rPr>
                <w:del w:id="9116" w:author="Utente" w:date="2017-06-27T17:58:00Z"/>
                <w:rFonts w:ascii="Arial" w:hAnsi="Arial" w:cs="Arial"/>
              </w:rPr>
            </w:pPr>
            <w:del w:id="9117"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72B6C" w14:textId="342FA685" w:rsidR="005A2227" w:rsidRPr="00930F4A" w:rsidDel="00386B8F" w:rsidRDefault="0097053A">
            <w:pPr>
              <w:rPr>
                <w:del w:id="9118" w:author="Utente" w:date="2017-06-27T17:58:00Z"/>
                <w:rFonts w:ascii="Arial" w:hAnsi="Arial" w:cs="Arial"/>
              </w:rPr>
            </w:pPr>
            <w:del w:id="9119"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645" w14:textId="23140406" w:rsidR="005A2227" w:rsidRPr="00930F4A" w:rsidDel="00386B8F" w:rsidRDefault="0097053A">
            <w:pPr>
              <w:rPr>
                <w:del w:id="9120" w:author="Utente" w:date="2017-06-27T17:58:00Z"/>
                <w:rFonts w:ascii="Arial" w:hAnsi="Arial" w:cs="Arial"/>
              </w:rPr>
            </w:pPr>
            <w:del w:id="9121" w:author="Utente" w:date="2017-06-25T10:31:00Z">
              <w:r w:rsidRPr="00930F4A" w:rsidDel="005F1783">
                <w:rPr>
                  <w:rFonts w:ascii="Arial" w:eastAsia="Calibri" w:hAnsi="Arial" w:cs="Arial"/>
                </w:rPr>
                <w:delText>false</w:delText>
              </w:r>
            </w:del>
          </w:p>
        </w:tc>
      </w:tr>
      <w:tr w:rsidR="005A2227" w:rsidRPr="00930F4A" w:rsidDel="00386B8F" w14:paraId="1B2D8B3A" w14:textId="749ADF4B" w:rsidTr="00386B8F">
        <w:trPr>
          <w:del w:id="9122"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FC78" w14:textId="463D60BD" w:rsidR="005A2227" w:rsidRPr="00930F4A" w:rsidDel="00386B8F" w:rsidRDefault="0097053A">
            <w:pPr>
              <w:rPr>
                <w:del w:id="9123" w:author="Utente" w:date="2017-06-27T17:58:00Z"/>
                <w:rFonts w:ascii="Arial" w:hAnsi="Arial" w:cs="Arial"/>
              </w:rPr>
            </w:pPr>
            <w:del w:id="9124"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4719E" w14:textId="3BB51950" w:rsidR="005A2227" w:rsidRPr="00930F4A" w:rsidDel="00386B8F" w:rsidRDefault="0097053A">
            <w:pPr>
              <w:rPr>
                <w:del w:id="9125" w:author="Utente" w:date="2017-06-27T17:58:00Z"/>
                <w:rFonts w:ascii="Arial" w:hAnsi="Arial" w:cs="Arial"/>
              </w:rPr>
            </w:pPr>
            <w:del w:id="9126"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9524" w14:textId="2D98E60F" w:rsidR="005A2227" w:rsidRPr="00930F4A" w:rsidDel="00386B8F" w:rsidRDefault="0097053A">
            <w:pPr>
              <w:rPr>
                <w:del w:id="9127" w:author="Utente" w:date="2017-06-27T17:58:00Z"/>
                <w:rFonts w:ascii="Arial" w:hAnsi="Arial" w:cs="Arial"/>
              </w:rPr>
            </w:pPr>
            <w:del w:id="9128"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3849" w14:textId="5DBE98AD" w:rsidR="005A2227" w:rsidRPr="00930F4A" w:rsidDel="00386B8F" w:rsidRDefault="0097053A">
            <w:pPr>
              <w:rPr>
                <w:del w:id="9129" w:author="Utente" w:date="2017-06-27T17:58:00Z"/>
                <w:rFonts w:ascii="Arial" w:hAnsi="Arial" w:cs="Arial"/>
              </w:rPr>
            </w:pPr>
            <w:del w:id="9130"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8F074" w14:textId="73F40CC5" w:rsidR="005A2227" w:rsidRPr="00930F4A" w:rsidDel="00386B8F" w:rsidRDefault="0097053A">
            <w:pPr>
              <w:rPr>
                <w:del w:id="9131" w:author="Utente" w:date="2017-06-27T17:58:00Z"/>
                <w:rFonts w:ascii="Arial" w:hAnsi="Arial" w:cs="Arial"/>
              </w:rPr>
            </w:pPr>
            <w:del w:id="9132" w:author="Utente" w:date="2017-06-25T10:31:00Z">
              <w:r w:rsidRPr="00930F4A" w:rsidDel="005F1783">
                <w:rPr>
                  <w:rFonts w:ascii="Arial" w:eastAsia="Calibri" w:hAnsi="Arial" w:cs="Arial"/>
                </w:rPr>
                <w:delText>false</w:delText>
              </w:r>
            </w:del>
          </w:p>
        </w:tc>
      </w:tr>
      <w:tr w:rsidR="005A2227" w:rsidRPr="00930F4A" w:rsidDel="00386B8F" w14:paraId="5532842A" w14:textId="59FC9DF6" w:rsidTr="00386B8F">
        <w:trPr>
          <w:del w:id="9133"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2F7ED" w14:textId="74753881" w:rsidR="005A2227" w:rsidRPr="00930F4A" w:rsidDel="00386B8F" w:rsidRDefault="0097053A">
            <w:pPr>
              <w:rPr>
                <w:del w:id="9134" w:author="Utente" w:date="2017-06-27T17:58:00Z"/>
                <w:rFonts w:ascii="Arial" w:hAnsi="Arial" w:cs="Arial"/>
              </w:rPr>
            </w:pPr>
            <w:del w:id="9135"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E205B" w14:textId="50059B3B" w:rsidR="005A2227" w:rsidRPr="00930F4A" w:rsidDel="00386B8F" w:rsidRDefault="0097053A">
            <w:pPr>
              <w:rPr>
                <w:del w:id="9136" w:author="Utente" w:date="2017-06-27T17:58:00Z"/>
                <w:rFonts w:ascii="Arial" w:hAnsi="Arial" w:cs="Arial"/>
              </w:rPr>
            </w:pPr>
            <w:del w:id="9137"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140D" w14:textId="022115B5" w:rsidR="005A2227" w:rsidRPr="00930F4A" w:rsidDel="00386B8F" w:rsidRDefault="0097053A">
            <w:pPr>
              <w:rPr>
                <w:del w:id="9138" w:author="Utente" w:date="2017-06-27T17:58:00Z"/>
                <w:rFonts w:ascii="Arial" w:hAnsi="Arial" w:cs="Arial"/>
              </w:rPr>
            </w:pPr>
            <w:del w:id="9139"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A447C" w14:textId="4A4A6A1D" w:rsidR="005A2227" w:rsidRPr="00930F4A" w:rsidDel="00386B8F" w:rsidRDefault="0097053A">
            <w:pPr>
              <w:rPr>
                <w:del w:id="9140" w:author="Utente" w:date="2017-06-27T17:58:00Z"/>
                <w:rFonts w:ascii="Arial" w:hAnsi="Arial" w:cs="Arial"/>
              </w:rPr>
            </w:pPr>
            <w:del w:id="9141"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E23C5C" w14:textId="23D5BE92" w:rsidR="005A2227" w:rsidRPr="00930F4A" w:rsidDel="00386B8F" w:rsidRDefault="0097053A">
            <w:pPr>
              <w:rPr>
                <w:del w:id="9142" w:author="Utente" w:date="2017-06-27T17:58:00Z"/>
                <w:rFonts w:ascii="Arial" w:hAnsi="Arial" w:cs="Arial"/>
              </w:rPr>
            </w:pPr>
            <w:del w:id="9143" w:author="Utente" w:date="2017-06-25T10:31:00Z">
              <w:r w:rsidRPr="00930F4A" w:rsidDel="005F1783">
                <w:rPr>
                  <w:rFonts w:ascii="Arial" w:eastAsia="Calibri" w:hAnsi="Arial" w:cs="Arial"/>
                </w:rPr>
                <w:delText>false</w:delText>
              </w:r>
            </w:del>
          </w:p>
        </w:tc>
      </w:tr>
    </w:tbl>
    <w:p w14:paraId="0E052B15" w14:textId="77777777" w:rsidR="005A2227" w:rsidRDefault="005A2227"/>
    <w:p w14:paraId="21D30459" w14:textId="1EC01D7D" w:rsidR="0091227A" w:rsidRPr="00930F4A" w:rsidDel="006619C5" w:rsidRDefault="0091227A" w:rsidP="0091227A">
      <w:pPr>
        <w:rPr>
          <w:del w:id="9144" w:author="Utente" w:date="2017-06-27T18:20:00Z"/>
          <w:rFonts w:ascii="Arial" w:hAnsi="Arial" w:cs="Arial"/>
        </w:rPr>
      </w:pPr>
      <w:r w:rsidRPr="00871D7C">
        <w:rPr>
          <w:rFonts w:ascii="Cambria" w:eastAsia="Calibri" w:hAnsi="Cambria" w:cs="Calibri"/>
          <w:i/>
        </w:rPr>
        <w:t>Example</w:t>
      </w:r>
      <w:ins w:id="9145" w:author="Utente" w:date="2017-06-27T18:20:00Z">
        <w:r w:rsidR="006619C5">
          <w:rPr>
            <w:rFonts w:ascii="Cambria" w:eastAsia="Calibri" w:hAnsi="Cambria" w:cs="Calibri"/>
            <w:i/>
          </w:rPr>
          <w:t xml:space="preserve"> </w:t>
        </w:r>
      </w:ins>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d="9146" w:author="Utente" w:date="2017-06-27T17:59:00Z">
        <w:r w:rsidR="00386B8F">
          <w:rPr>
            <w:rFonts w:ascii="Arial" w:eastAsia="Calibri" w:hAnsi="Arial" w:cs="Arial"/>
            <w:b/>
          </w:rPr>
          <w:t xml:space="preserve"> </w:t>
        </w:r>
      </w:ins>
      <w:r w:rsidRPr="00930F4A">
        <w:rPr>
          <w:rFonts w:ascii="Arial" w:eastAsia="Calibri" w:hAnsi="Arial" w:cs="Arial"/>
        </w:rPr>
        <w:t>DS_1</w:t>
      </w:r>
      <w:r w:rsidRPr="00930F4A">
        <w:rPr>
          <w:rFonts w:ascii="Arial" w:eastAsia="Calibri" w:hAnsi="Arial" w:cs="Arial"/>
          <w:b/>
        </w:rPr>
        <w:t>[</w:t>
      </w:r>
      <w:ins w:id="9147" w:author="Utente" w:date="2017-06-27T17:59:00Z">
        <w:r w:rsidR="00386B8F">
          <w:rPr>
            <w:rFonts w:ascii="Arial" w:eastAsia="Calibri" w:hAnsi="Arial" w:cs="Arial"/>
            <w:b/>
          </w:rPr>
          <w:t xml:space="preserve"> </w:t>
        </w:r>
      </w:ins>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005F1783" w:rsidRPr="00930F4A">
        <w:rPr>
          <w:rFonts w:ascii="Arial" w:eastAsia="Calibri" w:hAnsi="Arial" w:cs="Arial"/>
          <w:b/>
        </w:rPr>
        <w:t xml:space="preserve"> and </w:t>
      </w:r>
      <w:r w:rsidR="005F1783" w:rsidRPr="00930F4A">
        <w:rPr>
          <w:rFonts w:ascii="Arial" w:eastAsia="Calibri" w:hAnsi="Arial" w:cs="Arial"/>
        </w:rPr>
        <w:t>true</w:t>
      </w:r>
      <w:r w:rsidRPr="00930F4A">
        <w:rPr>
          <w:rFonts w:ascii="Arial" w:eastAsia="Calibri" w:hAnsi="Arial" w:cs="Arial"/>
          <w:b/>
        </w:rPr>
        <w:t>]</w:t>
      </w:r>
    </w:p>
    <w:p w14:paraId="777BAB8C" w14:textId="77777777" w:rsidR="0091227A" w:rsidRPr="00930F4A" w:rsidRDefault="0091227A">
      <w:pPr>
        <w:rPr>
          <w:rFonts w:ascii="Arial" w:hAnsi="Arial" w:cs="Arial"/>
        </w:rPr>
      </w:pPr>
    </w:p>
    <w:tbl>
      <w:tblPr>
        <w:tblW w:w="757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gridCol w:w="1541"/>
      </w:tblGrid>
      <w:tr w:rsidR="00FC02BF" w:rsidRPr="00930F4A" w14:paraId="6B949B36" w14:textId="35E6C46D" w:rsidTr="00E822CA">
        <w:tc>
          <w:tcPr>
            <w:tcW w:w="7575"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0A5400" w14:textId="2CBE3BAC" w:rsidR="00FC02BF" w:rsidRPr="00930F4A" w:rsidRDefault="00FC02BF" w:rsidP="005F1783">
            <w:pPr>
              <w:rPr>
                <w:rFonts w:ascii="Arial" w:eastAsia="Calibri" w:hAnsi="Arial" w:cs="Arial"/>
              </w:rPr>
            </w:pPr>
            <w:r w:rsidRPr="00930F4A">
              <w:rPr>
                <w:rFonts w:ascii="Arial" w:eastAsia="Calibri" w:hAnsi="Arial" w:cs="Arial"/>
              </w:rPr>
              <w:t>DS_</w:t>
            </w:r>
            <w:ins w:id="9148" w:author="Utente" w:date="2017-06-23T17:32:00Z">
              <w:r w:rsidRPr="00930F4A">
                <w:rPr>
                  <w:rFonts w:ascii="Arial" w:eastAsia="Calibri" w:hAnsi="Arial" w:cs="Arial"/>
                </w:rPr>
                <w:t>r</w:t>
              </w:r>
            </w:ins>
            <w:del w:id="9149" w:author="Utente" w:date="2017-06-23T17:32:00Z">
              <w:r w:rsidRPr="00930F4A" w:rsidDel="001E0330">
                <w:rPr>
                  <w:rFonts w:ascii="Arial" w:eastAsia="Calibri" w:hAnsi="Arial" w:cs="Arial"/>
                </w:rPr>
                <w:delText>1</w:delText>
              </w:r>
            </w:del>
          </w:p>
        </w:tc>
      </w:tr>
      <w:tr w:rsidR="001E0330" w:rsidRPr="00930F4A" w14:paraId="0E4B60F8" w14:textId="34456C00" w:rsidTr="001E0330">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F1354C3" w14:textId="77777777" w:rsidR="001E0330" w:rsidRPr="00930F4A" w:rsidRDefault="001E0330" w:rsidP="005F1783">
            <w:pPr>
              <w:rPr>
                <w:rFonts w:ascii="Arial" w:hAnsi="Arial" w:cs="Arial"/>
              </w:rPr>
            </w:pPr>
            <w:r w:rsidRPr="00930F4A">
              <w:rPr>
                <w:rFonts w:ascii="Arial" w:eastAsia="Calibri" w:hAnsi="Arial" w:cs="Arial"/>
                <w:b/>
              </w:rPr>
              <w:t>Id_1</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79720" w14:textId="77777777" w:rsidR="001E0330" w:rsidRPr="00930F4A" w:rsidRDefault="001E0330" w:rsidP="005F1783">
            <w:pPr>
              <w:rPr>
                <w:rFonts w:ascii="Arial" w:hAnsi="Arial" w:cs="Arial"/>
              </w:rPr>
            </w:pPr>
            <w:r w:rsidRPr="00930F4A">
              <w:rPr>
                <w:rFonts w:ascii="Arial" w:eastAsia="Calibri" w:hAnsi="Arial" w:cs="Arial"/>
                <w:b/>
              </w:rPr>
              <w:t>Id_2</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5DA21C" w14:textId="77777777" w:rsidR="001E0330" w:rsidRPr="00930F4A" w:rsidRDefault="001E0330" w:rsidP="005F1783">
            <w:pPr>
              <w:rPr>
                <w:rFonts w:ascii="Arial" w:hAnsi="Arial" w:cs="Arial"/>
              </w:rPr>
            </w:pPr>
            <w:r w:rsidRPr="00930F4A">
              <w:rPr>
                <w:rFonts w:ascii="Arial" w:eastAsia="Calibri" w:hAnsi="Arial" w:cs="Arial"/>
                <w:b/>
              </w:rPr>
              <w:t>Id_3</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620CCD6" w14:textId="77777777" w:rsidR="001E0330" w:rsidRPr="00930F4A" w:rsidRDefault="001E0330" w:rsidP="005F1783">
            <w:pPr>
              <w:rPr>
                <w:rFonts w:ascii="Arial" w:hAnsi="Arial" w:cs="Arial"/>
              </w:rPr>
            </w:pPr>
            <w:r w:rsidRPr="00930F4A">
              <w:rPr>
                <w:rFonts w:ascii="Arial" w:eastAsia="Calibri" w:hAnsi="Arial" w:cs="Arial"/>
                <w:b/>
              </w:rPr>
              <w:t>Id_4</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5EFE38" w14:textId="27C9A7B4" w:rsidR="001E0330" w:rsidRPr="00930F4A" w:rsidRDefault="001E0330" w:rsidP="001E0330">
            <w:pPr>
              <w:rPr>
                <w:rFonts w:ascii="Arial" w:hAnsi="Arial" w:cs="Arial"/>
              </w:rPr>
            </w:pPr>
            <w:r w:rsidRPr="00930F4A">
              <w:rPr>
                <w:rFonts w:ascii="Arial" w:eastAsia="Calibri" w:hAnsi="Arial" w:cs="Arial"/>
                <w:b/>
                <w:shd w:val="clear" w:color="auto" w:fill="C6D9F1"/>
              </w:rPr>
              <w:t>Me_</w:t>
            </w:r>
            <w:del w:id="9150" w:author="Utente" w:date="2017-06-23T17:33:00Z">
              <w:r w:rsidRPr="00930F4A" w:rsidDel="001E0330">
                <w:rPr>
                  <w:rFonts w:ascii="Arial" w:eastAsia="Calibri" w:hAnsi="Arial" w:cs="Arial"/>
                  <w:b/>
                  <w:shd w:val="clear" w:color="auto" w:fill="C6D9F1"/>
                </w:rPr>
                <w:delText>2</w:delText>
              </w:r>
            </w:del>
            <w:ins w:id="9151" w:author="Utente" w:date="2017-06-23T17:33:00Z">
              <w:r w:rsidRPr="00930F4A">
                <w:rPr>
                  <w:rFonts w:ascii="Arial" w:eastAsia="Calibri" w:hAnsi="Arial" w:cs="Arial"/>
                  <w:b/>
                  <w:shd w:val="clear" w:color="auto" w:fill="C6D9F1"/>
                </w:rPr>
                <w:t>1</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Pr>
          <w:p w14:paraId="664D1A55" w14:textId="71EE9830" w:rsidR="001E0330" w:rsidRPr="00930F4A" w:rsidRDefault="001E0330" w:rsidP="005F1783">
            <w:pPr>
              <w:rPr>
                <w:ins w:id="9152" w:author="Utente" w:date="2017-06-23T17:33:00Z"/>
                <w:rFonts w:ascii="Arial" w:eastAsia="Calibri" w:hAnsi="Arial" w:cs="Arial"/>
                <w:b/>
                <w:shd w:val="clear" w:color="auto" w:fill="C6D9F1"/>
              </w:rPr>
            </w:pPr>
            <w:ins w:id="9153" w:author="Utente" w:date="2017-06-23T17:34:00Z">
              <w:r w:rsidRPr="00930F4A">
                <w:rPr>
                  <w:rFonts w:ascii="Arial" w:eastAsia="Calibri" w:hAnsi="Arial" w:cs="Arial"/>
                  <w:b/>
                  <w:shd w:val="clear" w:color="auto" w:fill="C6D9F1"/>
                </w:rPr>
                <w:t>Me_2</w:t>
              </w:r>
            </w:ins>
          </w:p>
        </w:tc>
      </w:tr>
      <w:tr w:rsidR="005F1783" w:rsidRPr="00930F4A" w14:paraId="1837A872" w14:textId="36F82305"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D3CD87"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0A02A"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D494B"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19A84"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16C61" w14:textId="68C68647" w:rsidR="005F1783" w:rsidRPr="00930F4A" w:rsidRDefault="005F1783" w:rsidP="005F1783">
            <w:pPr>
              <w:rPr>
                <w:rFonts w:ascii="Arial" w:hAnsi="Arial" w:cs="Arial"/>
              </w:rPr>
            </w:pPr>
            <w:ins w:id="9154" w:author="Utente" w:date="2017-06-25T10:33:00Z">
              <w:r w:rsidRPr="00930F4A">
                <w:rPr>
                  <w:rFonts w:ascii="Arial" w:eastAsia="Calibri" w:hAnsi="Arial" w:cs="Arial"/>
                </w:rPr>
                <w:t>true</w:t>
              </w:r>
            </w:ins>
            <w:del w:id="9155" w:author="Utente" w:date="2017-06-25T10:32:00Z">
              <w:r w:rsidRPr="00930F4A" w:rsidDel="00772A15">
                <w:rPr>
                  <w:rFonts w:ascii="Arial" w:eastAsia="Calibri" w:hAnsi="Arial" w:cs="Arial"/>
                </w:rPr>
                <w:delText>970428</w:delText>
              </w:r>
            </w:del>
          </w:p>
        </w:tc>
        <w:tc>
          <w:tcPr>
            <w:tcW w:w="1541" w:type="dxa"/>
            <w:tcBorders>
              <w:top w:val="single" w:sz="6" w:space="0" w:color="000000"/>
              <w:left w:val="single" w:sz="6" w:space="0" w:color="000000"/>
              <w:bottom w:val="single" w:sz="6" w:space="0" w:color="000000"/>
              <w:right w:val="single" w:sz="6" w:space="0" w:color="000000"/>
            </w:tcBorders>
          </w:tcPr>
          <w:p w14:paraId="68643F1F" w14:textId="16B2AA1B" w:rsidR="005F1783" w:rsidRPr="00930F4A" w:rsidRDefault="005F1783" w:rsidP="005F1783">
            <w:pPr>
              <w:rPr>
                <w:ins w:id="9156" w:author="Utente" w:date="2017-06-23T17:33:00Z"/>
                <w:rFonts w:ascii="Arial" w:eastAsia="Calibri" w:hAnsi="Arial" w:cs="Arial"/>
              </w:rPr>
            </w:pPr>
            <w:ins w:id="9157" w:author="Utente" w:date="2017-06-25T10:33:00Z">
              <w:r w:rsidRPr="00930F4A">
                <w:rPr>
                  <w:rFonts w:ascii="Arial" w:eastAsia="Calibri" w:hAnsi="Arial" w:cs="Arial"/>
                </w:rPr>
                <w:t>true</w:t>
              </w:r>
            </w:ins>
          </w:p>
        </w:tc>
      </w:tr>
      <w:tr w:rsidR="005F1783" w:rsidRPr="00930F4A" w14:paraId="6907A481" w14:textId="68D66CF7"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5E3C6"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FEBE9"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A2056"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76326"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395D4" w14:textId="41E2AB2A" w:rsidR="005F1783" w:rsidRPr="00930F4A" w:rsidRDefault="005F1783" w:rsidP="005F1783">
            <w:pPr>
              <w:rPr>
                <w:rFonts w:ascii="Arial" w:hAnsi="Arial" w:cs="Arial"/>
              </w:rPr>
            </w:pPr>
            <w:ins w:id="9158" w:author="Utente" w:date="2017-06-25T10:33:00Z">
              <w:r w:rsidRPr="00930F4A">
                <w:rPr>
                  <w:rFonts w:ascii="Arial" w:eastAsia="Calibri" w:hAnsi="Arial" w:cs="Arial"/>
                </w:rPr>
                <w:t>false</w:t>
              </w:r>
            </w:ins>
            <w:del w:id="9159" w:author="Utente" w:date="2017-06-25T10:32:00Z">
              <w:r w:rsidRPr="00930F4A" w:rsidDel="00772A15">
                <w:rPr>
                  <w:rFonts w:ascii="Arial" w:eastAsia="Calibri" w:hAnsi="Arial" w:cs="Arial"/>
                </w:rPr>
                <w:delText>3678355</w:delText>
              </w:r>
            </w:del>
          </w:p>
        </w:tc>
        <w:tc>
          <w:tcPr>
            <w:tcW w:w="1541" w:type="dxa"/>
            <w:tcBorders>
              <w:top w:val="single" w:sz="6" w:space="0" w:color="000000"/>
              <w:left w:val="single" w:sz="6" w:space="0" w:color="000000"/>
              <w:bottom w:val="single" w:sz="6" w:space="0" w:color="000000"/>
              <w:right w:val="single" w:sz="6" w:space="0" w:color="000000"/>
            </w:tcBorders>
          </w:tcPr>
          <w:p w14:paraId="051F1E5E" w14:textId="2020583B" w:rsidR="005F1783" w:rsidRPr="00930F4A" w:rsidRDefault="005F1783" w:rsidP="005F1783">
            <w:pPr>
              <w:rPr>
                <w:ins w:id="9160" w:author="Utente" w:date="2017-06-23T17:33:00Z"/>
                <w:rFonts w:ascii="Arial" w:eastAsia="Calibri" w:hAnsi="Arial" w:cs="Arial"/>
              </w:rPr>
            </w:pPr>
            <w:ins w:id="9161" w:author="Utente" w:date="2017-06-25T10:33:00Z">
              <w:r w:rsidRPr="00930F4A">
                <w:rPr>
                  <w:rFonts w:ascii="Arial" w:eastAsia="Calibri" w:hAnsi="Arial" w:cs="Arial"/>
                </w:rPr>
                <w:t>false</w:t>
              </w:r>
            </w:ins>
          </w:p>
        </w:tc>
      </w:tr>
      <w:tr w:rsidR="005F1783" w:rsidRPr="00930F4A" w14:paraId="6DA7BC54" w14:textId="15DCBF70"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ED56F" w14:textId="77777777" w:rsidR="005F1783" w:rsidRPr="00930F4A" w:rsidRDefault="005F1783" w:rsidP="005F1783">
            <w:pPr>
              <w:rPr>
                <w:rFonts w:ascii="Arial" w:hAnsi="Arial" w:cs="Arial"/>
              </w:rPr>
            </w:pPr>
            <w:r w:rsidRPr="00930F4A">
              <w:rPr>
                <w:rFonts w:ascii="Arial" w:eastAsia="Calibri" w:hAnsi="Arial" w:cs="Arial"/>
              </w:rPr>
              <w:lastRenderedPageBreak/>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E4BB"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9B8DF"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5FBCE"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01E7" w14:textId="718C1B4F" w:rsidR="005F1783" w:rsidRPr="00930F4A" w:rsidRDefault="005F1783" w:rsidP="005F1783">
            <w:pPr>
              <w:rPr>
                <w:rFonts w:ascii="Arial" w:hAnsi="Arial" w:cs="Arial"/>
              </w:rPr>
            </w:pPr>
            <w:ins w:id="9162" w:author="Utente" w:date="2017-06-25T10:33:00Z">
              <w:r w:rsidRPr="00930F4A">
                <w:rPr>
                  <w:rFonts w:ascii="Arial" w:eastAsia="Calibri" w:hAnsi="Arial" w:cs="Arial"/>
                </w:rPr>
                <w:t>true</w:t>
              </w:r>
            </w:ins>
            <w:del w:id="9163" w:author="Utente" w:date="2017-06-25T10:32:00Z">
              <w:r w:rsidRPr="00930F4A" w:rsidDel="00772A15">
                <w:rPr>
                  <w:rFonts w:ascii="Arial" w:eastAsia="Calibri" w:hAnsi="Arial" w:cs="Arial"/>
                </w:rPr>
                <w:delText>838653</w:delText>
              </w:r>
            </w:del>
          </w:p>
        </w:tc>
        <w:tc>
          <w:tcPr>
            <w:tcW w:w="1541" w:type="dxa"/>
            <w:tcBorders>
              <w:top w:val="single" w:sz="6" w:space="0" w:color="000000"/>
              <w:left w:val="single" w:sz="6" w:space="0" w:color="000000"/>
              <w:bottom w:val="single" w:sz="6" w:space="0" w:color="000000"/>
              <w:right w:val="single" w:sz="6" w:space="0" w:color="000000"/>
            </w:tcBorders>
          </w:tcPr>
          <w:p w14:paraId="50A8E382" w14:textId="311FD3D2" w:rsidR="005F1783" w:rsidRPr="00930F4A" w:rsidRDefault="005F1783" w:rsidP="005F1783">
            <w:pPr>
              <w:rPr>
                <w:ins w:id="9164" w:author="Utente" w:date="2017-06-23T17:33:00Z"/>
                <w:rFonts w:ascii="Arial" w:eastAsia="Calibri" w:hAnsi="Arial" w:cs="Arial"/>
              </w:rPr>
            </w:pPr>
            <w:ins w:id="9165" w:author="Utente" w:date="2017-06-25T10:33:00Z">
              <w:r w:rsidRPr="00930F4A">
                <w:rPr>
                  <w:rFonts w:ascii="Arial" w:eastAsia="Calibri" w:hAnsi="Arial" w:cs="Arial"/>
                </w:rPr>
                <w:t>true</w:t>
              </w:r>
            </w:ins>
          </w:p>
        </w:tc>
      </w:tr>
      <w:tr w:rsidR="005F1783" w:rsidRPr="00930F4A" w14:paraId="2271BCD7" w14:textId="7A2CD86D"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0D24F"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FAD6"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3D149" w14:textId="42435C7A" w:rsidR="005F1783" w:rsidRPr="00930F4A" w:rsidRDefault="005F1783" w:rsidP="005F1783">
            <w:pPr>
              <w:rPr>
                <w:rFonts w:ascii="Arial" w:hAnsi="Arial" w:cs="Arial"/>
              </w:rPr>
            </w:pPr>
            <w:ins w:id="9166" w:author="Utente" w:date="2017-06-25T10:32:00Z">
              <w:r w:rsidRPr="00930F4A">
                <w:rPr>
                  <w:rFonts w:ascii="Arial" w:eastAsia="Calibri" w:hAnsi="Arial" w:cs="Arial"/>
                </w:rPr>
                <w:t>UK</w:t>
              </w:r>
            </w:ins>
            <w:del w:id="9167"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CCC9"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311B" w14:textId="5FC0F70A" w:rsidR="005F1783" w:rsidRPr="00930F4A" w:rsidRDefault="005F1783" w:rsidP="005F1783">
            <w:pPr>
              <w:rPr>
                <w:rFonts w:ascii="Arial" w:hAnsi="Arial" w:cs="Arial"/>
              </w:rPr>
            </w:pPr>
            <w:ins w:id="9168" w:author="Utente" w:date="2017-06-25T10:33:00Z">
              <w:r w:rsidRPr="00930F4A">
                <w:rPr>
                  <w:rFonts w:ascii="Arial" w:eastAsia="Calibri" w:hAnsi="Arial" w:cs="Arial"/>
                </w:rPr>
                <w:t>false</w:t>
              </w:r>
            </w:ins>
            <w:del w:id="9169" w:author="Utente" w:date="2017-06-25T10:32:00Z">
              <w:r w:rsidRPr="00930F4A" w:rsidDel="00772A15">
                <w:rPr>
                  <w:rFonts w:ascii="Arial" w:eastAsia="Calibri" w:hAnsi="Arial" w:cs="Arial"/>
                </w:rPr>
                <w:delText>927644</w:delText>
              </w:r>
            </w:del>
          </w:p>
        </w:tc>
        <w:tc>
          <w:tcPr>
            <w:tcW w:w="1541" w:type="dxa"/>
            <w:tcBorders>
              <w:top w:val="single" w:sz="6" w:space="0" w:color="000000"/>
              <w:left w:val="single" w:sz="6" w:space="0" w:color="000000"/>
              <w:bottom w:val="single" w:sz="6" w:space="0" w:color="000000"/>
              <w:right w:val="single" w:sz="6" w:space="0" w:color="000000"/>
            </w:tcBorders>
          </w:tcPr>
          <w:p w14:paraId="2577C483" w14:textId="332E026E" w:rsidR="005F1783" w:rsidRPr="00930F4A" w:rsidRDefault="005F1783" w:rsidP="005F1783">
            <w:pPr>
              <w:rPr>
                <w:ins w:id="9170" w:author="Utente" w:date="2017-06-23T17:33:00Z"/>
                <w:rFonts w:ascii="Arial" w:eastAsia="Calibri" w:hAnsi="Arial" w:cs="Arial"/>
              </w:rPr>
            </w:pPr>
            <w:ins w:id="9171" w:author="Utente" w:date="2017-06-23T17:37:00Z">
              <w:r w:rsidRPr="00930F4A">
                <w:rPr>
                  <w:rFonts w:ascii="Arial" w:eastAsia="Calibri" w:hAnsi="Arial" w:cs="Arial"/>
                </w:rPr>
                <w:t>false</w:t>
              </w:r>
            </w:ins>
          </w:p>
        </w:tc>
      </w:tr>
      <w:tr w:rsidR="005F1783" w:rsidRPr="00930F4A" w14:paraId="1A27DA79" w14:textId="7EBA9341"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64A64"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A056"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4046C" w14:textId="7829C47D" w:rsidR="005F1783" w:rsidRPr="00930F4A" w:rsidRDefault="005F1783" w:rsidP="005F1783">
            <w:pPr>
              <w:rPr>
                <w:rFonts w:ascii="Arial" w:hAnsi="Arial" w:cs="Arial"/>
              </w:rPr>
            </w:pPr>
            <w:ins w:id="9172" w:author="Utente" w:date="2017-06-25T10:32:00Z">
              <w:r w:rsidRPr="00930F4A">
                <w:rPr>
                  <w:rFonts w:ascii="Arial" w:eastAsia="Calibri" w:hAnsi="Arial" w:cs="Arial"/>
                </w:rPr>
                <w:t>UK</w:t>
              </w:r>
            </w:ins>
            <w:del w:id="9173"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A6ACB"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FB321" w14:textId="001A441B" w:rsidR="005F1783" w:rsidRPr="00930F4A" w:rsidRDefault="005F1783" w:rsidP="005F1783">
            <w:pPr>
              <w:rPr>
                <w:rFonts w:ascii="Arial" w:hAnsi="Arial" w:cs="Arial"/>
              </w:rPr>
            </w:pPr>
            <w:ins w:id="9174" w:author="Utente" w:date="2017-06-25T10:33:00Z">
              <w:r w:rsidRPr="00930F4A">
                <w:rPr>
                  <w:rFonts w:ascii="Arial" w:eastAsia="Calibri" w:hAnsi="Arial" w:cs="Arial"/>
                </w:rPr>
                <w:t>false</w:t>
              </w:r>
            </w:ins>
            <w:del w:id="9175" w:author="Utente" w:date="2017-06-25T10:32:00Z">
              <w:r w:rsidRPr="00930F4A" w:rsidDel="00772A15">
                <w:rPr>
                  <w:rFonts w:ascii="Arial" w:eastAsia="Calibri" w:hAnsi="Arial" w:cs="Arial"/>
                </w:rPr>
                <w:delText>3625561</w:delText>
              </w:r>
            </w:del>
          </w:p>
        </w:tc>
        <w:tc>
          <w:tcPr>
            <w:tcW w:w="1541" w:type="dxa"/>
            <w:tcBorders>
              <w:top w:val="single" w:sz="6" w:space="0" w:color="000000"/>
              <w:left w:val="single" w:sz="6" w:space="0" w:color="000000"/>
              <w:bottom w:val="single" w:sz="6" w:space="0" w:color="000000"/>
              <w:right w:val="single" w:sz="6" w:space="0" w:color="000000"/>
            </w:tcBorders>
          </w:tcPr>
          <w:p w14:paraId="56B01142" w14:textId="11E7FCBA" w:rsidR="005F1783" w:rsidRPr="00930F4A" w:rsidRDefault="005F1783" w:rsidP="005F1783">
            <w:pPr>
              <w:rPr>
                <w:ins w:id="9176" w:author="Utente" w:date="2017-06-23T17:33:00Z"/>
                <w:rFonts w:ascii="Arial" w:eastAsia="Calibri" w:hAnsi="Arial" w:cs="Arial"/>
              </w:rPr>
            </w:pPr>
            <w:ins w:id="9177" w:author="Utente" w:date="2017-06-25T10:33:00Z">
              <w:r w:rsidRPr="00930F4A">
                <w:rPr>
                  <w:rFonts w:ascii="Arial" w:eastAsia="Calibri" w:hAnsi="Arial" w:cs="Arial"/>
                </w:rPr>
                <w:t>false</w:t>
              </w:r>
            </w:ins>
          </w:p>
        </w:tc>
      </w:tr>
      <w:tr w:rsidR="005F1783" w:rsidRPr="00930F4A" w14:paraId="176E4E94" w14:textId="3B92F95A"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51380"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9CA2D"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DEE6B" w14:textId="152014E4" w:rsidR="005F1783" w:rsidRPr="00930F4A" w:rsidRDefault="005F1783" w:rsidP="005F1783">
            <w:pPr>
              <w:rPr>
                <w:rFonts w:ascii="Arial" w:hAnsi="Arial" w:cs="Arial"/>
              </w:rPr>
            </w:pPr>
            <w:ins w:id="9178" w:author="Utente" w:date="2017-06-25T10:32:00Z">
              <w:r w:rsidRPr="00930F4A">
                <w:rPr>
                  <w:rFonts w:ascii="Arial" w:eastAsia="Calibri" w:hAnsi="Arial" w:cs="Arial"/>
                </w:rPr>
                <w:t>UK</w:t>
              </w:r>
            </w:ins>
            <w:del w:id="9179"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0896A"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47BCD" w14:textId="20047896" w:rsidR="005F1783" w:rsidRPr="00930F4A" w:rsidRDefault="005F1783" w:rsidP="005F1783">
            <w:pPr>
              <w:rPr>
                <w:rFonts w:ascii="Arial" w:hAnsi="Arial" w:cs="Arial"/>
              </w:rPr>
            </w:pPr>
            <w:ins w:id="9180" w:author="Utente" w:date="2017-06-25T10:33:00Z">
              <w:r w:rsidRPr="00930F4A">
                <w:rPr>
                  <w:rFonts w:ascii="Arial" w:eastAsia="Calibri" w:hAnsi="Arial" w:cs="Arial"/>
                </w:rPr>
                <w:t>true</w:t>
              </w:r>
            </w:ins>
            <w:del w:id="9181" w:author="Utente" w:date="2017-06-25T10:32:00Z">
              <w:r w:rsidRPr="00930F4A" w:rsidDel="00772A15">
                <w:rPr>
                  <w:rFonts w:ascii="Arial" w:eastAsia="Calibri" w:hAnsi="Arial" w:cs="Arial"/>
                </w:rPr>
                <w:delText>1121001</w:delText>
              </w:r>
            </w:del>
          </w:p>
        </w:tc>
        <w:tc>
          <w:tcPr>
            <w:tcW w:w="1541" w:type="dxa"/>
            <w:tcBorders>
              <w:top w:val="single" w:sz="6" w:space="0" w:color="000000"/>
              <w:left w:val="single" w:sz="6" w:space="0" w:color="000000"/>
              <w:bottom w:val="single" w:sz="6" w:space="0" w:color="000000"/>
              <w:right w:val="single" w:sz="6" w:space="0" w:color="000000"/>
            </w:tcBorders>
          </w:tcPr>
          <w:p w14:paraId="1074CC83" w14:textId="519FB6DF" w:rsidR="005F1783" w:rsidRPr="00930F4A" w:rsidRDefault="005F1783" w:rsidP="005F1783">
            <w:pPr>
              <w:rPr>
                <w:ins w:id="9182" w:author="Utente" w:date="2017-06-23T17:33:00Z"/>
                <w:rFonts w:ascii="Arial" w:eastAsia="Calibri" w:hAnsi="Arial" w:cs="Arial"/>
              </w:rPr>
            </w:pPr>
            <w:ins w:id="9183" w:author="Utente" w:date="2017-06-25T10:33:00Z">
              <w:r w:rsidRPr="00930F4A">
                <w:rPr>
                  <w:rFonts w:ascii="Arial" w:eastAsia="Calibri" w:hAnsi="Arial" w:cs="Arial"/>
                </w:rPr>
                <w:t>true</w:t>
              </w:r>
            </w:ins>
          </w:p>
        </w:tc>
      </w:tr>
      <w:tr w:rsidR="001E0330" w:rsidRPr="00930F4A" w:rsidDel="005F1783" w14:paraId="52914465" w14:textId="6F589F1C" w:rsidTr="001E0330">
        <w:trPr>
          <w:gridAfter w:val="1"/>
          <w:wAfter w:w="1541" w:type="dxa"/>
          <w:del w:id="9184"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C934D7" w14:textId="4042F990" w:rsidR="001E0330" w:rsidRPr="00930F4A" w:rsidDel="005F1783" w:rsidRDefault="001E0330" w:rsidP="005F1783">
            <w:pPr>
              <w:rPr>
                <w:del w:id="9185" w:author="Utente" w:date="2017-06-25T10:33:00Z"/>
                <w:rFonts w:ascii="Arial" w:hAnsi="Arial" w:cs="Arial"/>
              </w:rPr>
            </w:pPr>
            <w:del w:id="9186"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D1B56" w14:textId="402522E9" w:rsidR="001E0330" w:rsidRPr="00930F4A" w:rsidDel="005F1783" w:rsidRDefault="001E0330" w:rsidP="005F1783">
            <w:pPr>
              <w:rPr>
                <w:del w:id="9187" w:author="Utente" w:date="2017-06-25T10:33:00Z"/>
                <w:rFonts w:ascii="Arial" w:hAnsi="Arial" w:cs="Arial"/>
              </w:rPr>
            </w:pPr>
            <w:del w:id="9188"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E760D" w14:textId="3624201E" w:rsidR="001E0330" w:rsidRPr="00930F4A" w:rsidDel="005F1783" w:rsidRDefault="001E0330" w:rsidP="005F1783">
            <w:pPr>
              <w:rPr>
                <w:del w:id="9189" w:author="Utente" w:date="2017-06-25T10:33:00Z"/>
                <w:rFonts w:ascii="Arial" w:hAnsi="Arial" w:cs="Arial"/>
              </w:rPr>
            </w:pPr>
            <w:del w:id="9190"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3B954" w14:textId="1218B59C" w:rsidR="001E0330" w:rsidRPr="00930F4A" w:rsidDel="005F1783" w:rsidRDefault="001E0330" w:rsidP="005F1783">
            <w:pPr>
              <w:rPr>
                <w:del w:id="9191" w:author="Utente" w:date="2017-06-25T10:33:00Z"/>
                <w:rFonts w:ascii="Arial" w:hAnsi="Arial" w:cs="Arial"/>
              </w:rPr>
            </w:pPr>
            <w:del w:id="9192"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96E82" w14:textId="527D09D6" w:rsidR="001E0330" w:rsidRPr="00930F4A" w:rsidDel="005F1783" w:rsidRDefault="001E0330" w:rsidP="005F1783">
            <w:pPr>
              <w:rPr>
                <w:del w:id="9193" w:author="Utente" w:date="2017-06-25T10:33:00Z"/>
                <w:rFonts w:ascii="Arial" w:hAnsi="Arial" w:cs="Arial"/>
              </w:rPr>
            </w:pPr>
            <w:del w:id="9194" w:author="Utente" w:date="2017-06-25T10:33:00Z">
              <w:r w:rsidRPr="00930F4A" w:rsidDel="005F1783">
                <w:rPr>
                  <w:rFonts w:ascii="Arial" w:eastAsia="Calibri" w:hAnsi="Arial" w:cs="Arial"/>
                </w:rPr>
                <w:delText>5757444</w:delText>
              </w:r>
            </w:del>
          </w:p>
        </w:tc>
      </w:tr>
      <w:tr w:rsidR="001E0330" w:rsidRPr="00930F4A" w:rsidDel="005F1783" w14:paraId="78E8A8EB" w14:textId="63A9381F" w:rsidTr="001E0330">
        <w:trPr>
          <w:gridAfter w:val="1"/>
          <w:wAfter w:w="1541" w:type="dxa"/>
          <w:del w:id="9195"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85C" w14:textId="772607FC" w:rsidR="001E0330" w:rsidRPr="00930F4A" w:rsidDel="005F1783" w:rsidRDefault="001E0330" w:rsidP="005F1783">
            <w:pPr>
              <w:rPr>
                <w:del w:id="9196" w:author="Utente" w:date="2017-06-25T10:33:00Z"/>
                <w:rFonts w:ascii="Arial" w:hAnsi="Arial" w:cs="Arial"/>
              </w:rPr>
            </w:pPr>
            <w:del w:id="9197"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839F3" w14:textId="5B42F392" w:rsidR="001E0330" w:rsidRPr="00930F4A" w:rsidDel="005F1783" w:rsidRDefault="001E0330" w:rsidP="005F1783">
            <w:pPr>
              <w:rPr>
                <w:del w:id="9198" w:author="Utente" w:date="2017-06-25T10:33:00Z"/>
                <w:rFonts w:ascii="Arial" w:hAnsi="Arial" w:cs="Arial"/>
              </w:rPr>
            </w:pPr>
            <w:del w:id="9199"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418E2" w14:textId="0445598A" w:rsidR="001E0330" w:rsidRPr="00930F4A" w:rsidDel="005F1783" w:rsidRDefault="001E0330" w:rsidP="005F1783">
            <w:pPr>
              <w:rPr>
                <w:del w:id="9200" w:author="Utente" w:date="2017-06-25T10:33:00Z"/>
                <w:rFonts w:ascii="Arial" w:hAnsi="Arial" w:cs="Arial"/>
              </w:rPr>
            </w:pPr>
            <w:del w:id="9201"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ED0" w14:textId="5D2BC35A" w:rsidR="001E0330" w:rsidRPr="00930F4A" w:rsidDel="005F1783" w:rsidRDefault="001E0330" w:rsidP="005F1783">
            <w:pPr>
              <w:rPr>
                <w:del w:id="9202" w:author="Utente" w:date="2017-06-25T10:33:00Z"/>
                <w:rFonts w:ascii="Arial" w:hAnsi="Arial" w:cs="Arial"/>
              </w:rPr>
            </w:pPr>
            <w:del w:id="9203"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28D04" w14:textId="54477EB6" w:rsidR="001E0330" w:rsidRPr="00930F4A" w:rsidDel="005F1783" w:rsidRDefault="001E0330" w:rsidP="005F1783">
            <w:pPr>
              <w:rPr>
                <w:del w:id="9204" w:author="Utente" w:date="2017-06-25T10:33:00Z"/>
                <w:rFonts w:ascii="Arial" w:hAnsi="Arial" w:cs="Arial"/>
              </w:rPr>
            </w:pPr>
            <w:del w:id="9205" w:author="Utente" w:date="2017-06-25T10:33:00Z">
              <w:r w:rsidRPr="00930F4A" w:rsidDel="005F1783">
                <w:rPr>
                  <w:rFonts w:ascii="Arial" w:eastAsia="Calibri" w:hAnsi="Arial" w:cs="Arial"/>
                </w:rPr>
                <w:delText>20748657</w:delText>
              </w:r>
            </w:del>
          </w:p>
        </w:tc>
      </w:tr>
      <w:tr w:rsidR="001E0330" w:rsidRPr="00930F4A" w:rsidDel="005F1783" w14:paraId="317ADBFD" w14:textId="2D70B5FA" w:rsidTr="001E0330">
        <w:trPr>
          <w:gridAfter w:val="1"/>
          <w:wAfter w:w="1541" w:type="dxa"/>
          <w:del w:id="9206"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30BE" w14:textId="037FE3D3" w:rsidR="001E0330" w:rsidRPr="00930F4A" w:rsidDel="005F1783" w:rsidRDefault="001E0330" w:rsidP="005F1783">
            <w:pPr>
              <w:rPr>
                <w:del w:id="9207" w:author="Utente" w:date="2017-06-25T10:33:00Z"/>
                <w:rFonts w:ascii="Arial" w:hAnsi="Arial" w:cs="Arial"/>
              </w:rPr>
            </w:pPr>
            <w:del w:id="9208"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95C2" w14:textId="12A5E7B4" w:rsidR="001E0330" w:rsidRPr="00930F4A" w:rsidDel="005F1783" w:rsidRDefault="001E0330" w:rsidP="005F1783">
            <w:pPr>
              <w:rPr>
                <w:del w:id="9209" w:author="Utente" w:date="2017-06-25T10:33:00Z"/>
                <w:rFonts w:ascii="Arial" w:hAnsi="Arial" w:cs="Arial"/>
              </w:rPr>
            </w:pPr>
            <w:del w:id="9210"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7CF" w14:textId="5399C094" w:rsidR="001E0330" w:rsidRPr="00930F4A" w:rsidDel="005F1783" w:rsidRDefault="001E0330" w:rsidP="005F1783">
            <w:pPr>
              <w:rPr>
                <w:del w:id="9211" w:author="Utente" w:date="2017-06-25T10:33:00Z"/>
                <w:rFonts w:ascii="Arial" w:hAnsi="Arial" w:cs="Arial"/>
              </w:rPr>
            </w:pPr>
            <w:del w:id="9212"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B336" w14:textId="1430C204" w:rsidR="001E0330" w:rsidRPr="00930F4A" w:rsidDel="005F1783" w:rsidRDefault="001E0330" w:rsidP="005F1783">
            <w:pPr>
              <w:rPr>
                <w:del w:id="9213" w:author="Utente" w:date="2017-06-25T10:33:00Z"/>
                <w:rFonts w:ascii="Arial" w:hAnsi="Arial" w:cs="Arial"/>
              </w:rPr>
            </w:pPr>
            <w:del w:id="9214"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717DB" w14:textId="011FBB01" w:rsidR="001E0330" w:rsidRPr="00930F4A" w:rsidDel="005F1783" w:rsidRDefault="001E0330" w:rsidP="005F1783">
            <w:pPr>
              <w:rPr>
                <w:del w:id="9215" w:author="Utente" w:date="2017-06-25T10:33:00Z"/>
                <w:rFonts w:ascii="Arial" w:hAnsi="Arial" w:cs="Arial"/>
              </w:rPr>
            </w:pPr>
            <w:del w:id="9216" w:author="Utente" w:date="2017-06-25T10:33:00Z">
              <w:r w:rsidRPr="00930F4A" w:rsidDel="005F1783">
                <w:rPr>
                  <w:rFonts w:ascii="Arial" w:eastAsia="Calibri" w:hAnsi="Arial" w:cs="Arial"/>
                </w:rPr>
                <w:delText>4917238</w:delText>
              </w:r>
            </w:del>
          </w:p>
        </w:tc>
      </w:tr>
      <w:tr w:rsidR="001E0330" w:rsidRPr="00930F4A" w:rsidDel="005F1783" w14:paraId="7126B0C8" w14:textId="2D2D5A6E" w:rsidTr="001E0330">
        <w:trPr>
          <w:gridAfter w:val="1"/>
          <w:wAfter w:w="1541" w:type="dxa"/>
          <w:del w:id="9217"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651ED" w14:textId="5DC6479B" w:rsidR="001E0330" w:rsidRPr="00930F4A" w:rsidDel="005F1783" w:rsidRDefault="001E0330" w:rsidP="005F1783">
            <w:pPr>
              <w:rPr>
                <w:del w:id="9218" w:author="Utente" w:date="2017-06-25T10:33:00Z"/>
                <w:rFonts w:ascii="Arial" w:hAnsi="Arial" w:cs="Arial"/>
              </w:rPr>
            </w:pPr>
            <w:del w:id="9219"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1C2D7" w14:textId="50E4E7F4" w:rsidR="001E0330" w:rsidRPr="00930F4A" w:rsidDel="005F1783" w:rsidRDefault="001E0330" w:rsidP="005F1783">
            <w:pPr>
              <w:rPr>
                <w:del w:id="9220" w:author="Utente" w:date="2017-06-25T10:33:00Z"/>
                <w:rFonts w:ascii="Arial" w:hAnsi="Arial" w:cs="Arial"/>
              </w:rPr>
            </w:pPr>
            <w:del w:id="9221"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CB8D4" w14:textId="30BC3732" w:rsidR="001E0330" w:rsidRPr="00930F4A" w:rsidDel="005F1783" w:rsidRDefault="001E0330" w:rsidP="005F1783">
            <w:pPr>
              <w:rPr>
                <w:del w:id="9222" w:author="Utente" w:date="2017-06-25T10:33:00Z"/>
                <w:rFonts w:ascii="Arial" w:hAnsi="Arial" w:cs="Arial"/>
              </w:rPr>
            </w:pPr>
            <w:del w:id="9223"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B671E" w14:textId="37B5211B" w:rsidR="001E0330" w:rsidRPr="00930F4A" w:rsidDel="005F1783" w:rsidRDefault="001E0330" w:rsidP="005F1783">
            <w:pPr>
              <w:rPr>
                <w:del w:id="9224" w:author="Utente" w:date="2017-06-25T10:33:00Z"/>
                <w:rFonts w:ascii="Arial" w:hAnsi="Arial" w:cs="Arial"/>
              </w:rPr>
            </w:pPr>
            <w:del w:id="9225"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DC64" w14:textId="062B9F61" w:rsidR="001E0330" w:rsidRPr="00930F4A" w:rsidDel="005F1783" w:rsidRDefault="001E0330" w:rsidP="005F1783">
            <w:pPr>
              <w:rPr>
                <w:del w:id="9226" w:author="Utente" w:date="2017-06-25T10:33:00Z"/>
                <w:rFonts w:ascii="Arial" w:hAnsi="Arial" w:cs="Arial"/>
              </w:rPr>
            </w:pPr>
            <w:del w:id="9227" w:author="Utente" w:date="2017-06-25T10:33:00Z">
              <w:r w:rsidRPr="00930F4A" w:rsidDel="005F1783">
                <w:rPr>
                  <w:rFonts w:ascii="Arial" w:eastAsia="Calibri" w:hAnsi="Arial" w:cs="Arial"/>
                </w:rPr>
                <w:delText>5488356</w:delText>
              </w:r>
            </w:del>
          </w:p>
        </w:tc>
      </w:tr>
      <w:tr w:rsidR="001E0330" w:rsidRPr="00930F4A" w:rsidDel="005F1783" w14:paraId="53341AE3" w14:textId="468401BE" w:rsidTr="001E0330">
        <w:trPr>
          <w:gridAfter w:val="1"/>
          <w:wAfter w:w="1541" w:type="dxa"/>
          <w:del w:id="9228"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8DB4B" w14:textId="660F7CB7" w:rsidR="001E0330" w:rsidRPr="00930F4A" w:rsidDel="005F1783" w:rsidRDefault="001E0330" w:rsidP="005F1783">
            <w:pPr>
              <w:rPr>
                <w:del w:id="9229" w:author="Utente" w:date="2017-06-25T10:33:00Z"/>
                <w:rFonts w:ascii="Arial" w:hAnsi="Arial" w:cs="Arial"/>
              </w:rPr>
            </w:pPr>
            <w:del w:id="9230"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901" w14:textId="0CC3AC90" w:rsidR="001E0330" w:rsidRPr="00930F4A" w:rsidDel="005F1783" w:rsidRDefault="001E0330" w:rsidP="005F1783">
            <w:pPr>
              <w:rPr>
                <w:del w:id="9231" w:author="Utente" w:date="2017-06-25T10:33:00Z"/>
                <w:rFonts w:ascii="Arial" w:hAnsi="Arial" w:cs="Arial"/>
              </w:rPr>
            </w:pPr>
            <w:del w:id="9232"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EF79" w14:textId="5B348029" w:rsidR="001E0330" w:rsidRPr="00930F4A" w:rsidDel="005F1783" w:rsidRDefault="001E0330" w:rsidP="005F1783">
            <w:pPr>
              <w:rPr>
                <w:del w:id="9233" w:author="Utente" w:date="2017-06-25T10:33:00Z"/>
                <w:rFonts w:ascii="Arial" w:hAnsi="Arial" w:cs="Arial"/>
              </w:rPr>
            </w:pPr>
            <w:del w:id="9234"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7D310" w14:textId="21A40229" w:rsidR="001E0330" w:rsidRPr="00930F4A" w:rsidDel="005F1783" w:rsidRDefault="001E0330" w:rsidP="005F1783">
            <w:pPr>
              <w:rPr>
                <w:del w:id="9235" w:author="Utente" w:date="2017-06-25T10:33:00Z"/>
                <w:rFonts w:ascii="Arial" w:hAnsi="Arial" w:cs="Arial"/>
              </w:rPr>
            </w:pPr>
            <w:del w:id="9236"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91269" w14:textId="3D0BF81C" w:rsidR="001E0330" w:rsidRPr="00930F4A" w:rsidDel="005F1783" w:rsidRDefault="001E0330" w:rsidP="005F1783">
            <w:pPr>
              <w:rPr>
                <w:del w:id="9237" w:author="Utente" w:date="2017-06-25T10:33:00Z"/>
                <w:rFonts w:ascii="Arial" w:hAnsi="Arial" w:cs="Arial"/>
              </w:rPr>
            </w:pPr>
            <w:del w:id="9238" w:author="Utente" w:date="2017-06-25T10:33:00Z">
              <w:r w:rsidRPr="00930F4A" w:rsidDel="005F1783">
                <w:rPr>
                  <w:rFonts w:ascii="Arial" w:eastAsia="Calibri" w:hAnsi="Arial" w:cs="Arial"/>
                </w:rPr>
                <w:delText>20915924</w:delText>
              </w:r>
            </w:del>
          </w:p>
        </w:tc>
      </w:tr>
      <w:tr w:rsidR="001E0330" w:rsidRPr="00930F4A" w:rsidDel="005F1783" w14:paraId="6252BD39" w14:textId="34223BB8" w:rsidTr="001E0330">
        <w:trPr>
          <w:gridAfter w:val="1"/>
          <w:wAfter w:w="1541" w:type="dxa"/>
          <w:del w:id="9239"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86104" w14:textId="2BFB0BC1" w:rsidR="001E0330" w:rsidRPr="00930F4A" w:rsidDel="005F1783" w:rsidRDefault="001E0330" w:rsidP="005F1783">
            <w:pPr>
              <w:rPr>
                <w:del w:id="9240" w:author="Utente" w:date="2017-06-25T10:33:00Z"/>
                <w:rFonts w:ascii="Arial" w:hAnsi="Arial" w:cs="Arial"/>
              </w:rPr>
            </w:pPr>
            <w:del w:id="9241"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E952C" w14:textId="3CC60521" w:rsidR="001E0330" w:rsidRPr="00930F4A" w:rsidDel="005F1783" w:rsidRDefault="001E0330" w:rsidP="005F1783">
            <w:pPr>
              <w:rPr>
                <w:del w:id="9242" w:author="Utente" w:date="2017-06-25T10:33:00Z"/>
                <w:rFonts w:ascii="Arial" w:hAnsi="Arial" w:cs="Arial"/>
              </w:rPr>
            </w:pPr>
            <w:del w:id="9243"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D6DBB" w14:textId="38384AF7" w:rsidR="001E0330" w:rsidRPr="00930F4A" w:rsidDel="005F1783" w:rsidRDefault="001E0330" w:rsidP="005F1783">
            <w:pPr>
              <w:rPr>
                <w:del w:id="9244" w:author="Utente" w:date="2017-06-25T10:33:00Z"/>
                <w:rFonts w:ascii="Arial" w:hAnsi="Arial" w:cs="Arial"/>
              </w:rPr>
            </w:pPr>
            <w:del w:id="9245"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79A57" w14:textId="4B18DEC3" w:rsidR="001E0330" w:rsidRPr="00930F4A" w:rsidDel="005F1783" w:rsidRDefault="001E0330" w:rsidP="005F1783">
            <w:pPr>
              <w:rPr>
                <w:del w:id="9246" w:author="Utente" w:date="2017-06-25T10:33:00Z"/>
                <w:rFonts w:ascii="Arial" w:hAnsi="Arial" w:cs="Arial"/>
              </w:rPr>
            </w:pPr>
            <w:del w:id="9247"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8DBBD" w14:textId="2F731B42" w:rsidR="001E0330" w:rsidRPr="00930F4A" w:rsidDel="005F1783" w:rsidRDefault="001E0330" w:rsidP="005F1783">
            <w:pPr>
              <w:rPr>
                <w:del w:id="9248" w:author="Utente" w:date="2017-06-25T10:33:00Z"/>
                <w:rFonts w:ascii="Arial" w:hAnsi="Arial" w:cs="Arial"/>
              </w:rPr>
            </w:pPr>
            <w:del w:id="9249" w:author="Utente" w:date="2017-06-25T10:33:00Z">
              <w:r w:rsidRPr="00930F4A" w:rsidDel="005F1783">
                <w:rPr>
                  <w:rFonts w:ascii="Arial" w:eastAsia="Calibri" w:hAnsi="Arial" w:cs="Arial"/>
                </w:rPr>
                <w:delText>6068452</w:delText>
              </w:r>
            </w:del>
          </w:p>
        </w:tc>
      </w:tr>
    </w:tbl>
    <w:p w14:paraId="1A13C72F" w14:textId="2059D2B2" w:rsidR="001E0330" w:rsidRPr="00930F4A" w:rsidDel="005F1783" w:rsidRDefault="001E0330">
      <w:pPr>
        <w:rPr>
          <w:del w:id="9250" w:author="Utente" w:date="2017-06-25T10:33:00Z"/>
          <w:rFonts w:ascii="Arial" w:hAnsi="Arial" w:cs="Arial"/>
        </w:rPr>
      </w:pPr>
    </w:p>
    <w:p w14:paraId="775286B6" w14:textId="38521098" w:rsidR="005A2227" w:rsidRPr="00E352EF" w:rsidRDefault="001E0330" w:rsidP="00A667AB">
      <w:pPr>
        <w:pStyle w:val="Stile3"/>
        <w:rPr>
          <w:lang w:val="en-GB"/>
        </w:rPr>
      </w:pPr>
      <w:bookmarkStart w:id="9251" w:name="_Toc271936014"/>
      <w:bookmarkStart w:id="9252" w:name="_Toc398999053"/>
      <w:bookmarkStart w:id="9253" w:name="_Toc284149461"/>
      <w:bookmarkStart w:id="9254" w:name="_Toc286993747"/>
      <w:bookmarkStart w:id="9255" w:name="_Toc462659713"/>
      <w:bookmarkStart w:id="9256" w:name="_Toc463805771"/>
      <w:bookmarkStart w:id="9257" w:name="_Toc464487948"/>
      <w:ins w:id="9258" w:author="Utente" w:date="2017-06-23T17:37:00Z">
        <w:r w:rsidRPr="001E0330">
          <w:rPr>
            <w:lang w:val="en-GB"/>
          </w:rPr>
          <w:t>Logical disjunction</w:t>
        </w:r>
        <w:r>
          <w:rPr>
            <w:lang w:val="en-GB"/>
          </w:rPr>
          <w:t xml:space="preserve">  </w:t>
        </w:r>
      </w:ins>
      <w:r w:rsidR="0097053A" w:rsidRPr="00E352EF">
        <w:rPr>
          <w:lang w:val="en-GB"/>
        </w:rPr>
        <w:t>or</w:t>
      </w:r>
      <w:bookmarkEnd w:id="9251"/>
      <w:bookmarkEnd w:id="9252"/>
      <w:bookmarkEnd w:id="9253"/>
      <w:bookmarkEnd w:id="9254"/>
      <w:bookmarkEnd w:id="9255"/>
      <w:bookmarkEnd w:id="9256"/>
      <w:bookmarkEnd w:id="9257"/>
    </w:p>
    <w:p w14:paraId="3406FC43" w14:textId="2129072C" w:rsidR="005A2227" w:rsidRPr="00E352EF" w:rsidDel="001E0330" w:rsidRDefault="0097053A" w:rsidP="00CF6D97">
      <w:pPr>
        <w:rPr>
          <w:del w:id="9259" w:author="Utente" w:date="2017-06-23T17:37:00Z"/>
          <w:rFonts w:ascii="Cambria" w:hAnsi="Cambria"/>
        </w:rPr>
      </w:pPr>
      <w:del w:id="9260" w:author="Utente" w:date="2017-06-23T17:37:00Z">
        <w:r w:rsidRPr="00E352EF" w:rsidDel="001E0330">
          <w:rPr>
            <w:rFonts w:ascii="Cambria" w:eastAsia="Calibri" w:hAnsi="Cambria" w:cs="Calibri"/>
            <w:i/>
            <w:color w:val="5B9BD5"/>
          </w:rPr>
          <w:delText>Semantics</w:delText>
        </w:r>
      </w:del>
    </w:p>
    <w:p w14:paraId="0B0871D5" w14:textId="0AF3495D" w:rsidR="005A2227" w:rsidRPr="00E352EF" w:rsidDel="001E0330" w:rsidRDefault="0097053A" w:rsidP="00CF6D97">
      <w:pPr>
        <w:rPr>
          <w:del w:id="9261" w:author="Utente" w:date="2017-06-23T17:37:00Z"/>
          <w:rFonts w:ascii="Cambria" w:hAnsi="Cambria"/>
        </w:rPr>
      </w:pPr>
      <w:del w:id="9262" w:author="Utente" w:date="2017-06-23T17:37:00Z">
        <w:r w:rsidRPr="00E352EF" w:rsidDel="001E0330">
          <w:rPr>
            <w:rFonts w:ascii="Cambria" w:eastAsia="Calibri" w:hAnsi="Cambria" w:cs="Calibri"/>
          </w:rPr>
          <w:delText xml:space="preserve">The </w:delText>
        </w:r>
        <w:r w:rsidRPr="00E352EF" w:rsidDel="001E0330">
          <w:rPr>
            <w:rFonts w:ascii="Cambria" w:eastAsia="Calibri" w:hAnsi="Cambria" w:cs="Calibri"/>
            <w:b/>
          </w:rPr>
          <w:delText>or</w:delText>
        </w:r>
        <w:r w:rsidRPr="00E352EF" w:rsidDel="001E0330">
          <w:rPr>
            <w:rFonts w:ascii="Cambria" w:eastAsia="Calibri" w:hAnsi="Cambria" w:cs="Calibri"/>
          </w:rPr>
          <w:delText xml:space="preserve"> operator calculates the logical OR</w:delText>
        </w:r>
      </w:del>
    </w:p>
    <w:p w14:paraId="5E03A389" w14:textId="32523DFE" w:rsidR="00CF6D97" w:rsidRPr="00E352EF" w:rsidDel="001E0330" w:rsidRDefault="00CF6D97" w:rsidP="00CF6D97">
      <w:pPr>
        <w:rPr>
          <w:del w:id="9263" w:author="Utente" w:date="2017-06-23T17:37:00Z"/>
          <w:rFonts w:ascii="Cambria" w:eastAsia="Calibri" w:hAnsi="Cambria" w:cs="Calibri"/>
          <w:i/>
          <w:color w:val="5B9BD5"/>
        </w:rPr>
      </w:pPr>
    </w:p>
    <w:p w14:paraId="4CA5B09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B7440F7" w14:textId="1FF75C63" w:rsidR="005A2227" w:rsidRPr="00930F4A" w:rsidRDefault="0097053A" w:rsidP="00CF6D97">
      <w:pPr>
        <w:rPr>
          <w:rFonts w:ascii="Arial" w:hAnsi="Arial" w:cs="Arial"/>
        </w:rPr>
      </w:pPr>
      <w:del w:id="9264" w:author="Utente" w:date="2017-06-23T17:37:00Z">
        <w:r w:rsidRPr="00930F4A" w:rsidDel="001E0330">
          <w:rPr>
            <w:rFonts w:ascii="Arial" w:eastAsia="Calibri" w:hAnsi="Arial" w:cs="Arial"/>
          </w:rPr>
          <w:delText>ds_1</w:delText>
        </w:r>
      </w:del>
      <w:ins w:id="9265" w:author="Utente" w:date="2017-06-23T17:37:00Z">
        <w:r w:rsidR="001E0330" w:rsidRPr="00930F4A">
          <w:rPr>
            <w:rFonts w:ascii="Arial" w:eastAsia="Calibri" w:hAnsi="Arial" w:cs="Arial"/>
          </w:rPr>
          <w:t>left</w:t>
        </w:r>
      </w:ins>
      <w:r w:rsidRPr="00930F4A">
        <w:rPr>
          <w:rFonts w:ascii="Arial" w:eastAsia="Calibri" w:hAnsi="Arial" w:cs="Arial"/>
        </w:rPr>
        <w:t xml:space="preserve"> </w:t>
      </w:r>
      <w:r w:rsidRPr="00930F4A">
        <w:rPr>
          <w:rFonts w:ascii="Arial" w:eastAsia="Calibri" w:hAnsi="Arial" w:cs="Arial"/>
          <w:b/>
        </w:rPr>
        <w:t>or</w:t>
      </w:r>
      <w:r w:rsidRPr="00930F4A">
        <w:rPr>
          <w:rFonts w:ascii="Arial" w:eastAsia="Calibri" w:hAnsi="Arial" w:cs="Arial"/>
        </w:rPr>
        <w:t xml:space="preserve"> </w:t>
      </w:r>
      <w:del w:id="9266" w:author="Utente" w:date="2017-06-23T17:37:00Z">
        <w:r w:rsidRPr="00930F4A" w:rsidDel="001E0330">
          <w:rPr>
            <w:rFonts w:ascii="Arial" w:eastAsia="Calibri" w:hAnsi="Arial" w:cs="Arial"/>
          </w:rPr>
          <w:delText>ds_2</w:delText>
        </w:r>
      </w:del>
      <w:ins w:id="9267" w:author="Utente" w:date="2017-06-23T17:37:00Z">
        <w:r w:rsidR="001E0330" w:rsidRPr="00930F4A">
          <w:rPr>
            <w:rFonts w:ascii="Arial" w:eastAsia="Calibri" w:hAnsi="Arial" w:cs="Arial"/>
          </w:rPr>
          <w:t>righ</w:t>
        </w:r>
      </w:ins>
      <w:r w:rsidR="008D179B">
        <w:rPr>
          <w:rFonts w:ascii="Arial" w:eastAsia="Calibri" w:hAnsi="Arial" w:cs="Arial"/>
        </w:rPr>
        <w:t>t</w:t>
      </w:r>
    </w:p>
    <w:p w14:paraId="05ECE860" w14:textId="77777777" w:rsidR="00CF6D97" w:rsidRPr="00E352EF" w:rsidRDefault="00CF6D97" w:rsidP="00CF6D97">
      <w:pPr>
        <w:rPr>
          <w:rFonts w:ascii="Cambria" w:eastAsia="Calibri" w:hAnsi="Cambria" w:cs="Calibri"/>
          <w:i/>
          <w:color w:val="5B9BD5"/>
        </w:rPr>
      </w:pPr>
    </w:p>
    <w:p w14:paraId="6C9B5788" w14:textId="5EBD0BCE" w:rsidR="005A2227" w:rsidRPr="00E352EF" w:rsidRDefault="001E0330" w:rsidP="00543198">
      <w:pPr>
        <w:rPr>
          <w:rFonts w:ascii="Cambria" w:eastAsia="Calibri" w:hAnsi="Cambria" w:cs="Calibri"/>
          <w:i/>
          <w:color w:val="5B9BD5"/>
        </w:rPr>
      </w:pPr>
      <w:ins w:id="9268" w:author="Utente" w:date="2017-06-23T17:37:00Z">
        <w:r>
          <w:rPr>
            <w:rFonts w:ascii="Cambria" w:eastAsia="Calibri" w:hAnsi="Cambria" w:cs="Calibri"/>
            <w:i/>
            <w:color w:val="5B9BD5"/>
          </w:rPr>
          <w:t>Input p</w:t>
        </w:r>
      </w:ins>
      <w:del w:id="9269" w:author="Utente" w:date="2017-06-23T17:37:00Z">
        <w:r w:rsidR="0097053A" w:rsidRPr="00E352EF" w:rsidDel="001E0330">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18539F05" w14:textId="77777777" w:rsidR="001E0330" w:rsidRPr="00386B8F" w:rsidRDefault="001E0330" w:rsidP="001E0330">
      <w:pPr>
        <w:rPr>
          <w:ins w:id="9270" w:author="Utente" w:date="2017-06-23T17:38:00Z"/>
          <w:rFonts w:asciiTheme="majorHAnsi" w:eastAsia="Calibri" w:hAnsiTheme="majorHAnsi" w:cs="Calibri"/>
          <w:color w:val="auto"/>
        </w:rPr>
      </w:pPr>
      <w:ins w:id="9271" w:author="Utente" w:date="2017-06-23T17: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5B0836D1" w14:textId="77777777" w:rsidR="001E0330" w:rsidRPr="00386B8F" w:rsidRDefault="001E0330" w:rsidP="001E0330">
      <w:pPr>
        <w:rPr>
          <w:ins w:id="9272" w:author="Utente" w:date="2017-06-23T17:38:00Z"/>
          <w:rFonts w:asciiTheme="majorHAnsi" w:eastAsia="Calibri" w:hAnsiTheme="majorHAnsi" w:cs="Calibri"/>
          <w:color w:val="auto"/>
        </w:rPr>
      </w:pPr>
      <w:ins w:id="9273" w:author="Utente" w:date="2017-06-23T17: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1E79E023" w14:textId="6F8E500C" w:rsidR="005A2227" w:rsidRPr="00E352EF" w:rsidDel="001E0330" w:rsidRDefault="0097053A" w:rsidP="00CF6D97">
      <w:pPr>
        <w:rPr>
          <w:del w:id="9274" w:author="Utente" w:date="2017-06-23T17:38:00Z"/>
          <w:rFonts w:ascii="Cambria" w:hAnsi="Cambria"/>
        </w:rPr>
      </w:pPr>
      <w:del w:id="9275" w:author="Utente" w:date="2017-06-23T17:38:00Z">
        <w:r w:rsidRPr="00E352EF" w:rsidDel="001E0330">
          <w:rPr>
            <w:rFonts w:ascii="Cambria" w:eastAsia="Calibri" w:hAnsi="Cambria" w:cs="Calibri"/>
            <w:i/>
          </w:rPr>
          <w:delText>ds_1, ds_2</w:delText>
        </w:r>
        <w:r w:rsidR="00CF6D97" w:rsidRPr="00E352EF" w:rsidDel="001E0330">
          <w:rPr>
            <w:rFonts w:ascii="Cambria" w:eastAsia="Calibri" w:hAnsi="Cambria" w:cs="Calibri"/>
            <w:i/>
          </w:rPr>
          <w:delText xml:space="preserve"> </w:delText>
        </w:r>
        <w:r w:rsidR="00CF6D97" w:rsidRPr="00E352EF" w:rsidDel="001E0330">
          <w:rPr>
            <w:rFonts w:ascii="Cambria" w:hAnsi="Cambria"/>
          </w:rPr>
          <w:delText>:</w:delText>
        </w:r>
        <w:r w:rsidRPr="00E352EF" w:rsidDel="001E0330">
          <w:rPr>
            <w:rFonts w:ascii="Cambria" w:eastAsia="Calibri" w:hAnsi="Cambria" w:cs="Calibri"/>
          </w:rPr>
          <w:delText xml:space="preserve"> [dataset {identifier &lt;IDENT&gt; as scalar-type}+ {measure &lt;IDENT&gt; as </w:delText>
        </w:r>
        <w:r w:rsidR="00F431FD" w:rsidRPr="00E352EF" w:rsidDel="001E0330">
          <w:rPr>
            <w:rFonts w:ascii="Cambria" w:eastAsia="Calibri" w:hAnsi="Cambria" w:cs="Calibri"/>
          </w:rPr>
          <w:delText>boolean</w:delText>
        </w:r>
        <w:r w:rsidRPr="00E352EF" w:rsidDel="001E0330">
          <w:rPr>
            <w:rFonts w:ascii="Cambria" w:eastAsia="Calibri" w:hAnsi="Cambria" w:cs="Calibri"/>
          </w:rPr>
          <w:delText xml:space="preserve">}+ </w:delText>
        </w:r>
      </w:del>
    </w:p>
    <w:p w14:paraId="44986F90" w14:textId="44A570FC" w:rsidR="005A2227" w:rsidRPr="00E352EF" w:rsidDel="001E0330" w:rsidRDefault="0097053A" w:rsidP="00CF6D97">
      <w:pPr>
        <w:rPr>
          <w:del w:id="9276" w:author="Utente" w:date="2017-06-23T17:38:00Z"/>
          <w:rFonts w:ascii="Cambria" w:eastAsia="Calibri" w:hAnsi="Cambria" w:cs="Calibri"/>
        </w:rPr>
      </w:pPr>
      <w:del w:id="9277" w:author="Utente" w:date="2017-06-23T17:38:00Z">
        <w:r w:rsidRPr="00E352EF" w:rsidDel="001E0330">
          <w:rPr>
            <w:rFonts w:ascii="Cambria" w:eastAsia="Calibri" w:hAnsi="Cambria" w:cs="Calibri"/>
          </w:rPr>
          <w:delText xml:space="preserve">                    {attribute &lt;IDENT&gt; as scalar-type}*|bool</w:delText>
        </w:r>
        <w:r w:rsidR="00CF6D97" w:rsidRPr="00E352EF" w:rsidDel="001E0330">
          <w:rPr>
            <w:rFonts w:ascii="Cambria" w:eastAsia="Calibri" w:hAnsi="Cambria" w:cs="Calibri"/>
          </w:rPr>
          <w:delText>ean</w:delText>
        </w:r>
        <w:r w:rsidRPr="00E352EF" w:rsidDel="001E0330">
          <w:rPr>
            <w:rFonts w:ascii="Cambria" w:eastAsia="Calibri" w:hAnsi="Cambria" w:cs="Calibri"/>
          </w:rPr>
          <w:delText>]</w:delText>
        </w:r>
      </w:del>
    </w:p>
    <w:p w14:paraId="26FCC0C7" w14:textId="19EC51F6" w:rsidR="00DE5E99" w:rsidRPr="00E352EF" w:rsidDel="001E0330" w:rsidRDefault="00DE5E99" w:rsidP="00CF6D97">
      <w:pPr>
        <w:rPr>
          <w:del w:id="9278" w:author="Utente" w:date="2017-06-23T17:38:00Z"/>
          <w:rFonts w:ascii="Cambria" w:hAnsi="Cambria"/>
        </w:rPr>
      </w:pPr>
    </w:p>
    <w:p w14:paraId="497C677C" w14:textId="4F80B95A" w:rsidR="005A2227" w:rsidRPr="00E352EF" w:rsidDel="001E0330" w:rsidRDefault="0097053A" w:rsidP="00CF6D97">
      <w:pPr>
        <w:rPr>
          <w:del w:id="9279" w:author="Utente" w:date="2017-06-23T17:38:00Z"/>
          <w:rFonts w:ascii="Cambria" w:hAnsi="Cambria"/>
        </w:rPr>
      </w:pPr>
      <w:del w:id="9280" w:author="Utente" w:date="2017-06-23T17:38:00Z">
        <w:r w:rsidRPr="00E352EF" w:rsidDel="001E0330">
          <w:rPr>
            <w:rFonts w:ascii="Cambria" w:eastAsia="Calibri" w:hAnsi="Cambria" w:cs="Calibri"/>
            <w:i/>
          </w:rPr>
          <w:delText>ds_1, ds_2</w:delText>
        </w:r>
        <w:r w:rsidRPr="00E352EF" w:rsidDel="001E0330">
          <w:rPr>
            <w:rFonts w:ascii="Cambria" w:eastAsia="Calibri" w:hAnsi="Cambria" w:cs="Calibri"/>
          </w:rPr>
          <w:delText xml:space="preserve"> – are the input </w:delText>
        </w:r>
        <w:r w:rsidR="00F4601C" w:rsidRPr="00E352EF" w:rsidDel="001E0330">
          <w:delText>Dataset</w:delText>
        </w:r>
        <w:r w:rsidRPr="00E352EF" w:rsidDel="001E0330">
          <w:rPr>
            <w:rFonts w:ascii="Cambria" w:eastAsia="Calibri" w:hAnsi="Cambria" w:cs="Calibri"/>
          </w:rPr>
          <w:delText xml:space="preserve"> or </w:delText>
        </w:r>
        <w:r w:rsidR="00CF6D97" w:rsidRPr="00E352EF" w:rsidDel="001E0330">
          <w:rPr>
            <w:rFonts w:ascii="Cambria" w:eastAsia="Calibri" w:hAnsi="Cambria" w:cs="Calibri"/>
          </w:rPr>
          <w:delText>b</w:delText>
        </w:r>
        <w:r w:rsidRPr="00E352EF" w:rsidDel="001E0330">
          <w:rPr>
            <w:rFonts w:ascii="Cambria" w:eastAsia="Calibri" w:hAnsi="Cambria" w:cs="Calibri"/>
          </w:rPr>
          <w:delText>oolean scalars.</w:delText>
        </w:r>
      </w:del>
    </w:p>
    <w:p w14:paraId="449AEE0B" w14:textId="77777777" w:rsidR="00CF6D97" w:rsidRDefault="00CF6D97" w:rsidP="00CF6D97">
      <w:pPr>
        <w:rPr>
          <w:ins w:id="9281" w:author="Utente" w:date="2017-06-23T17:41:00Z"/>
          <w:rFonts w:ascii="Cambria" w:eastAsia="Calibri" w:hAnsi="Cambria" w:cs="Calibri"/>
          <w:i/>
          <w:color w:val="5B9BD5"/>
        </w:rPr>
      </w:pPr>
    </w:p>
    <w:p w14:paraId="486F855D" w14:textId="77777777" w:rsidR="001E0330" w:rsidRPr="00696CCA" w:rsidRDefault="001E0330" w:rsidP="001E0330">
      <w:pPr>
        <w:rPr>
          <w:ins w:id="9282" w:author="Utente" w:date="2017-06-23T17:41:00Z"/>
          <w:rFonts w:ascii="Cambria" w:eastAsia="Calibri" w:hAnsi="Cambria" w:cs="Calibri"/>
          <w:i/>
          <w:color w:val="5B9BD5"/>
        </w:rPr>
      </w:pPr>
      <w:ins w:id="9283" w:author="Utente" w:date="2017-06-23T17:41:00Z">
        <w:r w:rsidRPr="00696CCA">
          <w:rPr>
            <w:rFonts w:ascii="Cambria" w:eastAsia="Calibri" w:hAnsi="Cambria" w:cs="Calibri"/>
            <w:i/>
            <w:color w:val="5B9BD5"/>
          </w:rPr>
          <w:t>Examples of valid syntaxes</w:t>
        </w:r>
      </w:ins>
    </w:p>
    <w:p w14:paraId="795C147A" w14:textId="634BC166" w:rsidR="001E0330" w:rsidRPr="00386B8F" w:rsidRDefault="001E0330" w:rsidP="001E0330">
      <w:pPr>
        <w:rPr>
          <w:ins w:id="9284" w:author="Utente" w:date="2017-06-23T17:41:00Z"/>
          <w:rFonts w:ascii="Arial" w:eastAsia="Calibri" w:hAnsi="Arial" w:cs="Arial"/>
          <w:color w:val="auto"/>
        </w:rPr>
      </w:pPr>
      <w:ins w:id="9285" w:author="Utente" w:date="2017-06-23T17:41:00Z">
        <w:r w:rsidRPr="00386B8F">
          <w:rPr>
            <w:rFonts w:ascii="Arial" w:eastAsia="Calibri" w:hAnsi="Arial" w:cs="Arial"/>
            <w:color w:val="auto"/>
          </w:rPr>
          <w:t xml:space="preserve">DS_1 </w:t>
        </w:r>
        <w:r w:rsidRPr="00386B8F">
          <w:rPr>
            <w:rFonts w:ascii="Arial" w:eastAsia="Calibri" w:hAnsi="Arial" w:cs="Arial"/>
            <w:b/>
            <w:color w:val="auto"/>
          </w:rPr>
          <w:t>or</w:t>
        </w:r>
        <w:r w:rsidRPr="00386B8F">
          <w:rPr>
            <w:rFonts w:ascii="Arial" w:eastAsia="Calibri" w:hAnsi="Arial" w:cs="Arial"/>
            <w:color w:val="auto"/>
          </w:rPr>
          <w:t xml:space="preserve"> DS_2</w:t>
        </w:r>
      </w:ins>
    </w:p>
    <w:p w14:paraId="5C8A8866" w14:textId="77777777" w:rsidR="001E0330" w:rsidRDefault="001E0330" w:rsidP="001E0330">
      <w:pPr>
        <w:rPr>
          <w:ins w:id="9286" w:author="Utente" w:date="2017-06-23T17:41:00Z"/>
          <w:rFonts w:ascii="Cambria" w:eastAsia="Calibri" w:hAnsi="Cambria" w:cs="Calibri"/>
          <w:i/>
          <w:color w:val="5B9BD5"/>
        </w:rPr>
      </w:pPr>
    </w:p>
    <w:p w14:paraId="499FA977" w14:textId="77777777" w:rsidR="001E0330" w:rsidRDefault="001E0330" w:rsidP="001E0330">
      <w:pPr>
        <w:rPr>
          <w:ins w:id="9287" w:author="Utente" w:date="2017-06-23T17:41:00Z"/>
          <w:rFonts w:ascii="Cambria" w:eastAsia="Calibri" w:hAnsi="Cambria" w:cs="Calibri"/>
          <w:i/>
          <w:color w:val="5B9BD5"/>
        </w:rPr>
      </w:pPr>
      <w:ins w:id="9288" w:author="Utente" w:date="2017-06-23T17:41:00Z">
        <w:r>
          <w:rPr>
            <w:rFonts w:ascii="Cambria" w:eastAsia="Calibri" w:hAnsi="Cambria" w:cs="Calibri"/>
            <w:i/>
            <w:color w:val="5B9BD5"/>
          </w:rPr>
          <w:t>Semantic for scalar operations</w:t>
        </w:r>
      </w:ins>
    </w:p>
    <w:p w14:paraId="0D35101A" w14:textId="53454A25" w:rsidR="001E0330" w:rsidRDefault="001E0330" w:rsidP="001E0330">
      <w:pPr>
        <w:rPr>
          <w:ins w:id="9289" w:author="Utente" w:date="2017-06-23T17:41:00Z"/>
          <w:rFonts w:ascii="Cambria" w:eastAsia="Calibri" w:hAnsi="Cambria" w:cs="Calibri"/>
        </w:rPr>
      </w:pPr>
      <w:ins w:id="9290" w:author="Utente" w:date="2017-06-23T17:41: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OR. The two operands must be of boolean-type</w:t>
        </w:r>
      </w:ins>
      <w:ins w:id="9291" w:author="Utente" w:date="2017-06-25T10:39:00Z">
        <w:r w:rsidR="00FC02BF">
          <w:rPr>
            <w:rFonts w:ascii="Cambria" w:eastAsia="Calibri" w:hAnsi="Cambria" w:cs="Calibri"/>
          </w:rPr>
          <w:t>.</w:t>
        </w:r>
      </w:ins>
    </w:p>
    <w:p w14:paraId="47B76F11" w14:textId="77777777" w:rsidR="001E0330" w:rsidRDefault="001E0330" w:rsidP="001E0330">
      <w:pPr>
        <w:rPr>
          <w:ins w:id="9292" w:author="Utente" w:date="2017-06-23T17:41:00Z"/>
          <w:rFonts w:ascii="Cambria" w:eastAsia="Calibri" w:hAnsi="Cambria" w:cs="Calibri"/>
          <w:i/>
          <w:color w:val="5B9BD5"/>
        </w:rPr>
      </w:pPr>
    </w:p>
    <w:p w14:paraId="632CACCD" w14:textId="77777777" w:rsidR="001E0330" w:rsidRPr="006619C5" w:rsidRDefault="001E0330" w:rsidP="001E0330">
      <w:pPr>
        <w:rPr>
          <w:ins w:id="9293" w:author="Utente" w:date="2017-06-23T17:41:00Z"/>
          <w:rFonts w:eastAsia="Calibri" w:cs="Calibri"/>
          <w:i/>
          <w:color w:val="5B9BD5"/>
        </w:rPr>
      </w:pPr>
      <w:ins w:id="9294" w:author="Utente" w:date="2017-06-23T17:41:00Z">
        <w:r w:rsidRPr="006619C5">
          <w:rPr>
            <w:rFonts w:eastAsia="Calibri" w:cs="Calibri"/>
            <w:i/>
            <w:color w:val="5B9BD5"/>
          </w:rPr>
          <w:t>Examples</w:t>
        </w:r>
      </w:ins>
    </w:p>
    <w:p w14:paraId="43EE1535" w14:textId="30C67A89" w:rsidR="001E0330" w:rsidRPr="00930F4A" w:rsidRDefault="001E0330" w:rsidP="001E0330">
      <w:pPr>
        <w:rPr>
          <w:ins w:id="9295" w:author="Utente" w:date="2017-06-23T17:41:00Z"/>
          <w:rFonts w:ascii="Arial" w:hAnsi="Arial" w:cs="Arial"/>
        </w:rPr>
      </w:pPr>
      <w:ins w:id="9296" w:author="Utente" w:date="2017-06-23T17:41:00Z">
        <w:r w:rsidRPr="00930F4A">
          <w:rPr>
            <w:rFonts w:ascii="Arial" w:eastAsia="Calibri" w:hAnsi="Arial" w:cs="Arial"/>
          </w:rPr>
          <w:t xml:space="preserve">true </w:t>
        </w:r>
        <w:r w:rsidRPr="00930F4A">
          <w:rPr>
            <w:rFonts w:ascii="Arial" w:eastAsia="Calibri" w:hAnsi="Arial" w:cs="Arial"/>
            <w:b/>
          </w:rPr>
          <w:t>or</w:t>
        </w:r>
        <w:r w:rsidRPr="00930F4A">
          <w:rPr>
            <w:rFonts w:ascii="Arial" w:eastAsia="Calibri" w:hAnsi="Arial" w:cs="Arial"/>
          </w:rPr>
          <w:t xml:space="preserve"> false  gives: true</w:t>
        </w:r>
      </w:ins>
    </w:p>
    <w:p w14:paraId="1FB058D7" w14:textId="1593CDF6" w:rsidR="001E0330" w:rsidRPr="00930F4A" w:rsidRDefault="001E0330" w:rsidP="001E0330">
      <w:pPr>
        <w:rPr>
          <w:ins w:id="9297" w:author="Utente" w:date="2017-06-23T17:41:00Z"/>
          <w:rFonts w:ascii="Arial" w:hAnsi="Arial" w:cs="Arial"/>
        </w:rPr>
      </w:pPr>
      <w:ins w:id="9298" w:author="Utente" w:date="2017-06-23T17:41:00Z">
        <w:r w:rsidRPr="00930F4A">
          <w:rPr>
            <w:rFonts w:ascii="Arial" w:eastAsia="Calibri" w:hAnsi="Arial" w:cs="Arial"/>
          </w:rPr>
          <w:t xml:space="preserve">false </w:t>
        </w:r>
        <w:r w:rsidRPr="00930F4A">
          <w:rPr>
            <w:rFonts w:ascii="Arial" w:eastAsia="Calibri" w:hAnsi="Arial" w:cs="Arial"/>
            <w:b/>
          </w:rPr>
          <w:t>or</w:t>
        </w:r>
        <w:r w:rsidRPr="00930F4A">
          <w:rPr>
            <w:rFonts w:ascii="Arial" w:eastAsia="Calibri" w:hAnsi="Arial" w:cs="Arial"/>
          </w:rPr>
          <w:t xml:space="preserve"> false  gives: false</w:t>
        </w:r>
      </w:ins>
    </w:p>
    <w:p w14:paraId="4B4CE7A1" w14:textId="77777777" w:rsidR="001E0330" w:rsidRDefault="001E0330" w:rsidP="001E0330">
      <w:pPr>
        <w:rPr>
          <w:ins w:id="9299" w:author="Utente" w:date="2017-06-23T17:41:00Z"/>
          <w:rFonts w:ascii="Cambria" w:eastAsia="Calibri" w:hAnsi="Cambria" w:cs="Calibri"/>
          <w:i/>
          <w:color w:val="5B9BD5"/>
          <w:lang w:val="en-US"/>
        </w:rPr>
      </w:pPr>
    </w:p>
    <w:p w14:paraId="605ED5D1" w14:textId="77777777" w:rsidR="001E0330" w:rsidRDefault="001E0330" w:rsidP="001E0330">
      <w:pPr>
        <w:rPr>
          <w:ins w:id="9300" w:author="Utente" w:date="2017-06-23T17:41:00Z"/>
          <w:rFonts w:ascii="Cambria" w:eastAsia="Calibri" w:hAnsi="Cambria" w:cs="Calibri"/>
          <w:i/>
          <w:color w:val="5B9BD5"/>
        </w:rPr>
      </w:pPr>
      <w:ins w:id="9301" w:author="Utente" w:date="2017-06-23T17:41:00Z">
        <w:r>
          <w:rPr>
            <w:rFonts w:ascii="Cambria" w:eastAsia="Calibri" w:hAnsi="Cambria" w:cs="Calibri"/>
            <w:i/>
            <w:color w:val="5B9BD5"/>
          </w:rPr>
          <w:t>Input parameters type</w:t>
        </w:r>
      </w:ins>
    </w:p>
    <w:p w14:paraId="313D93F6" w14:textId="77777777" w:rsidR="001E0330" w:rsidRPr="00930F4A" w:rsidRDefault="001E0330" w:rsidP="001E0330">
      <w:pPr>
        <w:rPr>
          <w:ins w:id="9302" w:author="Utente" w:date="2017-06-23T17:41:00Z"/>
          <w:rFonts w:asciiTheme="majorHAnsi" w:eastAsia="Calibri" w:hAnsiTheme="majorHAnsi" w:cs="Courier New"/>
        </w:rPr>
      </w:pPr>
      <w:ins w:id="9303" w:author="Utente" w:date="2017-06-23T17:41:00Z">
        <w:r w:rsidRPr="00930F4A">
          <w:rPr>
            <w:rFonts w:asciiTheme="majorHAnsi" w:eastAsia="Calibri" w:hAnsiTheme="majorHAnsi" w:cs="Courier New"/>
          </w:rPr>
          <w:t>left,</w:t>
        </w:r>
      </w:ins>
    </w:p>
    <w:p w14:paraId="22620076" w14:textId="7465A673" w:rsidR="001E0330" w:rsidRPr="00930F4A" w:rsidRDefault="001E0330" w:rsidP="001E0330">
      <w:pPr>
        <w:rPr>
          <w:ins w:id="9304" w:author="Utente" w:date="2017-06-23T17:41:00Z"/>
          <w:rFonts w:asciiTheme="majorHAnsi" w:eastAsia="Calibri" w:hAnsiTheme="majorHAnsi" w:cs="Courier New"/>
        </w:rPr>
      </w:pPr>
      <w:ins w:id="9305" w:author="Utente" w:date="2017-06-23T17:41:00Z">
        <w:r w:rsidRPr="00930F4A">
          <w:rPr>
            <w:rFonts w:asciiTheme="majorHAnsi" w:eastAsia="Calibri" w:hAnsiTheme="majorHAnsi" w:cs="Courier New"/>
          </w:rPr>
          <w:t>righ</w:t>
        </w:r>
      </w:ins>
      <w:r w:rsidR="008D179B" w:rsidRPr="00930F4A">
        <w:rPr>
          <w:rFonts w:asciiTheme="majorHAnsi" w:eastAsia="Calibri" w:hAnsiTheme="majorHAnsi" w:cs="Courier New"/>
        </w:rPr>
        <w:t>t</w:t>
      </w:r>
      <w:ins w:id="9306" w:author="Utente" w:date="2017-06-23T17:41:00Z">
        <w:r w:rsidRPr="00930F4A">
          <w:rPr>
            <w:rFonts w:asciiTheme="majorHAnsi" w:eastAsia="Calibri" w:hAnsiTheme="majorHAnsi" w:cs="Courier New"/>
          </w:rPr>
          <w:t>::</w:t>
        </w:r>
        <w:r w:rsidRPr="00930F4A">
          <w:rPr>
            <w:rFonts w:asciiTheme="majorHAnsi" w:eastAsia="Calibri" w:hAnsiTheme="majorHAnsi" w:cs="Courier New"/>
          </w:rPr>
          <w:tab/>
          <w:t xml:space="preserve">   dataset   {measure&lt;boolean&gt; _}</w:t>
        </w:r>
      </w:ins>
    </w:p>
    <w:p w14:paraId="24B87C45" w14:textId="77777777" w:rsidR="001E0330" w:rsidRPr="00930F4A" w:rsidRDefault="001E0330" w:rsidP="001E0330">
      <w:pPr>
        <w:ind w:left="706" w:firstLine="706"/>
        <w:rPr>
          <w:ins w:id="9307" w:author="Utente" w:date="2017-06-23T17:41:00Z"/>
          <w:rFonts w:asciiTheme="majorHAnsi" w:eastAsia="Calibri" w:hAnsiTheme="majorHAnsi" w:cs="Courier New"/>
        </w:rPr>
      </w:pPr>
      <w:ins w:id="9308" w:author="Utente" w:date="2017-06-23T17:41:00Z">
        <w:r w:rsidRPr="00930F4A">
          <w:rPr>
            <w:rFonts w:asciiTheme="majorHAnsi" w:eastAsia="Calibri" w:hAnsiTheme="majorHAnsi" w:cs="Courier New"/>
          </w:rPr>
          <w:t>|  component&lt;boolean&gt;</w:t>
        </w:r>
      </w:ins>
    </w:p>
    <w:p w14:paraId="2BE4BA82" w14:textId="54842EE5" w:rsidR="001E0330" w:rsidRPr="00930F4A" w:rsidRDefault="001E0330" w:rsidP="001E0330">
      <w:pPr>
        <w:ind w:left="706" w:firstLine="706"/>
        <w:rPr>
          <w:ins w:id="9309" w:author="Utente" w:date="2017-06-23T17:41:00Z"/>
          <w:rFonts w:asciiTheme="majorHAnsi" w:eastAsia="Calibri" w:hAnsiTheme="majorHAnsi" w:cs="Courier New"/>
          <w:noProof/>
          <w:color w:val="5B9BD5"/>
          <w:lang w:val="en-US"/>
        </w:rPr>
      </w:pPr>
      <w:ins w:id="9310" w:author="Utente" w:date="2017-06-23T17:41:00Z">
        <w:r w:rsidRPr="00930F4A">
          <w:rPr>
            <w:rFonts w:asciiTheme="majorHAnsi" w:eastAsia="Calibri" w:hAnsiTheme="majorHAnsi" w:cs="Courier New"/>
          </w:rPr>
          <w:t xml:space="preserve">|  boolean   </w:t>
        </w:r>
        <w:r w:rsidRPr="00930F4A">
          <w:rPr>
            <w:rFonts w:asciiTheme="majorHAnsi" w:eastAsia="Calibri" w:hAnsiTheme="majorHAnsi" w:cs="Courier New"/>
            <w:noProof/>
            <w:color w:val="5B9BD5"/>
            <w:lang w:val="en-US"/>
          </w:rPr>
          <w:t xml:space="preserve"> </w:t>
        </w:r>
      </w:ins>
    </w:p>
    <w:p w14:paraId="02C35381" w14:textId="77777777" w:rsidR="00F73B8C" w:rsidRPr="00E64258" w:rsidDel="008D179B" w:rsidRDefault="00F73B8C" w:rsidP="00F73B8C">
      <w:pPr>
        <w:rPr>
          <w:ins w:id="9311" w:author="Utente" w:date="2017-07-05T23:44:00Z"/>
          <w:del w:id="9312" w:author="Laura Viignola" w:date="2017-07-10T16:43:00Z"/>
          <w:rFonts w:ascii="Cambria" w:eastAsia="Calibri" w:hAnsi="Cambria" w:cs="Calibri"/>
          <w:i/>
          <w:color w:val="5B9BD5"/>
        </w:rPr>
      </w:pPr>
      <w:ins w:id="9313" w:author="Utente" w:date="2017-07-05T23:44:00Z">
        <w:r w:rsidRPr="00E64258">
          <w:rPr>
            <w:rFonts w:ascii="Cambria" w:eastAsia="Calibri" w:hAnsi="Cambria" w:cs="Calibri"/>
            <w:i/>
            <w:color w:val="5B9BD5"/>
          </w:rPr>
          <w:t>Result type</w:t>
        </w:r>
      </w:ins>
    </w:p>
    <w:p w14:paraId="1A6722E7" w14:textId="77777777" w:rsidR="00F73B8C" w:rsidRPr="00E64258" w:rsidRDefault="00F73B8C" w:rsidP="00F73B8C">
      <w:pPr>
        <w:rPr>
          <w:ins w:id="9314" w:author="Utente" w:date="2017-07-05T23:44:00Z"/>
          <w:rFonts w:ascii="Cambria" w:eastAsia="Calibri" w:hAnsi="Cambria" w:cs="Calibri"/>
          <w:i/>
          <w:color w:val="auto"/>
        </w:rPr>
      </w:pPr>
    </w:p>
    <w:p w14:paraId="01B2C3C0" w14:textId="6C6B9024" w:rsidR="00F73B8C" w:rsidRPr="006F2FA3" w:rsidRDefault="00F73B8C" w:rsidP="00F73B8C">
      <w:pPr>
        <w:rPr>
          <w:ins w:id="9315" w:author="Utente" w:date="2017-07-05T23:44:00Z"/>
          <w:rFonts w:ascii="Cambria" w:eastAsia="Calibri" w:hAnsi="Cambria" w:cs="Calibri"/>
        </w:rPr>
      </w:pPr>
      <w:ins w:id="9316"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20C6056" w14:textId="77777777" w:rsidR="00F73B8C" w:rsidRPr="006F2FA3" w:rsidRDefault="00F73B8C" w:rsidP="00F73B8C">
      <w:pPr>
        <w:ind w:left="708" w:firstLine="708"/>
        <w:rPr>
          <w:ins w:id="9317" w:author="Utente" w:date="2017-07-05T23:44:00Z"/>
          <w:rFonts w:ascii="Cambria" w:eastAsia="Calibri" w:hAnsi="Cambria" w:cs="Calibri"/>
        </w:rPr>
      </w:pPr>
      <w:ins w:id="9318"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FD896F0" w14:textId="77777777" w:rsidR="00F73B8C" w:rsidRDefault="00F73B8C" w:rsidP="00F73B8C">
      <w:pPr>
        <w:ind w:left="708" w:firstLine="708"/>
        <w:rPr>
          <w:ins w:id="9319" w:author="Utente" w:date="2017-07-05T23:44:00Z"/>
          <w:rFonts w:ascii="Cambria" w:hAnsi="Cambria"/>
        </w:rPr>
      </w:pPr>
      <w:ins w:id="9320"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1539CA4" w14:textId="77777777" w:rsidR="001E0330" w:rsidRPr="00E352EF" w:rsidRDefault="001E0330" w:rsidP="001E0330">
      <w:pPr>
        <w:rPr>
          <w:rFonts w:ascii="Cambria" w:eastAsia="Calibri" w:hAnsi="Cambria" w:cs="Calibri"/>
          <w:i/>
          <w:color w:val="5B9BD5"/>
        </w:rPr>
      </w:pPr>
    </w:p>
    <w:p w14:paraId="06AAE85A" w14:textId="685AE0B4" w:rsidR="005A2227" w:rsidRDefault="0097053A" w:rsidP="00543198">
      <w:pPr>
        <w:rPr>
          <w:ins w:id="9321" w:author="Utente" w:date="2017-06-23T17:42:00Z"/>
          <w:rFonts w:ascii="Cambria" w:eastAsia="Calibri" w:hAnsi="Cambria" w:cs="Calibri"/>
          <w:i/>
          <w:color w:val="5B9BD5"/>
        </w:rPr>
      </w:pPr>
      <w:del w:id="9322" w:author="Utente" w:date="2017-06-23T17:42:00Z">
        <w:r w:rsidRPr="00E352EF" w:rsidDel="001E0330">
          <w:rPr>
            <w:rFonts w:ascii="Cambria" w:eastAsia="Calibri" w:hAnsi="Cambria" w:cs="Calibri"/>
            <w:i/>
            <w:color w:val="5B9BD5"/>
          </w:rPr>
          <w:delText>C</w:delText>
        </w:r>
      </w:del>
      <w:ins w:id="9323" w:author="Utente" w:date="2017-06-23T17:42:00Z">
        <w:r w:rsidR="001E0330">
          <w:rPr>
            <w:rFonts w:ascii="Cambria" w:eastAsia="Calibri" w:hAnsi="Cambria" w:cs="Calibri"/>
            <w:i/>
            <w:color w:val="5B9BD5"/>
          </w:rPr>
          <w:t>Additional c</w:t>
        </w:r>
      </w:ins>
      <w:r w:rsidRPr="00E352EF">
        <w:rPr>
          <w:rFonts w:ascii="Cambria" w:eastAsia="Calibri" w:hAnsi="Cambria" w:cs="Calibri"/>
          <w:i/>
          <w:color w:val="5B9BD5"/>
        </w:rPr>
        <w:t>onstraints</w:t>
      </w:r>
    </w:p>
    <w:p w14:paraId="016B539A" w14:textId="26C32843" w:rsidR="001E0330" w:rsidRDefault="001E0330" w:rsidP="00543198">
      <w:pPr>
        <w:rPr>
          <w:ins w:id="9324" w:author="Utente" w:date="2017-06-27T18:01:00Z"/>
          <w:rFonts w:ascii="Cambria" w:eastAsia="Calibri" w:hAnsi="Cambria" w:cs="Calibri"/>
          <w:color w:val="auto"/>
        </w:rPr>
      </w:pPr>
      <w:ins w:id="9325" w:author="Utente" w:date="2017-06-23T17:42:00Z">
        <w:r w:rsidRPr="00386B8F">
          <w:rPr>
            <w:rFonts w:ascii="Cambria" w:eastAsia="Calibri" w:hAnsi="Cambria" w:cs="Calibri"/>
            <w:color w:val="auto"/>
          </w:rPr>
          <w:t>(empty)</w:t>
        </w:r>
      </w:ins>
    </w:p>
    <w:p w14:paraId="6D7614C5" w14:textId="77777777" w:rsidR="00386B8F" w:rsidRPr="00386B8F" w:rsidRDefault="00386B8F" w:rsidP="00543198">
      <w:pPr>
        <w:rPr>
          <w:rFonts w:ascii="Cambria" w:eastAsia="Calibri" w:hAnsi="Cambria" w:cs="Calibri"/>
          <w:color w:val="auto"/>
        </w:rPr>
      </w:pPr>
    </w:p>
    <w:p w14:paraId="65A07BB1" w14:textId="07AAD910" w:rsidR="005A2227" w:rsidRPr="00E352EF" w:rsidDel="001E0330" w:rsidRDefault="0097053A" w:rsidP="008A7573">
      <w:pPr>
        <w:numPr>
          <w:ilvl w:val="0"/>
          <w:numId w:val="4"/>
        </w:numPr>
        <w:ind w:left="360"/>
        <w:rPr>
          <w:del w:id="9326" w:author="Utente" w:date="2017-06-23T17:42:00Z"/>
          <w:rFonts w:ascii="Cambria" w:hAnsi="Cambria"/>
        </w:rPr>
      </w:pPr>
      <w:del w:id="9327"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scalar then it must be a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data type.</w:delText>
        </w:r>
      </w:del>
    </w:p>
    <w:p w14:paraId="58B61B94" w14:textId="514879D9" w:rsidR="005A2227" w:rsidRPr="00E352EF" w:rsidDel="001E0330" w:rsidRDefault="0097053A" w:rsidP="008A7573">
      <w:pPr>
        <w:numPr>
          <w:ilvl w:val="0"/>
          <w:numId w:val="4"/>
        </w:numPr>
        <w:ind w:left="360"/>
        <w:rPr>
          <w:del w:id="9328" w:author="Utente" w:date="2017-06-23T17:42:00Z"/>
          <w:rFonts w:ascii="Cambria" w:hAnsi="Cambria"/>
        </w:rPr>
      </w:pPr>
      <w:del w:id="9329"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w:delText>
        </w:r>
        <w:r w:rsidR="00F4601C" w:rsidRPr="00E352EF" w:rsidDel="001E0330">
          <w:delText>Dataset</w:delText>
        </w:r>
        <w:r w:rsidRPr="00E352EF" w:rsidDel="001E0330">
          <w:rPr>
            <w:rFonts w:ascii="Cambria" w:eastAsia="Calibri" w:hAnsi="Cambria" w:cs="Calibri"/>
          </w:rPr>
          <w:delText xml:space="preserve"> then it has at least a measure of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type.</w:delText>
        </w:r>
      </w:del>
    </w:p>
    <w:p w14:paraId="5D4CD448" w14:textId="10144D96" w:rsidR="005A2227" w:rsidRPr="00E352EF" w:rsidDel="001E0330" w:rsidRDefault="0097053A" w:rsidP="008A7573">
      <w:pPr>
        <w:numPr>
          <w:ilvl w:val="0"/>
          <w:numId w:val="4"/>
        </w:numPr>
        <w:ind w:left="360"/>
        <w:rPr>
          <w:del w:id="9330" w:author="Utente" w:date="2017-06-23T17:42:00Z"/>
          <w:rFonts w:ascii="Cambria" w:hAnsi="Cambria"/>
        </w:rPr>
      </w:pPr>
      <w:del w:id="9331" w:author="Utente" w:date="2017-06-23T17:42:00Z">
        <w:r w:rsidRPr="00E352EF" w:rsidDel="001E0330">
          <w:rPr>
            <w:rFonts w:ascii="Cambria" w:eastAsia="Calibri" w:hAnsi="Cambria" w:cs="Calibri"/>
          </w:rPr>
          <w:lastRenderedPageBreak/>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they must have at least </w:delText>
        </w:r>
        <w:r w:rsidR="009C28BD" w:rsidRPr="00E352EF" w:rsidDel="001E0330">
          <w:rPr>
            <w:rFonts w:ascii="Cambria" w:eastAsia="Calibri" w:hAnsi="Cambria" w:cs="Calibri"/>
          </w:rPr>
          <w:delText>one Identifier Component</w:delText>
        </w:r>
        <w:r w:rsidRPr="00E352EF" w:rsidDel="001E0330">
          <w:rPr>
            <w:rFonts w:ascii="Cambria" w:eastAsia="Calibri" w:hAnsi="Cambria" w:cs="Calibri"/>
          </w:rPr>
          <w:delText xml:space="preserve"> in common (with the same name</w:delText>
        </w:r>
        <w:r w:rsidR="00D522BE" w:rsidRPr="00E352EF" w:rsidDel="001E0330">
          <w:rPr>
            <w:rFonts w:ascii="Cambria" w:eastAsia="Calibri" w:hAnsi="Cambria" w:cs="Calibri"/>
          </w:rPr>
          <w:delText xml:space="preserve"> and data type</w:delText>
        </w:r>
        <w:r w:rsidRPr="00E352EF" w:rsidDel="001E0330">
          <w:rPr>
            <w:rFonts w:ascii="Cambria" w:eastAsia="Calibri" w:hAnsi="Cambria" w:cs="Calibri"/>
          </w:rPr>
          <w:delText>).</w:delText>
        </w:r>
      </w:del>
    </w:p>
    <w:p w14:paraId="6778ADFD" w14:textId="38D594A8" w:rsidR="005A2227" w:rsidRPr="00E352EF" w:rsidDel="001E0330" w:rsidRDefault="0097053A" w:rsidP="008A7573">
      <w:pPr>
        <w:numPr>
          <w:ilvl w:val="0"/>
          <w:numId w:val="4"/>
        </w:numPr>
        <w:ind w:left="360"/>
        <w:rPr>
          <w:del w:id="9332" w:author="Utente" w:date="2017-06-23T17:42:00Z"/>
          <w:rFonts w:ascii="Cambria" w:hAnsi="Cambria"/>
        </w:rPr>
      </w:pPr>
      <w:del w:id="9333" w:author="Utente" w:date="2017-06-23T17:42:00Z">
        <w:r w:rsidRPr="00E352EF" w:rsidDel="001E0330">
          <w:rPr>
            <w:rFonts w:ascii="Cambria" w:eastAsia="Calibri" w:hAnsi="Cambria" w:cs="Calibri"/>
          </w:rPr>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either they have one or more </w:delText>
        </w:r>
        <w:r w:rsidR="009C28BD" w:rsidRPr="00E352EF" w:rsidDel="001E0330">
          <w:rPr>
            <w:rFonts w:ascii="Cambria" w:eastAsia="Calibri" w:hAnsi="Cambria" w:cs="Calibri"/>
          </w:rPr>
          <w:delText xml:space="preserve">boolean </w:delText>
        </w:r>
        <w:r w:rsidR="00D6733B" w:rsidRPr="00E352EF" w:rsidDel="001E0330">
          <w:rPr>
            <w:rFonts w:ascii="Cambria" w:eastAsia="Calibri" w:hAnsi="Cambria" w:cs="Calibri"/>
          </w:rPr>
          <w:delText>M</w:delText>
        </w:r>
        <w:r w:rsidRPr="00E352EF" w:rsidDel="001E0330">
          <w:rPr>
            <w:rFonts w:ascii="Cambria" w:eastAsia="Calibri" w:hAnsi="Cambria" w:cs="Calibri"/>
          </w:rPr>
          <w:delText xml:space="preserve">easures in common, or at least one of them has only a </w:delText>
        </w:r>
        <w:r w:rsidR="009C28BD" w:rsidRPr="00E352EF" w:rsidDel="001E0330">
          <w:rPr>
            <w:rFonts w:ascii="Cambria" w:eastAsia="Calibri" w:hAnsi="Cambria" w:cs="Calibri"/>
          </w:rPr>
          <w:delText xml:space="preserve">boolean </w:delText>
        </w:r>
        <w:r w:rsidRPr="00E352EF" w:rsidDel="001E0330">
          <w:rPr>
            <w:rFonts w:ascii="Cambria" w:eastAsia="Calibri" w:hAnsi="Cambria" w:cs="Calibri"/>
          </w:rPr>
          <w:delText xml:space="preserve">measure. </w:delText>
        </w:r>
      </w:del>
    </w:p>
    <w:p w14:paraId="1BB7A8F7" w14:textId="74B4D129" w:rsidR="00CF6D97" w:rsidRPr="00E352EF" w:rsidDel="001E0330" w:rsidRDefault="00CF6D97" w:rsidP="00CF6D97">
      <w:pPr>
        <w:rPr>
          <w:del w:id="9334" w:author="Utente" w:date="2017-06-23T17:42:00Z"/>
          <w:rFonts w:ascii="Cambria" w:eastAsia="Calibri" w:hAnsi="Cambria" w:cs="Calibri"/>
          <w:i/>
          <w:color w:val="5B9BD5"/>
        </w:rPr>
      </w:pPr>
    </w:p>
    <w:p w14:paraId="1F11823B" w14:textId="77777777" w:rsidR="00D57B1E" w:rsidRDefault="00D57B1E" w:rsidP="00D57B1E">
      <w:pPr>
        <w:rPr>
          <w:ins w:id="9335" w:author="Utente" w:date="2017-06-23T17:43:00Z"/>
          <w:rFonts w:ascii="Cambria" w:eastAsia="Calibri" w:hAnsi="Cambria" w:cs="Calibri"/>
          <w:i/>
          <w:color w:val="5B9BD5"/>
        </w:rPr>
      </w:pPr>
      <w:ins w:id="9336" w:author="Utente" w:date="2017-06-23T17:43:00Z">
        <w:r>
          <w:rPr>
            <w:rFonts w:ascii="Cambria" w:eastAsia="Calibri" w:hAnsi="Cambria" w:cs="Calibri"/>
            <w:i/>
            <w:color w:val="5B9BD5"/>
          </w:rPr>
          <w:t>Behaviour</w:t>
        </w:r>
      </w:ins>
    </w:p>
    <w:p w14:paraId="7DBDD5EA" w14:textId="77777777" w:rsidR="00D57B1E" w:rsidRDefault="00D57B1E" w:rsidP="00D57B1E">
      <w:pPr>
        <w:rPr>
          <w:ins w:id="9337" w:author="Utente" w:date="2017-06-23T17:43:00Z"/>
          <w:rFonts w:ascii="Cambria" w:eastAsia="Calibri" w:hAnsi="Cambria" w:cs="Calibri"/>
          <w:color w:val="auto"/>
        </w:rPr>
      </w:pPr>
      <w:ins w:id="9338" w:author="Utente" w:date="2017-06-23T17:43:00Z">
        <w:r>
          <w:rPr>
            <w:rFonts w:ascii="Cambria" w:eastAsia="Calibri" w:hAnsi="Cambria" w:cs="Calibri"/>
            <w:color w:val="auto"/>
          </w:rPr>
          <w:t xml:space="preserve">The operator has the behaviour of the “Boolean operator” (see the section “VTL-ML - Behaviour of the Operators”). </w:t>
        </w:r>
      </w:ins>
    </w:p>
    <w:p w14:paraId="6FD9CE57" w14:textId="2DAB38FF" w:rsidR="005A2227" w:rsidRPr="00E352EF" w:rsidDel="00D57B1E" w:rsidRDefault="0097053A" w:rsidP="00543198">
      <w:pPr>
        <w:rPr>
          <w:del w:id="9339" w:author="Utente" w:date="2017-06-23T17:43:00Z"/>
          <w:rFonts w:ascii="Cambria" w:eastAsia="Calibri" w:hAnsi="Cambria" w:cs="Calibri"/>
          <w:i/>
          <w:color w:val="5B9BD5"/>
        </w:rPr>
      </w:pPr>
      <w:del w:id="9340" w:author="Utente" w:date="2017-06-23T17:43:00Z">
        <w:r w:rsidRPr="00E352EF" w:rsidDel="00D57B1E">
          <w:rPr>
            <w:rFonts w:ascii="Cambria" w:eastAsia="Calibri" w:hAnsi="Cambria" w:cs="Calibri"/>
            <w:i/>
            <w:color w:val="5B9BD5"/>
          </w:rPr>
          <w:delText>Returns</w:delText>
        </w:r>
      </w:del>
    </w:p>
    <w:p w14:paraId="11CDCBCE" w14:textId="065EDF9F" w:rsidR="005A2227" w:rsidRPr="00E352EF" w:rsidDel="00D57B1E" w:rsidRDefault="0097053A" w:rsidP="00CF6D97">
      <w:pPr>
        <w:rPr>
          <w:del w:id="9341" w:author="Utente" w:date="2017-06-23T17:43:00Z"/>
          <w:rFonts w:ascii="Cambria" w:hAnsi="Cambria"/>
        </w:rPr>
      </w:pPr>
      <w:del w:id="9342" w:author="Utente" w:date="2017-06-23T17:43:00Z">
        <w:r w:rsidRPr="00E352EF" w:rsidDel="00D57B1E">
          <w:rPr>
            <w:rFonts w:ascii="Cambria" w:hAnsi="Cambria"/>
          </w:rPr>
          <w:delText xml:space="preserve">If both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are scalar values then the </w:delText>
        </w:r>
        <w:r w:rsidRPr="00E352EF" w:rsidDel="00D57B1E">
          <w:rPr>
            <w:rFonts w:ascii="Cambria" w:hAnsi="Cambria"/>
            <w:b/>
          </w:rPr>
          <w:delText>or</w:delText>
        </w:r>
        <w:r w:rsidRPr="00E352EF" w:rsidDel="00D57B1E">
          <w:rPr>
            <w:rFonts w:ascii="Cambria" w:hAnsi="Cambria"/>
          </w:rPr>
          <w:delText xml:space="preserve"> operator returns </w:delText>
        </w:r>
        <w:r w:rsidRPr="00E352EF" w:rsidDel="00D57B1E">
          <w:rPr>
            <w:rFonts w:ascii="Cambria" w:eastAsia="Calibri" w:hAnsi="Cambria" w:cs="Calibri"/>
          </w:rPr>
          <w:delText xml:space="preserve">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1F105C67" w14:textId="327E27C5" w:rsidR="005A2227" w:rsidRPr="00E352EF" w:rsidDel="00D57B1E" w:rsidRDefault="0097053A" w:rsidP="00CF6D97">
      <w:pPr>
        <w:rPr>
          <w:del w:id="9343" w:author="Utente" w:date="2017-06-23T17:43:00Z"/>
          <w:rFonts w:ascii="Cambria" w:hAnsi="Cambria"/>
        </w:rPr>
      </w:pPr>
      <w:del w:id="9344" w:author="Utente" w:date="2017-06-23T17:43:00Z">
        <w:r w:rsidRPr="00E352EF" w:rsidDel="00D57B1E">
          <w:rPr>
            <w:rFonts w:ascii="Cambria" w:hAnsi="Cambria"/>
          </w:rPr>
          <w:delText xml:space="preserve">If either </w:delText>
        </w:r>
        <w:r w:rsidRPr="00E352EF" w:rsidDel="00D57B1E">
          <w:rPr>
            <w:rFonts w:ascii="Cambria" w:hAnsi="Cambria"/>
            <w:i/>
          </w:rPr>
          <w:delText>ds_1</w:delText>
        </w:r>
        <w:r w:rsidRPr="00E352EF" w:rsidDel="00D57B1E">
          <w:rPr>
            <w:rFonts w:ascii="Cambria" w:hAnsi="Cambria"/>
          </w:rPr>
          <w:delText xml:space="preserve"> or </w:delText>
        </w:r>
        <w:r w:rsidRPr="00E352EF" w:rsidDel="00D57B1E">
          <w:rPr>
            <w:rFonts w:ascii="Cambria" w:hAnsi="Cambria"/>
            <w:i/>
          </w:rPr>
          <w:delText>ds_2</w:delText>
        </w:r>
        <w:r w:rsidRPr="00E352EF" w:rsidDel="00D57B1E">
          <w:rPr>
            <w:rFonts w:ascii="Cambria" w:hAnsi="Cambria"/>
          </w:rPr>
          <w:delText xml:space="preserve"> is a </w:delText>
        </w:r>
        <w:r w:rsidR="00F4601C" w:rsidRPr="00E352EF" w:rsidDel="00D57B1E">
          <w:delText>Dataset</w:delText>
        </w:r>
        <w:r w:rsidRPr="00E352EF" w:rsidDel="00D57B1E">
          <w:rPr>
            <w:rFonts w:ascii="Cambria" w:hAnsi="Cambria"/>
          </w:rPr>
          <w:delText xml:space="preserve"> then the </w:delText>
        </w:r>
        <w:r w:rsidRPr="00E352EF" w:rsidDel="00D57B1E">
          <w:rPr>
            <w:rFonts w:ascii="Cambria" w:hAnsi="Cambria"/>
            <w:b/>
          </w:rPr>
          <w:delText>or</w:delText>
        </w:r>
        <w:r w:rsidRPr="00E352EF" w:rsidDel="00D57B1E">
          <w:rPr>
            <w:rFonts w:ascii="Cambria" w:hAnsi="Cambria"/>
          </w:rPr>
          <w:delText xml:space="preserve"> operator returns a Dataset having the following components: </w:delText>
        </w:r>
      </w:del>
    </w:p>
    <w:p w14:paraId="51B5A898" w14:textId="356A6555" w:rsidR="005A2227" w:rsidRPr="00E352EF" w:rsidDel="00D57B1E" w:rsidRDefault="0097053A" w:rsidP="008A7573">
      <w:pPr>
        <w:numPr>
          <w:ilvl w:val="0"/>
          <w:numId w:val="4"/>
        </w:numPr>
        <w:ind w:left="360"/>
        <w:rPr>
          <w:del w:id="9345" w:author="Utente" w:date="2017-06-23T17:43:00Z"/>
          <w:rFonts w:ascii="Cambria" w:hAnsi="Cambria"/>
        </w:rPr>
      </w:pPr>
      <w:del w:id="9346" w:author="Utente" w:date="2017-06-23T17:43:00Z">
        <w:r w:rsidRPr="00E352EF" w:rsidDel="00D57B1E">
          <w:rPr>
            <w:rFonts w:ascii="Cambria" w:eastAsia="Calibri" w:hAnsi="Cambria" w:cs="Calibri"/>
          </w:rPr>
          <w:delText xml:space="preserve">The </w:delText>
        </w:r>
        <w:r w:rsidR="001E4C0B" w:rsidRPr="00E352EF" w:rsidDel="00D57B1E">
          <w:rPr>
            <w:rFonts w:ascii="Cambria" w:eastAsia="Calibri" w:hAnsi="Cambria" w:cs="Calibri"/>
          </w:rPr>
          <w:delText xml:space="preserve">superset of the </w:delText>
        </w:r>
        <w:r w:rsidR="009C28BD" w:rsidRPr="00E352EF" w:rsidDel="00D57B1E">
          <w:rPr>
            <w:rFonts w:ascii="Cambria" w:eastAsia="Calibri" w:hAnsi="Cambria" w:cs="Calibri"/>
          </w:rPr>
          <w:delText>I</w:delText>
        </w:r>
        <w:r w:rsidR="001E4C0B" w:rsidRPr="00E352EF" w:rsidDel="00D57B1E">
          <w:rPr>
            <w:rFonts w:ascii="Cambria" w:eastAsia="Calibri" w:hAnsi="Cambria" w:cs="Calibri"/>
          </w:rPr>
          <w:delText xml:space="preserve">dentifier </w:delText>
        </w:r>
        <w:r w:rsidR="009C28BD" w:rsidRPr="00E352EF" w:rsidDel="00D57B1E">
          <w:rPr>
            <w:rFonts w:ascii="Cambria" w:eastAsia="Calibri" w:hAnsi="Cambria" w:cs="Calibri"/>
          </w:rPr>
          <w:delText>C</w:delText>
        </w:r>
        <w:r w:rsidR="001E4C0B" w:rsidRPr="00E352EF" w:rsidDel="00D57B1E">
          <w:rPr>
            <w:rFonts w:ascii="Cambria" w:eastAsia="Calibri" w:hAnsi="Cambria" w:cs="Calibri"/>
          </w:rPr>
          <w:delText xml:space="preserve">omponents of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del>
    </w:p>
    <w:p w14:paraId="4111AC81" w14:textId="2442D307" w:rsidR="005A2227" w:rsidRPr="00E352EF" w:rsidDel="00D57B1E" w:rsidRDefault="0097053A" w:rsidP="008A7573">
      <w:pPr>
        <w:numPr>
          <w:ilvl w:val="0"/>
          <w:numId w:val="4"/>
        </w:numPr>
        <w:ind w:left="360"/>
        <w:rPr>
          <w:del w:id="9347" w:author="Utente" w:date="2017-06-23T17:43:00Z"/>
          <w:rFonts w:ascii="Cambria" w:hAnsi="Cambria"/>
        </w:rPr>
      </w:pPr>
      <w:del w:id="9348" w:author="Utente" w:date="2017-06-23T17:43:00Z">
        <w:r w:rsidRPr="00E352EF" w:rsidDel="00D57B1E">
          <w:rPr>
            <w:rFonts w:ascii="Cambria" w:eastAsia="Calibri" w:hAnsi="Cambria" w:cs="Calibri"/>
          </w:rPr>
          <w:delText xml:space="preserve">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have one or more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(i.e., with the same name) then the resulting </w:delText>
        </w:r>
        <w:r w:rsidR="00F4601C" w:rsidRPr="00E352EF" w:rsidDel="00D57B1E">
          <w:delText>Dataset</w:delText>
        </w:r>
        <w:r w:rsidRPr="00E352EF" w:rsidDel="00D57B1E">
          <w:rPr>
            <w:rFonts w:ascii="Cambria" w:eastAsia="Calibri" w:hAnsi="Cambria" w:cs="Calibri"/>
          </w:rPr>
          <w:delText xml:space="preserve"> has these common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with the same name, varied on the base of the logical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between the Measure Components of ds_1 and ds_2. Otherwise, 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do not have any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and have only one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then the resulting </w:delText>
        </w:r>
        <w:r w:rsidR="00F4601C" w:rsidRPr="00E352EF" w:rsidDel="00D57B1E">
          <w:delText>Dataset</w:delText>
        </w:r>
        <w:r w:rsidRPr="00E352EF" w:rsidDel="00D57B1E">
          <w:rPr>
            <w:rFonts w:ascii="Cambria" w:eastAsia="Calibri" w:hAnsi="Cambria" w:cs="Calibri"/>
          </w:rPr>
          <w:delText xml:space="preserve"> contains a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named </w:delText>
        </w:r>
        <w:r w:rsidR="00C847B8" w:rsidRPr="00E352EF" w:rsidDel="00D57B1E">
          <w:rPr>
            <w:rFonts w:ascii="Cambria" w:eastAsia="Calibri" w:hAnsi="Cambria" w:cs="Calibri"/>
            <w:b/>
          </w:rPr>
          <w:delText>CONDITION</w:delText>
        </w:r>
        <w:r w:rsidRPr="00E352EF" w:rsidDel="00D57B1E">
          <w:rPr>
            <w:rFonts w:ascii="Cambria" w:eastAsia="Calibri" w:hAnsi="Cambria" w:cs="Calibri"/>
          </w:rPr>
          <w:delText xml:space="preserve"> that contains 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5E13B02C" w14:textId="1CE1D768" w:rsidR="005A2227" w:rsidRPr="00E352EF" w:rsidDel="00D57B1E" w:rsidRDefault="0097053A" w:rsidP="00CF6D97">
      <w:pPr>
        <w:rPr>
          <w:del w:id="9349" w:author="Utente" w:date="2017-06-23T17:43:00Z"/>
          <w:rFonts w:ascii="Cambria" w:hAnsi="Cambria"/>
        </w:rPr>
      </w:pPr>
      <w:del w:id="9350" w:author="Utente" w:date="2017-06-23T17:43:00Z">
        <w:r w:rsidRPr="00E352EF" w:rsidDel="00D57B1E">
          <w:rPr>
            <w:rFonts w:ascii="Cambria" w:hAnsi="Cambria"/>
          </w:rPr>
          <w:delText xml:space="preserve">The resulting </w:delText>
        </w:r>
        <w:r w:rsidR="00F4601C" w:rsidRPr="00E352EF" w:rsidDel="00D57B1E">
          <w:delText>Dataset</w:delText>
        </w:r>
        <w:r w:rsidRPr="00E352EF" w:rsidDel="00D57B1E">
          <w:rPr>
            <w:rFonts w:ascii="Cambria" w:hAnsi="Cambria"/>
          </w:rPr>
          <w:delText xml:space="preserve"> contains a data point for each pair of data points of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that have the same key (the same values of the </w:delText>
        </w:r>
        <w:r w:rsidR="009C28BD" w:rsidRPr="00E352EF" w:rsidDel="00D57B1E">
          <w:rPr>
            <w:rFonts w:ascii="Cambria" w:eastAsia="Calibri" w:hAnsi="Cambria" w:cs="Calibri"/>
          </w:rPr>
          <w:delText>Identifier Component</w:delText>
        </w:r>
        <w:r w:rsidRPr="00E352EF" w:rsidDel="00D57B1E">
          <w:rPr>
            <w:rFonts w:ascii="Cambria" w:hAnsi="Cambria"/>
          </w:rPr>
          <w:delText xml:space="preserve">s). </w:delText>
        </w:r>
      </w:del>
    </w:p>
    <w:p w14:paraId="345A639F" w14:textId="77777777" w:rsidR="005A2227" w:rsidRPr="00E352EF" w:rsidRDefault="005A2227" w:rsidP="00CF6D97">
      <w:pPr>
        <w:rPr>
          <w:rFonts w:ascii="Cambria" w:hAnsi="Cambria"/>
        </w:rPr>
      </w:pPr>
    </w:p>
    <w:p w14:paraId="0AACAA39"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0B0FEC" w14:textId="7F4E3DFE" w:rsidR="005A2227" w:rsidRPr="00E352EF" w:rsidDel="00D57B1E" w:rsidRDefault="00EA6708" w:rsidP="00CF6D97">
      <w:pPr>
        <w:rPr>
          <w:del w:id="9351" w:author="Utente" w:date="2017-06-23T17:43:00Z"/>
          <w:rFonts w:ascii="Cambria" w:hAnsi="Cambria"/>
        </w:rPr>
      </w:pPr>
      <w:del w:id="9352" w:author="Utente" w:date="2017-06-23T17:43:00Z">
        <w:r w:rsidRPr="00E352EF" w:rsidDel="00D57B1E">
          <w:rPr>
            <w:rFonts w:ascii="Cambria" w:hAnsi="Cambria"/>
          </w:rPr>
          <w:delText>O</w:delText>
        </w:r>
        <w:r w:rsidR="0097053A" w:rsidRPr="00E352EF" w:rsidDel="00D57B1E">
          <w:rPr>
            <w:rFonts w:ascii="Cambria" w:hAnsi="Cambria"/>
          </w:rPr>
          <w:delText>n scalar</w:delText>
        </w:r>
      </w:del>
    </w:p>
    <w:p w14:paraId="4C6E8196" w14:textId="509D392D" w:rsidR="005A2227" w:rsidRPr="00E352EF" w:rsidDel="00D57B1E" w:rsidRDefault="00EA6708" w:rsidP="00CF6D97">
      <w:pPr>
        <w:rPr>
          <w:del w:id="9353" w:author="Utente" w:date="2017-06-23T17:43:00Z"/>
          <w:rFonts w:ascii="Cambria" w:hAnsi="Cambria"/>
        </w:rPr>
      </w:pPr>
      <w:del w:id="9354" w:author="Utente" w:date="2017-06-23T17:43:00Z">
        <w:r w:rsidRPr="00E352EF" w:rsidDel="00D57B1E">
          <w:rPr>
            <w:rFonts w:ascii="Cambria" w:eastAsia="Calibri" w:hAnsi="Cambria" w:cs="Calibri"/>
          </w:rPr>
          <w:delText xml:space="preserve">1) </w:delText>
        </w:r>
        <w:r w:rsidR="0097053A" w:rsidRPr="00E352EF" w:rsidDel="00D57B1E">
          <w:rPr>
            <w:rFonts w:ascii="Cambria" w:eastAsia="Calibri" w:hAnsi="Cambria" w:cs="Calibri"/>
          </w:rPr>
          <w:delText>If A = True, B = False</w:delText>
        </w:r>
      </w:del>
    </w:p>
    <w:p w14:paraId="466E41D1" w14:textId="71EFC48A" w:rsidR="005A2227" w:rsidRPr="00E352EF" w:rsidDel="00D57B1E" w:rsidRDefault="0097053A" w:rsidP="00EA6708">
      <w:pPr>
        <w:ind w:firstLine="706"/>
        <w:rPr>
          <w:del w:id="9355" w:author="Utente" w:date="2017-06-23T17:43:00Z"/>
          <w:rFonts w:ascii="Cambria" w:hAnsi="Cambria"/>
        </w:rPr>
      </w:pPr>
      <w:del w:id="9356" w:author="Utente" w:date="2017-06-23T17:43:00Z">
        <w:r w:rsidRPr="00E352EF" w:rsidDel="00D57B1E">
          <w:rPr>
            <w:rFonts w:ascii="Cambria" w:eastAsia="Calibri" w:hAnsi="Cambria" w:cs="Calibri"/>
          </w:rPr>
          <w:delText xml:space="preserve">C := A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  </w:delText>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Pr="00E352EF" w:rsidDel="00D57B1E">
          <w:rPr>
            <w:rFonts w:ascii="Cambria" w:eastAsia="Calibri" w:hAnsi="Cambria" w:cs="Calibri"/>
          </w:rPr>
          <w:delText>C = True</w:delText>
        </w:r>
      </w:del>
    </w:p>
    <w:p w14:paraId="0EDFBF1A" w14:textId="1653D6B9" w:rsidR="005A2227" w:rsidRPr="00E352EF" w:rsidDel="00D57B1E" w:rsidRDefault="005A2227" w:rsidP="00CF6D97">
      <w:pPr>
        <w:rPr>
          <w:del w:id="9357" w:author="Utente" w:date="2017-06-23T17:43:00Z"/>
          <w:rFonts w:ascii="Cambria" w:hAnsi="Cambria"/>
        </w:rPr>
      </w:pPr>
    </w:p>
    <w:p w14:paraId="38B3098F" w14:textId="1D3E4AB8" w:rsidR="005A2227" w:rsidRPr="00E352EF" w:rsidDel="00D57B1E" w:rsidRDefault="00EA6708" w:rsidP="00CF6D97">
      <w:pPr>
        <w:rPr>
          <w:del w:id="9358" w:author="Utente" w:date="2017-06-23T17:43:00Z"/>
          <w:rFonts w:ascii="Cambria" w:hAnsi="Cambria"/>
        </w:rPr>
      </w:pPr>
      <w:del w:id="9359" w:author="Utente" w:date="2017-06-23T17:43:00Z">
        <w:r w:rsidRPr="00E352EF" w:rsidDel="00D57B1E">
          <w:rPr>
            <w:rFonts w:ascii="Cambria" w:hAnsi="Cambria"/>
          </w:rPr>
          <w:delText>O</w:delText>
        </w:r>
        <w:r w:rsidR="0097053A" w:rsidRPr="00E352EF" w:rsidDel="00D57B1E">
          <w:rPr>
            <w:rFonts w:ascii="Cambria" w:hAnsi="Cambria"/>
          </w:rPr>
          <w:delText xml:space="preserve">n </w:delText>
        </w:r>
        <w:r w:rsidR="00F4601C" w:rsidRPr="00E352EF" w:rsidDel="00D57B1E">
          <w:delText>Dataset</w:delText>
        </w:r>
      </w:del>
    </w:p>
    <w:p w14:paraId="478286DE" w14:textId="07639A8D" w:rsidR="005A2227" w:rsidRPr="00E352EF" w:rsidRDefault="00EA6708" w:rsidP="00CF6D97">
      <w:pPr>
        <w:rPr>
          <w:rFonts w:ascii="Cambria" w:hAnsi="Cambria"/>
        </w:rPr>
      </w:pPr>
      <w:del w:id="9360" w:author="Utente" w:date="2017-06-23T17:43:00Z">
        <w:r w:rsidRPr="00E352EF" w:rsidDel="00D57B1E">
          <w:rPr>
            <w:rFonts w:ascii="Cambria" w:eastAsia="Calibri" w:hAnsi="Cambria" w:cs="Calibri"/>
          </w:rPr>
          <w:delText>2)</w:delText>
        </w:r>
      </w:del>
      <w:ins w:id="9361" w:author="Utente" w:date="2017-06-23T17:43:00Z">
        <w:r w:rsidR="00D57B1E">
          <w:rPr>
            <w:rFonts w:ascii="Cambria" w:eastAsia="Calibri" w:hAnsi="Cambria" w:cs="Calibri"/>
          </w:rPr>
          <w:t xml:space="preserve"> Given </w:t>
        </w:r>
      </w:ins>
      <w:ins w:id="9362" w:author="Utente" w:date="2017-06-25T10:43:00Z">
        <w:r w:rsidR="00FC02BF">
          <w:rPr>
            <w:rFonts w:ascii="Cambria" w:eastAsia="Calibri" w:hAnsi="Cambria" w:cs="Calibri"/>
          </w:rPr>
          <w:t xml:space="preserve">the left </w:t>
        </w:r>
      </w:ins>
      <w:ins w:id="9363" w:author="Utente" w:date="2017-06-23T17:43:00Z">
        <w:r w:rsidR="00D57B1E">
          <w:rPr>
            <w:rFonts w:ascii="Cambria" w:eastAsia="Calibri" w:hAnsi="Cambria" w:cs="Calibri"/>
          </w:rPr>
          <w:t>o</w:t>
        </w:r>
      </w:ins>
      <w:ins w:id="9364" w:author="Utente" w:date="2017-06-23T17:44:00Z">
        <w:r w:rsidR="00D57B1E">
          <w:rPr>
            <w:rFonts w:ascii="Cambria" w:eastAsia="Calibri" w:hAnsi="Cambria" w:cs="Calibri"/>
          </w:rPr>
          <w:t>perand</w:t>
        </w:r>
      </w:ins>
      <w:r w:rsidRPr="00E352EF">
        <w:rPr>
          <w:rFonts w:ascii="Cambria" w:eastAsia="Calibri" w:hAnsi="Cambria" w:cs="Calibri"/>
        </w:rPr>
        <w:t xml:space="preserve"> </w:t>
      </w:r>
      <w:ins w:id="9365" w:author="Utente" w:date="2017-06-26T16:25:00Z">
        <w:r w:rsidR="00930F4A">
          <w:rPr>
            <w:rFonts w:ascii="Cambria" w:eastAsia="Calibri" w:hAnsi="Cambria"/>
          </w:rPr>
          <w:t>Data Set</w:t>
        </w:r>
      </w:ins>
      <w:ins w:id="9366" w:author="Utente" w:date="2017-06-27T18:01:00Z">
        <w:r w:rsidR="00386B8F">
          <w:rPr>
            <w:rFonts w:ascii="Cambria" w:eastAsia="Calibri" w:hAnsi="Cambria"/>
          </w:rPr>
          <w:t>:</w:t>
        </w:r>
      </w:ins>
      <w:del w:id="9367" w:author="Utente" w:date="2017-06-25T10:43:00Z">
        <w:r w:rsidR="0097053A" w:rsidRPr="00E352EF" w:rsidDel="00FC02BF">
          <w:rPr>
            <w:rFonts w:ascii="Cambria" w:eastAsia="Calibri" w:hAnsi="Cambria" w:cs="Calibri"/>
          </w:rPr>
          <w:delText>ds_r:=population.</w:delText>
        </w:r>
      </w:del>
      <w:ins w:id="9368" w:author="Laura Viignola" w:date="2017-05-11T09:38:00Z">
        <w:del w:id="9369" w:author="Utente" w:date="2017-06-25T10:43:00Z">
          <w:r w:rsidR="004266D2" w:rsidDel="00FC02BF">
            <w:rPr>
              <w:rFonts w:ascii="Cambria" w:eastAsia="Calibri" w:hAnsi="Cambria" w:cs="Calibri"/>
            </w:rPr>
            <w:delText>#</w:delText>
          </w:r>
        </w:del>
      </w:ins>
      <w:del w:id="9370" w:author="Utente" w:date="2017-06-25T10:43:00Z">
        <w:r w:rsidR="0097053A" w:rsidRPr="00E352EF" w:rsidDel="00FC02BF">
          <w:rPr>
            <w:rFonts w:ascii="Cambria" w:eastAsia="Calibri" w:hAnsi="Cambria" w:cs="Calibri"/>
          </w:rPr>
          <w:delText xml:space="preserve">sex=”M” </w:delText>
        </w:r>
        <w:r w:rsidR="0097053A" w:rsidRPr="00E352EF" w:rsidDel="00FC02BF">
          <w:rPr>
            <w:rFonts w:ascii="Cambria" w:eastAsia="Calibri" w:hAnsi="Cambria" w:cs="Calibri"/>
            <w:b/>
          </w:rPr>
          <w:delText>OR</w:delText>
        </w:r>
        <w:r w:rsidR="0097053A" w:rsidRPr="00E352EF" w:rsidDel="00FC02BF">
          <w:rPr>
            <w:rFonts w:ascii="Cambria" w:eastAsia="Calibri" w:hAnsi="Cambria" w:cs="Calibri"/>
          </w:rPr>
          <w:delText xml:space="preserve">  population.</w:delText>
        </w:r>
      </w:del>
      <w:ins w:id="9371" w:author="Laura Viignola" w:date="2017-05-11T09:38:00Z">
        <w:del w:id="9372" w:author="Utente" w:date="2017-06-25T10:43:00Z">
          <w:r w:rsidR="004266D2" w:rsidDel="00FC02BF">
            <w:rPr>
              <w:rFonts w:ascii="Cambria" w:eastAsia="Calibri" w:hAnsi="Cambria" w:cs="Calibri"/>
            </w:rPr>
            <w:delText>#</w:delText>
          </w:r>
        </w:del>
      </w:ins>
      <w:del w:id="9373" w:author="Utente" w:date="2017-06-25T10:43:00Z">
        <w:r w:rsidR="0097053A" w:rsidRPr="00E352EF" w:rsidDel="00FC02BF">
          <w:rPr>
            <w:rFonts w:ascii="Cambria" w:eastAsia="Calibri" w:hAnsi="Cambria" w:cs="Calibri"/>
          </w:rPr>
          <w:delText>age</w:delText>
        </w:r>
      </w:del>
      <w:ins w:id="9374" w:author="Laura Viignola" w:date="2017-05-10T16:42:00Z">
        <w:del w:id="9375" w:author="Utente" w:date="2017-06-25T10:43:00Z">
          <w:r w:rsidR="00DD271A" w:rsidRPr="00E352EF" w:rsidDel="00FC02BF">
            <w:rPr>
              <w:rFonts w:ascii="Cambria" w:eastAsia="Calibri" w:hAnsi="Cambria" w:cs="Calibri"/>
            </w:rPr>
            <w:delText xml:space="preserve"> </w:delText>
          </w:r>
        </w:del>
      </w:ins>
      <w:del w:id="9376" w:author="Utente" w:date="2017-06-25T10:43:00Z">
        <w:r w:rsidR="0097053A" w:rsidRPr="00E352EF" w:rsidDel="00FC02BF">
          <w:rPr>
            <w:rFonts w:ascii="Cambria" w:eastAsia="Calibri" w:hAnsi="Cambria" w:cs="Calibri"/>
          </w:rPr>
          <w:delText>_group=”Y15-64”</w:delText>
        </w:r>
      </w:del>
      <w:r w:rsidR="0097053A" w:rsidRPr="00E352EF">
        <w:rPr>
          <w:rFonts w:ascii="Cambria" w:eastAsia="Calibri" w:hAnsi="Cambria" w:cs="Calibri"/>
        </w:rPr>
        <w:t xml:space="preserve"> </w:t>
      </w: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9"/>
        <w:gridCol w:w="1068"/>
        <w:gridCol w:w="1072"/>
        <w:gridCol w:w="1083"/>
        <w:gridCol w:w="1752"/>
      </w:tblGrid>
      <w:tr w:rsidR="005A2227" w:rsidRPr="00930F4A" w14:paraId="52418C1D"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7CDD45" w14:textId="1C73280F" w:rsidR="005A2227" w:rsidRPr="00930F4A" w:rsidRDefault="0097053A">
            <w:pPr>
              <w:rPr>
                <w:rFonts w:ascii="Arial" w:hAnsi="Arial" w:cs="Arial"/>
              </w:rPr>
            </w:pPr>
            <w:del w:id="9377" w:author="Utente" w:date="2017-06-25T10:43:00Z">
              <w:r w:rsidRPr="00930F4A" w:rsidDel="00FC02BF">
                <w:rPr>
                  <w:rFonts w:ascii="Arial" w:eastAsia="Calibri" w:hAnsi="Arial" w:cs="Arial"/>
                </w:rPr>
                <w:delText>population</w:delText>
              </w:r>
            </w:del>
            <w:ins w:id="9378" w:author="Utente" w:date="2017-06-25T10:43:00Z">
              <w:r w:rsidR="00FC02BF" w:rsidRPr="00930F4A">
                <w:rPr>
                  <w:rFonts w:ascii="Arial" w:eastAsia="Calibri" w:hAnsi="Arial" w:cs="Arial"/>
                </w:rPr>
                <w:t>DS_1</w:t>
              </w:r>
            </w:ins>
          </w:p>
        </w:tc>
      </w:tr>
      <w:tr w:rsidR="005A2227" w:rsidRPr="00930F4A" w14:paraId="7094A502"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7A90BAD" w14:textId="05B4FBA2" w:rsidR="005A2227" w:rsidRPr="00930F4A" w:rsidRDefault="0097053A">
            <w:pPr>
              <w:rPr>
                <w:rFonts w:ascii="Arial" w:hAnsi="Arial" w:cs="Arial"/>
              </w:rPr>
            </w:pPr>
            <w:del w:id="9379" w:author="Utente" w:date="2017-06-25T10:43:00Z">
              <w:r w:rsidRPr="00930F4A" w:rsidDel="00FC02BF">
                <w:rPr>
                  <w:rFonts w:ascii="Arial" w:eastAsia="Calibri" w:hAnsi="Arial" w:cs="Arial"/>
                  <w:b/>
                </w:rPr>
                <w:delText>SEX</w:delText>
              </w:r>
            </w:del>
            <w:ins w:id="9380" w:author="Utente" w:date="2017-06-25T10:43: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31CF33" w14:textId="10E15CC9" w:rsidR="005A2227" w:rsidRPr="00930F4A" w:rsidRDefault="0097053A">
            <w:pPr>
              <w:rPr>
                <w:rFonts w:ascii="Arial" w:hAnsi="Arial" w:cs="Arial"/>
              </w:rPr>
            </w:pPr>
            <w:del w:id="9381" w:author="Utente" w:date="2017-06-25T10:43:00Z">
              <w:r w:rsidRPr="00930F4A" w:rsidDel="00FC02BF">
                <w:rPr>
                  <w:rFonts w:ascii="Arial" w:eastAsia="Calibri" w:hAnsi="Arial" w:cs="Arial"/>
                  <w:b/>
                </w:rPr>
                <w:delText>AGE</w:delText>
              </w:r>
            </w:del>
            <w:ins w:id="9382" w:author="Utente" w:date="2017-06-25T10:43: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E6D22F" w14:textId="3836CB46" w:rsidR="005A2227" w:rsidRPr="00930F4A" w:rsidRDefault="0097053A">
            <w:pPr>
              <w:rPr>
                <w:rFonts w:ascii="Arial" w:hAnsi="Arial" w:cs="Arial"/>
              </w:rPr>
            </w:pPr>
            <w:del w:id="9383" w:author="Utente" w:date="2017-06-25T10:43:00Z">
              <w:r w:rsidRPr="00930F4A" w:rsidDel="00FC02BF">
                <w:rPr>
                  <w:rFonts w:ascii="Arial" w:eastAsia="Calibri" w:hAnsi="Arial" w:cs="Arial"/>
                  <w:b/>
                </w:rPr>
                <w:delText>GEO</w:delText>
              </w:r>
            </w:del>
            <w:ins w:id="9384" w:author="Utente" w:date="2017-06-25T10:43: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21A3C40" w14:textId="65656D21" w:rsidR="005A2227" w:rsidRPr="00930F4A" w:rsidRDefault="0097053A">
            <w:pPr>
              <w:rPr>
                <w:rFonts w:ascii="Arial" w:hAnsi="Arial" w:cs="Arial"/>
              </w:rPr>
            </w:pPr>
            <w:del w:id="9385" w:author="Utente" w:date="2017-06-25T10:43:00Z">
              <w:r w:rsidRPr="00930F4A" w:rsidDel="00FC02BF">
                <w:rPr>
                  <w:rFonts w:ascii="Arial" w:eastAsia="Calibri" w:hAnsi="Arial" w:cs="Arial"/>
                  <w:b/>
                </w:rPr>
                <w:delText>TIME</w:delText>
              </w:r>
            </w:del>
            <w:ins w:id="9386" w:author="Utente" w:date="2017-06-25T10:43: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8641BD" w14:textId="63615BD1" w:rsidR="005A2227" w:rsidRPr="00930F4A" w:rsidRDefault="0097053A">
            <w:pPr>
              <w:rPr>
                <w:rFonts w:ascii="Arial" w:hAnsi="Arial" w:cs="Arial"/>
              </w:rPr>
            </w:pPr>
            <w:del w:id="9387" w:author="Utente" w:date="2017-06-25T10:43:00Z">
              <w:r w:rsidRPr="00930F4A" w:rsidDel="00FC02BF">
                <w:rPr>
                  <w:rFonts w:ascii="Arial" w:eastAsia="Calibri" w:hAnsi="Arial" w:cs="Arial"/>
                  <w:b/>
                  <w:shd w:val="clear" w:color="auto" w:fill="C6D9F1"/>
                </w:rPr>
                <w:delText>CONDITION</w:delText>
              </w:r>
            </w:del>
            <w:ins w:id="9388" w:author="Utente" w:date="2017-06-25T10:43:00Z">
              <w:r w:rsidR="00FC02BF" w:rsidRPr="00930F4A">
                <w:rPr>
                  <w:rFonts w:ascii="Arial" w:eastAsia="Calibri" w:hAnsi="Arial" w:cs="Arial"/>
                  <w:b/>
                  <w:shd w:val="clear" w:color="auto" w:fill="C6D9F1"/>
                </w:rPr>
                <w:t>Me_1</w:t>
              </w:r>
            </w:ins>
          </w:p>
        </w:tc>
      </w:tr>
      <w:tr w:rsidR="005A2227" w:rsidRPr="00930F4A" w14:paraId="1FBA01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B242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6D1B3"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7783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056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78946" w14:textId="0B755795" w:rsidR="005A2227" w:rsidRPr="00930F4A" w:rsidRDefault="0097053A">
            <w:pPr>
              <w:rPr>
                <w:rFonts w:ascii="Arial" w:hAnsi="Arial" w:cs="Arial"/>
              </w:rPr>
            </w:pPr>
            <w:del w:id="9389" w:author="Utente" w:date="2017-06-25T10:27:00Z">
              <w:r w:rsidRPr="00930F4A" w:rsidDel="005F1783">
                <w:rPr>
                  <w:rFonts w:ascii="Arial" w:eastAsia="Calibri" w:hAnsi="Arial" w:cs="Arial"/>
                </w:rPr>
                <w:delText>970428</w:delText>
              </w:r>
            </w:del>
            <w:ins w:id="9390" w:author="Utente" w:date="2017-06-25T10:27:00Z">
              <w:r w:rsidR="005F1783" w:rsidRPr="00930F4A">
                <w:rPr>
                  <w:rFonts w:ascii="Arial" w:eastAsia="Calibri" w:hAnsi="Arial" w:cs="Arial"/>
                </w:rPr>
                <w:t>true</w:t>
              </w:r>
            </w:ins>
          </w:p>
        </w:tc>
      </w:tr>
      <w:tr w:rsidR="005A2227" w:rsidRPr="00930F4A" w14:paraId="6B48A4C3"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78243"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D168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6993"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D042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4CDD2" w14:textId="4D296E57" w:rsidR="005A2227" w:rsidRPr="00930F4A" w:rsidRDefault="0097053A" w:rsidP="000F6D91">
            <w:pPr>
              <w:rPr>
                <w:rFonts w:ascii="Arial" w:hAnsi="Arial" w:cs="Arial"/>
              </w:rPr>
            </w:pPr>
            <w:del w:id="9391" w:author="Utente" w:date="2017-06-25T10:27:00Z">
              <w:r w:rsidRPr="00930F4A" w:rsidDel="005F1783">
                <w:rPr>
                  <w:rFonts w:ascii="Arial" w:eastAsia="Calibri" w:hAnsi="Arial" w:cs="Arial"/>
                </w:rPr>
                <w:delText>3678355</w:delText>
              </w:r>
            </w:del>
            <w:ins w:id="9392" w:author="Utente" w:date="2017-06-25T10:27:00Z">
              <w:r w:rsidR="005F1783" w:rsidRPr="00930F4A">
                <w:rPr>
                  <w:rFonts w:ascii="Arial" w:eastAsia="Calibri" w:hAnsi="Arial" w:cs="Arial"/>
                </w:rPr>
                <w:t>fal</w:t>
              </w:r>
            </w:ins>
            <w:ins w:id="9393" w:author="Utente" w:date="2017-06-27T18:39:00Z">
              <w:r w:rsidR="000F6D91">
                <w:rPr>
                  <w:rFonts w:ascii="Arial" w:eastAsia="Calibri" w:hAnsi="Arial" w:cs="Arial"/>
                </w:rPr>
                <w:t>s</w:t>
              </w:r>
            </w:ins>
            <w:ins w:id="9394" w:author="Utente" w:date="2017-06-25T10:27:00Z">
              <w:r w:rsidR="005F1783" w:rsidRPr="00930F4A">
                <w:rPr>
                  <w:rFonts w:ascii="Arial" w:eastAsia="Calibri" w:hAnsi="Arial" w:cs="Arial"/>
                </w:rPr>
                <w:t>e</w:t>
              </w:r>
            </w:ins>
          </w:p>
        </w:tc>
      </w:tr>
      <w:tr w:rsidR="005A2227" w:rsidRPr="00930F4A" w14:paraId="5F6CE1E7"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C4E0"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E9EE9"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3532C"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A82A5"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2CE9B" w14:textId="65556A75" w:rsidR="005A2227" w:rsidRPr="00930F4A" w:rsidRDefault="0097053A">
            <w:pPr>
              <w:rPr>
                <w:rFonts w:ascii="Arial" w:hAnsi="Arial" w:cs="Arial"/>
              </w:rPr>
            </w:pPr>
            <w:del w:id="9395" w:author="Utente" w:date="2017-06-25T10:27:00Z">
              <w:r w:rsidRPr="00930F4A" w:rsidDel="005F1783">
                <w:rPr>
                  <w:rFonts w:ascii="Arial" w:eastAsia="Calibri" w:hAnsi="Arial" w:cs="Arial"/>
                </w:rPr>
                <w:delText>838653</w:delText>
              </w:r>
            </w:del>
            <w:ins w:id="9396" w:author="Utente" w:date="2017-06-25T10:27:00Z">
              <w:r w:rsidR="005F1783" w:rsidRPr="00930F4A">
                <w:rPr>
                  <w:rFonts w:ascii="Arial" w:eastAsia="Calibri" w:hAnsi="Arial" w:cs="Arial"/>
                </w:rPr>
                <w:t>true</w:t>
              </w:r>
            </w:ins>
          </w:p>
        </w:tc>
      </w:tr>
      <w:tr w:rsidR="005F1783" w:rsidRPr="00930F4A" w14:paraId="09D4852C"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353B3"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EF2BD" w14:textId="77777777" w:rsidR="005F1783" w:rsidRPr="00930F4A" w:rsidRDefault="005F1783">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3081D" w14:textId="35C75323" w:rsidR="005F1783" w:rsidRPr="00930F4A" w:rsidRDefault="005F1783">
            <w:pPr>
              <w:rPr>
                <w:rFonts w:ascii="Arial" w:hAnsi="Arial" w:cs="Arial"/>
              </w:rPr>
            </w:pPr>
            <w:ins w:id="9397" w:author="Utente" w:date="2017-06-25T10:27:00Z">
              <w:r w:rsidRPr="00930F4A">
                <w:rPr>
                  <w:rFonts w:ascii="Arial" w:eastAsia="Calibri" w:hAnsi="Arial" w:cs="Arial"/>
                </w:rPr>
                <w:t>UK</w:t>
              </w:r>
            </w:ins>
            <w:del w:id="9398"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B170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E4C5E" w14:textId="5FE27E10" w:rsidR="005F1783" w:rsidRPr="00930F4A" w:rsidRDefault="005F1783">
            <w:pPr>
              <w:rPr>
                <w:rFonts w:ascii="Arial" w:hAnsi="Arial" w:cs="Arial"/>
              </w:rPr>
            </w:pPr>
            <w:del w:id="9399" w:author="Utente" w:date="2017-06-25T10:27:00Z">
              <w:r w:rsidRPr="00930F4A" w:rsidDel="005F1783">
                <w:rPr>
                  <w:rFonts w:ascii="Arial" w:eastAsia="Calibri" w:hAnsi="Arial" w:cs="Arial"/>
                </w:rPr>
                <w:delText>927644</w:delText>
              </w:r>
            </w:del>
            <w:ins w:id="9400" w:author="Utente" w:date="2017-06-25T10:27:00Z">
              <w:r w:rsidRPr="00930F4A">
                <w:rPr>
                  <w:rFonts w:ascii="Arial" w:eastAsia="Calibri" w:hAnsi="Arial" w:cs="Arial"/>
                </w:rPr>
                <w:t>false</w:t>
              </w:r>
            </w:ins>
          </w:p>
        </w:tc>
      </w:tr>
      <w:tr w:rsidR="005F1783" w:rsidRPr="00930F4A" w14:paraId="6962F5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A65A"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B9B78"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81D17" w14:textId="706AAC7A" w:rsidR="005F1783" w:rsidRPr="00930F4A" w:rsidRDefault="005F1783">
            <w:pPr>
              <w:rPr>
                <w:rFonts w:ascii="Arial" w:hAnsi="Arial" w:cs="Arial"/>
              </w:rPr>
            </w:pPr>
            <w:ins w:id="9401" w:author="Utente" w:date="2017-06-25T10:27:00Z">
              <w:r w:rsidRPr="00930F4A">
                <w:rPr>
                  <w:rFonts w:ascii="Arial" w:eastAsia="Calibri" w:hAnsi="Arial" w:cs="Arial"/>
                </w:rPr>
                <w:t>UK</w:t>
              </w:r>
            </w:ins>
            <w:del w:id="9402"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0D4AD"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B91BE" w14:textId="26EBA037" w:rsidR="005F1783" w:rsidRPr="00930F4A" w:rsidRDefault="005F1783">
            <w:pPr>
              <w:rPr>
                <w:rFonts w:ascii="Arial" w:hAnsi="Arial" w:cs="Arial"/>
              </w:rPr>
            </w:pPr>
            <w:del w:id="9403" w:author="Utente" w:date="2017-06-25T10:27:00Z">
              <w:r w:rsidRPr="00930F4A" w:rsidDel="005F1783">
                <w:rPr>
                  <w:rFonts w:ascii="Arial" w:eastAsia="Calibri" w:hAnsi="Arial" w:cs="Arial"/>
                </w:rPr>
                <w:delText>3625561</w:delText>
              </w:r>
            </w:del>
            <w:ins w:id="9404" w:author="Utente" w:date="2017-06-25T10:27:00Z">
              <w:r w:rsidRPr="00930F4A">
                <w:rPr>
                  <w:rFonts w:ascii="Arial" w:eastAsia="Calibri" w:hAnsi="Arial" w:cs="Arial"/>
                </w:rPr>
                <w:t>false</w:t>
              </w:r>
            </w:ins>
          </w:p>
        </w:tc>
      </w:tr>
      <w:tr w:rsidR="005F1783" w:rsidRPr="00930F4A" w14:paraId="7E6AC048"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04429"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396F0"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8237F3" w14:textId="723EA22F" w:rsidR="005F1783" w:rsidRPr="00930F4A" w:rsidRDefault="005F1783">
            <w:pPr>
              <w:rPr>
                <w:rFonts w:ascii="Arial" w:hAnsi="Arial" w:cs="Arial"/>
              </w:rPr>
            </w:pPr>
            <w:ins w:id="9405" w:author="Utente" w:date="2017-06-25T10:27:00Z">
              <w:r w:rsidRPr="00930F4A">
                <w:rPr>
                  <w:rFonts w:ascii="Arial" w:eastAsia="Calibri" w:hAnsi="Arial" w:cs="Arial"/>
                </w:rPr>
                <w:t>UK</w:t>
              </w:r>
            </w:ins>
            <w:del w:id="9406"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9390C"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FE5E0D" w14:textId="47861F6B" w:rsidR="005F1783" w:rsidRPr="00930F4A" w:rsidRDefault="005F1783" w:rsidP="005F1783">
            <w:pPr>
              <w:rPr>
                <w:rFonts w:ascii="Arial" w:hAnsi="Arial" w:cs="Arial"/>
              </w:rPr>
            </w:pPr>
            <w:del w:id="9407" w:author="Utente" w:date="2017-06-25T10:27:00Z">
              <w:r w:rsidRPr="00930F4A" w:rsidDel="005F1783">
                <w:rPr>
                  <w:rFonts w:ascii="Arial" w:eastAsia="Calibri" w:hAnsi="Arial" w:cs="Arial"/>
                </w:rPr>
                <w:delText>1121001</w:delText>
              </w:r>
            </w:del>
            <w:ins w:id="9408" w:author="Utente" w:date="2017-06-25T10:27:00Z">
              <w:r w:rsidRPr="00930F4A">
                <w:rPr>
                  <w:rFonts w:ascii="Arial" w:eastAsia="Calibri" w:hAnsi="Arial" w:cs="Arial"/>
                </w:rPr>
                <w:t>true</w:t>
              </w:r>
            </w:ins>
          </w:p>
        </w:tc>
      </w:tr>
      <w:tr w:rsidR="005A2227" w:rsidRPr="00930F4A" w:rsidDel="00386B8F" w14:paraId="1966E80A" w14:textId="27AF807B" w:rsidTr="00386B8F">
        <w:trPr>
          <w:del w:id="9409"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F86C3" w14:textId="44C61832" w:rsidR="005A2227" w:rsidRPr="00930F4A" w:rsidDel="00386B8F" w:rsidRDefault="0097053A">
            <w:pPr>
              <w:rPr>
                <w:del w:id="9410" w:author="Utente" w:date="2017-06-27T18:01:00Z"/>
                <w:rFonts w:ascii="Arial" w:hAnsi="Arial" w:cs="Arial"/>
              </w:rPr>
            </w:pPr>
            <w:del w:id="9411"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1C360" w14:textId="7E9AFDB8" w:rsidR="005A2227" w:rsidRPr="00930F4A" w:rsidDel="00386B8F" w:rsidRDefault="0097053A">
            <w:pPr>
              <w:rPr>
                <w:del w:id="9412" w:author="Utente" w:date="2017-06-27T18:01:00Z"/>
                <w:rFonts w:ascii="Arial" w:hAnsi="Arial" w:cs="Arial"/>
              </w:rPr>
            </w:pPr>
            <w:del w:id="9413"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1203A" w14:textId="1B046798" w:rsidR="005A2227" w:rsidRPr="00930F4A" w:rsidDel="00386B8F" w:rsidRDefault="0097053A">
            <w:pPr>
              <w:rPr>
                <w:del w:id="9414" w:author="Utente" w:date="2017-06-27T18:01:00Z"/>
                <w:rFonts w:ascii="Arial" w:hAnsi="Arial" w:cs="Arial"/>
              </w:rPr>
            </w:pPr>
            <w:del w:id="9415"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E2F8F" w14:textId="1306ED57" w:rsidR="005A2227" w:rsidRPr="00930F4A" w:rsidDel="00386B8F" w:rsidRDefault="0097053A">
            <w:pPr>
              <w:rPr>
                <w:del w:id="9416" w:author="Utente" w:date="2017-06-27T18:01:00Z"/>
                <w:rFonts w:ascii="Arial" w:hAnsi="Arial" w:cs="Arial"/>
              </w:rPr>
            </w:pPr>
            <w:del w:id="9417"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364D" w14:textId="0BCBE226" w:rsidR="005A2227" w:rsidRPr="00930F4A" w:rsidDel="00386B8F" w:rsidRDefault="0097053A">
            <w:pPr>
              <w:rPr>
                <w:del w:id="9418" w:author="Utente" w:date="2017-06-27T18:01:00Z"/>
                <w:rFonts w:ascii="Arial" w:hAnsi="Arial" w:cs="Arial"/>
              </w:rPr>
            </w:pPr>
            <w:del w:id="9419" w:author="Utente" w:date="2017-06-25T10:28:00Z">
              <w:r w:rsidRPr="00930F4A" w:rsidDel="005F1783">
                <w:rPr>
                  <w:rFonts w:ascii="Arial" w:eastAsia="Calibri" w:hAnsi="Arial" w:cs="Arial"/>
                </w:rPr>
                <w:delText>5757444</w:delText>
              </w:r>
            </w:del>
          </w:p>
        </w:tc>
      </w:tr>
      <w:tr w:rsidR="005A2227" w:rsidRPr="00930F4A" w:rsidDel="00386B8F" w14:paraId="2589006D" w14:textId="5514F8BF" w:rsidTr="00386B8F">
        <w:trPr>
          <w:del w:id="9420"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086BA" w14:textId="12E0BCC3" w:rsidR="005A2227" w:rsidRPr="00930F4A" w:rsidDel="00386B8F" w:rsidRDefault="0097053A">
            <w:pPr>
              <w:rPr>
                <w:del w:id="9421" w:author="Utente" w:date="2017-06-27T18:01:00Z"/>
                <w:rFonts w:ascii="Arial" w:hAnsi="Arial" w:cs="Arial"/>
              </w:rPr>
            </w:pPr>
            <w:del w:id="9422"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D3ECD" w14:textId="52B642A8" w:rsidR="005A2227" w:rsidRPr="00930F4A" w:rsidDel="00386B8F" w:rsidRDefault="0097053A">
            <w:pPr>
              <w:rPr>
                <w:del w:id="9423" w:author="Utente" w:date="2017-06-27T18:01:00Z"/>
                <w:rFonts w:ascii="Arial" w:hAnsi="Arial" w:cs="Arial"/>
              </w:rPr>
            </w:pPr>
            <w:del w:id="9424"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EFEEA" w14:textId="3527FB40" w:rsidR="005A2227" w:rsidRPr="00930F4A" w:rsidDel="00386B8F" w:rsidRDefault="0097053A">
            <w:pPr>
              <w:rPr>
                <w:del w:id="9425" w:author="Utente" w:date="2017-06-27T18:01:00Z"/>
                <w:rFonts w:ascii="Arial" w:hAnsi="Arial" w:cs="Arial"/>
              </w:rPr>
            </w:pPr>
            <w:del w:id="9426"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61294" w14:textId="59DEA662" w:rsidR="005A2227" w:rsidRPr="00930F4A" w:rsidDel="00386B8F" w:rsidRDefault="0097053A">
            <w:pPr>
              <w:rPr>
                <w:del w:id="9427" w:author="Utente" w:date="2017-06-27T18:01:00Z"/>
                <w:rFonts w:ascii="Arial" w:hAnsi="Arial" w:cs="Arial"/>
              </w:rPr>
            </w:pPr>
            <w:del w:id="9428"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37AC0" w14:textId="4DA1D92A" w:rsidR="005A2227" w:rsidRPr="00930F4A" w:rsidDel="00386B8F" w:rsidRDefault="0097053A">
            <w:pPr>
              <w:rPr>
                <w:del w:id="9429" w:author="Utente" w:date="2017-06-27T18:01:00Z"/>
                <w:rFonts w:ascii="Arial" w:hAnsi="Arial" w:cs="Arial"/>
              </w:rPr>
            </w:pPr>
            <w:del w:id="9430" w:author="Utente" w:date="2017-06-25T10:28:00Z">
              <w:r w:rsidRPr="00930F4A" w:rsidDel="005F1783">
                <w:rPr>
                  <w:rFonts w:ascii="Arial" w:eastAsia="Calibri" w:hAnsi="Arial" w:cs="Arial"/>
                </w:rPr>
                <w:delText>20748657</w:delText>
              </w:r>
            </w:del>
          </w:p>
        </w:tc>
      </w:tr>
      <w:tr w:rsidR="005A2227" w:rsidRPr="00930F4A" w:rsidDel="00386B8F" w14:paraId="23FCEE94" w14:textId="399E21C7" w:rsidTr="00386B8F">
        <w:trPr>
          <w:del w:id="9431"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225EC" w14:textId="2097A515" w:rsidR="005A2227" w:rsidRPr="00930F4A" w:rsidDel="00386B8F" w:rsidRDefault="0097053A">
            <w:pPr>
              <w:rPr>
                <w:del w:id="9432" w:author="Utente" w:date="2017-06-27T18:01:00Z"/>
                <w:rFonts w:ascii="Arial" w:hAnsi="Arial" w:cs="Arial"/>
              </w:rPr>
            </w:pPr>
            <w:del w:id="9433"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DC8" w14:textId="74A4ED78" w:rsidR="005A2227" w:rsidRPr="00930F4A" w:rsidDel="00386B8F" w:rsidRDefault="0097053A">
            <w:pPr>
              <w:rPr>
                <w:del w:id="9434" w:author="Utente" w:date="2017-06-27T18:01:00Z"/>
                <w:rFonts w:ascii="Arial" w:hAnsi="Arial" w:cs="Arial"/>
              </w:rPr>
            </w:pPr>
            <w:del w:id="9435"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2F3B2" w14:textId="76370270" w:rsidR="005A2227" w:rsidRPr="00930F4A" w:rsidDel="00386B8F" w:rsidRDefault="0097053A">
            <w:pPr>
              <w:rPr>
                <w:del w:id="9436" w:author="Utente" w:date="2017-06-27T18:01:00Z"/>
                <w:rFonts w:ascii="Arial" w:hAnsi="Arial" w:cs="Arial"/>
              </w:rPr>
            </w:pPr>
            <w:del w:id="9437"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BDF0A" w14:textId="37656778" w:rsidR="005A2227" w:rsidRPr="00930F4A" w:rsidDel="00386B8F" w:rsidRDefault="0097053A">
            <w:pPr>
              <w:rPr>
                <w:del w:id="9438" w:author="Utente" w:date="2017-06-27T18:01:00Z"/>
                <w:rFonts w:ascii="Arial" w:hAnsi="Arial" w:cs="Arial"/>
              </w:rPr>
            </w:pPr>
            <w:del w:id="9439"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84146" w14:textId="483F25E8" w:rsidR="005A2227" w:rsidRPr="00930F4A" w:rsidDel="00386B8F" w:rsidRDefault="0097053A">
            <w:pPr>
              <w:rPr>
                <w:del w:id="9440" w:author="Utente" w:date="2017-06-27T18:01:00Z"/>
                <w:rFonts w:ascii="Arial" w:hAnsi="Arial" w:cs="Arial"/>
              </w:rPr>
            </w:pPr>
            <w:del w:id="9441" w:author="Utente" w:date="2017-06-25T10:28:00Z">
              <w:r w:rsidRPr="00930F4A" w:rsidDel="005F1783">
                <w:rPr>
                  <w:rFonts w:ascii="Arial" w:eastAsia="Calibri" w:hAnsi="Arial" w:cs="Arial"/>
                </w:rPr>
                <w:delText>4917238</w:delText>
              </w:r>
            </w:del>
          </w:p>
        </w:tc>
      </w:tr>
      <w:tr w:rsidR="005A2227" w:rsidRPr="00930F4A" w:rsidDel="00386B8F" w14:paraId="0FAEE766" w14:textId="3D46952B" w:rsidTr="00386B8F">
        <w:trPr>
          <w:del w:id="9442"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95691" w14:textId="0282A9BC" w:rsidR="005A2227" w:rsidRPr="00930F4A" w:rsidDel="00386B8F" w:rsidRDefault="0097053A">
            <w:pPr>
              <w:rPr>
                <w:del w:id="9443" w:author="Utente" w:date="2017-06-27T18:01:00Z"/>
                <w:rFonts w:ascii="Arial" w:hAnsi="Arial" w:cs="Arial"/>
              </w:rPr>
            </w:pPr>
            <w:del w:id="9444"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5AD85C" w14:textId="69B64DFD" w:rsidR="005A2227" w:rsidRPr="00930F4A" w:rsidDel="00386B8F" w:rsidRDefault="0097053A">
            <w:pPr>
              <w:rPr>
                <w:del w:id="9445" w:author="Utente" w:date="2017-06-27T18:01:00Z"/>
                <w:rFonts w:ascii="Arial" w:hAnsi="Arial" w:cs="Arial"/>
              </w:rPr>
            </w:pPr>
            <w:del w:id="9446"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B198A" w14:textId="11DAC1B3" w:rsidR="005A2227" w:rsidRPr="00930F4A" w:rsidDel="00386B8F" w:rsidRDefault="0097053A">
            <w:pPr>
              <w:rPr>
                <w:del w:id="9447" w:author="Utente" w:date="2017-06-27T18:01:00Z"/>
                <w:rFonts w:ascii="Arial" w:hAnsi="Arial" w:cs="Arial"/>
              </w:rPr>
            </w:pPr>
            <w:del w:id="9448"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F8DFC" w14:textId="1045B1E4" w:rsidR="005A2227" w:rsidRPr="00930F4A" w:rsidDel="00386B8F" w:rsidRDefault="0097053A">
            <w:pPr>
              <w:rPr>
                <w:del w:id="9449" w:author="Utente" w:date="2017-06-27T18:01:00Z"/>
                <w:rFonts w:ascii="Arial" w:hAnsi="Arial" w:cs="Arial"/>
              </w:rPr>
            </w:pPr>
            <w:del w:id="9450"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E7FE" w14:textId="5CC644B4" w:rsidR="005A2227" w:rsidRPr="00930F4A" w:rsidDel="00386B8F" w:rsidRDefault="0097053A">
            <w:pPr>
              <w:rPr>
                <w:del w:id="9451" w:author="Utente" w:date="2017-06-27T18:01:00Z"/>
                <w:rFonts w:ascii="Arial" w:hAnsi="Arial" w:cs="Arial"/>
              </w:rPr>
            </w:pPr>
            <w:del w:id="9452" w:author="Utente" w:date="2017-06-25T10:28:00Z">
              <w:r w:rsidRPr="00930F4A" w:rsidDel="005F1783">
                <w:rPr>
                  <w:rFonts w:ascii="Arial" w:eastAsia="Calibri" w:hAnsi="Arial" w:cs="Arial"/>
                </w:rPr>
                <w:delText>5488356</w:delText>
              </w:r>
            </w:del>
          </w:p>
        </w:tc>
      </w:tr>
      <w:tr w:rsidR="005A2227" w:rsidRPr="00930F4A" w:rsidDel="00386B8F" w14:paraId="2D4BD0AC" w14:textId="2850C9BD" w:rsidTr="00386B8F">
        <w:trPr>
          <w:del w:id="9453"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FEBBA" w14:textId="57D55C0D" w:rsidR="005A2227" w:rsidRPr="00930F4A" w:rsidDel="00386B8F" w:rsidRDefault="0097053A">
            <w:pPr>
              <w:rPr>
                <w:del w:id="9454" w:author="Utente" w:date="2017-06-27T18:01:00Z"/>
                <w:rFonts w:ascii="Arial" w:hAnsi="Arial" w:cs="Arial"/>
              </w:rPr>
            </w:pPr>
            <w:del w:id="9455"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16D5" w14:textId="2F3938DD" w:rsidR="005A2227" w:rsidRPr="00930F4A" w:rsidDel="00386B8F" w:rsidRDefault="0097053A">
            <w:pPr>
              <w:rPr>
                <w:del w:id="9456" w:author="Utente" w:date="2017-06-27T18:01:00Z"/>
                <w:rFonts w:ascii="Arial" w:hAnsi="Arial" w:cs="Arial"/>
              </w:rPr>
            </w:pPr>
            <w:del w:id="9457"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FE888" w14:textId="41473D78" w:rsidR="005A2227" w:rsidRPr="00930F4A" w:rsidDel="00386B8F" w:rsidRDefault="0097053A">
            <w:pPr>
              <w:rPr>
                <w:del w:id="9458" w:author="Utente" w:date="2017-06-27T18:01:00Z"/>
                <w:rFonts w:ascii="Arial" w:hAnsi="Arial" w:cs="Arial"/>
              </w:rPr>
            </w:pPr>
            <w:del w:id="9459"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88C9E" w14:textId="650DED7F" w:rsidR="005A2227" w:rsidRPr="00930F4A" w:rsidDel="00386B8F" w:rsidRDefault="0097053A">
            <w:pPr>
              <w:rPr>
                <w:del w:id="9460" w:author="Utente" w:date="2017-06-27T18:01:00Z"/>
                <w:rFonts w:ascii="Arial" w:hAnsi="Arial" w:cs="Arial"/>
              </w:rPr>
            </w:pPr>
            <w:del w:id="9461"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72966" w14:textId="625D1739" w:rsidR="005A2227" w:rsidRPr="00930F4A" w:rsidDel="00386B8F" w:rsidRDefault="0097053A">
            <w:pPr>
              <w:rPr>
                <w:del w:id="9462" w:author="Utente" w:date="2017-06-27T18:01:00Z"/>
                <w:rFonts w:ascii="Arial" w:hAnsi="Arial" w:cs="Arial"/>
              </w:rPr>
            </w:pPr>
            <w:del w:id="9463" w:author="Utente" w:date="2017-06-25T10:28:00Z">
              <w:r w:rsidRPr="00930F4A" w:rsidDel="005F1783">
                <w:rPr>
                  <w:rFonts w:ascii="Arial" w:eastAsia="Calibri" w:hAnsi="Arial" w:cs="Arial"/>
                </w:rPr>
                <w:delText>20915924</w:delText>
              </w:r>
            </w:del>
          </w:p>
        </w:tc>
      </w:tr>
      <w:tr w:rsidR="005A2227" w:rsidRPr="00930F4A" w:rsidDel="00386B8F" w14:paraId="0C2C15AB" w14:textId="2E1991ED" w:rsidTr="00386B8F">
        <w:trPr>
          <w:del w:id="9464"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12D2D" w14:textId="3E581DF1" w:rsidR="005A2227" w:rsidRPr="00930F4A" w:rsidDel="00386B8F" w:rsidRDefault="0097053A">
            <w:pPr>
              <w:rPr>
                <w:del w:id="9465" w:author="Utente" w:date="2017-06-27T18:01:00Z"/>
                <w:rFonts w:ascii="Arial" w:hAnsi="Arial" w:cs="Arial"/>
              </w:rPr>
            </w:pPr>
            <w:del w:id="9466"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F741" w14:textId="55818EED" w:rsidR="005A2227" w:rsidRPr="00930F4A" w:rsidDel="00386B8F" w:rsidRDefault="0097053A">
            <w:pPr>
              <w:rPr>
                <w:del w:id="9467" w:author="Utente" w:date="2017-06-27T18:01:00Z"/>
                <w:rFonts w:ascii="Arial" w:hAnsi="Arial" w:cs="Arial"/>
              </w:rPr>
            </w:pPr>
            <w:del w:id="9468"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065A2" w14:textId="6654F4E9" w:rsidR="005A2227" w:rsidRPr="00930F4A" w:rsidDel="00386B8F" w:rsidRDefault="0097053A">
            <w:pPr>
              <w:rPr>
                <w:del w:id="9469" w:author="Utente" w:date="2017-06-27T18:01:00Z"/>
                <w:rFonts w:ascii="Arial" w:hAnsi="Arial" w:cs="Arial"/>
              </w:rPr>
            </w:pPr>
            <w:del w:id="9470"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7DCC9" w14:textId="64446E2D" w:rsidR="005A2227" w:rsidRPr="00930F4A" w:rsidDel="00386B8F" w:rsidRDefault="0097053A">
            <w:pPr>
              <w:rPr>
                <w:del w:id="9471" w:author="Utente" w:date="2017-06-27T18:01:00Z"/>
                <w:rFonts w:ascii="Arial" w:hAnsi="Arial" w:cs="Arial"/>
              </w:rPr>
            </w:pPr>
            <w:del w:id="9472"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1D5" w14:textId="3043A4E4" w:rsidR="005A2227" w:rsidRPr="00930F4A" w:rsidDel="00386B8F" w:rsidRDefault="0097053A">
            <w:pPr>
              <w:rPr>
                <w:del w:id="9473" w:author="Utente" w:date="2017-06-27T18:01:00Z"/>
                <w:rFonts w:ascii="Arial" w:hAnsi="Arial" w:cs="Arial"/>
              </w:rPr>
            </w:pPr>
            <w:del w:id="9474" w:author="Utente" w:date="2017-06-25T10:28:00Z">
              <w:r w:rsidRPr="00930F4A" w:rsidDel="005F1783">
                <w:rPr>
                  <w:rFonts w:ascii="Arial" w:eastAsia="Calibri" w:hAnsi="Arial" w:cs="Arial"/>
                </w:rPr>
                <w:delText>6068452</w:delText>
              </w:r>
            </w:del>
          </w:p>
        </w:tc>
      </w:tr>
    </w:tbl>
    <w:p w14:paraId="1247FA12" w14:textId="77777777" w:rsidR="005A2227" w:rsidRDefault="005A2227">
      <w:pPr>
        <w:ind w:left="-144"/>
        <w:rPr>
          <w:ins w:id="9475" w:author="Utente" w:date="2017-06-25T10:28:00Z"/>
        </w:rPr>
      </w:pPr>
    </w:p>
    <w:p w14:paraId="6AEFD228" w14:textId="125755E5" w:rsidR="005F1783" w:rsidRDefault="005F1783" w:rsidP="005F1783">
      <w:pPr>
        <w:rPr>
          <w:ins w:id="9476" w:author="Utente" w:date="2017-06-25T10:28:00Z"/>
        </w:rPr>
      </w:pPr>
      <w:ins w:id="9477" w:author="Utente" w:date="2017-06-25T10:28:00Z">
        <w:r>
          <w:t xml:space="preserve">and the right operand </w:t>
        </w:r>
      </w:ins>
      <w:ins w:id="9478" w:author="Utente" w:date="2017-06-26T16:25:00Z">
        <w:r w:rsidR="00930F4A">
          <w:rPr>
            <w:rFonts w:ascii="Cambria" w:eastAsia="Calibri" w:hAnsi="Cambria"/>
          </w:rPr>
          <w:t>Data Set</w:t>
        </w:r>
      </w:ins>
      <w:ins w:id="9479" w:author="Utente" w:date="2017-06-27T18:01:00Z">
        <w:r w:rsidR="00386B8F">
          <w:rPr>
            <w:rFonts w:ascii="Cambria" w:eastAsia="Calibri" w:hAnsi="Cambria"/>
          </w:rPr>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F1783" w:rsidRPr="00930F4A" w14:paraId="70C677E8" w14:textId="77777777" w:rsidTr="005F1783">
        <w:trPr>
          <w:ins w:id="9480" w:author="Utente" w:date="2017-06-25T10:28: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5E2BE4" w14:textId="77777777" w:rsidR="005F1783" w:rsidRPr="00930F4A" w:rsidRDefault="005F1783" w:rsidP="005F1783">
            <w:pPr>
              <w:rPr>
                <w:ins w:id="9481" w:author="Utente" w:date="2017-06-25T10:28:00Z"/>
                <w:rFonts w:ascii="Arial" w:hAnsi="Arial" w:cs="Arial"/>
              </w:rPr>
            </w:pPr>
            <w:ins w:id="9482" w:author="Utente" w:date="2017-06-25T10:28:00Z">
              <w:r w:rsidRPr="00930F4A">
                <w:rPr>
                  <w:rFonts w:ascii="Arial" w:eastAsia="Calibri" w:hAnsi="Arial" w:cs="Arial"/>
                </w:rPr>
                <w:t>DS_2</w:t>
              </w:r>
            </w:ins>
          </w:p>
        </w:tc>
      </w:tr>
      <w:tr w:rsidR="005F1783" w:rsidRPr="00930F4A" w14:paraId="02831C44" w14:textId="77777777" w:rsidTr="005F1783">
        <w:trPr>
          <w:ins w:id="9483" w:author="Utente" w:date="2017-06-25T10:28: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F2F453" w14:textId="77777777" w:rsidR="005F1783" w:rsidRPr="00930F4A" w:rsidRDefault="005F1783" w:rsidP="005F1783">
            <w:pPr>
              <w:rPr>
                <w:ins w:id="9484" w:author="Utente" w:date="2017-06-25T10:28:00Z"/>
                <w:rFonts w:ascii="Arial" w:hAnsi="Arial" w:cs="Arial"/>
              </w:rPr>
            </w:pPr>
            <w:ins w:id="9485" w:author="Utente" w:date="2017-06-25T10:28: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93BD23" w14:textId="77777777" w:rsidR="005F1783" w:rsidRPr="00930F4A" w:rsidRDefault="005F1783" w:rsidP="005F1783">
            <w:pPr>
              <w:rPr>
                <w:ins w:id="9486" w:author="Utente" w:date="2017-06-25T10:28:00Z"/>
                <w:rFonts w:ascii="Arial" w:hAnsi="Arial" w:cs="Arial"/>
              </w:rPr>
            </w:pPr>
            <w:ins w:id="9487" w:author="Utente" w:date="2017-06-25T10:28: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CBCF45" w14:textId="77777777" w:rsidR="005F1783" w:rsidRPr="00930F4A" w:rsidRDefault="005F1783" w:rsidP="005F1783">
            <w:pPr>
              <w:rPr>
                <w:ins w:id="9488" w:author="Utente" w:date="2017-06-25T10:28:00Z"/>
                <w:rFonts w:ascii="Arial" w:hAnsi="Arial" w:cs="Arial"/>
              </w:rPr>
            </w:pPr>
            <w:ins w:id="9489" w:author="Utente" w:date="2017-06-25T10:28: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EDB3EBE" w14:textId="77777777" w:rsidR="005F1783" w:rsidRPr="00930F4A" w:rsidRDefault="005F1783" w:rsidP="005F1783">
            <w:pPr>
              <w:rPr>
                <w:ins w:id="9490" w:author="Utente" w:date="2017-06-25T10:28:00Z"/>
                <w:rFonts w:ascii="Arial" w:hAnsi="Arial" w:cs="Arial"/>
              </w:rPr>
            </w:pPr>
            <w:ins w:id="9491" w:author="Utente" w:date="2017-06-25T10:28: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C02CD1A" w14:textId="77777777" w:rsidR="005F1783" w:rsidRPr="00930F4A" w:rsidRDefault="005F1783" w:rsidP="005F1783">
            <w:pPr>
              <w:rPr>
                <w:ins w:id="9492" w:author="Utente" w:date="2017-06-25T10:28:00Z"/>
                <w:rFonts w:ascii="Arial" w:hAnsi="Arial" w:cs="Arial"/>
              </w:rPr>
            </w:pPr>
            <w:ins w:id="9493" w:author="Utente" w:date="2017-06-25T10:28:00Z">
              <w:r w:rsidRPr="00930F4A">
                <w:rPr>
                  <w:rFonts w:ascii="Arial" w:eastAsia="Calibri" w:hAnsi="Arial" w:cs="Arial"/>
                  <w:b/>
                  <w:shd w:val="clear" w:color="auto" w:fill="C6D9F1"/>
                </w:rPr>
                <w:t>Me_1</w:t>
              </w:r>
            </w:ins>
          </w:p>
        </w:tc>
      </w:tr>
      <w:tr w:rsidR="005F1783" w:rsidRPr="00930F4A" w14:paraId="189313EF" w14:textId="77777777" w:rsidTr="005F1783">
        <w:trPr>
          <w:ins w:id="9494"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00A8E" w14:textId="77777777" w:rsidR="005F1783" w:rsidRPr="00930F4A" w:rsidRDefault="005F1783" w:rsidP="005F1783">
            <w:pPr>
              <w:rPr>
                <w:ins w:id="9495" w:author="Utente" w:date="2017-06-25T10:28:00Z"/>
                <w:rFonts w:ascii="Arial" w:hAnsi="Arial" w:cs="Arial"/>
              </w:rPr>
            </w:pPr>
            <w:ins w:id="9496"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1F017" w14:textId="77777777" w:rsidR="005F1783" w:rsidRPr="00930F4A" w:rsidRDefault="005F1783" w:rsidP="005F1783">
            <w:pPr>
              <w:rPr>
                <w:ins w:id="9497" w:author="Utente" w:date="2017-06-25T10:28:00Z"/>
                <w:rFonts w:ascii="Arial" w:hAnsi="Arial" w:cs="Arial"/>
              </w:rPr>
            </w:pPr>
            <w:ins w:id="9498"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44831" w14:textId="77777777" w:rsidR="005F1783" w:rsidRPr="00930F4A" w:rsidRDefault="005F1783" w:rsidP="005F1783">
            <w:pPr>
              <w:rPr>
                <w:ins w:id="9499" w:author="Utente" w:date="2017-06-25T10:28:00Z"/>
                <w:rFonts w:ascii="Arial" w:hAnsi="Arial" w:cs="Arial"/>
              </w:rPr>
            </w:pPr>
            <w:ins w:id="9500"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27597" w14:textId="77777777" w:rsidR="005F1783" w:rsidRPr="00930F4A" w:rsidRDefault="005F1783" w:rsidP="005F1783">
            <w:pPr>
              <w:rPr>
                <w:ins w:id="9501" w:author="Utente" w:date="2017-06-25T10:28:00Z"/>
                <w:rFonts w:ascii="Arial" w:hAnsi="Arial" w:cs="Arial"/>
              </w:rPr>
            </w:pPr>
            <w:ins w:id="9502"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F7DF" w14:textId="77777777" w:rsidR="005F1783" w:rsidRPr="00930F4A" w:rsidRDefault="005F1783" w:rsidP="005F1783">
            <w:pPr>
              <w:rPr>
                <w:ins w:id="9503" w:author="Utente" w:date="2017-06-25T10:28:00Z"/>
                <w:rFonts w:ascii="Arial" w:hAnsi="Arial" w:cs="Arial"/>
              </w:rPr>
            </w:pPr>
            <w:ins w:id="9504" w:author="Utente" w:date="2017-06-25T10:28:00Z">
              <w:r w:rsidRPr="00930F4A">
                <w:rPr>
                  <w:rFonts w:ascii="Arial" w:eastAsia="Calibri" w:hAnsi="Arial" w:cs="Arial"/>
                </w:rPr>
                <w:t>false</w:t>
              </w:r>
            </w:ins>
          </w:p>
        </w:tc>
      </w:tr>
      <w:tr w:rsidR="005F1783" w:rsidRPr="00930F4A" w14:paraId="000A4DEF" w14:textId="77777777" w:rsidTr="005F1783">
        <w:trPr>
          <w:ins w:id="9505"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07D35" w14:textId="77777777" w:rsidR="005F1783" w:rsidRPr="00930F4A" w:rsidRDefault="005F1783" w:rsidP="005F1783">
            <w:pPr>
              <w:rPr>
                <w:ins w:id="9506" w:author="Utente" w:date="2017-06-25T10:28:00Z"/>
                <w:rFonts w:ascii="Arial" w:hAnsi="Arial" w:cs="Arial"/>
              </w:rPr>
            </w:pPr>
            <w:ins w:id="9507"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03BBC" w14:textId="77777777" w:rsidR="005F1783" w:rsidRPr="00930F4A" w:rsidRDefault="005F1783" w:rsidP="005F1783">
            <w:pPr>
              <w:rPr>
                <w:ins w:id="9508" w:author="Utente" w:date="2017-06-25T10:28:00Z"/>
                <w:rFonts w:ascii="Arial" w:hAnsi="Arial" w:cs="Arial"/>
              </w:rPr>
            </w:pPr>
            <w:ins w:id="9509"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8133" w14:textId="77777777" w:rsidR="005F1783" w:rsidRPr="00930F4A" w:rsidRDefault="005F1783" w:rsidP="005F1783">
            <w:pPr>
              <w:rPr>
                <w:ins w:id="9510" w:author="Utente" w:date="2017-06-25T10:28:00Z"/>
                <w:rFonts w:ascii="Arial" w:hAnsi="Arial" w:cs="Arial"/>
              </w:rPr>
            </w:pPr>
            <w:ins w:id="9511"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95C91" w14:textId="77777777" w:rsidR="005F1783" w:rsidRPr="00930F4A" w:rsidRDefault="005F1783" w:rsidP="005F1783">
            <w:pPr>
              <w:rPr>
                <w:ins w:id="9512" w:author="Utente" w:date="2017-06-25T10:28:00Z"/>
                <w:rFonts w:ascii="Arial" w:hAnsi="Arial" w:cs="Arial"/>
              </w:rPr>
            </w:pPr>
            <w:ins w:id="9513"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0F4C1" w14:textId="77777777" w:rsidR="005F1783" w:rsidRPr="00930F4A" w:rsidRDefault="005F1783" w:rsidP="005F1783">
            <w:pPr>
              <w:rPr>
                <w:ins w:id="9514" w:author="Utente" w:date="2017-06-25T10:28:00Z"/>
                <w:rFonts w:ascii="Arial" w:hAnsi="Arial" w:cs="Arial"/>
              </w:rPr>
            </w:pPr>
            <w:ins w:id="9515" w:author="Utente" w:date="2017-06-25T10:28:00Z">
              <w:r w:rsidRPr="00930F4A">
                <w:rPr>
                  <w:rFonts w:ascii="Arial" w:eastAsia="Calibri" w:hAnsi="Arial" w:cs="Arial"/>
                </w:rPr>
                <w:t>true</w:t>
              </w:r>
            </w:ins>
          </w:p>
        </w:tc>
      </w:tr>
      <w:tr w:rsidR="005F1783" w:rsidRPr="00930F4A" w14:paraId="26A4CC15" w14:textId="77777777" w:rsidTr="005F1783">
        <w:trPr>
          <w:ins w:id="9516"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77AF" w14:textId="77777777" w:rsidR="005F1783" w:rsidRPr="00930F4A" w:rsidRDefault="005F1783" w:rsidP="005F1783">
            <w:pPr>
              <w:rPr>
                <w:ins w:id="9517" w:author="Utente" w:date="2017-06-25T10:28:00Z"/>
                <w:rFonts w:ascii="Arial" w:hAnsi="Arial" w:cs="Arial"/>
              </w:rPr>
            </w:pPr>
            <w:ins w:id="9518"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682E58" w14:textId="77777777" w:rsidR="005F1783" w:rsidRPr="00930F4A" w:rsidRDefault="005F1783" w:rsidP="005F1783">
            <w:pPr>
              <w:rPr>
                <w:ins w:id="9519" w:author="Utente" w:date="2017-06-25T10:28:00Z"/>
                <w:rFonts w:ascii="Arial" w:hAnsi="Arial" w:cs="Arial"/>
              </w:rPr>
            </w:pPr>
            <w:ins w:id="9520"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6CF2A" w14:textId="77777777" w:rsidR="005F1783" w:rsidRPr="00930F4A" w:rsidRDefault="005F1783" w:rsidP="005F1783">
            <w:pPr>
              <w:rPr>
                <w:ins w:id="9521" w:author="Utente" w:date="2017-06-25T10:28:00Z"/>
                <w:rFonts w:ascii="Arial" w:hAnsi="Arial" w:cs="Arial"/>
              </w:rPr>
            </w:pPr>
            <w:ins w:id="9522"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7F5C" w14:textId="77777777" w:rsidR="005F1783" w:rsidRPr="00930F4A" w:rsidRDefault="005F1783" w:rsidP="005F1783">
            <w:pPr>
              <w:rPr>
                <w:ins w:id="9523" w:author="Utente" w:date="2017-06-25T10:28:00Z"/>
                <w:rFonts w:ascii="Arial" w:hAnsi="Arial" w:cs="Arial"/>
              </w:rPr>
            </w:pPr>
            <w:ins w:id="9524"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0C510" w14:textId="77777777" w:rsidR="005F1783" w:rsidRPr="00930F4A" w:rsidRDefault="005F1783" w:rsidP="005F1783">
            <w:pPr>
              <w:rPr>
                <w:ins w:id="9525" w:author="Utente" w:date="2017-06-25T10:28:00Z"/>
                <w:rFonts w:ascii="Arial" w:hAnsi="Arial" w:cs="Arial"/>
              </w:rPr>
            </w:pPr>
            <w:ins w:id="9526" w:author="Utente" w:date="2017-06-25T10:28:00Z">
              <w:r w:rsidRPr="00930F4A">
                <w:rPr>
                  <w:rFonts w:ascii="Arial" w:eastAsia="Calibri" w:hAnsi="Arial" w:cs="Arial"/>
                </w:rPr>
                <w:t>true</w:t>
              </w:r>
            </w:ins>
          </w:p>
        </w:tc>
      </w:tr>
      <w:tr w:rsidR="005F1783" w:rsidRPr="00930F4A" w14:paraId="02444F36" w14:textId="77777777" w:rsidTr="005F1783">
        <w:trPr>
          <w:ins w:id="9527"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6103B" w14:textId="77777777" w:rsidR="005F1783" w:rsidRPr="00930F4A" w:rsidRDefault="005F1783" w:rsidP="005F1783">
            <w:pPr>
              <w:rPr>
                <w:ins w:id="9528" w:author="Utente" w:date="2017-06-25T10:28:00Z"/>
                <w:rFonts w:ascii="Arial" w:hAnsi="Arial" w:cs="Arial"/>
              </w:rPr>
            </w:pPr>
            <w:ins w:id="9529"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96FAB" w14:textId="77777777" w:rsidR="005F1783" w:rsidRPr="00930F4A" w:rsidRDefault="005F1783" w:rsidP="005F1783">
            <w:pPr>
              <w:rPr>
                <w:ins w:id="9530" w:author="Utente" w:date="2017-06-25T10:28:00Z"/>
                <w:rFonts w:ascii="Arial" w:hAnsi="Arial" w:cs="Arial"/>
              </w:rPr>
            </w:pPr>
            <w:ins w:id="9531"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DAA7E" w14:textId="77777777" w:rsidR="005F1783" w:rsidRPr="00930F4A" w:rsidRDefault="005F1783" w:rsidP="005F1783">
            <w:pPr>
              <w:rPr>
                <w:ins w:id="9532" w:author="Utente" w:date="2017-06-25T10:28:00Z"/>
                <w:rFonts w:ascii="Arial" w:hAnsi="Arial" w:cs="Arial"/>
              </w:rPr>
            </w:pPr>
            <w:ins w:id="9533"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28687" w14:textId="77777777" w:rsidR="005F1783" w:rsidRPr="00930F4A" w:rsidRDefault="005F1783" w:rsidP="005F1783">
            <w:pPr>
              <w:rPr>
                <w:ins w:id="9534" w:author="Utente" w:date="2017-06-25T10:28:00Z"/>
                <w:rFonts w:ascii="Arial" w:hAnsi="Arial" w:cs="Arial"/>
              </w:rPr>
            </w:pPr>
            <w:ins w:id="9535"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FD252" w14:textId="77777777" w:rsidR="005F1783" w:rsidRPr="00930F4A" w:rsidRDefault="005F1783" w:rsidP="005F1783">
            <w:pPr>
              <w:rPr>
                <w:ins w:id="9536" w:author="Utente" w:date="2017-06-25T10:28:00Z"/>
                <w:rFonts w:ascii="Arial" w:hAnsi="Arial" w:cs="Arial"/>
              </w:rPr>
            </w:pPr>
            <w:ins w:id="9537" w:author="Utente" w:date="2017-06-25T10:28:00Z">
              <w:r w:rsidRPr="00930F4A">
                <w:rPr>
                  <w:rFonts w:ascii="Arial" w:eastAsia="Calibri" w:hAnsi="Arial" w:cs="Arial"/>
                </w:rPr>
                <w:t>true</w:t>
              </w:r>
            </w:ins>
          </w:p>
        </w:tc>
      </w:tr>
      <w:tr w:rsidR="005F1783" w:rsidRPr="00930F4A" w14:paraId="7FD4FC81" w14:textId="77777777" w:rsidTr="005F1783">
        <w:trPr>
          <w:ins w:id="9538"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7FAB" w14:textId="77777777" w:rsidR="005F1783" w:rsidRPr="00930F4A" w:rsidRDefault="005F1783" w:rsidP="005F1783">
            <w:pPr>
              <w:rPr>
                <w:ins w:id="9539" w:author="Utente" w:date="2017-06-25T10:28:00Z"/>
                <w:rFonts w:ascii="Arial" w:hAnsi="Arial" w:cs="Arial"/>
              </w:rPr>
            </w:pPr>
            <w:ins w:id="9540"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18DAE" w14:textId="77777777" w:rsidR="005F1783" w:rsidRPr="00930F4A" w:rsidRDefault="005F1783" w:rsidP="005F1783">
            <w:pPr>
              <w:rPr>
                <w:ins w:id="9541" w:author="Utente" w:date="2017-06-25T10:28:00Z"/>
                <w:rFonts w:ascii="Arial" w:hAnsi="Arial" w:cs="Arial"/>
              </w:rPr>
            </w:pPr>
            <w:ins w:id="9542"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0C6E" w14:textId="77777777" w:rsidR="005F1783" w:rsidRPr="00930F4A" w:rsidRDefault="005F1783" w:rsidP="005F1783">
            <w:pPr>
              <w:rPr>
                <w:ins w:id="9543" w:author="Utente" w:date="2017-06-25T10:28:00Z"/>
                <w:rFonts w:ascii="Arial" w:hAnsi="Arial" w:cs="Arial"/>
              </w:rPr>
            </w:pPr>
            <w:ins w:id="9544"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A7EA0" w14:textId="77777777" w:rsidR="005F1783" w:rsidRPr="00930F4A" w:rsidRDefault="005F1783" w:rsidP="005F1783">
            <w:pPr>
              <w:rPr>
                <w:ins w:id="9545" w:author="Utente" w:date="2017-06-25T10:28:00Z"/>
                <w:rFonts w:ascii="Arial" w:hAnsi="Arial" w:cs="Arial"/>
              </w:rPr>
            </w:pPr>
            <w:ins w:id="9546"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88F7A" w14:textId="77777777" w:rsidR="005F1783" w:rsidRPr="00930F4A" w:rsidRDefault="005F1783" w:rsidP="005F1783">
            <w:pPr>
              <w:rPr>
                <w:ins w:id="9547" w:author="Utente" w:date="2017-06-25T10:28:00Z"/>
                <w:rFonts w:ascii="Arial" w:hAnsi="Arial" w:cs="Arial"/>
              </w:rPr>
            </w:pPr>
            <w:ins w:id="9548" w:author="Utente" w:date="2017-06-25T10:28:00Z">
              <w:r w:rsidRPr="00930F4A">
                <w:rPr>
                  <w:rFonts w:ascii="Arial" w:eastAsia="Calibri" w:hAnsi="Arial" w:cs="Arial"/>
                </w:rPr>
                <w:t>false</w:t>
              </w:r>
            </w:ins>
          </w:p>
        </w:tc>
      </w:tr>
      <w:tr w:rsidR="005F1783" w:rsidRPr="00930F4A" w14:paraId="4C192DAC" w14:textId="77777777" w:rsidTr="005F1783">
        <w:trPr>
          <w:ins w:id="9549"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7E21E" w14:textId="77777777" w:rsidR="005F1783" w:rsidRPr="00930F4A" w:rsidRDefault="005F1783" w:rsidP="005F1783">
            <w:pPr>
              <w:rPr>
                <w:ins w:id="9550" w:author="Utente" w:date="2017-06-25T10:28:00Z"/>
                <w:rFonts w:ascii="Arial" w:hAnsi="Arial" w:cs="Arial"/>
              </w:rPr>
            </w:pPr>
            <w:ins w:id="9551" w:author="Utente" w:date="2017-06-25T10:28:00Z">
              <w:r w:rsidRPr="00930F4A">
                <w:rPr>
                  <w:rFonts w:ascii="Arial" w:eastAsia="Calibri" w:hAnsi="Arial" w:cs="Arial"/>
                </w:rPr>
                <w:lastRenderedPageBreak/>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A591C" w14:textId="77777777" w:rsidR="005F1783" w:rsidRPr="00930F4A" w:rsidRDefault="005F1783" w:rsidP="005F1783">
            <w:pPr>
              <w:rPr>
                <w:ins w:id="9552" w:author="Utente" w:date="2017-06-25T10:28:00Z"/>
                <w:rFonts w:ascii="Arial" w:hAnsi="Arial" w:cs="Arial"/>
              </w:rPr>
            </w:pPr>
            <w:ins w:id="9553"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97A8F" w14:textId="77777777" w:rsidR="005F1783" w:rsidRPr="00930F4A" w:rsidRDefault="005F1783" w:rsidP="005F1783">
            <w:pPr>
              <w:rPr>
                <w:ins w:id="9554" w:author="Utente" w:date="2017-06-25T10:28:00Z"/>
                <w:rFonts w:ascii="Arial" w:hAnsi="Arial" w:cs="Arial"/>
              </w:rPr>
            </w:pPr>
            <w:ins w:id="9555"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FB5AA" w14:textId="77777777" w:rsidR="005F1783" w:rsidRPr="00930F4A" w:rsidRDefault="005F1783" w:rsidP="005F1783">
            <w:pPr>
              <w:rPr>
                <w:ins w:id="9556" w:author="Utente" w:date="2017-06-25T10:28:00Z"/>
                <w:rFonts w:ascii="Arial" w:hAnsi="Arial" w:cs="Arial"/>
              </w:rPr>
            </w:pPr>
            <w:ins w:id="9557"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8FC04" w14:textId="77777777" w:rsidR="005F1783" w:rsidRPr="00930F4A" w:rsidRDefault="005F1783" w:rsidP="005F1783">
            <w:pPr>
              <w:rPr>
                <w:ins w:id="9558" w:author="Utente" w:date="2017-06-25T10:28:00Z"/>
                <w:rFonts w:ascii="Arial" w:hAnsi="Arial" w:cs="Arial"/>
              </w:rPr>
            </w:pPr>
            <w:ins w:id="9559" w:author="Utente" w:date="2017-06-25T10:28:00Z">
              <w:r w:rsidRPr="00930F4A">
                <w:rPr>
                  <w:rFonts w:ascii="Arial" w:eastAsia="Calibri" w:hAnsi="Arial" w:cs="Arial"/>
                </w:rPr>
                <w:t>false</w:t>
              </w:r>
            </w:ins>
          </w:p>
        </w:tc>
      </w:tr>
    </w:tbl>
    <w:p w14:paraId="7CFA0203" w14:textId="77777777" w:rsidR="005F1783" w:rsidRDefault="005F1783" w:rsidP="005F1783"/>
    <w:p w14:paraId="79DF26E7" w14:textId="2D5E6A0D" w:rsidR="008D179B" w:rsidRDefault="008D179B" w:rsidP="005F1783">
      <w:ins w:id="9560" w:author="Laura Viignola" w:date="2017-07-10T16:45:00Z">
        <w:r w:rsidRPr="00871D7C">
          <w:rPr>
            <w:rFonts w:ascii="Cambria" w:eastAsia="Calibri" w:hAnsi="Cambria" w:cs="Calibri"/>
            <w:i/>
          </w:rPr>
          <w:t>Example</w:t>
        </w:r>
        <w:r>
          <w:rPr>
            <w:rFonts w:ascii="Cambria" w:eastAsia="Calibri" w:hAnsi="Cambria" w:cs="Calibri"/>
            <w:i/>
          </w:rPr>
          <w:t xml:space="preserve"> </w:t>
        </w:r>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Pr>
            <w:rFonts w:ascii="Arial" w:eastAsia="Calibri" w:hAnsi="Arial" w:cs="Arial"/>
          </w:rPr>
          <w:t xml:space="preserve"> </w:t>
        </w:r>
        <w:r w:rsidRPr="00930F4A">
          <w:rPr>
            <w:rFonts w:ascii="Arial" w:eastAsia="Calibri" w:hAnsi="Arial" w:cs="Arial"/>
          </w:rPr>
          <w:t xml:space="preserve">DS_1 </w:t>
        </w:r>
        <w:r w:rsidRPr="00930F4A">
          <w:rPr>
            <w:rFonts w:ascii="Arial" w:eastAsia="Calibri" w:hAnsi="Arial" w:cs="Arial"/>
            <w:b/>
          </w:rPr>
          <w:t>or</w:t>
        </w:r>
        <w:r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1F8A698B"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D23C006" w14:textId="7E9AAB59" w:rsidR="005A2227" w:rsidRPr="00930F4A" w:rsidRDefault="005A2227" w:rsidP="00432A98">
            <w:pPr>
              <w:rPr>
                <w:rFonts w:ascii="Arial" w:hAnsi="Arial" w:cs="Arial"/>
              </w:rPr>
            </w:pPr>
          </w:p>
        </w:tc>
      </w:tr>
      <w:tr w:rsidR="005A2227" w:rsidRPr="00930F4A" w14:paraId="0AA56A66"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BFFB84A" w14:textId="6612D761" w:rsidR="005A2227" w:rsidRPr="00930F4A" w:rsidRDefault="0097053A">
            <w:pPr>
              <w:rPr>
                <w:rFonts w:ascii="Arial" w:hAnsi="Arial" w:cs="Arial"/>
              </w:rPr>
            </w:pPr>
            <w:del w:id="9561" w:author="Utente" w:date="2017-06-25T10:44:00Z">
              <w:r w:rsidRPr="00930F4A" w:rsidDel="00FC02BF">
                <w:rPr>
                  <w:rFonts w:ascii="Arial" w:eastAsia="Calibri" w:hAnsi="Arial" w:cs="Arial"/>
                  <w:b/>
                </w:rPr>
                <w:delText>SEX</w:delText>
              </w:r>
            </w:del>
            <w:ins w:id="9562" w:author="Utente" w:date="2017-06-25T10:44: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4DAA9A" w14:textId="222302CF" w:rsidR="005A2227" w:rsidRPr="00930F4A" w:rsidRDefault="0097053A">
            <w:pPr>
              <w:rPr>
                <w:rFonts w:ascii="Arial" w:hAnsi="Arial" w:cs="Arial"/>
              </w:rPr>
            </w:pPr>
            <w:del w:id="9563" w:author="Utente" w:date="2017-06-25T10:44:00Z">
              <w:r w:rsidRPr="00930F4A" w:rsidDel="00FC02BF">
                <w:rPr>
                  <w:rFonts w:ascii="Arial" w:eastAsia="Calibri" w:hAnsi="Arial" w:cs="Arial"/>
                  <w:b/>
                </w:rPr>
                <w:delText>AGE</w:delText>
              </w:r>
            </w:del>
            <w:ins w:id="9564" w:author="Utente" w:date="2017-06-25T10:44: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96A6DF" w14:textId="6606FF71" w:rsidR="005A2227" w:rsidRPr="00930F4A" w:rsidRDefault="0097053A">
            <w:pPr>
              <w:rPr>
                <w:rFonts w:ascii="Arial" w:hAnsi="Arial" w:cs="Arial"/>
              </w:rPr>
            </w:pPr>
            <w:del w:id="9565" w:author="Utente" w:date="2017-06-25T10:44:00Z">
              <w:r w:rsidRPr="00930F4A" w:rsidDel="00FC02BF">
                <w:rPr>
                  <w:rFonts w:ascii="Arial" w:eastAsia="Calibri" w:hAnsi="Arial" w:cs="Arial"/>
                  <w:b/>
                </w:rPr>
                <w:delText>GEO</w:delText>
              </w:r>
            </w:del>
            <w:ins w:id="9566" w:author="Utente" w:date="2017-06-25T10:44: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08C7315" w14:textId="649B5E85" w:rsidR="005A2227" w:rsidRPr="00930F4A" w:rsidRDefault="0097053A">
            <w:pPr>
              <w:rPr>
                <w:rFonts w:ascii="Arial" w:hAnsi="Arial" w:cs="Arial"/>
              </w:rPr>
            </w:pPr>
            <w:del w:id="9567" w:author="Utente" w:date="2017-06-25T10:44:00Z">
              <w:r w:rsidRPr="00930F4A" w:rsidDel="00FC02BF">
                <w:rPr>
                  <w:rFonts w:ascii="Arial" w:eastAsia="Calibri" w:hAnsi="Arial" w:cs="Arial"/>
                  <w:b/>
                </w:rPr>
                <w:delText>TIME</w:delText>
              </w:r>
            </w:del>
            <w:ins w:id="9568" w:author="Utente" w:date="2017-06-25T10:44: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727BDB4" w14:textId="573C3502" w:rsidR="005A2227" w:rsidRPr="00930F4A" w:rsidRDefault="0097053A">
            <w:pPr>
              <w:rPr>
                <w:rFonts w:ascii="Arial" w:hAnsi="Arial" w:cs="Arial"/>
              </w:rPr>
            </w:pPr>
            <w:del w:id="9569" w:author="Utente" w:date="2017-06-25T10:44:00Z">
              <w:r w:rsidRPr="00930F4A" w:rsidDel="00FC02BF">
                <w:rPr>
                  <w:rFonts w:ascii="Arial" w:eastAsia="Calibri" w:hAnsi="Arial" w:cs="Arial"/>
                  <w:b/>
                  <w:shd w:val="clear" w:color="auto" w:fill="C6D9F1"/>
                </w:rPr>
                <w:delText>CONDITION</w:delText>
              </w:r>
            </w:del>
            <w:ins w:id="9570" w:author="Utente" w:date="2017-06-27T18:33:00Z">
              <w:r w:rsidR="00DE4FE7">
                <w:rPr>
                  <w:rFonts w:ascii="Arial" w:eastAsia="Calibri" w:hAnsi="Arial" w:cs="Arial"/>
                  <w:b/>
                  <w:shd w:val="clear" w:color="auto" w:fill="C6D9F1"/>
                </w:rPr>
                <w:t>bool_var</w:t>
              </w:r>
            </w:ins>
          </w:p>
        </w:tc>
      </w:tr>
      <w:tr w:rsidR="005A2227" w:rsidRPr="00930F4A" w14:paraId="4C4B551E"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F93E4"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93439"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5307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23E0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317F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B83264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D3971"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159D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0C3B4"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0CF1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5AB8E"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3673CA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346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73FB2"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32ED6"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890C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7D6C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4C9E67CF"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E9A87" w14:textId="77777777" w:rsidR="005A2227" w:rsidRPr="00930F4A" w:rsidRDefault="0097053A">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AE7F0"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0B32F" w14:textId="59041530" w:rsidR="005A2227" w:rsidRPr="00930F4A" w:rsidRDefault="0097053A">
            <w:pPr>
              <w:rPr>
                <w:rFonts w:ascii="Arial" w:hAnsi="Arial" w:cs="Arial"/>
              </w:rPr>
            </w:pPr>
            <w:del w:id="9571" w:author="Utente" w:date="2017-06-25T10:35:00Z">
              <w:r w:rsidRPr="00930F4A" w:rsidDel="005F1783">
                <w:rPr>
                  <w:rFonts w:ascii="Arial" w:eastAsia="Calibri" w:hAnsi="Arial" w:cs="Arial"/>
                </w:rPr>
                <w:delText>BE</w:delText>
              </w:r>
            </w:del>
            <w:ins w:id="9572" w:author="Utente" w:date="2017-06-25T10:35: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56F97A"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AD8A45" w14:textId="450FB8B2" w:rsidR="005A2227" w:rsidRPr="00930F4A" w:rsidRDefault="0097053A">
            <w:pPr>
              <w:rPr>
                <w:rFonts w:ascii="Arial" w:hAnsi="Arial" w:cs="Arial"/>
              </w:rPr>
            </w:pPr>
            <w:del w:id="9573" w:author="Utente" w:date="2017-06-25T10:35:00Z">
              <w:r w:rsidRPr="00930F4A" w:rsidDel="005F1783">
                <w:rPr>
                  <w:rFonts w:ascii="Arial" w:eastAsia="Calibri" w:hAnsi="Arial" w:cs="Arial"/>
                </w:rPr>
                <w:delText>false</w:delText>
              </w:r>
            </w:del>
            <w:ins w:id="9574" w:author="Utente" w:date="2017-06-25T10:35:00Z">
              <w:r w:rsidR="005F1783" w:rsidRPr="00930F4A">
                <w:rPr>
                  <w:rFonts w:ascii="Arial" w:eastAsia="Calibri" w:hAnsi="Arial" w:cs="Arial"/>
                </w:rPr>
                <w:t>true</w:t>
              </w:r>
            </w:ins>
          </w:p>
        </w:tc>
      </w:tr>
      <w:tr w:rsidR="005F1783" w:rsidRPr="00930F4A" w14:paraId="66769C1A"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5C05"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41443"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A56A3" w14:textId="2E3F09E9" w:rsidR="005F1783" w:rsidRPr="00930F4A" w:rsidRDefault="005F1783">
            <w:pPr>
              <w:rPr>
                <w:rFonts w:ascii="Arial" w:hAnsi="Arial" w:cs="Arial"/>
              </w:rPr>
            </w:pPr>
            <w:ins w:id="9575" w:author="Utente" w:date="2017-06-25T10:35:00Z">
              <w:r w:rsidRPr="00930F4A">
                <w:rPr>
                  <w:rFonts w:ascii="Arial" w:eastAsia="Calibri" w:hAnsi="Arial" w:cs="Arial"/>
                </w:rPr>
                <w:t>UK</w:t>
              </w:r>
            </w:ins>
            <w:del w:id="9576"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A6E47"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56313" w14:textId="35DD10D1" w:rsidR="005F1783" w:rsidRPr="00930F4A" w:rsidRDefault="005F1783">
            <w:pPr>
              <w:rPr>
                <w:rFonts w:ascii="Arial" w:hAnsi="Arial" w:cs="Arial"/>
              </w:rPr>
            </w:pPr>
            <w:del w:id="9577" w:author="Utente" w:date="2017-06-25T10:35:00Z">
              <w:r w:rsidRPr="00930F4A" w:rsidDel="005F1783">
                <w:rPr>
                  <w:rFonts w:ascii="Arial" w:eastAsia="Calibri" w:hAnsi="Arial" w:cs="Arial"/>
                </w:rPr>
                <w:delText>true</w:delText>
              </w:r>
            </w:del>
            <w:ins w:id="9578" w:author="Utente" w:date="2017-06-25T10:35:00Z">
              <w:r w:rsidRPr="00930F4A">
                <w:rPr>
                  <w:rFonts w:ascii="Arial" w:eastAsia="Calibri" w:hAnsi="Arial" w:cs="Arial"/>
                </w:rPr>
                <w:t>false</w:t>
              </w:r>
            </w:ins>
          </w:p>
        </w:tc>
      </w:tr>
      <w:tr w:rsidR="005F1783" w:rsidRPr="00930F4A" w14:paraId="3195C6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F873B"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03D0F4"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3F77D" w14:textId="1FCF0D16" w:rsidR="005F1783" w:rsidRPr="00930F4A" w:rsidRDefault="005F1783">
            <w:pPr>
              <w:rPr>
                <w:rFonts w:ascii="Arial" w:hAnsi="Arial" w:cs="Arial"/>
              </w:rPr>
            </w:pPr>
            <w:ins w:id="9579" w:author="Utente" w:date="2017-06-25T10:35:00Z">
              <w:r w:rsidRPr="00930F4A">
                <w:rPr>
                  <w:rFonts w:ascii="Arial" w:eastAsia="Calibri" w:hAnsi="Arial" w:cs="Arial"/>
                </w:rPr>
                <w:t>UK</w:t>
              </w:r>
            </w:ins>
            <w:del w:id="9580"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A1788"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57AD2" w14:textId="1260B3AB" w:rsidR="005F1783" w:rsidRPr="00930F4A" w:rsidRDefault="005F1783">
            <w:pPr>
              <w:rPr>
                <w:rFonts w:ascii="Arial" w:hAnsi="Arial" w:cs="Arial"/>
              </w:rPr>
            </w:pPr>
            <w:del w:id="9581" w:author="Utente" w:date="2017-06-25T10:34:00Z">
              <w:r w:rsidRPr="00930F4A" w:rsidDel="005F1783">
                <w:rPr>
                  <w:rFonts w:ascii="Arial" w:eastAsia="Calibri" w:hAnsi="Arial" w:cs="Arial"/>
                </w:rPr>
                <w:delText>false</w:delText>
              </w:r>
            </w:del>
            <w:ins w:id="9582" w:author="Utente" w:date="2017-06-25T10:34:00Z">
              <w:r w:rsidRPr="00930F4A">
                <w:rPr>
                  <w:rFonts w:ascii="Arial" w:eastAsia="Calibri" w:hAnsi="Arial" w:cs="Arial"/>
                </w:rPr>
                <w:t>true</w:t>
              </w:r>
            </w:ins>
          </w:p>
        </w:tc>
      </w:tr>
      <w:tr w:rsidR="005A2227" w:rsidRPr="00930F4A" w:rsidDel="00386B8F" w14:paraId="07F26A0C" w14:textId="2B993605" w:rsidTr="00386B8F">
        <w:trPr>
          <w:del w:id="9583"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C1BBA" w14:textId="6726FAFA" w:rsidR="005A2227" w:rsidRPr="00930F4A" w:rsidDel="00386B8F" w:rsidRDefault="0097053A">
            <w:pPr>
              <w:rPr>
                <w:del w:id="9584" w:author="Utente" w:date="2017-06-27T18:01:00Z"/>
                <w:rFonts w:ascii="Arial" w:hAnsi="Arial" w:cs="Arial"/>
              </w:rPr>
            </w:pPr>
            <w:del w:id="9585"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094EC" w14:textId="5D774640" w:rsidR="005A2227" w:rsidRPr="00930F4A" w:rsidDel="00386B8F" w:rsidRDefault="0097053A">
            <w:pPr>
              <w:rPr>
                <w:del w:id="9586" w:author="Utente" w:date="2017-06-27T18:01:00Z"/>
                <w:rFonts w:ascii="Arial" w:hAnsi="Arial" w:cs="Arial"/>
              </w:rPr>
            </w:pPr>
            <w:del w:id="9587"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E0037" w14:textId="43CEE1A3" w:rsidR="005A2227" w:rsidRPr="00930F4A" w:rsidDel="00386B8F" w:rsidRDefault="0097053A">
            <w:pPr>
              <w:rPr>
                <w:del w:id="9588" w:author="Utente" w:date="2017-06-27T18:01:00Z"/>
                <w:rFonts w:ascii="Arial" w:hAnsi="Arial" w:cs="Arial"/>
              </w:rPr>
            </w:pPr>
            <w:del w:id="9589"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B400F" w14:textId="72B302A1" w:rsidR="005A2227" w:rsidRPr="00930F4A" w:rsidDel="00386B8F" w:rsidRDefault="0097053A">
            <w:pPr>
              <w:rPr>
                <w:del w:id="9590" w:author="Utente" w:date="2017-06-27T18:01:00Z"/>
                <w:rFonts w:ascii="Arial" w:hAnsi="Arial" w:cs="Arial"/>
              </w:rPr>
            </w:pPr>
            <w:del w:id="9591"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53F83" w14:textId="5878C137" w:rsidR="005A2227" w:rsidRPr="00930F4A" w:rsidDel="00386B8F" w:rsidRDefault="0097053A">
            <w:pPr>
              <w:rPr>
                <w:del w:id="9592" w:author="Utente" w:date="2017-06-27T18:01:00Z"/>
                <w:rFonts w:ascii="Arial" w:hAnsi="Arial" w:cs="Arial"/>
              </w:rPr>
            </w:pPr>
            <w:del w:id="9593" w:author="Utente" w:date="2017-06-25T10:34:00Z">
              <w:r w:rsidRPr="00930F4A" w:rsidDel="005F1783">
                <w:rPr>
                  <w:rFonts w:ascii="Arial" w:eastAsia="Calibri" w:hAnsi="Arial" w:cs="Arial"/>
                </w:rPr>
                <w:delText>true</w:delText>
              </w:r>
            </w:del>
          </w:p>
        </w:tc>
      </w:tr>
      <w:tr w:rsidR="005A2227" w:rsidRPr="00930F4A" w:rsidDel="00386B8F" w14:paraId="1BEDF902" w14:textId="631CB32B" w:rsidTr="00386B8F">
        <w:trPr>
          <w:del w:id="9594"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AFF96" w14:textId="2FBA2BE5" w:rsidR="005A2227" w:rsidRPr="00930F4A" w:rsidDel="00386B8F" w:rsidRDefault="0097053A">
            <w:pPr>
              <w:rPr>
                <w:del w:id="9595" w:author="Utente" w:date="2017-06-27T18:01:00Z"/>
                <w:rFonts w:ascii="Arial" w:hAnsi="Arial" w:cs="Arial"/>
              </w:rPr>
            </w:pPr>
            <w:del w:id="9596"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C044B" w14:textId="1432AE03" w:rsidR="005A2227" w:rsidRPr="00930F4A" w:rsidDel="00386B8F" w:rsidRDefault="0097053A">
            <w:pPr>
              <w:rPr>
                <w:del w:id="9597" w:author="Utente" w:date="2017-06-27T18:01:00Z"/>
                <w:rFonts w:ascii="Arial" w:hAnsi="Arial" w:cs="Arial"/>
              </w:rPr>
            </w:pPr>
            <w:del w:id="9598"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D932D" w14:textId="774A56F1" w:rsidR="005A2227" w:rsidRPr="00930F4A" w:rsidDel="00386B8F" w:rsidRDefault="0097053A">
            <w:pPr>
              <w:rPr>
                <w:del w:id="9599" w:author="Utente" w:date="2017-06-27T18:01:00Z"/>
                <w:rFonts w:ascii="Arial" w:hAnsi="Arial" w:cs="Arial"/>
              </w:rPr>
            </w:pPr>
            <w:del w:id="9600"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40EB2" w14:textId="79F6620B" w:rsidR="005A2227" w:rsidRPr="00930F4A" w:rsidDel="00386B8F" w:rsidRDefault="0097053A">
            <w:pPr>
              <w:rPr>
                <w:del w:id="9601" w:author="Utente" w:date="2017-06-27T18:01:00Z"/>
                <w:rFonts w:ascii="Arial" w:hAnsi="Arial" w:cs="Arial"/>
              </w:rPr>
            </w:pPr>
            <w:del w:id="9602"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4AB57" w14:textId="7C1C41FE" w:rsidR="005A2227" w:rsidRPr="00930F4A" w:rsidDel="00386B8F" w:rsidRDefault="0097053A">
            <w:pPr>
              <w:rPr>
                <w:del w:id="9603" w:author="Utente" w:date="2017-06-27T18:01:00Z"/>
                <w:rFonts w:ascii="Arial" w:hAnsi="Arial" w:cs="Arial"/>
              </w:rPr>
            </w:pPr>
            <w:del w:id="9604" w:author="Utente" w:date="2017-06-25T10:35:00Z">
              <w:r w:rsidRPr="00930F4A" w:rsidDel="005F1783">
                <w:rPr>
                  <w:rFonts w:ascii="Arial" w:eastAsia="Calibri" w:hAnsi="Arial" w:cs="Arial"/>
                </w:rPr>
                <w:delText>true</w:delText>
              </w:r>
            </w:del>
          </w:p>
        </w:tc>
      </w:tr>
      <w:tr w:rsidR="005A2227" w:rsidRPr="00930F4A" w:rsidDel="00386B8F" w14:paraId="511151EB" w14:textId="518467E1" w:rsidTr="00386B8F">
        <w:trPr>
          <w:del w:id="9605"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67162" w14:textId="5F12693D" w:rsidR="005A2227" w:rsidRPr="00930F4A" w:rsidDel="00386B8F" w:rsidRDefault="0097053A">
            <w:pPr>
              <w:rPr>
                <w:del w:id="9606" w:author="Utente" w:date="2017-06-27T18:01:00Z"/>
                <w:rFonts w:ascii="Arial" w:hAnsi="Arial" w:cs="Arial"/>
              </w:rPr>
            </w:pPr>
            <w:del w:id="9607"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88429" w14:textId="605C2339" w:rsidR="005A2227" w:rsidRPr="00930F4A" w:rsidDel="00386B8F" w:rsidRDefault="0097053A">
            <w:pPr>
              <w:rPr>
                <w:del w:id="9608" w:author="Utente" w:date="2017-06-27T18:01:00Z"/>
                <w:rFonts w:ascii="Arial" w:hAnsi="Arial" w:cs="Arial"/>
              </w:rPr>
            </w:pPr>
            <w:del w:id="9609"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2DE48" w14:textId="49C02849" w:rsidR="005A2227" w:rsidRPr="00930F4A" w:rsidDel="00386B8F" w:rsidRDefault="0097053A">
            <w:pPr>
              <w:rPr>
                <w:del w:id="9610" w:author="Utente" w:date="2017-06-27T18:01:00Z"/>
                <w:rFonts w:ascii="Arial" w:hAnsi="Arial" w:cs="Arial"/>
              </w:rPr>
            </w:pPr>
            <w:del w:id="9611"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62B47" w14:textId="6BD6458B" w:rsidR="005A2227" w:rsidRPr="00930F4A" w:rsidDel="00386B8F" w:rsidRDefault="0097053A">
            <w:pPr>
              <w:rPr>
                <w:del w:id="9612" w:author="Utente" w:date="2017-06-27T18:01:00Z"/>
                <w:rFonts w:ascii="Arial" w:hAnsi="Arial" w:cs="Arial"/>
              </w:rPr>
            </w:pPr>
            <w:del w:id="9613"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70254" w14:textId="1636DB36" w:rsidR="005A2227" w:rsidRPr="00930F4A" w:rsidDel="00386B8F" w:rsidRDefault="0097053A">
            <w:pPr>
              <w:rPr>
                <w:del w:id="9614" w:author="Utente" w:date="2017-06-27T18:01:00Z"/>
                <w:rFonts w:ascii="Arial" w:hAnsi="Arial" w:cs="Arial"/>
              </w:rPr>
            </w:pPr>
            <w:del w:id="9615" w:author="Utente" w:date="2017-06-25T10:35:00Z">
              <w:r w:rsidRPr="00930F4A" w:rsidDel="005F1783">
                <w:rPr>
                  <w:rFonts w:ascii="Arial" w:eastAsia="Calibri" w:hAnsi="Arial" w:cs="Arial"/>
                </w:rPr>
                <w:delText>true</w:delText>
              </w:r>
            </w:del>
          </w:p>
        </w:tc>
      </w:tr>
      <w:tr w:rsidR="005A2227" w:rsidRPr="00930F4A" w:rsidDel="00386B8F" w14:paraId="1FAA197C" w14:textId="10557103" w:rsidTr="00386B8F">
        <w:trPr>
          <w:del w:id="9616"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07286" w14:textId="5F920498" w:rsidR="005A2227" w:rsidRPr="00930F4A" w:rsidDel="00386B8F" w:rsidRDefault="0097053A">
            <w:pPr>
              <w:rPr>
                <w:del w:id="9617" w:author="Utente" w:date="2017-06-27T18:01:00Z"/>
                <w:rFonts w:ascii="Arial" w:hAnsi="Arial" w:cs="Arial"/>
              </w:rPr>
            </w:pPr>
            <w:del w:id="9618"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376" w14:textId="7FC71D99" w:rsidR="005A2227" w:rsidRPr="00930F4A" w:rsidDel="00386B8F" w:rsidRDefault="0097053A">
            <w:pPr>
              <w:rPr>
                <w:del w:id="9619" w:author="Utente" w:date="2017-06-27T18:01:00Z"/>
                <w:rFonts w:ascii="Arial" w:hAnsi="Arial" w:cs="Arial"/>
              </w:rPr>
            </w:pPr>
            <w:del w:id="9620"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6FC54" w14:textId="14C76362" w:rsidR="005A2227" w:rsidRPr="00930F4A" w:rsidDel="00386B8F" w:rsidRDefault="0097053A">
            <w:pPr>
              <w:rPr>
                <w:del w:id="9621" w:author="Utente" w:date="2017-06-27T18:01:00Z"/>
                <w:rFonts w:ascii="Arial" w:hAnsi="Arial" w:cs="Arial"/>
              </w:rPr>
            </w:pPr>
            <w:del w:id="9622"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B0319" w14:textId="403C5030" w:rsidR="005A2227" w:rsidRPr="00930F4A" w:rsidDel="00386B8F" w:rsidRDefault="0097053A">
            <w:pPr>
              <w:rPr>
                <w:del w:id="9623" w:author="Utente" w:date="2017-06-27T18:01:00Z"/>
                <w:rFonts w:ascii="Arial" w:hAnsi="Arial" w:cs="Arial"/>
              </w:rPr>
            </w:pPr>
            <w:del w:id="9624"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B517" w14:textId="64DD1402" w:rsidR="005A2227" w:rsidRPr="00930F4A" w:rsidDel="00386B8F" w:rsidRDefault="0097053A">
            <w:pPr>
              <w:rPr>
                <w:del w:id="9625" w:author="Utente" w:date="2017-06-27T18:01:00Z"/>
                <w:rFonts w:ascii="Arial" w:hAnsi="Arial" w:cs="Arial"/>
              </w:rPr>
            </w:pPr>
            <w:del w:id="9626" w:author="Utente" w:date="2017-06-25T10:35:00Z">
              <w:r w:rsidRPr="00930F4A" w:rsidDel="005F1783">
                <w:rPr>
                  <w:rFonts w:ascii="Arial" w:eastAsia="Calibri" w:hAnsi="Arial" w:cs="Arial"/>
                </w:rPr>
                <w:delText>false</w:delText>
              </w:r>
            </w:del>
          </w:p>
        </w:tc>
      </w:tr>
      <w:tr w:rsidR="005A2227" w:rsidRPr="00930F4A" w:rsidDel="00386B8F" w14:paraId="7A6C0B75" w14:textId="6D0DCDB0" w:rsidTr="00386B8F">
        <w:trPr>
          <w:del w:id="9627"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073A0" w14:textId="38DD433A" w:rsidR="005A2227" w:rsidRPr="00930F4A" w:rsidDel="00386B8F" w:rsidRDefault="0097053A">
            <w:pPr>
              <w:rPr>
                <w:del w:id="9628" w:author="Utente" w:date="2017-06-27T18:01:00Z"/>
                <w:rFonts w:ascii="Arial" w:hAnsi="Arial" w:cs="Arial"/>
              </w:rPr>
            </w:pPr>
            <w:del w:id="9629"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A934" w14:textId="1B68D852" w:rsidR="005A2227" w:rsidRPr="00930F4A" w:rsidDel="00386B8F" w:rsidRDefault="0097053A">
            <w:pPr>
              <w:rPr>
                <w:del w:id="9630" w:author="Utente" w:date="2017-06-27T18:01:00Z"/>
                <w:rFonts w:ascii="Arial" w:hAnsi="Arial" w:cs="Arial"/>
              </w:rPr>
            </w:pPr>
            <w:del w:id="9631"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7EED5" w14:textId="203F89DF" w:rsidR="005A2227" w:rsidRPr="00930F4A" w:rsidDel="00386B8F" w:rsidRDefault="0097053A">
            <w:pPr>
              <w:rPr>
                <w:del w:id="9632" w:author="Utente" w:date="2017-06-27T18:01:00Z"/>
                <w:rFonts w:ascii="Arial" w:hAnsi="Arial" w:cs="Arial"/>
              </w:rPr>
            </w:pPr>
            <w:del w:id="9633"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22B09" w14:textId="4098FFD0" w:rsidR="005A2227" w:rsidRPr="00930F4A" w:rsidDel="00386B8F" w:rsidRDefault="0097053A">
            <w:pPr>
              <w:rPr>
                <w:del w:id="9634" w:author="Utente" w:date="2017-06-27T18:01:00Z"/>
                <w:rFonts w:ascii="Arial" w:hAnsi="Arial" w:cs="Arial"/>
              </w:rPr>
            </w:pPr>
            <w:del w:id="9635"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9C0F4" w14:textId="489A9332" w:rsidR="005A2227" w:rsidRPr="00930F4A" w:rsidDel="00386B8F" w:rsidRDefault="0097053A">
            <w:pPr>
              <w:rPr>
                <w:del w:id="9636" w:author="Utente" w:date="2017-06-27T18:01:00Z"/>
                <w:rFonts w:ascii="Arial" w:hAnsi="Arial" w:cs="Arial"/>
              </w:rPr>
            </w:pPr>
            <w:del w:id="9637" w:author="Utente" w:date="2017-06-25T10:35:00Z">
              <w:r w:rsidRPr="00930F4A" w:rsidDel="005F1783">
                <w:rPr>
                  <w:rFonts w:ascii="Arial" w:eastAsia="Calibri" w:hAnsi="Arial" w:cs="Arial"/>
                </w:rPr>
                <w:delText>true</w:delText>
              </w:r>
            </w:del>
          </w:p>
        </w:tc>
      </w:tr>
      <w:tr w:rsidR="005A2227" w:rsidRPr="00930F4A" w:rsidDel="00386B8F" w14:paraId="0D3F5E51" w14:textId="40C39D9E" w:rsidTr="00386B8F">
        <w:trPr>
          <w:del w:id="9638"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077E6" w14:textId="4598C1B0" w:rsidR="005A2227" w:rsidRPr="00930F4A" w:rsidDel="00386B8F" w:rsidRDefault="0097053A">
            <w:pPr>
              <w:rPr>
                <w:del w:id="9639" w:author="Utente" w:date="2017-06-27T18:01:00Z"/>
                <w:rFonts w:ascii="Arial" w:hAnsi="Arial" w:cs="Arial"/>
              </w:rPr>
            </w:pPr>
            <w:del w:id="9640"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477B7" w14:textId="104B543B" w:rsidR="005A2227" w:rsidRPr="00930F4A" w:rsidDel="00386B8F" w:rsidRDefault="0097053A">
            <w:pPr>
              <w:rPr>
                <w:del w:id="9641" w:author="Utente" w:date="2017-06-27T18:01:00Z"/>
                <w:rFonts w:ascii="Arial" w:hAnsi="Arial" w:cs="Arial"/>
              </w:rPr>
            </w:pPr>
            <w:del w:id="9642"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1740F" w14:textId="34EB265D" w:rsidR="005A2227" w:rsidRPr="00930F4A" w:rsidDel="00386B8F" w:rsidRDefault="0097053A">
            <w:pPr>
              <w:rPr>
                <w:del w:id="9643" w:author="Utente" w:date="2017-06-27T18:01:00Z"/>
                <w:rFonts w:ascii="Arial" w:hAnsi="Arial" w:cs="Arial"/>
              </w:rPr>
            </w:pPr>
            <w:del w:id="9644"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E2F59" w14:textId="3C2B89D7" w:rsidR="005A2227" w:rsidRPr="00930F4A" w:rsidDel="00386B8F" w:rsidRDefault="0097053A">
            <w:pPr>
              <w:rPr>
                <w:del w:id="9645" w:author="Utente" w:date="2017-06-27T18:01:00Z"/>
                <w:rFonts w:ascii="Arial" w:hAnsi="Arial" w:cs="Arial"/>
              </w:rPr>
            </w:pPr>
            <w:del w:id="9646"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B699C" w14:textId="6D53BE97" w:rsidR="005A2227" w:rsidRPr="00930F4A" w:rsidDel="00386B8F" w:rsidRDefault="0097053A">
            <w:pPr>
              <w:rPr>
                <w:del w:id="9647" w:author="Utente" w:date="2017-06-27T18:01:00Z"/>
                <w:rFonts w:ascii="Arial" w:hAnsi="Arial" w:cs="Arial"/>
              </w:rPr>
            </w:pPr>
            <w:del w:id="9648" w:author="Utente" w:date="2017-06-25T10:35:00Z">
              <w:r w:rsidRPr="00930F4A" w:rsidDel="005F1783">
                <w:rPr>
                  <w:rFonts w:ascii="Arial" w:eastAsia="Calibri" w:hAnsi="Arial" w:cs="Arial"/>
                </w:rPr>
                <w:delText>true</w:delText>
              </w:r>
            </w:del>
            <w:ins w:id="9649" w:author="Laura Viignola" w:date="2017-05-10T16:42:00Z">
              <w:del w:id="9650" w:author="Utente" w:date="2017-06-25T10:35:00Z">
                <w:r w:rsidR="00DD271A" w:rsidRPr="00930F4A" w:rsidDel="005F1783">
                  <w:rPr>
                    <w:rFonts w:ascii="Arial" w:eastAsia="Calibri" w:hAnsi="Arial" w:cs="Arial"/>
                  </w:rPr>
                  <w:delText>false</w:delText>
                </w:r>
              </w:del>
            </w:ins>
          </w:p>
        </w:tc>
      </w:tr>
    </w:tbl>
    <w:p w14:paraId="5311F854" w14:textId="77777777" w:rsidR="005A2227" w:rsidRPr="00E352EF" w:rsidRDefault="005A2227"/>
    <w:p w14:paraId="1948CE20" w14:textId="0A20A2C9" w:rsidR="00FC02BF" w:rsidRPr="00930F4A" w:rsidRDefault="00FC02BF" w:rsidP="00FC02BF">
      <w:pPr>
        <w:rPr>
          <w:ins w:id="9651" w:author="Utente" w:date="2017-06-25T10:36:00Z"/>
          <w:rFonts w:ascii="Arial" w:eastAsia="Calibri" w:hAnsi="Arial" w:cs="Arial"/>
          <w:b/>
        </w:rPr>
      </w:pPr>
      <w:ins w:id="9652" w:author="Utente" w:date="2017-06-25T10:36:00Z">
        <w:r w:rsidRPr="00871D7C">
          <w:rPr>
            <w:rFonts w:ascii="Cambria" w:eastAsia="Calibri" w:hAnsi="Cambria" w:cs="Calibri"/>
            <w:i/>
          </w:rPr>
          <w:t>Example</w:t>
        </w:r>
      </w:ins>
      <w:ins w:id="9653" w:author="Utente" w:date="2017-06-27T18:01:00Z">
        <w:r w:rsidR="00386B8F">
          <w:rPr>
            <w:rFonts w:ascii="Cambria" w:eastAsia="Calibri" w:hAnsi="Cambria" w:cs="Calibri"/>
            <w:i/>
          </w:rPr>
          <w:t xml:space="preserve"> </w:t>
        </w:r>
      </w:ins>
      <w:ins w:id="9654" w:author="Utente" w:date="2017-06-25T10:36: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ns w:id="9655" w:author="Utente" w:date="2017-06-27T18:02:00Z">
        <w:r w:rsidR="00386B8F">
          <w:rPr>
            <w:rFonts w:ascii="Arial" w:eastAsia="Calibri" w:hAnsi="Arial" w:cs="Arial"/>
            <w:b/>
          </w:rPr>
          <w:t xml:space="preserve"> </w:t>
        </w:r>
      </w:ins>
      <w:ins w:id="9656" w:author="Utente" w:date="2017-06-25T10:36:00Z">
        <w:r w:rsidRPr="00930F4A">
          <w:rPr>
            <w:rFonts w:ascii="Arial" w:eastAsia="Calibri" w:hAnsi="Arial" w:cs="Arial"/>
          </w:rPr>
          <w:t>DS_1</w:t>
        </w:r>
        <w:r w:rsidRPr="00930F4A">
          <w:rPr>
            <w:rFonts w:ascii="Arial" w:eastAsia="Calibri" w:hAnsi="Arial" w:cs="Arial"/>
            <w:b/>
          </w:rPr>
          <w:t>[</w:t>
        </w:r>
      </w:ins>
      <w:ins w:id="9657" w:author="Utente" w:date="2017-06-27T18:01:00Z">
        <w:r w:rsidR="00386B8F">
          <w:rPr>
            <w:rFonts w:ascii="Arial" w:eastAsia="Calibri" w:hAnsi="Arial" w:cs="Arial"/>
            <w:b/>
          </w:rPr>
          <w:t xml:space="preserve"> </w:t>
        </w:r>
      </w:ins>
      <w:ins w:id="9658" w:author="Utente" w:date="2017-06-25T10:36:00Z">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Pr="00930F4A">
          <w:rPr>
            <w:rFonts w:ascii="Arial" w:eastAsia="Calibri" w:hAnsi="Arial" w:cs="Arial"/>
            <w:b/>
          </w:rPr>
          <w:t xml:space="preserve"> or </w:t>
        </w:r>
        <w:r w:rsidRPr="00930F4A">
          <w:rPr>
            <w:rFonts w:ascii="Arial" w:eastAsia="Calibri" w:hAnsi="Arial" w:cs="Arial"/>
          </w:rPr>
          <w:t>true</w:t>
        </w:r>
        <w:r w:rsidRPr="00930F4A">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FC02BF" w:rsidRPr="00930F4A" w14:paraId="46732574" w14:textId="77777777" w:rsidTr="00E822CA">
        <w:trPr>
          <w:ins w:id="9659" w:author="Utente" w:date="2017-06-25T10:36: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73E70A" w14:textId="29472084" w:rsidR="00FC02BF" w:rsidRPr="00930F4A" w:rsidRDefault="00FC02BF" w:rsidP="00E822CA">
            <w:pPr>
              <w:rPr>
                <w:ins w:id="9660" w:author="Utente" w:date="2017-06-25T10:36:00Z"/>
                <w:rFonts w:ascii="Arial" w:eastAsia="Calibri" w:hAnsi="Arial" w:cs="Arial"/>
              </w:rPr>
            </w:pPr>
            <w:ins w:id="9661" w:author="Utente" w:date="2017-06-25T10:36:00Z">
              <w:r w:rsidRPr="00930F4A">
                <w:rPr>
                  <w:rFonts w:ascii="Arial" w:eastAsia="Calibri" w:hAnsi="Arial" w:cs="Arial"/>
                </w:rPr>
                <w:t>DS_r</w:t>
              </w:r>
            </w:ins>
          </w:p>
        </w:tc>
      </w:tr>
      <w:tr w:rsidR="00FC02BF" w:rsidRPr="00930F4A" w14:paraId="6DAC7C2A" w14:textId="77777777" w:rsidTr="00FC02BF">
        <w:trPr>
          <w:ins w:id="9662" w:author="Utente" w:date="2017-06-25T10:36: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A709D2B" w14:textId="77777777" w:rsidR="00FC02BF" w:rsidRPr="00930F4A" w:rsidRDefault="00FC02BF" w:rsidP="00E822CA">
            <w:pPr>
              <w:rPr>
                <w:ins w:id="9663" w:author="Utente" w:date="2017-06-25T10:36:00Z"/>
                <w:rFonts w:ascii="Arial" w:hAnsi="Arial" w:cs="Arial"/>
              </w:rPr>
            </w:pPr>
            <w:ins w:id="9664" w:author="Utente" w:date="2017-06-25T10:36: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D4A6624" w14:textId="77777777" w:rsidR="00FC02BF" w:rsidRPr="00930F4A" w:rsidRDefault="00FC02BF" w:rsidP="00E822CA">
            <w:pPr>
              <w:rPr>
                <w:ins w:id="9665" w:author="Utente" w:date="2017-06-25T10:36:00Z"/>
                <w:rFonts w:ascii="Arial" w:hAnsi="Arial" w:cs="Arial"/>
              </w:rPr>
            </w:pPr>
            <w:ins w:id="9666" w:author="Utente" w:date="2017-06-25T10:36: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3D6606" w14:textId="77777777" w:rsidR="00FC02BF" w:rsidRPr="00930F4A" w:rsidRDefault="00FC02BF" w:rsidP="00E822CA">
            <w:pPr>
              <w:rPr>
                <w:ins w:id="9667" w:author="Utente" w:date="2017-06-25T10:36:00Z"/>
                <w:rFonts w:ascii="Arial" w:hAnsi="Arial" w:cs="Arial"/>
              </w:rPr>
            </w:pPr>
            <w:ins w:id="9668" w:author="Utente" w:date="2017-06-25T10:36: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7F99B7" w14:textId="77777777" w:rsidR="00FC02BF" w:rsidRPr="00930F4A" w:rsidRDefault="00FC02BF" w:rsidP="00E822CA">
            <w:pPr>
              <w:rPr>
                <w:ins w:id="9669" w:author="Utente" w:date="2017-06-25T10:36:00Z"/>
                <w:rFonts w:ascii="Arial" w:hAnsi="Arial" w:cs="Arial"/>
              </w:rPr>
            </w:pPr>
            <w:ins w:id="9670" w:author="Utente" w:date="2017-06-25T10:36:00Z">
              <w:r w:rsidRPr="00930F4A">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3901C1" w14:textId="77777777" w:rsidR="00FC02BF" w:rsidRPr="00930F4A" w:rsidRDefault="00FC02BF" w:rsidP="00E822CA">
            <w:pPr>
              <w:rPr>
                <w:ins w:id="9671" w:author="Utente" w:date="2017-06-25T10:36:00Z"/>
                <w:rFonts w:ascii="Arial" w:hAnsi="Arial" w:cs="Arial"/>
              </w:rPr>
            </w:pPr>
            <w:ins w:id="9672" w:author="Utente" w:date="2017-06-25T10:36:00Z">
              <w:r w:rsidRPr="00930F4A">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2805481E" w14:textId="77777777" w:rsidR="00FC02BF" w:rsidRPr="00930F4A" w:rsidRDefault="00FC02BF" w:rsidP="00E822CA">
            <w:pPr>
              <w:rPr>
                <w:ins w:id="9673" w:author="Utente" w:date="2017-06-25T10:36:00Z"/>
                <w:rFonts w:ascii="Arial" w:eastAsia="Calibri" w:hAnsi="Arial" w:cs="Arial"/>
                <w:b/>
                <w:shd w:val="clear" w:color="auto" w:fill="C6D9F1"/>
              </w:rPr>
            </w:pPr>
            <w:ins w:id="9674" w:author="Utente" w:date="2017-06-25T10:36:00Z">
              <w:r w:rsidRPr="00930F4A">
                <w:rPr>
                  <w:rFonts w:ascii="Arial" w:eastAsia="Calibri" w:hAnsi="Arial" w:cs="Arial"/>
                  <w:b/>
                  <w:shd w:val="clear" w:color="auto" w:fill="C6D9F1"/>
                </w:rPr>
                <w:t>Me_2</w:t>
              </w:r>
            </w:ins>
          </w:p>
        </w:tc>
      </w:tr>
      <w:tr w:rsidR="00FC02BF" w:rsidRPr="00930F4A" w14:paraId="0C418867" w14:textId="77777777" w:rsidTr="00FC02BF">
        <w:trPr>
          <w:ins w:id="9675"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44C39" w14:textId="77777777" w:rsidR="00FC02BF" w:rsidRPr="00930F4A" w:rsidRDefault="00FC02BF" w:rsidP="00E822CA">
            <w:pPr>
              <w:rPr>
                <w:ins w:id="9676" w:author="Utente" w:date="2017-06-25T10:36:00Z"/>
                <w:rFonts w:ascii="Arial" w:hAnsi="Arial" w:cs="Arial"/>
              </w:rPr>
            </w:pPr>
            <w:ins w:id="9677"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CEF03" w14:textId="77777777" w:rsidR="00FC02BF" w:rsidRPr="00930F4A" w:rsidRDefault="00FC02BF" w:rsidP="00E822CA">
            <w:pPr>
              <w:rPr>
                <w:ins w:id="9678" w:author="Utente" w:date="2017-06-25T10:36:00Z"/>
                <w:rFonts w:ascii="Arial" w:hAnsi="Arial" w:cs="Arial"/>
              </w:rPr>
            </w:pPr>
            <w:ins w:id="9679"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2ACA" w14:textId="77777777" w:rsidR="00FC02BF" w:rsidRPr="00930F4A" w:rsidRDefault="00FC02BF" w:rsidP="00E822CA">
            <w:pPr>
              <w:rPr>
                <w:ins w:id="9680" w:author="Utente" w:date="2017-06-25T10:36:00Z"/>
                <w:rFonts w:ascii="Arial" w:hAnsi="Arial" w:cs="Arial"/>
              </w:rPr>
            </w:pPr>
            <w:ins w:id="9681"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88C62" w14:textId="77777777" w:rsidR="00FC02BF" w:rsidRPr="00930F4A" w:rsidRDefault="00FC02BF" w:rsidP="00E822CA">
            <w:pPr>
              <w:rPr>
                <w:ins w:id="9682" w:author="Utente" w:date="2017-06-25T10:36:00Z"/>
                <w:rFonts w:ascii="Arial" w:hAnsi="Arial" w:cs="Arial"/>
              </w:rPr>
            </w:pPr>
            <w:ins w:id="9683"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E4EF6" w14:textId="77777777" w:rsidR="00FC02BF" w:rsidRPr="00930F4A" w:rsidRDefault="00FC02BF" w:rsidP="00E822CA">
            <w:pPr>
              <w:rPr>
                <w:ins w:id="9684" w:author="Utente" w:date="2017-06-25T10:36:00Z"/>
                <w:rFonts w:ascii="Arial" w:hAnsi="Arial" w:cs="Arial"/>
              </w:rPr>
            </w:pPr>
            <w:ins w:id="9685"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B281885" w14:textId="77777777" w:rsidR="00FC02BF" w:rsidRPr="00930F4A" w:rsidRDefault="00FC02BF" w:rsidP="00E822CA">
            <w:pPr>
              <w:rPr>
                <w:ins w:id="9686" w:author="Utente" w:date="2017-06-25T10:36:00Z"/>
                <w:rFonts w:ascii="Arial" w:eastAsia="Calibri" w:hAnsi="Arial" w:cs="Arial"/>
              </w:rPr>
            </w:pPr>
            <w:ins w:id="9687" w:author="Utente" w:date="2017-06-25T10:36:00Z">
              <w:r w:rsidRPr="00930F4A">
                <w:rPr>
                  <w:rFonts w:ascii="Arial" w:eastAsia="Calibri" w:hAnsi="Arial" w:cs="Arial"/>
                </w:rPr>
                <w:t>true</w:t>
              </w:r>
            </w:ins>
          </w:p>
        </w:tc>
      </w:tr>
      <w:tr w:rsidR="00FC02BF" w:rsidRPr="00930F4A" w14:paraId="4E98563A" w14:textId="77777777" w:rsidTr="00FC02BF">
        <w:trPr>
          <w:ins w:id="9688"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1A81FA" w14:textId="77777777" w:rsidR="00FC02BF" w:rsidRPr="00930F4A" w:rsidRDefault="00FC02BF" w:rsidP="00E822CA">
            <w:pPr>
              <w:rPr>
                <w:ins w:id="9689" w:author="Utente" w:date="2017-06-25T10:36:00Z"/>
                <w:rFonts w:ascii="Arial" w:hAnsi="Arial" w:cs="Arial"/>
              </w:rPr>
            </w:pPr>
            <w:ins w:id="9690"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93441" w14:textId="77777777" w:rsidR="00FC02BF" w:rsidRPr="00930F4A" w:rsidRDefault="00FC02BF" w:rsidP="00E822CA">
            <w:pPr>
              <w:rPr>
                <w:ins w:id="9691" w:author="Utente" w:date="2017-06-25T10:36:00Z"/>
                <w:rFonts w:ascii="Arial" w:hAnsi="Arial" w:cs="Arial"/>
              </w:rPr>
            </w:pPr>
            <w:ins w:id="9692"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72B0" w14:textId="77777777" w:rsidR="00FC02BF" w:rsidRPr="00930F4A" w:rsidRDefault="00FC02BF" w:rsidP="00E822CA">
            <w:pPr>
              <w:rPr>
                <w:ins w:id="9693" w:author="Utente" w:date="2017-06-25T10:36:00Z"/>
                <w:rFonts w:ascii="Arial" w:hAnsi="Arial" w:cs="Arial"/>
              </w:rPr>
            </w:pPr>
            <w:ins w:id="9694"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A91F2" w14:textId="77777777" w:rsidR="00FC02BF" w:rsidRPr="00930F4A" w:rsidRDefault="00FC02BF" w:rsidP="00E822CA">
            <w:pPr>
              <w:rPr>
                <w:ins w:id="9695" w:author="Utente" w:date="2017-06-25T10:36:00Z"/>
                <w:rFonts w:ascii="Arial" w:hAnsi="Arial" w:cs="Arial"/>
              </w:rPr>
            </w:pPr>
            <w:ins w:id="9696"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DB9BF" w14:textId="77777777" w:rsidR="00FC02BF" w:rsidRPr="00930F4A" w:rsidRDefault="00FC02BF" w:rsidP="00E822CA">
            <w:pPr>
              <w:rPr>
                <w:ins w:id="9697" w:author="Utente" w:date="2017-06-25T10:36:00Z"/>
                <w:rFonts w:ascii="Arial" w:hAnsi="Arial" w:cs="Arial"/>
              </w:rPr>
            </w:pPr>
            <w:ins w:id="9698"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6E0B9D24" w14:textId="20F6A3D5" w:rsidR="00FC02BF" w:rsidRPr="00930F4A" w:rsidRDefault="00FC02BF" w:rsidP="00E822CA">
            <w:pPr>
              <w:rPr>
                <w:ins w:id="9699" w:author="Utente" w:date="2017-06-25T10:36:00Z"/>
                <w:rFonts w:ascii="Arial" w:eastAsia="Calibri" w:hAnsi="Arial" w:cs="Arial"/>
              </w:rPr>
            </w:pPr>
            <w:ins w:id="9700" w:author="Utente" w:date="2017-06-25T10:36:00Z">
              <w:r w:rsidRPr="00930F4A">
                <w:rPr>
                  <w:rFonts w:ascii="Arial" w:eastAsia="Calibri" w:hAnsi="Arial" w:cs="Arial"/>
                </w:rPr>
                <w:t>true</w:t>
              </w:r>
            </w:ins>
          </w:p>
        </w:tc>
      </w:tr>
      <w:tr w:rsidR="00FC02BF" w:rsidRPr="00930F4A" w14:paraId="4B8DEE67" w14:textId="77777777" w:rsidTr="00FC02BF">
        <w:trPr>
          <w:ins w:id="9701"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DB7E" w14:textId="77777777" w:rsidR="00FC02BF" w:rsidRPr="00930F4A" w:rsidRDefault="00FC02BF" w:rsidP="00E822CA">
            <w:pPr>
              <w:rPr>
                <w:ins w:id="9702" w:author="Utente" w:date="2017-06-25T10:36:00Z"/>
                <w:rFonts w:ascii="Arial" w:hAnsi="Arial" w:cs="Arial"/>
              </w:rPr>
            </w:pPr>
            <w:ins w:id="9703"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1443D" w14:textId="77777777" w:rsidR="00FC02BF" w:rsidRPr="00930F4A" w:rsidRDefault="00FC02BF" w:rsidP="00E822CA">
            <w:pPr>
              <w:rPr>
                <w:ins w:id="9704" w:author="Utente" w:date="2017-06-25T10:36:00Z"/>
                <w:rFonts w:ascii="Arial" w:hAnsi="Arial" w:cs="Arial"/>
              </w:rPr>
            </w:pPr>
            <w:ins w:id="9705"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83E5B2" w14:textId="77777777" w:rsidR="00FC02BF" w:rsidRPr="00930F4A" w:rsidRDefault="00FC02BF" w:rsidP="00E822CA">
            <w:pPr>
              <w:rPr>
                <w:ins w:id="9706" w:author="Utente" w:date="2017-06-25T10:36:00Z"/>
                <w:rFonts w:ascii="Arial" w:hAnsi="Arial" w:cs="Arial"/>
              </w:rPr>
            </w:pPr>
            <w:ins w:id="9707"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FE284" w14:textId="77777777" w:rsidR="00FC02BF" w:rsidRPr="00930F4A" w:rsidRDefault="00FC02BF" w:rsidP="00E822CA">
            <w:pPr>
              <w:rPr>
                <w:ins w:id="9708" w:author="Utente" w:date="2017-06-25T10:36:00Z"/>
                <w:rFonts w:ascii="Arial" w:hAnsi="Arial" w:cs="Arial"/>
              </w:rPr>
            </w:pPr>
            <w:ins w:id="9709"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9761" w14:textId="77777777" w:rsidR="00FC02BF" w:rsidRPr="00930F4A" w:rsidRDefault="00FC02BF" w:rsidP="00E822CA">
            <w:pPr>
              <w:rPr>
                <w:ins w:id="9710" w:author="Utente" w:date="2017-06-25T10:36:00Z"/>
                <w:rFonts w:ascii="Arial" w:hAnsi="Arial" w:cs="Arial"/>
              </w:rPr>
            </w:pPr>
            <w:ins w:id="9711"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7C92B47" w14:textId="2ED6E41A" w:rsidR="00FC02BF" w:rsidRPr="00930F4A" w:rsidRDefault="00FC02BF" w:rsidP="00E822CA">
            <w:pPr>
              <w:rPr>
                <w:ins w:id="9712" w:author="Utente" w:date="2017-06-25T10:36:00Z"/>
                <w:rFonts w:ascii="Arial" w:eastAsia="Calibri" w:hAnsi="Arial" w:cs="Arial"/>
              </w:rPr>
            </w:pPr>
            <w:ins w:id="9713" w:author="Utente" w:date="2017-06-25T10:36:00Z">
              <w:r w:rsidRPr="00930F4A">
                <w:rPr>
                  <w:rFonts w:ascii="Arial" w:eastAsia="Calibri" w:hAnsi="Arial" w:cs="Arial"/>
                </w:rPr>
                <w:t>true</w:t>
              </w:r>
            </w:ins>
          </w:p>
        </w:tc>
      </w:tr>
      <w:tr w:rsidR="00FC02BF" w:rsidRPr="00930F4A" w14:paraId="41A6BF24" w14:textId="77777777" w:rsidTr="00FC02BF">
        <w:trPr>
          <w:ins w:id="9714"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FB452" w14:textId="77777777" w:rsidR="00FC02BF" w:rsidRPr="00930F4A" w:rsidRDefault="00FC02BF" w:rsidP="00E822CA">
            <w:pPr>
              <w:rPr>
                <w:ins w:id="9715" w:author="Utente" w:date="2017-06-25T10:36:00Z"/>
                <w:rFonts w:ascii="Arial" w:hAnsi="Arial" w:cs="Arial"/>
              </w:rPr>
            </w:pPr>
            <w:ins w:id="9716"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56B87" w14:textId="77777777" w:rsidR="00FC02BF" w:rsidRPr="00930F4A" w:rsidRDefault="00FC02BF" w:rsidP="00E822CA">
            <w:pPr>
              <w:rPr>
                <w:ins w:id="9717" w:author="Utente" w:date="2017-06-25T10:36:00Z"/>
                <w:rFonts w:ascii="Arial" w:hAnsi="Arial" w:cs="Arial"/>
              </w:rPr>
            </w:pPr>
            <w:ins w:id="9718"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B0DA9" w14:textId="77777777" w:rsidR="00FC02BF" w:rsidRPr="00930F4A" w:rsidRDefault="00FC02BF" w:rsidP="00E822CA">
            <w:pPr>
              <w:rPr>
                <w:ins w:id="9719" w:author="Utente" w:date="2017-06-25T10:36:00Z"/>
                <w:rFonts w:ascii="Arial" w:hAnsi="Arial" w:cs="Arial"/>
              </w:rPr>
            </w:pPr>
            <w:ins w:id="9720"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7CA4A" w14:textId="77777777" w:rsidR="00FC02BF" w:rsidRPr="00930F4A" w:rsidRDefault="00FC02BF" w:rsidP="00E822CA">
            <w:pPr>
              <w:rPr>
                <w:ins w:id="9721" w:author="Utente" w:date="2017-06-25T10:36:00Z"/>
                <w:rFonts w:ascii="Arial" w:hAnsi="Arial" w:cs="Arial"/>
              </w:rPr>
            </w:pPr>
            <w:ins w:id="9722"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82DB5" w14:textId="77777777" w:rsidR="00FC02BF" w:rsidRPr="00930F4A" w:rsidRDefault="00FC02BF" w:rsidP="00E822CA">
            <w:pPr>
              <w:rPr>
                <w:ins w:id="9723" w:author="Utente" w:date="2017-06-25T10:36:00Z"/>
                <w:rFonts w:ascii="Arial" w:hAnsi="Arial" w:cs="Arial"/>
              </w:rPr>
            </w:pPr>
            <w:ins w:id="9724"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71E54C4" w14:textId="74E4D114" w:rsidR="00FC02BF" w:rsidRPr="00930F4A" w:rsidRDefault="00FC02BF" w:rsidP="00E822CA">
            <w:pPr>
              <w:rPr>
                <w:ins w:id="9725" w:author="Utente" w:date="2017-06-25T10:36:00Z"/>
                <w:rFonts w:ascii="Arial" w:eastAsia="Calibri" w:hAnsi="Arial" w:cs="Arial"/>
              </w:rPr>
            </w:pPr>
            <w:ins w:id="9726" w:author="Utente" w:date="2017-06-25T10:36:00Z">
              <w:r w:rsidRPr="00930F4A">
                <w:rPr>
                  <w:rFonts w:ascii="Arial" w:eastAsia="Calibri" w:hAnsi="Arial" w:cs="Arial"/>
                </w:rPr>
                <w:t>true</w:t>
              </w:r>
            </w:ins>
          </w:p>
        </w:tc>
      </w:tr>
      <w:tr w:rsidR="00FC02BF" w:rsidRPr="00930F4A" w14:paraId="2F2AFE28" w14:textId="77777777" w:rsidTr="00FC02BF">
        <w:trPr>
          <w:ins w:id="9727"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F9D0C" w14:textId="77777777" w:rsidR="00FC02BF" w:rsidRPr="00930F4A" w:rsidRDefault="00FC02BF" w:rsidP="00E822CA">
            <w:pPr>
              <w:rPr>
                <w:ins w:id="9728" w:author="Utente" w:date="2017-06-25T10:36:00Z"/>
                <w:rFonts w:ascii="Arial" w:hAnsi="Arial" w:cs="Arial"/>
              </w:rPr>
            </w:pPr>
            <w:ins w:id="9729"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8AE73" w14:textId="77777777" w:rsidR="00FC02BF" w:rsidRPr="00930F4A" w:rsidRDefault="00FC02BF" w:rsidP="00E822CA">
            <w:pPr>
              <w:rPr>
                <w:ins w:id="9730" w:author="Utente" w:date="2017-06-25T10:36:00Z"/>
                <w:rFonts w:ascii="Arial" w:hAnsi="Arial" w:cs="Arial"/>
              </w:rPr>
            </w:pPr>
            <w:ins w:id="9731"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94A7F" w14:textId="77777777" w:rsidR="00FC02BF" w:rsidRPr="00930F4A" w:rsidRDefault="00FC02BF" w:rsidP="00E822CA">
            <w:pPr>
              <w:rPr>
                <w:ins w:id="9732" w:author="Utente" w:date="2017-06-25T10:36:00Z"/>
                <w:rFonts w:ascii="Arial" w:hAnsi="Arial" w:cs="Arial"/>
              </w:rPr>
            </w:pPr>
            <w:ins w:id="9733"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BA003" w14:textId="77777777" w:rsidR="00FC02BF" w:rsidRPr="00930F4A" w:rsidRDefault="00FC02BF" w:rsidP="00E822CA">
            <w:pPr>
              <w:rPr>
                <w:ins w:id="9734" w:author="Utente" w:date="2017-06-25T10:36:00Z"/>
                <w:rFonts w:ascii="Arial" w:hAnsi="Arial" w:cs="Arial"/>
              </w:rPr>
            </w:pPr>
            <w:ins w:id="9735"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65D91" w14:textId="77777777" w:rsidR="00FC02BF" w:rsidRPr="00930F4A" w:rsidRDefault="00FC02BF" w:rsidP="00E822CA">
            <w:pPr>
              <w:rPr>
                <w:ins w:id="9736" w:author="Utente" w:date="2017-06-25T10:36:00Z"/>
                <w:rFonts w:ascii="Arial" w:hAnsi="Arial" w:cs="Arial"/>
              </w:rPr>
            </w:pPr>
            <w:ins w:id="9737"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7FB072A4" w14:textId="721A07A8" w:rsidR="00FC02BF" w:rsidRPr="00930F4A" w:rsidRDefault="00FC02BF" w:rsidP="00E822CA">
            <w:pPr>
              <w:rPr>
                <w:ins w:id="9738" w:author="Utente" w:date="2017-06-25T10:36:00Z"/>
                <w:rFonts w:ascii="Arial" w:eastAsia="Calibri" w:hAnsi="Arial" w:cs="Arial"/>
              </w:rPr>
            </w:pPr>
            <w:ins w:id="9739" w:author="Utente" w:date="2017-06-25T10:36:00Z">
              <w:r w:rsidRPr="00930F4A">
                <w:rPr>
                  <w:rFonts w:ascii="Arial" w:eastAsia="Calibri" w:hAnsi="Arial" w:cs="Arial"/>
                </w:rPr>
                <w:t>true</w:t>
              </w:r>
            </w:ins>
          </w:p>
        </w:tc>
      </w:tr>
      <w:tr w:rsidR="00FC02BF" w:rsidRPr="00930F4A" w14:paraId="6018F74C" w14:textId="77777777" w:rsidTr="00FC02BF">
        <w:trPr>
          <w:ins w:id="9740"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512AF" w14:textId="77777777" w:rsidR="00FC02BF" w:rsidRPr="00930F4A" w:rsidRDefault="00FC02BF" w:rsidP="00E822CA">
            <w:pPr>
              <w:rPr>
                <w:ins w:id="9741" w:author="Utente" w:date="2017-06-25T10:36:00Z"/>
                <w:rFonts w:ascii="Arial" w:hAnsi="Arial" w:cs="Arial"/>
              </w:rPr>
            </w:pPr>
            <w:ins w:id="9742"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8A885D" w14:textId="77777777" w:rsidR="00FC02BF" w:rsidRPr="00930F4A" w:rsidRDefault="00FC02BF" w:rsidP="00E822CA">
            <w:pPr>
              <w:rPr>
                <w:ins w:id="9743" w:author="Utente" w:date="2017-06-25T10:36:00Z"/>
                <w:rFonts w:ascii="Arial" w:hAnsi="Arial" w:cs="Arial"/>
              </w:rPr>
            </w:pPr>
            <w:ins w:id="9744"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E0184" w14:textId="77777777" w:rsidR="00FC02BF" w:rsidRPr="00930F4A" w:rsidRDefault="00FC02BF" w:rsidP="00E822CA">
            <w:pPr>
              <w:rPr>
                <w:ins w:id="9745" w:author="Utente" w:date="2017-06-25T10:36:00Z"/>
                <w:rFonts w:ascii="Arial" w:hAnsi="Arial" w:cs="Arial"/>
              </w:rPr>
            </w:pPr>
            <w:ins w:id="9746"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D2BD2" w14:textId="77777777" w:rsidR="00FC02BF" w:rsidRPr="00930F4A" w:rsidRDefault="00FC02BF" w:rsidP="00E822CA">
            <w:pPr>
              <w:rPr>
                <w:ins w:id="9747" w:author="Utente" w:date="2017-06-25T10:36:00Z"/>
                <w:rFonts w:ascii="Arial" w:hAnsi="Arial" w:cs="Arial"/>
              </w:rPr>
            </w:pPr>
            <w:ins w:id="9748"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715B1" w14:textId="77777777" w:rsidR="00FC02BF" w:rsidRPr="00930F4A" w:rsidRDefault="00FC02BF" w:rsidP="00E822CA">
            <w:pPr>
              <w:rPr>
                <w:ins w:id="9749" w:author="Utente" w:date="2017-06-25T10:36:00Z"/>
                <w:rFonts w:ascii="Arial" w:hAnsi="Arial" w:cs="Arial"/>
              </w:rPr>
            </w:pPr>
            <w:ins w:id="9750"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588119F" w14:textId="24D2FA72" w:rsidR="00FC02BF" w:rsidRPr="00930F4A" w:rsidRDefault="00FC02BF" w:rsidP="00E822CA">
            <w:pPr>
              <w:rPr>
                <w:ins w:id="9751" w:author="Utente" w:date="2017-06-25T10:36:00Z"/>
                <w:rFonts w:ascii="Arial" w:eastAsia="Calibri" w:hAnsi="Arial" w:cs="Arial"/>
              </w:rPr>
            </w:pPr>
            <w:ins w:id="9752" w:author="Utente" w:date="2017-06-25T10:36:00Z">
              <w:r w:rsidRPr="00930F4A">
                <w:rPr>
                  <w:rFonts w:ascii="Arial" w:eastAsia="Calibri" w:hAnsi="Arial" w:cs="Arial"/>
                </w:rPr>
                <w:t>true</w:t>
              </w:r>
            </w:ins>
          </w:p>
        </w:tc>
      </w:tr>
    </w:tbl>
    <w:p w14:paraId="5AF1B938" w14:textId="77777777" w:rsidR="00FC02BF" w:rsidRPr="00930F4A" w:rsidRDefault="00FC02BF" w:rsidP="00FC02BF">
      <w:pPr>
        <w:rPr>
          <w:ins w:id="9753" w:author="Utente" w:date="2017-06-25T10:36:00Z"/>
          <w:rFonts w:ascii="Arial" w:hAnsi="Arial" w:cs="Arial"/>
        </w:rPr>
      </w:pPr>
    </w:p>
    <w:p w14:paraId="7370A37A" w14:textId="77777777" w:rsidR="005A2227" w:rsidRPr="00E352EF" w:rsidRDefault="005A2227"/>
    <w:p w14:paraId="433C6DEA" w14:textId="1B8C4EA3" w:rsidR="005A2227" w:rsidRPr="00E352EF" w:rsidRDefault="00FC02BF" w:rsidP="00A667AB">
      <w:pPr>
        <w:pStyle w:val="Stile3"/>
        <w:rPr>
          <w:lang w:val="en-GB"/>
        </w:rPr>
      </w:pPr>
      <w:bookmarkStart w:id="9754" w:name="_Toc463805772"/>
      <w:bookmarkStart w:id="9755" w:name="_Toc464487949"/>
      <w:ins w:id="9756" w:author="Utente" w:date="2017-06-25T10:39:00Z">
        <w:r w:rsidRPr="00FC02BF">
          <w:rPr>
            <w:lang w:val="en-GB"/>
          </w:rPr>
          <w:t>Exclusive disjunction</w:t>
        </w:r>
        <w:r>
          <w:rPr>
            <w:lang w:val="en-GB"/>
          </w:rPr>
          <w:t xml:space="preserve">  </w:t>
        </w:r>
      </w:ins>
      <w:r w:rsidR="0097053A" w:rsidRPr="00E352EF">
        <w:rPr>
          <w:lang w:val="en-GB"/>
        </w:rPr>
        <w:t>xor</w:t>
      </w:r>
      <w:bookmarkEnd w:id="9754"/>
      <w:bookmarkEnd w:id="9755"/>
    </w:p>
    <w:p w14:paraId="005187BF" w14:textId="170595D3" w:rsidR="005A2227" w:rsidRPr="00E352EF" w:rsidDel="00FC02BF" w:rsidRDefault="0097053A" w:rsidP="00CF6D97">
      <w:pPr>
        <w:rPr>
          <w:del w:id="9757" w:author="Utente" w:date="2017-06-25T10:37:00Z"/>
          <w:rFonts w:ascii="Cambria" w:hAnsi="Cambria"/>
        </w:rPr>
      </w:pPr>
      <w:del w:id="9758" w:author="Utente" w:date="2017-06-25T10:37:00Z">
        <w:r w:rsidRPr="00E352EF" w:rsidDel="00FC02BF">
          <w:rPr>
            <w:rFonts w:ascii="Cambria" w:eastAsia="Calibri" w:hAnsi="Cambria" w:cs="Calibri"/>
            <w:i/>
            <w:color w:val="5B9BD5"/>
          </w:rPr>
          <w:delText>Semantics</w:delText>
        </w:r>
      </w:del>
    </w:p>
    <w:p w14:paraId="52D166C7" w14:textId="3D1510FF" w:rsidR="005A2227" w:rsidRPr="00E352EF" w:rsidDel="00FC02BF" w:rsidRDefault="0097053A" w:rsidP="00CF6D97">
      <w:pPr>
        <w:rPr>
          <w:del w:id="9759" w:author="Utente" w:date="2017-06-25T10:37:00Z"/>
          <w:rFonts w:ascii="Cambria" w:hAnsi="Cambria"/>
        </w:rPr>
      </w:pPr>
      <w:del w:id="9760" w:author="Utente" w:date="2017-06-25T10:37:00Z">
        <w:r w:rsidRPr="00E352EF" w:rsidDel="00FC02BF">
          <w:rPr>
            <w:rFonts w:ascii="Cambria" w:eastAsia="Calibri" w:hAnsi="Cambria" w:cs="Calibri"/>
          </w:rPr>
          <w:delText xml:space="preserve">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operator calculates the logical XOR</w:delText>
        </w:r>
      </w:del>
    </w:p>
    <w:p w14:paraId="4660C992" w14:textId="77777777" w:rsidR="00296497" w:rsidRPr="00E352EF" w:rsidRDefault="00296497" w:rsidP="00CF6D97">
      <w:pPr>
        <w:rPr>
          <w:rFonts w:ascii="Cambria" w:eastAsia="Calibri" w:hAnsi="Cambria" w:cs="Calibri"/>
          <w:i/>
          <w:color w:val="5B9BD5"/>
        </w:rPr>
      </w:pPr>
    </w:p>
    <w:p w14:paraId="0A21AFC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4960E837" w14:textId="2D1854B3" w:rsidR="005A2227" w:rsidRPr="008D179B" w:rsidRDefault="0097053A" w:rsidP="00CF6D97">
      <w:pPr>
        <w:rPr>
          <w:rFonts w:ascii="Arial" w:hAnsi="Arial" w:cs="Arial"/>
        </w:rPr>
      </w:pPr>
      <w:del w:id="9761" w:author="Utente" w:date="2017-06-25T10:37:00Z">
        <w:r w:rsidRPr="008D179B" w:rsidDel="00FC02BF">
          <w:rPr>
            <w:rFonts w:ascii="Arial" w:eastAsia="Calibri" w:hAnsi="Arial" w:cs="Arial"/>
          </w:rPr>
          <w:delText>ds_1</w:delText>
        </w:r>
      </w:del>
      <w:ins w:id="9762" w:author="Utente" w:date="2017-06-25T10:37:00Z">
        <w:r w:rsidR="00FC02BF" w:rsidRPr="008D179B">
          <w:rPr>
            <w:rFonts w:ascii="Arial" w:eastAsia="Calibri" w:hAnsi="Arial" w:cs="Arial"/>
          </w:rPr>
          <w:t>left</w:t>
        </w:r>
      </w:ins>
      <w:r w:rsidRPr="008D179B">
        <w:rPr>
          <w:rFonts w:ascii="Arial" w:eastAsia="Calibri" w:hAnsi="Arial" w:cs="Arial"/>
        </w:rPr>
        <w:t xml:space="preserve"> </w:t>
      </w:r>
      <w:r w:rsidRPr="008D179B">
        <w:rPr>
          <w:rFonts w:ascii="Arial" w:eastAsia="Calibri" w:hAnsi="Arial" w:cs="Arial"/>
          <w:b/>
        </w:rPr>
        <w:t>xor</w:t>
      </w:r>
      <w:r w:rsidRPr="008D179B">
        <w:rPr>
          <w:rFonts w:ascii="Arial" w:eastAsia="Calibri" w:hAnsi="Arial" w:cs="Arial"/>
        </w:rPr>
        <w:t xml:space="preserve"> </w:t>
      </w:r>
      <w:del w:id="9763" w:author="Utente" w:date="2017-06-25T10:37:00Z">
        <w:r w:rsidRPr="008D179B" w:rsidDel="00FC02BF">
          <w:rPr>
            <w:rFonts w:ascii="Arial" w:eastAsia="Calibri" w:hAnsi="Arial" w:cs="Arial"/>
          </w:rPr>
          <w:delText>ds_2</w:delText>
        </w:r>
      </w:del>
      <w:ins w:id="9764" w:author="Utente" w:date="2017-06-25T10:37:00Z">
        <w:r w:rsidR="00FC02BF" w:rsidRPr="008D179B">
          <w:rPr>
            <w:rFonts w:ascii="Arial" w:eastAsia="Calibri" w:hAnsi="Arial" w:cs="Arial"/>
          </w:rPr>
          <w:t>rig</w:t>
        </w:r>
      </w:ins>
      <w:r w:rsidR="00FC02BF" w:rsidRPr="008D179B">
        <w:rPr>
          <w:rFonts w:ascii="Arial" w:eastAsia="Calibri" w:hAnsi="Arial" w:cs="Arial"/>
        </w:rPr>
        <w:t>h</w:t>
      </w:r>
      <w:r w:rsidR="008D179B">
        <w:rPr>
          <w:rFonts w:ascii="Arial" w:eastAsia="Calibri" w:hAnsi="Arial" w:cs="Arial"/>
        </w:rPr>
        <w:t>t</w:t>
      </w:r>
    </w:p>
    <w:p w14:paraId="25B9630B" w14:textId="77777777" w:rsidR="00296497" w:rsidRPr="00E352EF" w:rsidRDefault="00296497" w:rsidP="00CF6D97">
      <w:pPr>
        <w:rPr>
          <w:rFonts w:ascii="Cambria" w:eastAsia="Calibri" w:hAnsi="Cambria" w:cs="Calibri"/>
          <w:i/>
          <w:color w:val="5B9BD5"/>
        </w:rPr>
      </w:pPr>
    </w:p>
    <w:p w14:paraId="54196766" w14:textId="26386644" w:rsidR="005A2227" w:rsidRPr="00E352EF" w:rsidRDefault="00FC02BF" w:rsidP="00543198">
      <w:pPr>
        <w:rPr>
          <w:rFonts w:ascii="Cambria" w:eastAsia="Calibri" w:hAnsi="Cambria" w:cs="Calibri"/>
          <w:i/>
          <w:color w:val="5B9BD5"/>
        </w:rPr>
      </w:pPr>
      <w:ins w:id="9765" w:author="Utente" w:date="2017-06-25T10:38:00Z">
        <w:r>
          <w:rPr>
            <w:rFonts w:ascii="Cambria" w:eastAsia="Calibri" w:hAnsi="Cambria" w:cs="Calibri"/>
            <w:i/>
            <w:color w:val="5B9BD5"/>
          </w:rPr>
          <w:t>Input p</w:t>
        </w:r>
      </w:ins>
      <w:r w:rsidR="0097053A" w:rsidRPr="00E352EF">
        <w:rPr>
          <w:rFonts w:ascii="Cambria" w:eastAsia="Calibri" w:hAnsi="Cambria" w:cs="Calibri"/>
          <w:i/>
          <w:color w:val="5B9BD5"/>
        </w:rPr>
        <w:t>Parameters</w:t>
      </w:r>
    </w:p>
    <w:p w14:paraId="255ACEFE" w14:textId="77777777" w:rsidR="00FC02BF" w:rsidRPr="00386B8F" w:rsidRDefault="00FC02BF" w:rsidP="00FC02BF">
      <w:pPr>
        <w:rPr>
          <w:ins w:id="9766" w:author="Utente" w:date="2017-06-25T10:38:00Z"/>
          <w:rFonts w:asciiTheme="majorHAnsi" w:eastAsia="Calibri" w:hAnsiTheme="majorHAnsi" w:cs="Calibri"/>
          <w:color w:val="auto"/>
        </w:rPr>
      </w:pPr>
      <w:ins w:id="9767" w:author="Utente" w:date="2017-06-25T10: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27C39CAC" w14:textId="77777777" w:rsidR="00FC02BF" w:rsidRPr="00386B8F" w:rsidRDefault="00FC02BF" w:rsidP="00FC02BF">
      <w:pPr>
        <w:rPr>
          <w:ins w:id="9768" w:author="Utente" w:date="2017-06-25T10:38:00Z"/>
          <w:rFonts w:asciiTheme="majorHAnsi" w:eastAsia="Calibri" w:hAnsiTheme="majorHAnsi" w:cs="Calibri"/>
          <w:color w:val="auto"/>
        </w:rPr>
      </w:pPr>
      <w:ins w:id="9769" w:author="Utente" w:date="2017-06-25T10: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6DA09C0D" w14:textId="4F4A7060" w:rsidR="005A2227" w:rsidRPr="00E352EF" w:rsidDel="00FC02BF" w:rsidRDefault="0097053A" w:rsidP="00CF6D97">
      <w:pPr>
        <w:rPr>
          <w:del w:id="9770" w:author="Utente" w:date="2017-06-25T10:38:00Z"/>
          <w:rFonts w:ascii="Cambria" w:hAnsi="Cambria"/>
        </w:rPr>
      </w:pPr>
      <w:del w:id="9771" w:author="Utente" w:date="2017-06-25T10:38:00Z">
        <w:r w:rsidRPr="00E352EF" w:rsidDel="00FC02BF">
          <w:rPr>
            <w:rFonts w:ascii="Cambria" w:eastAsia="Calibri" w:hAnsi="Cambria" w:cs="Calibri"/>
            <w:i/>
          </w:rPr>
          <w:delText>ds_1, ds_2</w:delText>
        </w:r>
        <w:r w:rsidR="00CF6D97" w:rsidRPr="00E352EF" w:rsidDel="00FC02BF">
          <w:rPr>
            <w:rFonts w:ascii="Cambria" w:eastAsia="Calibri" w:hAnsi="Cambria" w:cs="Calibri"/>
            <w:i/>
          </w:rPr>
          <w:delText xml:space="preserve"> </w:delText>
        </w:r>
        <w:r w:rsidR="00CF6D97" w:rsidRPr="00E352EF" w:rsidDel="00FC02BF">
          <w:rPr>
            <w:rFonts w:ascii="Cambria" w:eastAsia="Calibri" w:hAnsi="Cambria" w:cs="Calibri"/>
          </w:rPr>
          <w:delText>:</w:delText>
        </w:r>
        <w:r w:rsidRPr="00E352EF" w:rsidDel="00FC02BF">
          <w:rPr>
            <w:rFonts w:ascii="Cambria" w:eastAsia="Calibri" w:hAnsi="Cambria" w:cs="Calibri"/>
          </w:rPr>
          <w:delText xml:space="preserve"> [dataset {identifier &lt;IDENT&gt; as scalar-type}+ {measure &lt;IDENT&gt; as </w:delText>
        </w:r>
        <w:r w:rsidR="00F431FD" w:rsidRPr="00E352EF" w:rsidDel="00FC02BF">
          <w:rPr>
            <w:rFonts w:ascii="Cambria" w:eastAsia="Calibri" w:hAnsi="Cambria" w:cs="Calibri"/>
          </w:rPr>
          <w:delText>boolean</w:delText>
        </w:r>
        <w:r w:rsidRPr="00E352EF" w:rsidDel="00FC02BF">
          <w:rPr>
            <w:rFonts w:ascii="Cambria" w:eastAsia="Calibri" w:hAnsi="Cambria" w:cs="Calibri"/>
          </w:rPr>
          <w:delText xml:space="preserve">}+ </w:delText>
        </w:r>
      </w:del>
    </w:p>
    <w:p w14:paraId="458FA36C" w14:textId="076704D6" w:rsidR="005A2227" w:rsidRPr="00E352EF" w:rsidDel="00FC02BF" w:rsidRDefault="0097053A" w:rsidP="00CF6D97">
      <w:pPr>
        <w:rPr>
          <w:del w:id="9772" w:author="Utente" w:date="2017-06-25T10:38:00Z"/>
          <w:rFonts w:ascii="Cambria" w:eastAsia="Calibri" w:hAnsi="Cambria" w:cs="Calibri"/>
        </w:rPr>
      </w:pPr>
      <w:del w:id="9773" w:author="Utente" w:date="2017-06-25T10:38:00Z">
        <w:r w:rsidRPr="00E352EF" w:rsidDel="00FC02BF">
          <w:rPr>
            <w:rFonts w:ascii="Cambria" w:eastAsia="Calibri" w:hAnsi="Cambria" w:cs="Calibri"/>
          </w:rPr>
          <w:delText xml:space="preserve">                    {attribute &lt;IDENT&gt; as scalar-typer }*|bool</w:delText>
        </w:r>
        <w:r w:rsidR="00CF6D97" w:rsidRPr="00E352EF" w:rsidDel="00FC02BF">
          <w:rPr>
            <w:rFonts w:ascii="Cambria" w:eastAsia="Calibri" w:hAnsi="Cambria" w:cs="Calibri"/>
          </w:rPr>
          <w:delText>ean</w:delText>
        </w:r>
        <w:r w:rsidRPr="00E352EF" w:rsidDel="00FC02BF">
          <w:rPr>
            <w:rFonts w:ascii="Cambria" w:eastAsia="Calibri" w:hAnsi="Cambria" w:cs="Calibri"/>
          </w:rPr>
          <w:delText>]</w:delText>
        </w:r>
      </w:del>
    </w:p>
    <w:p w14:paraId="327D3416" w14:textId="16314103" w:rsidR="00DE5E99" w:rsidRPr="00E352EF" w:rsidDel="00FC02BF" w:rsidRDefault="00DE5E99" w:rsidP="00CF6D97">
      <w:pPr>
        <w:rPr>
          <w:del w:id="9774" w:author="Utente" w:date="2017-06-25T10:38:00Z"/>
          <w:rFonts w:ascii="Cambria" w:hAnsi="Cambria"/>
        </w:rPr>
      </w:pPr>
    </w:p>
    <w:p w14:paraId="0843FF45" w14:textId="45E2B587" w:rsidR="005A2227" w:rsidRPr="00E352EF" w:rsidDel="00FC02BF" w:rsidRDefault="0097053A" w:rsidP="00CF6D97">
      <w:pPr>
        <w:rPr>
          <w:del w:id="9775" w:author="Utente" w:date="2017-06-25T10:38:00Z"/>
          <w:rFonts w:ascii="Cambria" w:hAnsi="Cambria"/>
        </w:rPr>
      </w:pPr>
      <w:del w:id="9776" w:author="Utente" w:date="2017-06-25T10:38:00Z">
        <w:r w:rsidRPr="00E352EF" w:rsidDel="00FC02BF">
          <w:rPr>
            <w:rFonts w:ascii="Cambria" w:eastAsia="Calibri" w:hAnsi="Cambria" w:cs="Calibri"/>
            <w:i/>
          </w:rPr>
          <w:delText>ds_1, ds_2</w:delText>
        </w:r>
        <w:r w:rsidRPr="00E352EF" w:rsidDel="00FC02BF">
          <w:rPr>
            <w:rFonts w:ascii="Cambria" w:eastAsia="Calibri" w:hAnsi="Cambria" w:cs="Calibri"/>
          </w:rPr>
          <w:delText xml:space="preserve"> – are the input </w:delText>
        </w:r>
        <w:r w:rsidR="00F4601C" w:rsidRPr="00E352EF" w:rsidDel="00FC02BF">
          <w:delText>Dataset</w:delText>
        </w:r>
        <w:r w:rsidRPr="00E352EF" w:rsidDel="00FC02BF">
          <w:rPr>
            <w:rFonts w:ascii="Cambria" w:eastAsia="Calibri" w:hAnsi="Cambria" w:cs="Calibri"/>
          </w:rPr>
          <w:delText xml:space="preserve"> or </w:delText>
        </w:r>
        <w:r w:rsidR="00CF6D97" w:rsidRPr="00E352EF" w:rsidDel="00FC02BF">
          <w:rPr>
            <w:rFonts w:ascii="Cambria" w:eastAsia="Calibri" w:hAnsi="Cambria" w:cs="Calibri"/>
          </w:rPr>
          <w:delText>b</w:delText>
        </w:r>
        <w:r w:rsidRPr="00E352EF" w:rsidDel="00FC02BF">
          <w:rPr>
            <w:rFonts w:ascii="Cambria" w:eastAsia="Calibri" w:hAnsi="Cambria" w:cs="Calibri"/>
          </w:rPr>
          <w:delText>oolean scalars.</w:delText>
        </w:r>
      </w:del>
    </w:p>
    <w:p w14:paraId="2C86A14A" w14:textId="77777777" w:rsidR="00FC02BF" w:rsidRDefault="00FC02BF" w:rsidP="00FC02BF">
      <w:pPr>
        <w:rPr>
          <w:ins w:id="9777" w:author="Utente" w:date="2017-07-05T23:44:00Z"/>
          <w:rFonts w:eastAsia="Calibri" w:cs="Calibri"/>
          <w:i/>
          <w:color w:val="5B9BD5"/>
        </w:rPr>
      </w:pPr>
    </w:p>
    <w:p w14:paraId="150CE7AC" w14:textId="77777777" w:rsidR="008D179B" w:rsidRDefault="008D179B" w:rsidP="00FC02BF">
      <w:pPr>
        <w:rPr>
          <w:ins w:id="9778" w:author="Utente" w:date="2017-06-25T10:38:00Z"/>
          <w:rFonts w:eastAsia="Calibri" w:cs="Calibri"/>
          <w:i/>
          <w:color w:val="5B9BD5"/>
        </w:rPr>
      </w:pPr>
    </w:p>
    <w:p w14:paraId="2D1D0023" w14:textId="77777777" w:rsidR="00FC02BF" w:rsidRPr="00696CCA" w:rsidRDefault="00FC02BF" w:rsidP="00FC02BF">
      <w:pPr>
        <w:rPr>
          <w:ins w:id="9779" w:author="Utente" w:date="2017-06-25T10:38:00Z"/>
          <w:rFonts w:ascii="Cambria" w:eastAsia="Calibri" w:hAnsi="Cambria" w:cs="Calibri"/>
          <w:i/>
          <w:color w:val="5B9BD5"/>
        </w:rPr>
      </w:pPr>
      <w:ins w:id="9780" w:author="Utente" w:date="2017-06-25T10:38:00Z">
        <w:r w:rsidRPr="00696CCA">
          <w:rPr>
            <w:rFonts w:ascii="Cambria" w:eastAsia="Calibri" w:hAnsi="Cambria" w:cs="Calibri"/>
            <w:i/>
            <w:color w:val="5B9BD5"/>
          </w:rPr>
          <w:t>Examples of valid syntaxes</w:t>
        </w:r>
      </w:ins>
    </w:p>
    <w:p w14:paraId="4C9AFEC7" w14:textId="2A3C5FD3" w:rsidR="00FC02BF" w:rsidRPr="00386B8F" w:rsidRDefault="00FC02BF" w:rsidP="00FC02BF">
      <w:pPr>
        <w:rPr>
          <w:ins w:id="9781" w:author="Utente" w:date="2017-06-25T10:38:00Z"/>
          <w:rFonts w:ascii="Arial" w:eastAsia="Calibri" w:hAnsi="Arial" w:cs="Arial"/>
          <w:color w:val="auto"/>
        </w:rPr>
      </w:pPr>
      <w:ins w:id="9782" w:author="Utente" w:date="2017-06-25T10:38:00Z">
        <w:r w:rsidRPr="00386B8F">
          <w:rPr>
            <w:rFonts w:ascii="Arial" w:eastAsia="Calibri" w:hAnsi="Arial" w:cs="Arial"/>
            <w:color w:val="auto"/>
          </w:rPr>
          <w:t xml:space="preserve">DS_1 </w:t>
        </w:r>
        <w:r w:rsidRPr="00386B8F">
          <w:rPr>
            <w:rFonts w:ascii="Arial" w:eastAsia="Calibri" w:hAnsi="Arial" w:cs="Arial"/>
            <w:b/>
            <w:color w:val="auto"/>
          </w:rPr>
          <w:t>xor</w:t>
        </w:r>
        <w:r w:rsidRPr="00386B8F">
          <w:rPr>
            <w:rFonts w:ascii="Arial" w:eastAsia="Calibri" w:hAnsi="Arial" w:cs="Arial"/>
            <w:color w:val="auto"/>
          </w:rPr>
          <w:t xml:space="preserve"> DS_2</w:t>
        </w:r>
      </w:ins>
    </w:p>
    <w:p w14:paraId="33A4B449" w14:textId="77777777" w:rsidR="00296497" w:rsidRDefault="00296497" w:rsidP="00CF6D97">
      <w:pPr>
        <w:rPr>
          <w:ins w:id="9783" w:author="Utente" w:date="2017-06-25T10:39:00Z"/>
          <w:rFonts w:ascii="Cambria" w:eastAsia="Calibri" w:hAnsi="Cambria" w:cs="Calibri"/>
          <w:i/>
          <w:color w:val="5B9BD5"/>
        </w:rPr>
      </w:pPr>
    </w:p>
    <w:p w14:paraId="40FEA241" w14:textId="77777777" w:rsidR="00FC02BF" w:rsidRDefault="00FC02BF" w:rsidP="00FC02BF">
      <w:pPr>
        <w:rPr>
          <w:ins w:id="9784" w:author="Utente" w:date="2017-06-25T10:39:00Z"/>
          <w:rFonts w:ascii="Cambria" w:eastAsia="Calibri" w:hAnsi="Cambria" w:cs="Calibri"/>
          <w:i/>
          <w:color w:val="5B9BD5"/>
        </w:rPr>
      </w:pPr>
      <w:ins w:id="9785" w:author="Utente" w:date="2017-06-25T10:39:00Z">
        <w:r>
          <w:rPr>
            <w:rFonts w:ascii="Cambria" w:eastAsia="Calibri" w:hAnsi="Cambria" w:cs="Calibri"/>
            <w:i/>
            <w:color w:val="5B9BD5"/>
          </w:rPr>
          <w:t>Semantic for scalar operations</w:t>
        </w:r>
      </w:ins>
    </w:p>
    <w:p w14:paraId="03A35BCD" w14:textId="43BCC276" w:rsidR="00FC02BF" w:rsidRDefault="00FC02BF" w:rsidP="00FC02BF">
      <w:pPr>
        <w:rPr>
          <w:ins w:id="9786" w:author="Utente" w:date="2017-06-25T10:39:00Z"/>
          <w:rFonts w:ascii="Cambria" w:eastAsia="Calibri" w:hAnsi="Cambria" w:cs="Calibri"/>
        </w:rPr>
      </w:pPr>
      <w:ins w:id="9787" w:author="Utente" w:date="2017-06-25T10:39: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XOR. The two operands must be of boolean-type.</w:t>
        </w:r>
      </w:ins>
    </w:p>
    <w:p w14:paraId="2D058630" w14:textId="77777777" w:rsidR="00FC02BF" w:rsidRDefault="00FC02BF" w:rsidP="00FC02BF">
      <w:pPr>
        <w:rPr>
          <w:ins w:id="9788" w:author="Utente" w:date="2017-06-25T10:39:00Z"/>
          <w:rFonts w:ascii="Cambria" w:eastAsia="Calibri" w:hAnsi="Cambria" w:cs="Calibri"/>
          <w:i/>
          <w:color w:val="5B9BD5"/>
        </w:rPr>
      </w:pPr>
    </w:p>
    <w:p w14:paraId="47F9BA8D" w14:textId="77777777" w:rsidR="00FC02BF" w:rsidRPr="006B6757" w:rsidRDefault="00FC02BF" w:rsidP="00FC02BF">
      <w:pPr>
        <w:rPr>
          <w:ins w:id="9789" w:author="Utente" w:date="2017-06-25T10:39:00Z"/>
          <w:rFonts w:ascii="Cambria" w:hAnsi="Cambria"/>
          <w:i/>
        </w:rPr>
      </w:pPr>
      <w:ins w:id="9790" w:author="Utente" w:date="2017-06-25T10:39:00Z">
        <w:r w:rsidRPr="006B6757">
          <w:rPr>
            <w:rFonts w:ascii="Cambria" w:hAnsi="Cambria"/>
            <w:i/>
          </w:rPr>
          <w:t>Example</w:t>
        </w:r>
        <w:r>
          <w:rPr>
            <w:rFonts w:ascii="Cambria" w:hAnsi="Cambria"/>
            <w:i/>
          </w:rPr>
          <w:t>s</w:t>
        </w:r>
      </w:ins>
    </w:p>
    <w:p w14:paraId="52768844" w14:textId="550E67D7" w:rsidR="00FC02BF" w:rsidRPr="00B80B78" w:rsidRDefault="00FC02BF" w:rsidP="00FC02BF">
      <w:pPr>
        <w:rPr>
          <w:ins w:id="9791" w:author="Utente" w:date="2017-06-25T10:39:00Z"/>
          <w:rFonts w:ascii="Arial" w:hAnsi="Arial" w:cs="Arial"/>
        </w:rPr>
      </w:pPr>
      <w:ins w:id="9792"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false  gives: </w:t>
        </w:r>
      </w:ins>
      <w:ins w:id="9793" w:author="Utente" w:date="2017-06-25T10:52:00Z">
        <w:r w:rsidR="00C237D2" w:rsidRPr="00B80B78">
          <w:rPr>
            <w:rFonts w:ascii="Arial" w:eastAsia="Calibri" w:hAnsi="Arial" w:cs="Arial"/>
          </w:rPr>
          <w:t>true</w:t>
        </w:r>
      </w:ins>
    </w:p>
    <w:p w14:paraId="285678C3" w14:textId="2A3368B4" w:rsidR="00FC02BF" w:rsidRPr="00B80B78" w:rsidRDefault="00FC02BF" w:rsidP="00FC02BF">
      <w:pPr>
        <w:rPr>
          <w:ins w:id="9794" w:author="Utente" w:date="2017-06-25T10:39:00Z"/>
          <w:rFonts w:ascii="Arial" w:hAnsi="Arial" w:cs="Arial"/>
        </w:rPr>
      </w:pPr>
      <w:ins w:id="9795"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true  gives: </w:t>
        </w:r>
      </w:ins>
      <w:ins w:id="9796" w:author="Utente" w:date="2017-06-25T10:52:00Z">
        <w:r w:rsidR="00C237D2" w:rsidRPr="00B80B78">
          <w:rPr>
            <w:rFonts w:ascii="Arial" w:eastAsia="Calibri" w:hAnsi="Arial" w:cs="Arial"/>
          </w:rPr>
          <w:t>false</w:t>
        </w:r>
      </w:ins>
    </w:p>
    <w:p w14:paraId="1863A570" w14:textId="77777777" w:rsidR="00FC02BF" w:rsidRDefault="00FC02BF" w:rsidP="00FC02BF">
      <w:pPr>
        <w:rPr>
          <w:ins w:id="9797" w:author="Utente" w:date="2017-06-25T10:39:00Z"/>
          <w:rFonts w:ascii="Cambria" w:eastAsia="Calibri" w:hAnsi="Cambria" w:cs="Calibri"/>
          <w:i/>
          <w:color w:val="5B9BD5"/>
          <w:lang w:val="en-US"/>
        </w:rPr>
      </w:pPr>
    </w:p>
    <w:p w14:paraId="41CE6FF0" w14:textId="77777777" w:rsidR="00FC02BF" w:rsidRDefault="00FC02BF" w:rsidP="00FC02BF">
      <w:pPr>
        <w:rPr>
          <w:ins w:id="9798" w:author="Utente" w:date="2017-06-25T10:39:00Z"/>
          <w:rFonts w:ascii="Cambria" w:eastAsia="Calibri" w:hAnsi="Cambria" w:cs="Calibri"/>
          <w:i/>
          <w:color w:val="5B9BD5"/>
        </w:rPr>
      </w:pPr>
      <w:ins w:id="9799" w:author="Utente" w:date="2017-06-25T10:39:00Z">
        <w:r>
          <w:rPr>
            <w:rFonts w:ascii="Cambria" w:eastAsia="Calibri" w:hAnsi="Cambria" w:cs="Calibri"/>
            <w:i/>
            <w:color w:val="5B9BD5"/>
          </w:rPr>
          <w:t>Input parameters type</w:t>
        </w:r>
      </w:ins>
    </w:p>
    <w:p w14:paraId="27A91125" w14:textId="77777777" w:rsidR="00FC02BF" w:rsidRPr="00B80B78" w:rsidRDefault="00FC02BF" w:rsidP="00FC02BF">
      <w:pPr>
        <w:rPr>
          <w:ins w:id="9800" w:author="Utente" w:date="2017-06-25T10:39:00Z"/>
          <w:rFonts w:asciiTheme="majorHAnsi" w:eastAsia="Calibri" w:hAnsiTheme="majorHAnsi" w:cs="Courier New"/>
        </w:rPr>
      </w:pPr>
      <w:ins w:id="9801" w:author="Utente" w:date="2017-06-25T10:39:00Z">
        <w:r w:rsidRPr="00B80B78">
          <w:rPr>
            <w:rFonts w:asciiTheme="majorHAnsi" w:eastAsia="Calibri" w:hAnsiTheme="majorHAnsi" w:cs="Courier New"/>
            <w:i/>
          </w:rPr>
          <w:t>left</w:t>
        </w:r>
        <w:r w:rsidRPr="00B80B78">
          <w:rPr>
            <w:rFonts w:asciiTheme="majorHAnsi" w:eastAsia="Calibri" w:hAnsiTheme="majorHAnsi" w:cs="Courier New"/>
          </w:rPr>
          <w:t>,</w:t>
        </w:r>
      </w:ins>
    </w:p>
    <w:p w14:paraId="1C0392CF" w14:textId="36F9B3B0" w:rsidR="00FC02BF" w:rsidRPr="00B80B78" w:rsidRDefault="00FC02BF" w:rsidP="00FC02BF">
      <w:pPr>
        <w:rPr>
          <w:ins w:id="9802" w:author="Utente" w:date="2017-06-25T10:39:00Z"/>
          <w:rFonts w:asciiTheme="majorHAnsi" w:eastAsia="Calibri" w:hAnsiTheme="majorHAnsi" w:cs="Courier New"/>
        </w:rPr>
      </w:pPr>
      <w:ins w:id="9803" w:author="Utente" w:date="2017-06-25T10:39:00Z">
        <w:r w:rsidRPr="00B80B78">
          <w:rPr>
            <w:rFonts w:asciiTheme="majorHAnsi" w:eastAsia="Calibri" w:hAnsiTheme="majorHAnsi" w:cs="Courier New"/>
            <w:i/>
          </w:rPr>
          <w:t>rigth</w:t>
        </w:r>
        <w:r w:rsidRPr="00B80B78">
          <w:rPr>
            <w:rFonts w:asciiTheme="majorHAnsi" w:eastAsia="Calibri" w:hAnsiTheme="majorHAnsi" w:cs="Courier New"/>
          </w:rPr>
          <w:t>::</w:t>
        </w:r>
        <w:r w:rsidRPr="00B80B78">
          <w:rPr>
            <w:rFonts w:asciiTheme="majorHAnsi" w:eastAsia="Calibri" w:hAnsiTheme="majorHAnsi" w:cs="Courier New"/>
          </w:rPr>
          <w:tab/>
          <w:t xml:space="preserve">   dataset   {measure&lt;boolean&gt; _}</w:t>
        </w:r>
      </w:ins>
    </w:p>
    <w:p w14:paraId="5023C4EC" w14:textId="77777777" w:rsidR="00FC02BF" w:rsidRPr="00B80B78" w:rsidRDefault="00FC02BF" w:rsidP="00FC02BF">
      <w:pPr>
        <w:ind w:left="706" w:firstLine="706"/>
        <w:rPr>
          <w:ins w:id="9804" w:author="Utente" w:date="2017-06-25T10:39:00Z"/>
          <w:rFonts w:asciiTheme="majorHAnsi" w:eastAsia="Calibri" w:hAnsiTheme="majorHAnsi" w:cs="Courier New"/>
        </w:rPr>
      </w:pPr>
      <w:ins w:id="9805" w:author="Utente" w:date="2017-06-25T10:39:00Z">
        <w:r w:rsidRPr="00B80B78">
          <w:rPr>
            <w:rFonts w:asciiTheme="majorHAnsi" w:eastAsia="Calibri" w:hAnsiTheme="majorHAnsi" w:cs="Courier New"/>
          </w:rPr>
          <w:t>|  component&lt;boolean&gt;</w:t>
        </w:r>
      </w:ins>
    </w:p>
    <w:p w14:paraId="074674A5" w14:textId="77777777" w:rsidR="00FC02BF" w:rsidRPr="00B80B78" w:rsidRDefault="00FC02BF" w:rsidP="00FC02BF">
      <w:pPr>
        <w:ind w:left="708" w:firstLine="708"/>
        <w:rPr>
          <w:ins w:id="9806" w:author="Utente" w:date="2017-06-25T10:39:00Z"/>
          <w:rFonts w:asciiTheme="majorHAnsi" w:eastAsia="Calibri" w:hAnsiTheme="majorHAnsi" w:cs="Courier New"/>
        </w:rPr>
      </w:pPr>
      <w:ins w:id="9807" w:author="Utente" w:date="2017-06-25T10:39: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34F5886D" w14:textId="77777777" w:rsidR="00FC02BF" w:rsidRPr="00B80B78" w:rsidRDefault="00FC02BF" w:rsidP="00FC02BF">
      <w:pPr>
        <w:rPr>
          <w:ins w:id="9808" w:author="Utente" w:date="2017-06-25T10:39:00Z"/>
          <w:rFonts w:asciiTheme="majorHAnsi" w:eastAsia="Calibri" w:hAnsiTheme="majorHAnsi" w:cs="Calibri"/>
          <w:i/>
          <w:color w:val="5B9BD5"/>
          <w:lang w:val="en-US"/>
        </w:rPr>
      </w:pPr>
    </w:p>
    <w:p w14:paraId="3F0C171E" w14:textId="77777777" w:rsidR="008D179B" w:rsidRPr="00E64258" w:rsidRDefault="008D179B" w:rsidP="008D179B">
      <w:pPr>
        <w:rPr>
          <w:rFonts w:ascii="Cambria" w:eastAsia="Calibri" w:hAnsi="Cambria" w:cs="Calibri"/>
          <w:i/>
          <w:color w:val="auto"/>
        </w:rPr>
      </w:pPr>
      <w:r w:rsidRPr="00E64258">
        <w:rPr>
          <w:rFonts w:ascii="Cambria" w:eastAsia="Calibri" w:hAnsi="Cambria" w:cs="Calibri"/>
          <w:i/>
          <w:color w:val="5B9BD5"/>
        </w:rPr>
        <w:t>Result type</w:t>
      </w:r>
    </w:p>
    <w:p w14:paraId="4DDFA2E1" w14:textId="77777777" w:rsidR="008D179B" w:rsidRPr="006F2FA3" w:rsidRDefault="008D179B" w:rsidP="008D179B">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778686F" w14:textId="77777777" w:rsidR="008D179B" w:rsidRPr="006F2FA3" w:rsidRDefault="008D179B" w:rsidP="008D179B">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014B23E0" w14:textId="77777777" w:rsidR="008D179B" w:rsidRDefault="008D179B" w:rsidP="008D179B">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8CBA9BA" w14:textId="77777777" w:rsidR="008D179B" w:rsidRPr="00E352EF" w:rsidRDefault="008D179B" w:rsidP="00CF6D97">
      <w:pPr>
        <w:rPr>
          <w:rFonts w:ascii="Cambria" w:eastAsia="Calibri" w:hAnsi="Cambria" w:cs="Calibri"/>
          <w:i/>
          <w:color w:val="5B9BD5"/>
        </w:rPr>
      </w:pPr>
    </w:p>
    <w:p w14:paraId="50A53387" w14:textId="140EB8DC" w:rsidR="005A2227" w:rsidRDefault="00FC02BF" w:rsidP="00543198">
      <w:pPr>
        <w:rPr>
          <w:ins w:id="9809" w:author="Utente" w:date="2017-06-25T10:42:00Z"/>
          <w:rFonts w:ascii="Cambria" w:eastAsia="Calibri" w:hAnsi="Cambria" w:cs="Calibri"/>
          <w:i/>
          <w:color w:val="5B9BD5"/>
        </w:rPr>
      </w:pPr>
      <w:ins w:id="9810" w:author="Utente" w:date="2017-06-25T10:42:00Z">
        <w:r>
          <w:rPr>
            <w:rFonts w:ascii="Cambria" w:eastAsia="Calibri" w:hAnsi="Cambria" w:cs="Calibri"/>
            <w:i/>
            <w:color w:val="5B9BD5"/>
          </w:rPr>
          <w:t xml:space="preserve">Additional </w:t>
        </w:r>
      </w:ins>
      <w:del w:id="9811" w:author="Utente" w:date="2017-06-25T10:42:00Z">
        <w:r w:rsidR="0097053A" w:rsidRPr="00E352EF" w:rsidDel="00FC02BF">
          <w:rPr>
            <w:rFonts w:ascii="Cambria" w:eastAsia="Calibri" w:hAnsi="Cambria" w:cs="Calibri"/>
            <w:i/>
            <w:color w:val="5B9BD5"/>
          </w:rPr>
          <w:delText>C</w:delText>
        </w:r>
      </w:del>
      <w:ins w:id="9812" w:author="Utente" w:date="2017-06-25T10:42:00Z">
        <w:r>
          <w:rPr>
            <w:rFonts w:ascii="Cambria" w:eastAsia="Calibri" w:hAnsi="Cambria" w:cs="Calibri"/>
            <w:i/>
            <w:color w:val="5B9BD5"/>
          </w:rPr>
          <w:t>c</w:t>
        </w:r>
      </w:ins>
      <w:r w:rsidR="0097053A" w:rsidRPr="00E352EF">
        <w:rPr>
          <w:rFonts w:ascii="Cambria" w:eastAsia="Calibri" w:hAnsi="Cambria" w:cs="Calibri"/>
          <w:i/>
          <w:color w:val="5B9BD5"/>
        </w:rPr>
        <w:t>onstraints</w:t>
      </w:r>
    </w:p>
    <w:p w14:paraId="13D692C3" w14:textId="02D542F7" w:rsidR="00FC02BF" w:rsidRPr="00AC6139" w:rsidRDefault="00FC02BF" w:rsidP="00543198">
      <w:pPr>
        <w:rPr>
          <w:rFonts w:ascii="Cambria" w:eastAsia="Calibri" w:hAnsi="Cambria" w:cs="Calibri"/>
          <w:color w:val="auto"/>
        </w:rPr>
      </w:pPr>
      <w:ins w:id="9813" w:author="Utente" w:date="2017-06-25T10:42:00Z">
        <w:r w:rsidRPr="00AC6139">
          <w:rPr>
            <w:rFonts w:ascii="Cambria" w:eastAsia="Calibri" w:hAnsi="Cambria" w:cs="Calibri"/>
            <w:color w:val="auto"/>
          </w:rPr>
          <w:t>(empty)</w:t>
        </w:r>
      </w:ins>
    </w:p>
    <w:p w14:paraId="6CB6A82B" w14:textId="082C340C" w:rsidR="005A2227" w:rsidRPr="00E352EF" w:rsidDel="00FC02BF" w:rsidRDefault="0097053A" w:rsidP="008A7573">
      <w:pPr>
        <w:numPr>
          <w:ilvl w:val="0"/>
          <w:numId w:val="4"/>
        </w:numPr>
        <w:ind w:left="360"/>
        <w:rPr>
          <w:del w:id="9814" w:author="Utente" w:date="2017-06-25T10:42:00Z"/>
          <w:rFonts w:ascii="Cambria" w:hAnsi="Cambria"/>
        </w:rPr>
      </w:pPr>
      <w:del w:id="9815"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scalar then it must be a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data type.</w:delText>
        </w:r>
      </w:del>
    </w:p>
    <w:p w14:paraId="365E6991" w14:textId="1E786668" w:rsidR="005A2227" w:rsidRPr="00E352EF" w:rsidDel="00FC02BF" w:rsidRDefault="0097053A" w:rsidP="008A7573">
      <w:pPr>
        <w:numPr>
          <w:ilvl w:val="0"/>
          <w:numId w:val="4"/>
        </w:numPr>
        <w:ind w:left="360"/>
        <w:rPr>
          <w:del w:id="9816" w:author="Utente" w:date="2017-06-25T10:42:00Z"/>
          <w:rFonts w:ascii="Cambria" w:hAnsi="Cambria"/>
        </w:rPr>
      </w:pPr>
      <w:del w:id="9817"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w:delText>
        </w:r>
        <w:r w:rsidR="00F4601C" w:rsidRPr="00E352EF" w:rsidDel="00FC02BF">
          <w:delText>Dataset</w:delText>
        </w:r>
        <w:r w:rsidRPr="00E352EF" w:rsidDel="00FC02BF">
          <w:rPr>
            <w:rFonts w:ascii="Cambria" w:eastAsia="Calibri" w:hAnsi="Cambria" w:cs="Calibri"/>
          </w:rPr>
          <w:delText xml:space="preserve"> then it has at least a </w:delText>
        </w:r>
        <w:r w:rsidR="00D6733B" w:rsidRPr="00E352EF" w:rsidDel="00FC02BF">
          <w:rPr>
            <w:rFonts w:ascii="Cambria" w:eastAsia="Calibri" w:hAnsi="Cambria" w:cs="Calibri"/>
          </w:rPr>
          <w:delText xml:space="preserve">Measure </w:delText>
        </w:r>
        <w:r w:rsidRPr="00E352EF" w:rsidDel="00FC02BF">
          <w:rPr>
            <w:rFonts w:ascii="Cambria" w:eastAsia="Calibri" w:hAnsi="Cambria" w:cs="Calibri"/>
          </w:rPr>
          <w:delText xml:space="preserve">of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type.</w:delText>
        </w:r>
      </w:del>
    </w:p>
    <w:p w14:paraId="5F04A189" w14:textId="6E4F0228" w:rsidR="005A2227" w:rsidRPr="00E352EF" w:rsidDel="00FC02BF" w:rsidRDefault="0097053A" w:rsidP="008A7573">
      <w:pPr>
        <w:numPr>
          <w:ilvl w:val="0"/>
          <w:numId w:val="4"/>
        </w:numPr>
        <w:ind w:left="360"/>
        <w:rPr>
          <w:del w:id="9818" w:author="Utente" w:date="2017-06-25T10:42:00Z"/>
          <w:rFonts w:ascii="Cambria" w:hAnsi="Cambria"/>
        </w:rPr>
      </w:pPr>
      <w:del w:id="9819"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they must have at least </w:delText>
        </w:r>
        <w:r w:rsidR="009C28BD" w:rsidRPr="00E352EF" w:rsidDel="00FC02BF">
          <w:rPr>
            <w:rFonts w:ascii="Cambria" w:eastAsia="Calibri" w:hAnsi="Cambria" w:cs="Calibri"/>
          </w:rPr>
          <w:delText>one Identifier Component</w:delText>
        </w:r>
        <w:r w:rsidRPr="00E352EF" w:rsidDel="00FC02BF">
          <w:rPr>
            <w:rFonts w:ascii="Cambria" w:eastAsia="Calibri" w:hAnsi="Cambria" w:cs="Calibri"/>
          </w:rPr>
          <w:delText>in common (with the same name</w:delText>
        </w:r>
        <w:r w:rsidR="00D522BE" w:rsidRPr="00E352EF" w:rsidDel="00FC02BF">
          <w:rPr>
            <w:rFonts w:ascii="Cambria" w:eastAsia="Calibri" w:hAnsi="Cambria" w:cs="Calibri"/>
          </w:rPr>
          <w:delText xml:space="preserve"> and data type</w:delText>
        </w:r>
        <w:r w:rsidRPr="00E352EF" w:rsidDel="00FC02BF">
          <w:rPr>
            <w:rFonts w:ascii="Cambria" w:eastAsia="Calibri" w:hAnsi="Cambria" w:cs="Calibri"/>
          </w:rPr>
          <w:delText>).</w:delText>
        </w:r>
      </w:del>
    </w:p>
    <w:p w14:paraId="4FB5F802" w14:textId="48232117" w:rsidR="005A2227" w:rsidRPr="00E352EF" w:rsidDel="00FC02BF" w:rsidRDefault="0097053A" w:rsidP="008A7573">
      <w:pPr>
        <w:numPr>
          <w:ilvl w:val="0"/>
          <w:numId w:val="4"/>
        </w:numPr>
        <w:ind w:left="360"/>
        <w:rPr>
          <w:del w:id="9820" w:author="Utente" w:date="2017-06-25T10:42:00Z"/>
          <w:rFonts w:ascii="Cambria" w:hAnsi="Cambria"/>
        </w:rPr>
      </w:pPr>
      <w:del w:id="9821"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either they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or at least one of them has only a Boolean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w:delText>
        </w:r>
      </w:del>
    </w:p>
    <w:p w14:paraId="12F84C81" w14:textId="77777777" w:rsidR="00296497" w:rsidRDefault="00296497" w:rsidP="00CF6D97">
      <w:pPr>
        <w:rPr>
          <w:ins w:id="9822" w:author="Utente" w:date="2017-06-25T10:45:00Z"/>
          <w:rFonts w:ascii="Cambria" w:eastAsia="Calibri" w:hAnsi="Cambria" w:cs="Calibri"/>
          <w:i/>
          <w:color w:val="5B9BD5"/>
        </w:rPr>
      </w:pPr>
    </w:p>
    <w:p w14:paraId="007859D7" w14:textId="77777777" w:rsidR="00FC02BF" w:rsidRDefault="00FC02BF" w:rsidP="00FC02BF">
      <w:pPr>
        <w:rPr>
          <w:ins w:id="9823" w:author="Utente" w:date="2017-06-25T10:45:00Z"/>
          <w:rFonts w:ascii="Cambria" w:eastAsia="Calibri" w:hAnsi="Cambria" w:cs="Calibri"/>
          <w:i/>
          <w:color w:val="5B9BD5"/>
        </w:rPr>
      </w:pPr>
      <w:ins w:id="9824" w:author="Utente" w:date="2017-06-25T10:45:00Z">
        <w:r>
          <w:rPr>
            <w:rFonts w:ascii="Cambria" w:eastAsia="Calibri" w:hAnsi="Cambria" w:cs="Calibri"/>
            <w:i/>
            <w:color w:val="5B9BD5"/>
          </w:rPr>
          <w:t>Behaviour</w:t>
        </w:r>
      </w:ins>
    </w:p>
    <w:p w14:paraId="241B34AB" w14:textId="77777777" w:rsidR="00FC02BF" w:rsidRDefault="00FC02BF" w:rsidP="00FC02BF">
      <w:pPr>
        <w:rPr>
          <w:ins w:id="9825" w:author="Utente" w:date="2017-06-25T10:45:00Z"/>
          <w:rFonts w:ascii="Cambria" w:eastAsia="Calibri" w:hAnsi="Cambria" w:cs="Calibri"/>
          <w:color w:val="auto"/>
        </w:rPr>
      </w:pPr>
      <w:ins w:id="9826" w:author="Utente" w:date="2017-06-25T10:45:00Z">
        <w:r>
          <w:rPr>
            <w:rFonts w:ascii="Cambria" w:eastAsia="Calibri" w:hAnsi="Cambria" w:cs="Calibri"/>
            <w:color w:val="auto"/>
          </w:rPr>
          <w:t xml:space="preserve">The operator has the behaviour of the “Boolean operator” (see the section “VTL-ML - Behaviour of the Operators”). </w:t>
        </w:r>
      </w:ins>
    </w:p>
    <w:p w14:paraId="3CA7CBEF" w14:textId="593E5D45" w:rsidR="00FC02BF" w:rsidRPr="00E352EF" w:rsidDel="00FC02BF" w:rsidRDefault="00FC02BF" w:rsidP="00CF6D97">
      <w:pPr>
        <w:rPr>
          <w:del w:id="9827" w:author="Utente" w:date="2017-06-25T10:45:00Z"/>
          <w:rFonts w:ascii="Cambria" w:eastAsia="Calibri" w:hAnsi="Cambria" w:cs="Calibri"/>
          <w:i/>
          <w:color w:val="5B9BD5"/>
        </w:rPr>
      </w:pPr>
    </w:p>
    <w:p w14:paraId="5A9BBA4B" w14:textId="67D9D738" w:rsidR="005A2227" w:rsidRPr="00E352EF" w:rsidDel="00FC02BF" w:rsidRDefault="0097053A" w:rsidP="00543198">
      <w:pPr>
        <w:rPr>
          <w:del w:id="9828" w:author="Utente" w:date="2017-06-25T10:45:00Z"/>
          <w:rFonts w:ascii="Cambria" w:eastAsia="Calibri" w:hAnsi="Cambria" w:cs="Calibri"/>
          <w:i/>
          <w:color w:val="5B9BD5"/>
        </w:rPr>
      </w:pPr>
      <w:del w:id="9829" w:author="Utente" w:date="2017-06-25T10:45:00Z">
        <w:r w:rsidRPr="00E352EF" w:rsidDel="00FC02BF">
          <w:rPr>
            <w:rFonts w:ascii="Cambria" w:eastAsia="Calibri" w:hAnsi="Cambria" w:cs="Calibri"/>
            <w:i/>
            <w:color w:val="5B9BD5"/>
          </w:rPr>
          <w:delText>Returns</w:delText>
        </w:r>
      </w:del>
    </w:p>
    <w:p w14:paraId="2346A963" w14:textId="2B22804C" w:rsidR="005A2227" w:rsidRPr="00E352EF" w:rsidDel="00FC02BF" w:rsidRDefault="005A2227" w:rsidP="00CF6D97">
      <w:pPr>
        <w:rPr>
          <w:del w:id="9830" w:author="Utente" w:date="2017-06-25T10:45:00Z"/>
          <w:rFonts w:ascii="Cambria" w:hAnsi="Cambria"/>
        </w:rPr>
      </w:pPr>
    </w:p>
    <w:p w14:paraId="68DD0225" w14:textId="7A98FF80" w:rsidR="005A2227" w:rsidRPr="00E352EF" w:rsidDel="00FC02BF" w:rsidRDefault="0097053A" w:rsidP="00CF6D97">
      <w:pPr>
        <w:rPr>
          <w:del w:id="9831" w:author="Utente" w:date="2017-06-25T10:45:00Z"/>
          <w:rFonts w:ascii="Cambria" w:hAnsi="Cambria"/>
        </w:rPr>
      </w:pPr>
      <w:del w:id="9832" w:author="Utente" w:date="2017-06-25T10:45:00Z">
        <w:r w:rsidRPr="00E352EF" w:rsidDel="00FC02BF">
          <w:rPr>
            <w:rFonts w:ascii="Cambria" w:hAnsi="Cambria"/>
          </w:rPr>
          <w:delText xml:space="preserve">If both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are scalar values then the </w:delText>
        </w:r>
        <w:r w:rsidRPr="00E352EF" w:rsidDel="00FC02BF">
          <w:rPr>
            <w:rFonts w:ascii="Cambria" w:hAnsi="Cambria"/>
            <w:b/>
          </w:rPr>
          <w:delText>xor</w:delText>
        </w:r>
        <w:r w:rsidRPr="00E352EF" w:rsidDel="00FC02BF">
          <w:rPr>
            <w:rFonts w:ascii="Cambria" w:hAnsi="Cambria"/>
          </w:rPr>
          <w:delText xml:space="preserve"> operator returns </w:delText>
        </w:r>
        <w:r w:rsidRPr="00E352EF" w:rsidDel="00FC02BF">
          <w:rPr>
            <w:rFonts w:ascii="Cambria" w:eastAsia="Calibri" w:hAnsi="Cambria" w:cs="Calibri"/>
          </w:rPr>
          <w:delText xml:space="preserve">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1A834B7" w14:textId="06AE3CDE" w:rsidR="005A2227" w:rsidRPr="00E352EF" w:rsidDel="00FC02BF" w:rsidRDefault="0097053A" w:rsidP="00CF6D97">
      <w:pPr>
        <w:rPr>
          <w:del w:id="9833" w:author="Utente" w:date="2017-06-25T10:45:00Z"/>
          <w:rFonts w:ascii="Cambria" w:hAnsi="Cambria"/>
        </w:rPr>
      </w:pPr>
      <w:del w:id="9834" w:author="Utente" w:date="2017-06-25T10:45:00Z">
        <w:r w:rsidRPr="00E352EF" w:rsidDel="00FC02BF">
          <w:rPr>
            <w:rFonts w:ascii="Cambria" w:hAnsi="Cambria"/>
          </w:rPr>
          <w:delText xml:space="preserve">If either </w:delText>
        </w:r>
        <w:r w:rsidRPr="00E352EF" w:rsidDel="00FC02BF">
          <w:rPr>
            <w:rFonts w:ascii="Cambria" w:hAnsi="Cambria"/>
            <w:i/>
          </w:rPr>
          <w:delText>ds_1</w:delText>
        </w:r>
        <w:r w:rsidRPr="00E352EF" w:rsidDel="00FC02BF">
          <w:rPr>
            <w:rFonts w:ascii="Cambria" w:hAnsi="Cambria"/>
          </w:rPr>
          <w:delText xml:space="preserve"> or </w:delText>
        </w:r>
        <w:r w:rsidRPr="00E352EF" w:rsidDel="00FC02BF">
          <w:rPr>
            <w:rFonts w:ascii="Cambria" w:hAnsi="Cambria"/>
            <w:i/>
          </w:rPr>
          <w:delText>ds_2</w:delText>
        </w:r>
        <w:r w:rsidRPr="00E352EF" w:rsidDel="00FC02BF">
          <w:rPr>
            <w:rFonts w:ascii="Cambria" w:hAnsi="Cambria"/>
          </w:rPr>
          <w:delText xml:space="preserve"> is a </w:delText>
        </w:r>
        <w:r w:rsidR="00F4601C" w:rsidRPr="00E352EF" w:rsidDel="00FC02BF">
          <w:delText>Dataset</w:delText>
        </w:r>
        <w:r w:rsidRPr="00E352EF" w:rsidDel="00FC02BF">
          <w:rPr>
            <w:rFonts w:ascii="Cambria" w:hAnsi="Cambria"/>
          </w:rPr>
          <w:delText xml:space="preserve"> then the </w:delText>
        </w:r>
        <w:r w:rsidRPr="00E352EF" w:rsidDel="00FC02BF">
          <w:rPr>
            <w:rFonts w:ascii="Cambria" w:hAnsi="Cambria"/>
            <w:b/>
          </w:rPr>
          <w:delText>xor</w:delText>
        </w:r>
        <w:r w:rsidRPr="00E352EF" w:rsidDel="00FC02BF">
          <w:rPr>
            <w:rFonts w:ascii="Cambria" w:hAnsi="Cambria"/>
          </w:rPr>
          <w:delText xml:space="preserve"> operator returns a </w:delText>
        </w:r>
        <w:r w:rsidR="00F4601C" w:rsidRPr="00E352EF" w:rsidDel="00FC02BF">
          <w:delText>Dataset</w:delText>
        </w:r>
        <w:r w:rsidRPr="00E352EF" w:rsidDel="00FC02BF">
          <w:rPr>
            <w:rFonts w:ascii="Cambria" w:hAnsi="Cambria"/>
          </w:rPr>
          <w:delText xml:space="preserve"> having the following components: </w:delText>
        </w:r>
      </w:del>
    </w:p>
    <w:p w14:paraId="2CFAF9D8" w14:textId="73CE8B4F" w:rsidR="005A2227" w:rsidRPr="00E352EF" w:rsidDel="00FC02BF" w:rsidRDefault="0097053A" w:rsidP="008A7573">
      <w:pPr>
        <w:numPr>
          <w:ilvl w:val="0"/>
          <w:numId w:val="4"/>
        </w:numPr>
        <w:ind w:left="360"/>
        <w:rPr>
          <w:del w:id="9835" w:author="Utente" w:date="2017-06-25T10:45:00Z"/>
          <w:rFonts w:ascii="Cambria" w:hAnsi="Cambria"/>
        </w:rPr>
      </w:pPr>
      <w:del w:id="9836" w:author="Utente" w:date="2017-06-25T10:45:00Z">
        <w:r w:rsidRPr="00E352EF" w:rsidDel="00FC02BF">
          <w:rPr>
            <w:rFonts w:ascii="Cambria" w:eastAsia="Calibri" w:hAnsi="Cambria" w:cs="Calibri"/>
          </w:rPr>
          <w:delText xml:space="preserve">The </w:delText>
        </w:r>
        <w:r w:rsidR="001E4C0B" w:rsidRPr="00E352EF" w:rsidDel="00FC02BF">
          <w:rPr>
            <w:rFonts w:ascii="Cambria" w:eastAsia="Calibri" w:hAnsi="Cambria" w:cs="Calibri"/>
          </w:rPr>
          <w:delText xml:space="preserve">superset of the identifier components of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del>
    </w:p>
    <w:p w14:paraId="334F9123" w14:textId="5064BC08" w:rsidR="005A2227" w:rsidRPr="00E352EF" w:rsidDel="00FC02BF" w:rsidRDefault="0097053A" w:rsidP="008A7573">
      <w:pPr>
        <w:numPr>
          <w:ilvl w:val="0"/>
          <w:numId w:val="4"/>
        </w:numPr>
        <w:ind w:left="360"/>
        <w:rPr>
          <w:del w:id="9837" w:author="Utente" w:date="2017-06-25T10:45:00Z"/>
          <w:rFonts w:ascii="Cambria" w:hAnsi="Cambria"/>
        </w:rPr>
      </w:pPr>
      <w:del w:id="9838" w:author="Utente" w:date="2017-06-25T10:45: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(i.e., with the same name) then the resulting </w:delText>
        </w:r>
        <w:r w:rsidR="00F4601C" w:rsidRPr="00E352EF" w:rsidDel="00FC02BF">
          <w:delText>Dataset</w:delText>
        </w:r>
        <w:r w:rsidRPr="00E352EF" w:rsidDel="00FC02BF">
          <w:rPr>
            <w:rFonts w:ascii="Cambria" w:eastAsia="Calibri" w:hAnsi="Cambria" w:cs="Calibri"/>
          </w:rPr>
          <w:delText xml:space="preserve"> has these common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with the same name, varied on the base of the logical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between the Measure Components of ds_1 and ds_2. Otherwise, 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do not have any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and have only one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then the resulting </w:delText>
        </w:r>
        <w:r w:rsidR="00F4601C" w:rsidRPr="00E352EF" w:rsidDel="00FC02BF">
          <w:delText>Dataset</w:delText>
        </w:r>
        <w:r w:rsidRPr="00E352EF" w:rsidDel="00FC02BF">
          <w:rPr>
            <w:rFonts w:ascii="Cambria" w:eastAsia="Calibri" w:hAnsi="Cambria" w:cs="Calibri"/>
          </w:rPr>
          <w:delText xml:space="preserve"> contains a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named </w:delText>
        </w:r>
        <w:r w:rsidR="00C847B8" w:rsidRPr="00E352EF" w:rsidDel="00FC02BF">
          <w:rPr>
            <w:rFonts w:ascii="Cambria" w:eastAsia="Calibri" w:hAnsi="Cambria" w:cs="Calibri"/>
            <w:b/>
          </w:rPr>
          <w:delText>CONDITION</w:delText>
        </w:r>
        <w:r w:rsidRPr="00E352EF" w:rsidDel="00FC02BF">
          <w:rPr>
            <w:rFonts w:ascii="Cambria" w:eastAsia="Calibri" w:hAnsi="Cambria" w:cs="Calibri"/>
          </w:rPr>
          <w:delText xml:space="preserve"> that contains 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E7FBD81" w14:textId="228094DB" w:rsidR="005A2227" w:rsidRPr="00E352EF" w:rsidDel="00FC02BF" w:rsidRDefault="0097053A" w:rsidP="00CF6D97">
      <w:pPr>
        <w:rPr>
          <w:del w:id="9839" w:author="Utente" w:date="2017-06-25T10:45:00Z"/>
          <w:rFonts w:ascii="Cambria" w:hAnsi="Cambria"/>
        </w:rPr>
      </w:pPr>
      <w:del w:id="9840" w:author="Utente" w:date="2017-06-25T10:45:00Z">
        <w:r w:rsidRPr="00E352EF" w:rsidDel="00FC02BF">
          <w:rPr>
            <w:rFonts w:ascii="Cambria" w:hAnsi="Cambria"/>
          </w:rPr>
          <w:delText xml:space="preserve">The resulting </w:delText>
        </w:r>
        <w:r w:rsidR="00F4601C" w:rsidRPr="00E352EF" w:rsidDel="00FC02BF">
          <w:delText>Dataset</w:delText>
        </w:r>
        <w:r w:rsidRPr="00E352EF" w:rsidDel="00FC02BF">
          <w:rPr>
            <w:rFonts w:ascii="Cambria" w:hAnsi="Cambria"/>
          </w:rPr>
          <w:delText xml:space="preserve"> contains a data point for each pair of data points of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that have the same key (the same values of the </w:delText>
        </w:r>
        <w:r w:rsidR="009C28BD" w:rsidRPr="00E352EF" w:rsidDel="00FC02BF">
          <w:rPr>
            <w:rFonts w:ascii="Cambria" w:eastAsia="Calibri" w:hAnsi="Cambria" w:cs="Calibri"/>
          </w:rPr>
          <w:delText>Identifier Component</w:delText>
        </w:r>
        <w:r w:rsidRPr="00E352EF" w:rsidDel="00FC02BF">
          <w:rPr>
            <w:rFonts w:ascii="Cambria" w:hAnsi="Cambria"/>
          </w:rPr>
          <w:delText xml:space="preserve">s). </w:delText>
        </w:r>
      </w:del>
    </w:p>
    <w:p w14:paraId="5595A829" w14:textId="77777777" w:rsidR="005A2227" w:rsidRPr="00E352EF" w:rsidRDefault="005A2227" w:rsidP="00CF6D97">
      <w:pPr>
        <w:rPr>
          <w:rFonts w:ascii="Cambria" w:hAnsi="Cambria"/>
        </w:rPr>
      </w:pPr>
    </w:p>
    <w:p w14:paraId="6961081E"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4A81598A" w14:textId="6F5554B7" w:rsidR="005A2227" w:rsidRPr="00E352EF" w:rsidDel="00C237D2" w:rsidRDefault="00EA6708" w:rsidP="00CF6D97">
      <w:pPr>
        <w:rPr>
          <w:del w:id="9841" w:author="Utente" w:date="2017-06-25T10:45:00Z"/>
          <w:rFonts w:ascii="Cambria" w:hAnsi="Cambria"/>
        </w:rPr>
      </w:pPr>
      <w:del w:id="9842" w:author="Utente" w:date="2017-06-25T10:45:00Z">
        <w:r w:rsidRPr="00E352EF" w:rsidDel="00C237D2">
          <w:rPr>
            <w:rFonts w:ascii="Cambria" w:hAnsi="Cambria"/>
          </w:rPr>
          <w:delText>O</w:delText>
        </w:r>
        <w:r w:rsidR="0097053A" w:rsidRPr="00E352EF" w:rsidDel="00C237D2">
          <w:rPr>
            <w:rFonts w:ascii="Cambria" w:hAnsi="Cambria"/>
          </w:rPr>
          <w:delText>n scalar</w:delText>
        </w:r>
      </w:del>
    </w:p>
    <w:p w14:paraId="5F54D986" w14:textId="0CF00BEB" w:rsidR="005A2227" w:rsidRPr="00E352EF" w:rsidDel="00C237D2" w:rsidRDefault="00EA6708" w:rsidP="00CF6D97">
      <w:pPr>
        <w:rPr>
          <w:del w:id="9843" w:author="Utente" w:date="2017-06-25T10:45:00Z"/>
          <w:rFonts w:ascii="Cambria" w:hAnsi="Cambria"/>
        </w:rPr>
      </w:pPr>
      <w:del w:id="9844" w:author="Utente" w:date="2017-06-25T10:45:00Z">
        <w:r w:rsidRPr="00E352EF" w:rsidDel="00C237D2">
          <w:rPr>
            <w:rFonts w:ascii="Cambria" w:eastAsia="Calibri" w:hAnsi="Cambria" w:cs="Calibri"/>
          </w:rPr>
          <w:delText xml:space="preserve">1) </w:delText>
        </w:r>
        <w:r w:rsidR="0097053A" w:rsidRPr="00E352EF" w:rsidDel="00C237D2">
          <w:rPr>
            <w:rFonts w:ascii="Cambria" w:eastAsia="Calibri" w:hAnsi="Cambria" w:cs="Calibri"/>
          </w:rPr>
          <w:delText>If A = True, B = False</w:delText>
        </w:r>
      </w:del>
    </w:p>
    <w:p w14:paraId="5529D414" w14:textId="35E6A032" w:rsidR="005A2227" w:rsidRPr="00E352EF" w:rsidDel="00C237D2" w:rsidRDefault="0097053A" w:rsidP="00EA6708">
      <w:pPr>
        <w:ind w:firstLine="706"/>
        <w:rPr>
          <w:del w:id="9845" w:author="Utente" w:date="2017-06-25T10:45:00Z"/>
          <w:rFonts w:ascii="Cambria" w:hAnsi="Cambria"/>
        </w:rPr>
      </w:pPr>
      <w:del w:id="9846" w:author="Utente" w:date="2017-06-25T10:45:00Z">
        <w:r w:rsidRPr="00E352EF" w:rsidDel="00C237D2">
          <w:rPr>
            <w:rFonts w:ascii="Cambria" w:eastAsia="Calibri" w:hAnsi="Cambria" w:cs="Calibri"/>
          </w:rPr>
          <w:delText xml:space="preserve">C := A </w:delText>
        </w:r>
        <w:r w:rsidRPr="00E352EF" w:rsidDel="00C237D2">
          <w:rPr>
            <w:rFonts w:ascii="Cambria" w:eastAsia="Calibri" w:hAnsi="Cambria" w:cs="Calibri"/>
            <w:b/>
          </w:rPr>
          <w:delText>or</w:delText>
        </w:r>
        <w:r w:rsidRPr="00E352EF" w:rsidDel="00C237D2">
          <w:rPr>
            <w:rFonts w:ascii="Cambria" w:eastAsia="Calibri" w:hAnsi="Cambria" w:cs="Calibri"/>
          </w:rPr>
          <w:delText xml:space="preserve"> B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C = True</w:delText>
        </w:r>
      </w:del>
    </w:p>
    <w:p w14:paraId="40B9DA68" w14:textId="6B9C7C7F" w:rsidR="005A2227" w:rsidRPr="00E352EF" w:rsidDel="00C237D2" w:rsidRDefault="005A2227" w:rsidP="00CF6D97">
      <w:pPr>
        <w:rPr>
          <w:del w:id="9847" w:author="Utente" w:date="2017-06-25T10:45:00Z"/>
          <w:rFonts w:ascii="Cambria" w:hAnsi="Cambria"/>
        </w:rPr>
      </w:pPr>
    </w:p>
    <w:p w14:paraId="34FCAB23" w14:textId="723CDC4E" w:rsidR="005A2227" w:rsidRPr="00E352EF" w:rsidDel="00C237D2" w:rsidRDefault="00EA6708" w:rsidP="00CF6D97">
      <w:pPr>
        <w:rPr>
          <w:del w:id="9848" w:author="Utente" w:date="2017-06-25T10:45:00Z"/>
          <w:rFonts w:ascii="Cambria" w:hAnsi="Cambria"/>
        </w:rPr>
      </w:pPr>
      <w:del w:id="9849" w:author="Utente" w:date="2017-06-25T10:45: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del>
    </w:p>
    <w:p w14:paraId="5C3E3202" w14:textId="544C495D" w:rsidR="005A2227" w:rsidRPr="00F70A81" w:rsidRDefault="00B80B78" w:rsidP="00CF6D97">
      <w:pPr>
        <w:rPr>
          <w:rFonts w:ascii="Cambria" w:eastAsia="Calibri" w:hAnsi="Cambria" w:cs="Calibri"/>
          <w:lang w:val="fr-FR"/>
        </w:rPr>
      </w:pPr>
      <w:ins w:id="9850" w:author="Utente" w:date="2017-06-26T16:27:00Z">
        <w:r>
          <w:rPr>
            <w:rFonts w:ascii="Cambria" w:eastAsia="Calibri" w:hAnsi="Cambria" w:cs="Calibri"/>
          </w:rPr>
          <w:t>Given the left operand</w:t>
        </w:r>
        <w:r w:rsidRPr="00E352EF">
          <w:rPr>
            <w:rFonts w:ascii="Cambria" w:eastAsia="Calibri" w:hAnsi="Cambria" w:cs="Calibri"/>
          </w:rPr>
          <w:t xml:space="preserve"> </w:t>
        </w:r>
        <w:r>
          <w:rPr>
            <w:rFonts w:ascii="Cambria" w:eastAsia="Calibri" w:hAnsi="Cambria"/>
          </w:rPr>
          <w:t>Data Set</w:t>
        </w:r>
      </w:ins>
      <w:ins w:id="9851" w:author="Utente" w:date="2017-06-27T18:22:00Z">
        <w:r w:rsidR="006619C5">
          <w:rPr>
            <w:rFonts w:ascii="Cambria" w:eastAsia="Calibri" w:hAnsi="Cambria"/>
          </w:rPr>
          <w:t>:</w:t>
        </w:r>
      </w:ins>
      <w:ins w:id="9852" w:author="Utente" w:date="2017-06-26T16:27:00Z">
        <w:r>
          <w:rPr>
            <w:rFonts w:ascii="Cambria" w:eastAsia="Calibri" w:hAnsi="Cambria"/>
          </w:rPr>
          <w:t xml:space="preserve"> </w:t>
        </w:r>
      </w:ins>
      <w:del w:id="9853" w:author="Utente" w:date="2017-06-25T10:45:00Z">
        <w:r w:rsidR="00EA6708" w:rsidRPr="00F70A81" w:rsidDel="00C237D2">
          <w:rPr>
            <w:rFonts w:ascii="Cambria" w:eastAsia="Calibri" w:hAnsi="Cambria" w:cs="Calibri"/>
            <w:lang w:val="fr-FR"/>
          </w:rPr>
          <w:delText xml:space="preserve">2) </w:delText>
        </w:r>
        <w:r w:rsidR="0097053A" w:rsidRPr="00F70A81" w:rsidDel="00C237D2">
          <w:rPr>
            <w:rFonts w:ascii="Cambria" w:eastAsia="Calibri" w:hAnsi="Cambria" w:cs="Calibri"/>
            <w:lang w:val="fr-FR"/>
          </w:rPr>
          <w:delText>DS_xor:=population.</w:delText>
        </w:r>
      </w:del>
      <w:ins w:id="9854" w:author="Laura Viignola" w:date="2017-05-11T09:38:00Z">
        <w:del w:id="9855" w:author="Utente" w:date="2017-06-25T10:45:00Z">
          <w:r w:rsidR="004266D2" w:rsidDel="00C237D2">
            <w:rPr>
              <w:rFonts w:ascii="Cambria" w:eastAsia="Calibri" w:hAnsi="Cambria" w:cs="Calibri"/>
              <w:lang w:val="fr-FR"/>
            </w:rPr>
            <w:delText>#</w:delText>
          </w:r>
        </w:del>
      </w:ins>
      <w:del w:id="9856" w:author="Utente" w:date="2017-06-25T10:45:00Z">
        <w:r w:rsidR="0097053A" w:rsidRPr="00F70A81" w:rsidDel="00C237D2">
          <w:rPr>
            <w:rFonts w:ascii="Cambria" w:eastAsia="Calibri" w:hAnsi="Cambria" w:cs="Calibri"/>
            <w:lang w:val="fr-FR"/>
          </w:rPr>
          <w:delText xml:space="preserve">sex=”M” </w:delText>
        </w:r>
        <w:r w:rsidR="0097053A" w:rsidRPr="00F70A81" w:rsidDel="00C237D2">
          <w:rPr>
            <w:rFonts w:ascii="Cambria" w:eastAsia="Calibri" w:hAnsi="Cambria" w:cs="Calibri"/>
            <w:b/>
            <w:lang w:val="fr-FR"/>
          </w:rPr>
          <w:delText>xor</w:delText>
        </w:r>
        <w:r w:rsidR="0097053A" w:rsidRPr="00F70A81" w:rsidDel="00C237D2">
          <w:rPr>
            <w:rFonts w:ascii="Cambria" w:eastAsia="Calibri" w:hAnsi="Cambria" w:cs="Calibri"/>
            <w:lang w:val="fr-FR"/>
          </w:rPr>
          <w:delText xml:space="preserve">  population.</w:delText>
        </w:r>
      </w:del>
      <w:ins w:id="9857" w:author="Laura Viignola" w:date="2017-05-11T09:38:00Z">
        <w:del w:id="9858" w:author="Utente" w:date="2017-06-25T10:45:00Z">
          <w:r w:rsidR="004266D2" w:rsidDel="00C237D2">
            <w:rPr>
              <w:rFonts w:ascii="Cambria" w:eastAsia="Calibri" w:hAnsi="Cambria" w:cs="Calibri"/>
              <w:lang w:val="fr-FR"/>
            </w:rPr>
            <w:delText>#</w:delText>
          </w:r>
        </w:del>
      </w:ins>
      <w:del w:id="9859" w:author="Utente" w:date="2017-06-25T10:45:00Z">
        <w:r w:rsidR="0097053A" w:rsidRPr="00F70A81" w:rsidDel="00C237D2">
          <w:rPr>
            <w:rFonts w:ascii="Cambria" w:eastAsia="Calibri" w:hAnsi="Cambria" w:cs="Calibri"/>
            <w:lang w:val="fr-FR"/>
          </w:rPr>
          <w:delText>age</w:delText>
        </w:r>
      </w:del>
      <w:ins w:id="9860" w:author="Laura Viignola" w:date="2017-05-10T16:43:00Z">
        <w:del w:id="9861" w:author="Utente" w:date="2017-06-25T10:45:00Z">
          <w:r w:rsidR="00DD271A" w:rsidRPr="00F70A81" w:rsidDel="00C237D2">
            <w:rPr>
              <w:rFonts w:ascii="Cambria" w:eastAsia="Calibri" w:hAnsi="Cambria" w:cs="Calibri"/>
              <w:lang w:val="fr-FR"/>
            </w:rPr>
            <w:delText xml:space="preserve"> </w:delText>
          </w:r>
        </w:del>
      </w:ins>
      <w:del w:id="9862" w:author="Utente" w:date="2017-06-25T10:45:00Z">
        <w:r w:rsidR="0097053A" w:rsidRPr="00F70A81" w:rsidDel="00C237D2">
          <w:rPr>
            <w:rFonts w:ascii="Cambria" w:eastAsia="Calibri" w:hAnsi="Cambria" w:cs="Calibri"/>
            <w:lang w:val="fr-FR"/>
          </w:rPr>
          <w:delText xml:space="preserve">_group=”Y15-64” </w:delText>
        </w:r>
      </w:del>
    </w:p>
    <w:p w14:paraId="59115DD4" w14:textId="5D41D046" w:rsidR="00994652" w:rsidRPr="00F70A81" w:rsidDel="006619C5" w:rsidRDefault="00994652" w:rsidP="00CF6D97">
      <w:pPr>
        <w:rPr>
          <w:del w:id="9863" w:author="Utente" w:date="2017-06-27T18:21:00Z"/>
          <w:rFonts w:ascii="Cambria" w:hAnsi="Cambria"/>
          <w:lang w:val="fr-FR"/>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3CC6125F"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A496576" w14:textId="327CD769" w:rsidR="005A2227" w:rsidRPr="00B80B78" w:rsidRDefault="0097053A">
            <w:pPr>
              <w:rPr>
                <w:rFonts w:ascii="Arial" w:hAnsi="Arial" w:cs="Arial"/>
              </w:rPr>
            </w:pPr>
            <w:del w:id="9864" w:author="Utente" w:date="2017-06-25T10:46:00Z">
              <w:r w:rsidRPr="00B80B78" w:rsidDel="00C237D2">
                <w:rPr>
                  <w:rFonts w:ascii="Arial" w:eastAsia="Calibri" w:hAnsi="Arial" w:cs="Arial"/>
                </w:rPr>
                <w:delText>DS_xor</w:delText>
              </w:r>
            </w:del>
            <w:ins w:id="9865" w:author="Laura Viignola" w:date="2017-05-10T16:52:00Z">
              <w:del w:id="9866" w:author="Utente" w:date="2017-06-25T10:46:00Z">
                <w:r w:rsidR="00432A98" w:rsidRPr="00B80B78" w:rsidDel="00C237D2">
                  <w:rPr>
                    <w:rFonts w:ascii="Arial" w:eastAsia="Calibri" w:hAnsi="Arial" w:cs="Arial"/>
                  </w:rPr>
                  <w:delText>population</w:delText>
                </w:r>
              </w:del>
            </w:ins>
            <w:ins w:id="9867" w:author="Utente" w:date="2017-06-25T10:46:00Z">
              <w:r w:rsidR="00C237D2" w:rsidRPr="00B80B78">
                <w:rPr>
                  <w:rFonts w:ascii="Arial" w:eastAsia="Calibri" w:hAnsi="Arial" w:cs="Arial"/>
                </w:rPr>
                <w:t>DS_1</w:t>
              </w:r>
            </w:ins>
          </w:p>
        </w:tc>
      </w:tr>
      <w:tr w:rsidR="005A2227" w:rsidRPr="00B80B78" w14:paraId="778CA9E7"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BB8A53" w14:textId="5E3F60D5" w:rsidR="005A2227" w:rsidRPr="00B80B78" w:rsidRDefault="00C237D2" w:rsidP="00C237D2">
            <w:pPr>
              <w:tabs>
                <w:tab w:val="left" w:pos="855"/>
              </w:tabs>
              <w:rPr>
                <w:rFonts w:ascii="Arial" w:hAnsi="Arial" w:cs="Arial"/>
              </w:rPr>
            </w:pPr>
            <w:ins w:id="9868" w:author="Utente" w:date="2017-06-25T10:46:00Z">
              <w:r w:rsidRPr="00B80B78">
                <w:rPr>
                  <w:rFonts w:ascii="Arial" w:eastAsia="Calibri" w:hAnsi="Arial" w:cs="Arial"/>
                  <w:b/>
                </w:rPr>
                <w:t>Id_1</w:t>
              </w:r>
            </w:ins>
            <w:del w:id="9869" w:author="Utente" w:date="2017-06-25T10:46: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B65463" w14:textId="4FE4F548" w:rsidR="005A2227" w:rsidRPr="00B80B78" w:rsidRDefault="0097053A">
            <w:pPr>
              <w:rPr>
                <w:rFonts w:ascii="Arial" w:hAnsi="Arial" w:cs="Arial"/>
              </w:rPr>
            </w:pPr>
            <w:del w:id="9870" w:author="Utente" w:date="2017-06-25T10:46:00Z">
              <w:r w:rsidRPr="00B80B78" w:rsidDel="00C237D2">
                <w:rPr>
                  <w:rFonts w:ascii="Arial" w:eastAsia="Calibri" w:hAnsi="Arial" w:cs="Arial"/>
                  <w:b/>
                </w:rPr>
                <w:delText>AGE</w:delText>
              </w:r>
            </w:del>
            <w:ins w:id="9871" w:author="Utente" w:date="2017-06-25T10:46: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BD049AF" w14:textId="25A19FC8" w:rsidR="005A2227" w:rsidRPr="00B80B78" w:rsidRDefault="0097053A">
            <w:pPr>
              <w:rPr>
                <w:rFonts w:ascii="Arial" w:hAnsi="Arial" w:cs="Arial"/>
              </w:rPr>
            </w:pPr>
            <w:del w:id="9872" w:author="Utente" w:date="2017-06-25T10:46:00Z">
              <w:r w:rsidRPr="00B80B78" w:rsidDel="00C237D2">
                <w:rPr>
                  <w:rFonts w:ascii="Arial" w:eastAsia="Calibri" w:hAnsi="Arial" w:cs="Arial"/>
                  <w:b/>
                </w:rPr>
                <w:delText>GEO</w:delText>
              </w:r>
            </w:del>
            <w:ins w:id="9873" w:author="Utente" w:date="2017-06-25T10:46: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A791BE" w14:textId="772D0890" w:rsidR="005A2227" w:rsidRPr="00B80B78" w:rsidRDefault="0097053A">
            <w:pPr>
              <w:rPr>
                <w:rFonts w:ascii="Arial" w:hAnsi="Arial" w:cs="Arial"/>
              </w:rPr>
            </w:pPr>
            <w:del w:id="9874" w:author="Utente" w:date="2017-06-25T10:46:00Z">
              <w:r w:rsidRPr="00B80B78" w:rsidDel="00C237D2">
                <w:rPr>
                  <w:rFonts w:ascii="Arial" w:eastAsia="Calibri" w:hAnsi="Arial" w:cs="Arial"/>
                  <w:b/>
                </w:rPr>
                <w:delText>TIME</w:delText>
              </w:r>
            </w:del>
            <w:ins w:id="9875" w:author="Utente" w:date="2017-06-25T10:46: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78F17B0" w14:textId="1E7B3F47" w:rsidR="005A2227" w:rsidRPr="00B80B78" w:rsidRDefault="0097053A">
            <w:pPr>
              <w:rPr>
                <w:rFonts w:ascii="Arial" w:hAnsi="Arial" w:cs="Arial"/>
              </w:rPr>
            </w:pPr>
            <w:del w:id="9876" w:author="Utente" w:date="2017-06-25T10:46:00Z">
              <w:r w:rsidRPr="00B80B78" w:rsidDel="00C237D2">
                <w:rPr>
                  <w:rFonts w:ascii="Arial" w:eastAsia="Calibri" w:hAnsi="Arial" w:cs="Arial"/>
                  <w:b/>
                  <w:shd w:val="clear" w:color="auto" w:fill="C6D9F1"/>
                </w:rPr>
                <w:delText>CONDITION</w:delText>
              </w:r>
            </w:del>
            <w:ins w:id="9877" w:author="Utente" w:date="2017-06-25T10:46:00Z">
              <w:r w:rsidR="00C237D2" w:rsidRPr="00B80B78">
                <w:rPr>
                  <w:rFonts w:ascii="Arial" w:eastAsia="Calibri" w:hAnsi="Arial" w:cs="Arial"/>
                  <w:b/>
                  <w:shd w:val="clear" w:color="auto" w:fill="C6D9F1"/>
                </w:rPr>
                <w:t>Me_1</w:t>
              </w:r>
            </w:ins>
          </w:p>
        </w:tc>
      </w:tr>
      <w:tr w:rsidR="005A2227" w:rsidRPr="00B80B78" w14:paraId="05ADEB3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037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D4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CF4AB"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83143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B88DA" w14:textId="5B25CEC3" w:rsidR="005A2227" w:rsidRPr="00B80B78" w:rsidRDefault="0097053A">
            <w:pPr>
              <w:rPr>
                <w:rFonts w:ascii="Arial" w:hAnsi="Arial" w:cs="Arial"/>
              </w:rPr>
            </w:pPr>
            <w:del w:id="9878" w:author="Utente" w:date="2017-06-25T10:46:00Z">
              <w:r w:rsidRPr="00B80B78" w:rsidDel="00C237D2">
                <w:rPr>
                  <w:rFonts w:ascii="Arial" w:eastAsia="Calibri" w:hAnsi="Arial" w:cs="Arial"/>
                </w:rPr>
                <w:delText>970428</w:delText>
              </w:r>
            </w:del>
            <w:ins w:id="9879" w:author="Utente" w:date="2017-06-25T10:46:00Z">
              <w:r w:rsidR="00C237D2" w:rsidRPr="00B80B78">
                <w:rPr>
                  <w:rFonts w:ascii="Arial" w:eastAsia="Calibri" w:hAnsi="Arial" w:cs="Arial"/>
                </w:rPr>
                <w:t>true</w:t>
              </w:r>
            </w:ins>
          </w:p>
        </w:tc>
      </w:tr>
      <w:tr w:rsidR="005A2227" w:rsidRPr="00B80B78" w14:paraId="556DCA9F"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6470B"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0609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55FFC"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211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12679" w14:textId="097580EC" w:rsidR="005A2227" w:rsidRPr="00B80B78" w:rsidRDefault="0097053A">
            <w:pPr>
              <w:rPr>
                <w:rFonts w:ascii="Arial" w:hAnsi="Arial" w:cs="Arial"/>
              </w:rPr>
            </w:pPr>
            <w:del w:id="9880" w:author="Utente" w:date="2017-06-25T10:47:00Z">
              <w:r w:rsidRPr="00B80B78" w:rsidDel="00C237D2">
                <w:rPr>
                  <w:rFonts w:ascii="Arial" w:eastAsia="Calibri" w:hAnsi="Arial" w:cs="Arial"/>
                </w:rPr>
                <w:delText>3678355</w:delText>
              </w:r>
            </w:del>
            <w:ins w:id="9881" w:author="Utente" w:date="2017-06-25T10:47:00Z">
              <w:r w:rsidR="00C237D2" w:rsidRPr="00B80B78">
                <w:rPr>
                  <w:rFonts w:ascii="Arial" w:eastAsia="Calibri" w:hAnsi="Arial" w:cs="Arial"/>
                </w:rPr>
                <w:t>false</w:t>
              </w:r>
            </w:ins>
          </w:p>
        </w:tc>
      </w:tr>
      <w:tr w:rsidR="005A2227" w:rsidRPr="00B80B78" w14:paraId="6861BED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3075B" w14:textId="77777777" w:rsidR="005A2227" w:rsidRPr="00B80B78" w:rsidRDefault="0097053A">
            <w:pPr>
              <w:rPr>
                <w:rFonts w:ascii="Arial" w:hAnsi="Arial" w:cs="Arial"/>
              </w:rPr>
            </w:pPr>
            <w:r w:rsidRPr="00B80B78">
              <w:rPr>
                <w:rFonts w:ascii="Arial" w:eastAsia="Calibri" w:hAnsi="Arial" w:cs="Arial"/>
              </w:rPr>
              <w:lastRenderedPageBreak/>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E26D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4FED0"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0634F"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E76D6" w14:textId="741F63C0" w:rsidR="005A2227" w:rsidRPr="00B80B78" w:rsidRDefault="00C237D2">
            <w:pPr>
              <w:rPr>
                <w:rFonts w:ascii="Arial" w:hAnsi="Arial" w:cs="Arial"/>
              </w:rPr>
            </w:pPr>
            <w:ins w:id="9882" w:author="Utente" w:date="2017-06-25T10:46:00Z">
              <w:r w:rsidRPr="00B80B78">
                <w:rPr>
                  <w:rFonts w:ascii="Arial" w:eastAsia="Calibri" w:hAnsi="Arial" w:cs="Arial"/>
                </w:rPr>
                <w:t>true</w:t>
              </w:r>
            </w:ins>
            <w:del w:id="9883" w:author="Utente" w:date="2017-06-25T10:46:00Z">
              <w:r w:rsidR="0097053A" w:rsidRPr="00B80B78" w:rsidDel="00C237D2">
                <w:rPr>
                  <w:rFonts w:ascii="Arial" w:eastAsia="Calibri" w:hAnsi="Arial" w:cs="Arial"/>
                </w:rPr>
                <w:delText>838653</w:delText>
              </w:r>
            </w:del>
          </w:p>
        </w:tc>
      </w:tr>
      <w:tr w:rsidR="00C237D2" w:rsidRPr="00B80B78" w14:paraId="06FA71C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41D4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4AD80"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C0C685" w14:textId="097AA6F3" w:rsidR="00C237D2" w:rsidRPr="00B80B78" w:rsidRDefault="00C237D2">
            <w:pPr>
              <w:rPr>
                <w:rFonts w:ascii="Arial" w:hAnsi="Arial" w:cs="Arial"/>
              </w:rPr>
            </w:pPr>
            <w:ins w:id="9884" w:author="Utente" w:date="2017-06-25T10:46:00Z">
              <w:r w:rsidRPr="00B80B78">
                <w:rPr>
                  <w:rFonts w:ascii="Arial" w:eastAsia="Calibri" w:hAnsi="Arial" w:cs="Arial"/>
                </w:rPr>
                <w:t>UK</w:t>
              </w:r>
            </w:ins>
            <w:del w:id="9885"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C869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3A053" w14:textId="767B6CDB" w:rsidR="00C237D2" w:rsidRPr="00B80B78" w:rsidRDefault="00C237D2">
            <w:pPr>
              <w:rPr>
                <w:rFonts w:ascii="Arial" w:hAnsi="Arial" w:cs="Arial"/>
              </w:rPr>
            </w:pPr>
            <w:ins w:id="9886" w:author="Utente" w:date="2017-06-25T10:47:00Z">
              <w:r w:rsidRPr="00B80B78">
                <w:rPr>
                  <w:rFonts w:ascii="Arial" w:eastAsia="Calibri" w:hAnsi="Arial" w:cs="Arial"/>
                </w:rPr>
                <w:t>false</w:t>
              </w:r>
            </w:ins>
            <w:del w:id="9887" w:author="Utente" w:date="2017-06-25T10:47:00Z">
              <w:r w:rsidRPr="00B80B78" w:rsidDel="00C237D2">
                <w:rPr>
                  <w:rFonts w:ascii="Arial" w:eastAsia="Calibri" w:hAnsi="Arial" w:cs="Arial"/>
                </w:rPr>
                <w:delText>927644</w:delText>
              </w:r>
            </w:del>
          </w:p>
        </w:tc>
      </w:tr>
      <w:tr w:rsidR="00C237D2" w:rsidRPr="00B80B78" w14:paraId="49C9D21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F97F"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F4FF0"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3A52A6" w14:textId="1D3B0786" w:rsidR="00C237D2" w:rsidRPr="00B80B78" w:rsidRDefault="00C237D2">
            <w:pPr>
              <w:rPr>
                <w:rFonts w:ascii="Arial" w:hAnsi="Arial" w:cs="Arial"/>
              </w:rPr>
            </w:pPr>
            <w:ins w:id="9888" w:author="Utente" w:date="2017-06-25T10:46:00Z">
              <w:r w:rsidRPr="00B80B78">
                <w:rPr>
                  <w:rFonts w:ascii="Arial" w:eastAsia="Calibri" w:hAnsi="Arial" w:cs="Arial"/>
                </w:rPr>
                <w:t>UK</w:t>
              </w:r>
            </w:ins>
            <w:del w:id="9889"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8771"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5CB6D" w14:textId="7538D332" w:rsidR="00C237D2" w:rsidRPr="00B80B78" w:rsidRDefault="00C237D2">
            <w:pPr>
              <w:rPr>
                <w:rFonts w:ascii="Arial" w:hAnsi="Arial" w:cs="Arial"/>
              </w:rPr>
            </w:pPr>
            <w:ins w:id="9890" w:author="Utente" w:date="2017-06-25T10:47:00Z">
              <w:r w:rsidRPr="00B80B78">
                <w:rPr>
                  <w:rFonts w:ascii="Arial" w:eastAsia="Calibri" w:hAnsi="Arial" w:cs="Arial"/>
                </w:rPr>
                <w:t>false</w:t>
              </w:r>
            </w:ins>
            <w:del w:id="9891" w:author="Utente" w:date="2017-06-25T10:47:00Z">
              <w:r w:rsidRPr="00B80B78" w:rsidDel="00C237D2">
                <w:rPr>
                  <w:rFonts w:ascii="Arial" w:eastAsia="Calibri" w:hAnsi="Arial" w:cs="Arial"/>
                </w:rPr>
                <w:delText>3625561</w:delText>
              </w:r>
            </w:del>
          </w:p>
        </w:tc>
      </w:tr>
      <w:tr w:rsidR="00C237D2" w:rsidRPr="00B80B78" w14:paraId="55D576A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E813E"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11825"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7F724" w14:textId="13A21D8B" w:rsidR="00C237D2" w:rsidRPr="00B80B78" w:rsidRDefault="00C237D2">
            <w:pPr>
              <w:rPr>
                <w:rFonts w:ascii="Arial" w:hAnsi="Arial" w:cs="Arial"/>
              </w:rPr>
            </w:pPr>
            <w:ins w:id="9892" w:author="Utente" w:date="2017-06-25T10:46:00Z">
              <w:r w:rsidRPr="00B80B78">
                <w:rPr>
                  <w:rFonts w:ascii="Arial" w:eastAsia="Calibri" w:hAnsi="Arial" w:cs="Arial"/>
                </w:rPr>
                <w:t>UK</w:t>
              </w:r>
            </w:ins>
            <w:del w:id="9893"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106A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92823" w14:textId="476DAD9C" w:rsidR="00C237D2" w:rsidRPr="00B80B78" w:rsidRDefault="00C237D2">
            <w:pPr>
              <w:rPr>
                <w:rFonts w:ascii="Arial" w:hAnsi="Arial" w:cs="Arial"/>
              </w:rPr>
            </w:pPr>
            <w:ins w:id="9894" w:author="Utente" w:date="2017-06-25T10:47:00Z">
              <w:r w:rsidRPr="00B80B78">
                <w:rPr>
                  <w:rFonts w:ascii="Arial" w:eastAsia="Calibri" w:hAnsi="Arial" w:cs="Arial"/>
                </w:rPr>
                <w:t>true</w:t>
              </w:r>
            </w:ins>
            <w:del w:id="9895" w:author="Utente" w:date="2017-06-25T10:47:00Z">
              <w:r w:rsidRPr="00B80B78" w:rsidDel="00C237D2">
                <w:rPr>
                  <w:rFonts w:ascii="Arial" w:eastAsia="Calibri" w:hAnsi="Arial" w:cs="Arial"/>
                </w:rPr>
                <w:delText>1121001</w:delText>
              </w:r>
            </w:del>
          </w:p>
        </w:tc>
      </w:tr>
      <w:tr w:rsidR="005A2227" w:rsidRPr="00B80B78" w:rsidDel="00AC6139" w14:paraId="7632202C" w14:textId="2484196B" w:rsidTr="00AC6139">
        <w:trPr>
          <w:del w:id="9896"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6618C" w14:textId="445ACF22" w:rsidR="005A2227" w:rsidRPr="00B80B78" w:rsidDel="00AC6139" w:rsidRDefault="0097053A">
            <w:pPr>
              <w:rPr>
                <w:del w:id="9897" w:author="Utente" w:date="2017-06-27T18:03:00Z"/>
                <w:rFonts w:ascii="Arial" w:hAnsi="Arial" w:cs="Arial"/>
              </w:rPr>
            </w:pPr>
            <w:del w:id="9898"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9397C" w14:textId="6AC9227E" w:rsidR="005A2227" w:rsidRPr="00B80B78" w:rsidDel="00AC6139" w:rsidRDefault="0097053A">
            <w:pPr>
              <w:rPr>
                <w:del w:id="9899" w:author="Utente" w:date="2017-06-27T18:03:00Z"/>
                <w:rFonts w:ascii="Arial" w:hAnsi="Arial" w:cs="Arial"/>
              </w:rPr>
            </w:pPr>
            <w:del w:id="9900"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2D2E" w14:textId="413D1F21" w:rsidR="005A2227" w:rsidRPr="00B80B78" w:rsidDel="00AC6139" w:rsidRDefault="0097053A">
            <w:pPr>
              <w:rPr>
                <w:del w:id="9901" w:author="Utente" w:date="2017-06-27T18:03:00Z"/>
                <w:rFonts w:ascii="Arial" w:hAnsi="Arial" w:cs="Arial"/>
              </w:rPr>
            </w:pPr>
            <w:del w:id="9902"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E4FD19" w14:textId="60E00948" w:rsidR="005A2227" w:rsidRPr="00B80B78" w:rsidDel="00AC6139" w:rsidRDefault="0097053A">
            <w:pPr>
              <w:rPr>
                <w:del w:id="9903" w:author="Utente" w:date="2017-06-27T18:03:00Z"/>
                <w:rFonts w:ascii="Arial" w:hAnsi="Arial" w:cs="Arial"/>
              </w:rPr>
            </w:pPr>
            <w:del w:id="9904"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E9B8C" w14:textId="0DD0F643" w:rsidR="005A2227" w:rsidRPr="00B80B78" w:rsidDel="00AC6139" w:rsidRDefault="0097053A">
            <w:pPr>
              <w:rPr>
                <w:del w:id="9905" w:author="Utente" w:date="2017-06-27T18:03:00Z"/>
                <w:rFonts w:ascii="Arial" w:hAnsi="Arial" w:cs="Arial"/>
              </w:rPr>
            </w:pPr>
            <w:del w:id="9906" w:author="Utente" w:date="2017-06-25T10:47:00Z">
              <w:r w:rsidRPr="00B80B78" w:rsidDel="00C237D2">
                <w:rPr>
                  <w:rFonts w:ascii="Arial" w:eastAsia="Calibri" w:hAnsi="Arial" w:cs="Arial"/>
                </w:rPr>
                <w:delText>5757444</w:delText>
              </w:r>
            </w:del>
          </w:p>
        </w:tc>
      </w:tr>
      <w:tr w:rsidR="005A2227" w:rsidRPr="00B80B78" w:rsidDel="00AC6139" w14:paraId="14D6D50B" w14:textId="339CDAEB" w:rsidTr="00AC6139">
        <w:trPr>
          <w:del w:id="9907"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0941C6" w14:textId="7ACFF6BC" w:rsidR="005A2227" w:rsidRPr="00B80B78" w:rsidDel="00AC6139" w:rsidRDefault="0097053A">
            <w:pPr>
              <w:rPr>
                <w:del w:id="9908" w:author="Utente" w:date="2017-06-27T18:03:00Z"/>
                <w:rFonts w:ascii="Arial" w:hAnsi="Arial" w:cs="Arial"/>
              </w:rPr>
            </w:pPr>
            <w:del w:id="9909"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4AA2" w14:textId="17397479" w:rsidR="005A2227" w:rsidRPr="00B80B78" w:rsidDel="00AC6139" w:rsidRDefault="0097053A">
            <w:pPr>
              <w:rPr>
                <w:del w:id="9910" w:author="Utente" w:date="2017-06-27T18:03:00Z"/>
                <w:rFonts w:ascii="Arial" w:hAnsi="Arial" w:cs="Arial"/>
              </w:rPr>
            </w:pPr>
            <w:del w:id="9911"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4EC84" w14:textId="12360846" w:rsidR="005A2227" w:rsidRPr="00B80B78" w:rsidDel="00AC6139" w:rsidRDefault="0097053A">
            <w:pPr>
              <w:rPr>
                <w:del w:id="9912" w:author="Utente" w:date="2017-06-27T18:03:00Z"/>
                <w:rFonts w:ascii="Arial" w:hAnsi="Arial" w:cs="Arial"/>
              </w:rPr>
            </w:pPr>
            <w:del w:id="9913"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23841" w14:textId="3DE80F64" w:rsidR="005A2227" w:rsidRPr="00B80B78" w:rsidDel="00AC6139" w:rsidRDefault="0097053A">
            <w:pPr>
              <w:rPr>
                <w:del w:id="9914" w:author="Utente" w:date="2017-06-27T18:03:00Z"/>
                <w:rFonts w:ascii="Arial" w:hAnsi="Arial" w:cs="Arial"/>
              </w:rPr>
            </w:pPr>
            <w:del w:id="9915"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4E735" w14:textId="0AA33E62" w:rsidR="005A2227" w:rsidRPr="00B80B78" w:rsidDel="00AC6139" w:rsidRDefault="0097053A">
            <w:pPr>
              <w:rPr>
                <w:del w:id="9916" w:author="Utente" w:date="2017-06-27T18:03:00Z"/>
                <w:rFonts w:ascii="Arial" w:hAnsi="Arial" w:cs="Arial"/>
              </w:rPr>
            </w:pPr>
            <w:del w:id="9917" w:author="Utente" w:date="2017-06-25T10:47:00Z">
              <w:r w:rsidRPr="00B80B78" w:rsidDel="00C237D2">
                <w:rPr>
                  <w:rFonts w:ascii="Arial" w:eastAsia="Calibri" w:hAnsi="Arial" w:cs="Arial"/>
                </w:rPr>
                <w:delText>20748657</w:delText>
              </w:r>
            </w:del>
          </w:p>
        </w:tc>
      </w:tr>
      <w:tr w:rsidR="005A2227" w:rsidRPr="00B80B78" w:rsidDel="00AC6139" w14:paraId="61F6BA45" w14:textId="5C982E01" w:rsidTr="00AC6139">
        <w:trPr>
          <w:del w:id="991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7B2FB" w14:textId="23872E62" w:rsidR="005A2227" w:rsidRPr="00B80B78" w:rsidDel="00AC6139" w:rsidRDefault="0097053A">
            <w:pPr>
              <w:rPr>
                <w:del w:id="9919" w:author="Utente" w:date="2017-06-27T18:03:00Z"/>
                <w:rFonts w:ascii="Arial" w:hAnsi="Arial" w:cs="Arial"/>
              </w:rPr>
            </w:pPr>
            <w:del w:id="9920"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A128F" w14:textId="140B243F" w:rsidR="005A2227" w:rsidRPr="00B80B78" w:rsidDel="00AC6139" w:rsidRDefault="0097053A">
            <w:pPr>
              <w:rPr>
                <w:del w:id="9921" w:author="Utente" w:date="2017-06-27T18:03:00Z"/>
                <w:rFonts w:ascii="Arial" w:hAnsi="Arial" w:cs="Arial"/>
              </w:rPr>
            </w:pPr>
            <w:del w:id="9922"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6EDD1" w14:textId="0A7A32AC" w:rsidR="005A2227" w:rsidRPr="00B80B78" w:rsidDel="00AC6139" w:rsidRDefault="0097053A">
            <w:pPr>
              <w:rPr>
                <w:del w:id="9923" w:author="Utente" w:date="2017-06-27T18:03:00Z"/>
                <w:rFonts w:ascii="Arial" w:hAnsi="Arial" w:cs="Arial"/>
              </w:rPr>
            </w:pPr>
            <w:del w:id="9924"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13C3" w14:textId="0CF6A34A" w:rsidR="005A2227" w:rsidRPr="00B80B78" w:rsidDel="00AC6139" w:rsidRDefault="0097053A">
            <w:pPr>
              <w:rPr>
                <w:del w:id="9925" w:author="Utente" w:date="2017-06-27T18:03:00Z"/>
                <w:rFonts w:ascii="Arial" w:hAnsi="Arial" w:cs="Arial"/>
              </w:rPr>
            </w:pPr>
            <w:del w:id="9926"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8F973" w14:textId="6CE30733" w:rsidR="005A2227" w:rsidRPr="00B80B78" w:rsidDel="00AC6139" w:rsidRDefault="0097053A">
            <w:pPr>
              <w:rPr>
                <w:del w:id="9927" w:author="Utente" w:date="2017-06-27T18:03:00Z"/>
                <w:rFonts w:ascii="Arial" w:hAnsi="Arial" w:cs="Arial"/>
              </w:rPr>
            </w:pPr>
            <w:del w:id="9928" w:author="Utente" w:date="2017-06-25T10:47:00Z">
              <w:r w:rsidRPr="00B80B78" w:rsidDel="00C237D2">
                <w:rPr>
                  <w:rFonts w:ascii="Arial" w:eastAsia="Calibri" w:hAnsi="Arial" w:cs="Arial"/>
                </w:rPr>
                <w:delText>4917238</w:delText>
              </w:r>
            </w:del>
          </w:p>
        </w:tc>
      </w:tr>
      <w:tr w:rsidR="005A2227" w:rsidRPr="00B80B78" w:rsidDel="00AC6139" w14:paraId="099096D2" w14:textId="1EC15DF5" w:rsidTr="00AC6139">
        <w:trPr>
          <w:del w:id="9929"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EE5" w14:textId="5529CD94" w:rsidR="005A2227" w:rsidRPr="00B80B78" w:rsidDel="00AC6139" w:rsidRDefault="0097053A">
            <w:pPr>
              <w:rPr>
                <w:del w:id="9930" w:author="Utente" w:date="2017-06-27T18:03:00Z"/>
                <w:rFonts w:ascii="Arial" w:hAnsi="Arial" w:cs="Arial"/>
              </w:rPr>
            </w:pPr>
            <w:del w:id="9931"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1FB43" w14:textId="3FC09237" w:rsidR="005A2227" w:rsidRPr="00B80B78" w:rsidDel="00AC6139" w:rsidRDefault="0097053A">
            <w:pPr>
              <w:rPr>
                <w:del w:id="9932" w:author="Utente" w:date="2017-06-27T18:03:00Z"/>
                <w:rFonts w:ascii="Arial" w:hAnsi="Arial" w:cs="Arial"/>
              </w:rPr>
            </w:pPr>
            <w:del w:id="9933"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10B8A" w14:textId="59B60D96" w:rsidR="005A2227" w:rsidRPr="00B80B78" w:rsidDel="00AC6139" w:rsidRDefault="0097053A">
            <w:pPr>
              <w:rPr>
                <w:del w:id="9934" w:author="Utente" w:date="2017-06-27T18:03:00Z"/>
                <w:rFonts w:ascii="Arial" w:hAnsi="Arial" w:cs="Arial"/>
              </w:rPr>
            </w:pPr>
            <w:del w:id="9935"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6A93" w14:textId="383429E1" w:rsidR="005A2227" w:rsidRPr="00B80B78" w:rsidDel="00AC6139" w:rsidRDefault="0097053A">
            <w:pPr>
              <w:rPr>
                <w:del w:id="9936" w:author="Utente" w:date="2017-06-27T18:03:00Z"/>
                <w:rFonts w:ascii="Arial" w:hAnsi="Arial" w:cs="Arial"/>
              </w:rPr>
            </w:pPr>
            <w:del w:id="9937"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96124" w14:textId="44377647" w:rsidR="005A2227" w:rsidRPr="00B80B78" w:rsidDel="00AC6139" w:rsidRDefault="0097053A">
            <w:pPr>
              <w:rPr>
                <w:del w:id="9938" w:author="Utente" w:date="2017-06-27T18:03:00Z"/>
                <w:rFonts w:ascii="Arial" w:hAnsi="Arial" w:cs="Arial"/>
              </w:rPr>
            </w:pPr>
            <w:del w:id="9939" w:author="Utente" w:date="2017-06-25T10:47:00Z">
              <w:r w:rsidRPr="00B80B78" w:rsidDel="00C237D2">
                <w:rPr>
                  <w:rFonts w:ascii="Arial" w:eastAsia="Calibri" w:hAnsi="Arial" w:cs="Arial"/>
                </w:rPr>
                <w:delText>5488356</w:delText>
              </w:r>
            </w:del>
          </w:p>
        </w:tc>
      </w:tr>
      <w:tr w:rsidR="005A2227" w:rsidRPr="00B80B78" w:rsidDel="00AC6139" w14:paraId="3ECE89A5" w14:textId="61D5DFDA" w:rsidTr="00AC6139">
        <w:trPr>
          <w:del w:id="9940"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6A99E" w14:textId="7B3E4383" w:rsidR="005A2227" w:rsidRPr="00B80B78" w:rsidDel="00AC6139" w:rsidRDefault="0097053A">
            <w:pPr>
              <w:rPr>
                <w:del w:id="9941" w:author="Utente" w:date="2017-06-27T18:03:00Z"/>
                <w:rFonts w:ascii="Arial" w:hAnsi="Arial" w:cs="Arial"/>
              </w:rPr>
            </w:pPr>
            <w:del w:id="9942"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5D622" w14:textId="1EB0EBAF" w:rsidR="005A2227" w:rsidRPr="00B80B78" w:rsidDel="00AC6139" w:rsidRDefault="0097053A">
            <w:pPr>
              <w:rPr>
                <w:del w:id="9943" w:author="Utente" w:date="2017-06-27T18:03:00Z"/>
                <w:rFonts w:ascii="Arial" w:hAnsi="Arial" w:cs="Arial"/>
              </w:rPr>
            </w:pPr>
            <w:del w:id="9944"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4B7FC" w14:textId="044E4C0E" w:rsidR="005A2227" w:rsidRPr="00B80B78" w:rsidDel="00AC6139" w:rsidRDefault="0097053A">
            <w:pPr>
              <w:rPr>
                <w:del w:id="9945" w:author="Utente" w:date="2017-06-27T18:03:00Z"/>
                <w:rFonts w:ascii="Arial" w:hAnsi="Arial" w:cs="Arial"/>
              </w:rPr>
            </w:pPr>
            <w:del w:id="9946"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0C06" w14:textId="4AC86065" w:rsidR="005A2227" w:rsidRPr="00B80B78" w:rsidDel="00AC6139" w:rsidRDefault="0097053A">
            <w:pPr>
              <w:rPr>
                <w:del w:id="9947" w:author="Utente" w:date="2017-06-27T18:03:00Z"/>
                <w:rFonts w:ascii="Arial" w:hAnsi="Arial" w:cs="Arial"/>
              </w:rPr>
            </w:pPr>
            <w:del w:id="9948"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114FA" w14:textId="0426DC16" w:rsidR="005A2227" w:rsidRPr="00B80B78" w:rsidDel="00AC6139" w:rsidRDefault="0097053A">
            <w:pPr>
              <w:rPr>
                <w:del w:id="9949" w:author="Utente" w:date="2017-06-27T18:03:00Z"/>
                <w:rFonts w:ascii="Arial" w:hAnsi="Arial" w:cs="Arial"/>
              </w:rPr>
            </w:pPr>
            <w:del w:id="9950" w:author="Utente" w:date="2017-06-25T10:47:00Z">
              <w:r w:rsidRPr="00B80B78" w:rsidDel="00C237D2">
                <w:rPr>
                  <w:rFonts w:ascii="Arial" w:eastAsia="Calibri" w:hAnsi="Arial" w:cs="Arial"/>
                </w:rPr>
                <w:delText>20915924</w:delText>
              </w:r>
            </w:del>
          </w:p>
        </w:tc>
      </w:tr>
      <w:tr w:rsidR="005A2227" w:rsidRPr="00B80B78" w:rsidDel="00AC6139" w14:paraId="61AB9D0C" w14:textId="78D02F18" w:rsidTr="00AC6139">
        <w:trPr>
          <w:del w:id="9951"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35C15" w14:textId="64F9A04F" w:rsidR="005A2227" w:rsidRPr="00B80B78" w:rsidDel="00AC6139" w:rsidRDefault="0097053A">
            <w:pPr>
              <w:rPr>
                <w:del w:id="9952" w:author="Utente" w:date="2017-06-27T18:03:00Z"/>
                <w:rFonts w:ascii="Arial" w:hAnsi="Arial" w:cs="Arial"/>
              </w:rPr>
            </w:pPr>
            <w:del w:id="9953"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03CA4" w14:textId="5787E90A" w:rsidR="005A2227" w:rsidRPr="00B80B78" w:rsidDel="00AC6139" w:rsidRDefault="0097053A">
            <w:pPr>
              <w:rPr>
                <w:del w:id="9954" w:author="Utente" w:date="2017-06-27T18:03:00Z"/>
                <w:rFonts w:ascii="Arial" w:hAnsi="Arial" w:cs="Arial"/>
              </w:rPr>
            </w:pPr>
            <w:del w:id="9955"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31D19" w14:textId="14040585" w:rsidR="005A2227" w:rsidRPr="00B80B78" w:rsidDel="00AC6139" w:rsidRDefault="0097053A">
            <w:pPr>
              <w:rPr>
                <w:del w:id="9956" w:author="Utente" w:date="2017-06-27T18:03:00Z"/>
                <w:rFonts w:ascii="Arial" w:hAnsi="Arial" w:cs="Arial"/>
              </w:rPr>
            </w:pPr>
            <w:del w:id="9957"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0006D" w14:textId="79546D78" w:rsidR="005A2227" w:rsidRPr="00B80B78" w:rsidDel="00AC6139" w:rsidRDefault="0097053A">
            <w:pPr>
              <w:rPr>
                <w:del w:id="9958" w:author="Utente" w:date="2017-06-27T18:03:00Z"/>
                <w:rFonts w:ascii="Arial" w:hAnsi="Arial" w:cs="Arial"/>
              </w:rPr>
            </w:pPr>
            <w:del w:id="9959"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D4638" w14:textId="36F8909A" w:rsidR="005A2227" w:rsidRPr="00B80B78" w:rsidDel="00AC6139" w:rsidRDefault="0097053A">
            <w:pPr>
              <w:rPr>
                <w:del w:id="9960" w:author="Utente" w:date="2017-06-27T18:03:00Z"/>
                <w:rFonts w:ascii="Arial" w:hAnsi="Arial" w:cs="Arial"/>
              </w:rPr>
            </w:pPr>
            <w:del w:id="9961" w:author="Utente" w:date="2017-06-25T10:47:00Z">
              <w:r w:rsidRPr="00B80B78" w:rsidDel="00C237D2">
                <w:rPr>
                  <w:rFonts w:ascii="Arial" w:eastAsia="Calibri" w:hAnsi="Arial" w:cs="Arial"/>
                </w:rPr>
                <w:delText>6068452</w:delText>
              </w:r>
            </w:del>
          </w:p>
        </w:tc>
      </w:tr>
    </w:tbl>
    <w:p w14:paraId="0FB4B2E0" w14:textId="77777777" w:rsidR="005A2227" w:rsidRDefault="005A2227">
      <w:pPr>
        <w:rPr>
          <w:ins w:id="9962" w:author="Utente" w:date="2017-06-25T10:47:00Z"/>
        </w:rPr>
      </w:pPr>
    </w:p>
    <w:p w14:paraId="353187E2" w14:textId="2C2D8DC0" w:rsidR="00C237D2" w:rsidRDefault="00C237D2">
      <w:pPr>
        <w:rPr>
          <w:ins w:id="9963" w:author="Utente" w:date="2017-06-25T10:47:00Z"/>
        </w:rPr>
      </w:pPr>
      <w:ins w:id="9964" w:author="Utente" w:date="2017-06-25T10:47:00Z">
        <w:del w:id="9965" w:author="Laura Viignola" w:date="2017-07-10T16:47:00Z">
          <w:r w:rsidDel="008D179B">
            <w:delText>A</w:delText>
          </w:r>
        </w:del>
      </w:ins>
      <w:ins w:id="9966" w:author="Laura Viignola" w:date="2017-07-10T16:47:00Z">
        <w:r w:rsidR="008D179B">
          <w:t>a</w:t>
        </w:r>
      </w:ins>
      <w:ins w:id="9967" w:author="Utente" w:date="2017-06-25T10:47:00Z">
        <w:r>
          <w:t xml:space="preserve">nd the right operand </w:t>
        </w:r>
      </w:ins>
      <w:ins w:id="9968" w:author="Utente" w:date="2017-06-26T16:28:00Z">
        <w:r w:rsidR="00B80B78">
          <w:t>Data Set</w:t>
        </w:r>
      </w:ins>
      <w:ins w:id="9969" w:author="Utente" w:date="2017-06-27T18:22:00Z">
        <w:r w:rsidR="006619C5">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C237D2" w:rsidRPr="00B80B78" w14:paraId="71E0D64F" w14:textId="77777777" w:rsidTr="00E822CA">
        <w:trPr>
          <w:ins w:id="9970" w:author="Utente" w:date="2017-06-25T10:47: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62BC5C" w14:textId="77777777" w:rsidR="00C237D2" w:rsidRPr="00B80B78" w:rsidRDefault="00C237D2" w:rsidP="00E822CA">
            <w:pPr>
              <w:rPr>
                <w:ins w:id="9971" w:author="Utente" w:date="2017-06-25T10:47:00Z"/>
                <w:rFonts w:ascii="Arial" w:hAnsi="Arial" w:cs="Arial"/>
              </w:rPr>
            </w:pPr>
            <w:ins w:id="9972" w:author="Utente" w:date="2017-06-25T10:47:00Z">
              <w:r w:rsidRPr="00B80B78">
                <w:rPr>
                  <w:rFonts w:ascii="Arial" w:eastAsia="Calibri" w:hAnsi="Arial" w:cs="Arial"/>
                </w:rPr>
                <w:t>DS_2</w:t>
              </w:r>
            </w:ins>
          </w:p>
        </w:tc>
      </w:tr>
      <w:tr w:rsidR="00C237D2" w:rsidRPr="00B80B78" w14:paraId="2BA2B9BA" w14:textId="77777777" w:rsidTr="00E822CA">
        <w:trPr>
          <w:ins w:id="9973" w:author="Utente" w:date="2017-06-25T10:4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8A7A13" w14:textId="77777777" w:rsidR="00C237D2" w:rsidRPr="00B80B78" w:rsidRDefault="00C237D2" w:rsidP="00E822CA">
            <w:pPr>
              <w:rPr>
                <w:ins w:id="9974" w:author="Utente" w:date="2017-06-25T10:47:00Z"/>
                <w:rFonts w:ascii="Arial" w:hAnsi="Arial" w:cs="Arial"/>
              </w:rPr>
            </w:pPr>
            <w:ins w:id="9975" w:author="Utente" w:date="2017-06-25T10:4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7A21F7" w14:textId="77777777" w:rsidR="00C237D2" w:rsidRPr="00B80B78" w:rsidRDefault="00C237D2" w:rsidP="00E822CA">
            <w:pPr>
              <w:rPr>
                <w:ins w:id="9976" w:author="Utente" w:date="2017-06-25T10:47:00Z"/>
                <w:rFonts w:ascii="Arial" w:hAnsi="Arial" w:cs="Arial"/>
              </w:rPr>
            </w:pPr>
            <w:ins w:id="9977" w:author="Utente" w:date="2017-06-25T10:4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875CC42" w14:textId="77777777" w:rsidR="00C237D2" w:rsidRPr="00B80B78" w:rsidRDefault="00C237D2" w:rsidP="00E822CA">
            <w:pPr>
              <w:rPr>
                <w:ins w:id="9978" w:author="Utente" w:date="2017-06-25T10:47:00Z"/>
                <w:rFonts w:ascii="Arial" w:hAnsi="Arial" w:cs="Arial"/>
              </w:rPr>
            </w:pPr>
            <w:ins w:id="9979" w:author="Utente" w:date="2017-06-25T10:4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29DD6A" w14:textId="77777777" w:rsidR="00C237D2" w:rsidRPr="00B80B78" w:rsidRDefault="00C237D2" w:rsidP="00E822CA">
            <w:pPr>
              <w:rPr>
                <w:ins w:id="9980" w:author="Utente" w:date="2017-06-25T10:47:00Z"/>
                <w:rFonts w:ascii="Arial" w:hAnsi="Arial" w:cs="Arial"/>
              </w:rPr>
            </w:pPr>
            <w:ins w:id="9981" w:author="Utente" w:date="2017-06-25T10:47:00Z">
              <w:r w:rsidRPr="00B80B78">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1FF263" w14:textId="77777777" w:rsidR="00C237D2" w:rsidRPr="00B80B78" w:rsidRDefault="00C237D2" w:rsidP="00E822CA">
            <w:pPr>
              <w:rPr>
                <w:ins w:id="9982" w:author="Utente" w:date="2017-06-25T10:47:00Z"/>
                <w:rFonts w:ascii="Arial" w:hAnsi="Arial" w:cs="Arial"/>
              </w:rPr>
            </w:pPr>
            <w:ins w:id="9983" w:author="Utente" w:date="2017-06-25T10:47:00Z">
              <w:r w:rsidRPr="00B80B78">
                <w:rPr>
                  <w:rFonts w:ascii="Arial" w:eastAsia="Calibri" w:hAnsi="Arial" w:cs="Arial"/>
                  <w:b/>
                  <w:shd w:val="clear" w:color="auto" w:fill="C6D9F1"/>
                </w:rPr>
                <w:t>Me_1</w:t>
              </w:r>
            </w:ins>
          </w:p>
        </w:tc>
      </w:tr>
      <w:tr w:rsidR="00C237D2" w:rsidRPr="00B80B78" w14:paraId="22E5DBF6" w14:textId="77777777" w:rsidTr="00E822CA">
        <w:trPr>
          <w:ins w:id="9984"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CE7E" w14:textId="77777777" w:rsidR="00C237D2" w:rsidRPr="00B80B78" w:rsidRDefault="00C237D2" w:rsidP="00E822CA">
            <w:pPr>
              <w:rPr>
                <w:ins w:id="9985" w:author="Utente" w:date="2017-06-25T10:47:00Z"/>
                <w:rFonts w:ascii="Arial" w:hAnsi="Arial" w:cs="Arial"/>
              </w:rPr>
            </w:pPr>
            <w:ins w:id="9986"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D7AE8" w14:textId="77777777" w:rsidR="00C237D2" w:rsidRPr="00B80B78" w:rsidRDefault="00C237D2" w:rsidP="00E822CA">
            <w:pPr>
              <w:rPr>
                <w:ins w:id="9987" w:author="Utente" w:date="2017-06-25T10:47:00Z"/>
                <w:rFonts w:ascii="Arial" w:hAnsi="Arial" w:cs="Arial"/>
              </w:rPr>
            </w:pPr>
            <w:ins w:id="9988"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10CE5" w14:textId="77777777" w:rsidR="00C237D2" w:rsidRPr="00B80B78" w:rsidRDefault="00C237D2" w:rsidP="00E822CA">
            <w:pPr>
              <w:rPr>
                <w:ins w:id="9989" w:author="Utente" w:date="2017-06-25T10:47:00Z"/>
                <w:rFonts w:ascii="Arial" w:hAnsi="Arial" w:cs="Arial"/>
              </w:rPr>
            </w:pPr>
            <w:ins w:id="9990"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87559" w14:textId="77777777" w:rsidR="00C237D2" w:rsidRPr="00B80B78" w:rsidRDefault="00C237D2" w:rsidP="00E822CA">
            <w:pPr>
              <w:rPr>
                <w:ins w:id="9991" w:author="Utente" w:date="2017-06-25T10:47:00Z"/>
                <w:rFonts w:ascii="Arial" w:hAnsi="Arial" w:cs="Arial"/>
              </w:rPr>
            </w:pPr>
            <w:ins w:id="9992"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AAE1A" w14:textId="77777777" w:rsidR="00C237D2" w:rsidRPr="00B80B78" w:rsidRDefault="00C237D2" w:rsidP="00E822CA">
            <w:pPr>
              <w:rPr>
                <w:ins w:id="9993" w:author="Utente" w:date="2017-06-25T10:47:00Z"/>
                <w:rFonts w:ascii="Arial" w:hAnsi="Arial" w:cs="Arial"/>
              </w:rPr>
            </w:pPr>
            <w:ins w:id="9994" w:author="Utente" w:date="2017-06-25T10:47:00Z">
              <w:r w:rsidRPr="00B80B78">
                <w:rPr>
                  <w:rFonts w:ascii="Arial" w:eastAsia="Calibri" w:hAnsi="Arial" w:cs="Arial"/>
                </w:rPr>
                <w:t>false</w:t>
              </w:r>
            </w:ins>
          </w:p>
        </w:tc>
      </w:tr>
      <w:tr w:rsidR="00C237D2" w:rsidRPr="00B80B78" w14:paraId="051A982C" w14:textId="77777777" w:rsidTr="00E822CA">
        <w:trPr>
          <w:ins w:id="9995"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42EE7" w14:textId="77777777" w:rsidR="00C237D2" w:rsidRPr="00B80B78" w:rsidRDefault="00C237D2" w:rsidP="00E822CA">
            <w:pPr>
              <w:rPr>
                <w:ins w:id="9996" w:author="Utente" w:date="2017-06-25T10:47:00Z"/>
                <w:rFonts w:ascii="Arial" w:hAnsi="Arial" w:cs="Arial"/>
              </w:rPr>
            </w:pPr>
            <w:ins w:id="9997"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83925" w14:textId="77777777" w:rsidR="00C237D2" w:rsidRPr="00B80B78" w:rsidRDefault="00C237D2" w:rsidP="00E822CA">
            <w:pPr>
              <w:rPr>
                <w:ins w:id="9998" w:author="Utente" w:date="2017-06-25T10:47:00Z"/>
                <w:rFonts w:ascii="Arial" w:hAnsi="Arial" w:cs="Arial"/>
              </w:rPr>
            </w:pPr>
            <w:ins w:id="9999"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B5297D" w14:textId="77777777" w:rsidR="00C237D2" w:rsidRPr="00B80B78" w:rsidRDefault="00C237D2" w:rsidP="00E822CA">
            <w:pPr>
              <w:rPr>
                <w:ins w:id="10000" w:author="Utente" w:date="2017-06-25T10:47:00Z"/>
                <w:rFonts w:ascii="Arial" w:hAnsi="Arial" w:cs="Arial"/>
              </w:rPr>
            </w:pPr>
            <w:ins w:id="10001"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59394" w14:textId="77777777" w:rsidR="00C237D2" w:rsidRPr="00B80B78" w:rsidRDefault="00C237D2" w:rsidP="00E822CA">
            <w:pPr>
              <w:rPr>
                <w:ins w:id="10002" w:author="Utente" w:date="2017-06-25T10:47:00Z"/>
                <w:rFonts w:ascii="Arial" w:hAnsi="Arial" w:cs="Arial"/>
              </w:rPr>
            </w:pPr>
            <w:ins w:id="10003"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B4F36" w14:textId="77777777" w:rsidR="00C237D2" w:rsidRPr="00B80B78" w:rsidRDefault="00C237D2" w:rsidP="00E822CA">
            <w:pPr>
              <w:rPr>
                <w:ins w:id="10004" w:author="Utente" w:date="2017-06-25T10:47:00Z"/>
                <w:rFonts w:ascii="Arial" w:hAnsi="Arial" w:cs="Arial"/>
              </w:rPr>
            </w:pPr>
            <w:ins w:id="10005" w:author="Utente" w:date="2017-06-25T10:47:00Z">
              <w:r w:rsidRPr="00B80B78">
                <w:rPr>
                  <w:rFonts w:ascii="Arial" w:eastAsia="Calibri" w:hAnsi="Arial" w:cs="Arial"/>
                </w:rPr>
                <w:t>true</w:t>
              </w:r>
            </w:ins>
          </w:p>
        </w:tc>
      </w:tr>
      <w:tr w:rsidR="00C237D2" w:rsidRPr="00B80B78" w14:paraId="248A0E58" w14:textId="77777777" w:rsidTr="00E822CA">
        <w:trPr>
          <w:ins w:id="10006"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C8362" w14:textId="77777777" w:rsidR="00C237D2" w:rsidRPr="00B80B78" w:rsidRDefault="00C237D2" w:rsidP="00E822CA">
            <w:pPr>
              <w:rPr>
                <w:ins w:id="10007" w:author="Utente" w:date="2017-06-25T10:47:00Z"/>
                <w:rFonts w:ascii="Arial" w:hAnsi="Arial" w:cs="Arial"/>
              </w:rPr>
            </w:pPr>
            <w:ins w:id="10008"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5937AB" w14:textId="77777777" w:rsidR="00C237D2" w:rsidRPr="00B80B78" w:rsidRDefault="00C237D2" w:rsidP="00E822CA">
            <w:pPr>
              <w:rPr>
                <w:ins w:id="10009" w:author="Utente" w:date="2017-06-25T10:47:00Z"/>
                <w:rFonts w:ascii="Arial" w:hAnsi="Arial" w:cs="Arial"/>
              </w:rPr>
            </w:pPr>
            <w:ins w:id="10010"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978A2" w14:textId="77777777" w:rsidR="00C237D2" w:rsidRPr="00B80B78" w:rsidRDefault="00C237D2" w:rsidP="00E822CA">
            <w:pPr>
              <w:rPr>
                <w:ins w:id="10011" w:author="Utente" w:date="2017-06-25T10:47:00Z"/>
                <w:rFonts w:ascii="Arial" w:hAnsi="Arial" w:cs="Arial"/>
              </w:rPr>
            </w:pPr>
            <w:ins w:id="10012"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5ACB5" w14:textId="77777777" w:rsidR="00C237D2" w:rsidRPr="00B80B78" w:rsidRDefault="00C237D2" w:rsidP="00E822CA">
            <w:pPr>
              <w:rPr>
                <w:ins w:id="10013" w:author="Utente" w:date="2017-06-25T10:47:00Z"/>
                <w:rFonts w:ascii="Arial" w:hAnsi="Arial" w:cs="Arial"/>
              </w:rPr>
            </w:pPr>
            <w:ins w:id="10014"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F44AA" w14:textId="77777777" w:rsidR="00C237D2" w:rsidRPr="00B80B78" w:rsidRDefault="00C237D2" w:rsidP="00E822CA">
            <w:pPr>
              <w:rPr>
                <w:ins w:id="10015" w:author="Utente" w:date="2017-06-25T10:47:00Z"/>
                <w:rFonts w:ascii="Arial" w:hAnsi="Arial" w:cs="Arial"/>
              </w:rPr>
            </w:pPr>
            <w:ins w:id="10016" w:author="Utente" w:date="2017-06-25T10:47:00Z">
              <w:r w:rsidRPr="00B80B78">
                <w:rPr>
                  <w:rFonts w:ascii="Arial" w:eastAsia="Calibri" w:hAnsi="Arial" w:cs="Arial"/>
                </w:rPr>
                <w:t>true</w:t>
              </w:r>
            </w:ins>
          </w:p>
        </w:tc>
      </w:tr>
      <w:tr w:rsidR="00C237D2" w:rsidRPr="00B80B78" w14:paraId="074583F6" w14:textId="77777777" w:rsidTr="00E822CA">
        <w:trPr>
          <w:ins w:id="10017"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54FE9D" w14:textId="77777777" w:rsidR="00C237D2" w:rsidRPr="00B80B78" w:rsidRDefault="00C237D2" w:rsidP="00E822CA">
            <w:pPr>
              <w:rPr>
                <w:ins w:id="10018" w:author="Utente" w:date="2017-06-25T10:47:00Z"/>
                <w:rFonts w:ascii="Arial" w:hAnsi="Arial" w:cs="Arial"/>
              </w:rPr>
            </w:pPr>
            <w:ins w:id="10019"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B329" w14:textId="77777777" w:rsidR="00C237D2" w:rsidRPr="00B80B78" w:rsidRDefault="00C237D2" w:rsidP="00E822CA">
            <w:pPr>
              <w:rPr>
                <w:ins w:id="10020" w:author="Utente" w:date="2017-06-25T10:47:00Z"/>
                <w:rFonts w:ascii="Arial" w:hAnsi="Arial" w:cs="Arial"/>
              </w:rPr>
            </w:pPr>
            <w:ins w:id="10021"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E1BD6" w14:textId="77777777" w:rsidR="00C237D2" w:rsidRPr="00B80B78" w:rsidRDefault="00C237D2" w:rsidP="00E822CA">
            <w:pPr>
              <w:rPr>
                <w:ins w:id="10022" w:author="Utente" w:date="2017-06-25T10:47:00Z"/>
                <w:rFonts w:ascii="Arial" w:hAnsi="Arial" w:cs="Arial"/>
              </w:rPr>
            </w:pPr>
            <w:ins w:id="10023"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EC8D1" w14:textId="77777777" w:rsidR="00C237D2" w:rsidRPr="00B80B78" w:rsidRDefault="00C237D2" w:rsidP="00E822CA">
            <w:pPr>
              <w:rPr>
                <w:ins w:id="10024" w:author="Utente" w:date="2017-06-25T10:47:00Z"/>
                <w:rFonts w:ascii="Arial" w:hAnsi="Arial" w:cs="Arial"/>
              </w:rPr>
            </w:pPr>
            <w:ins w:id="10025"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ADF4F" w14:textId="77777777" w:rsidR="00C237D2" w:rsidRPr="00B80B78" w:rsidRDefault="00C237D2" w:rsidP="00E822CA">
            <w:pPr>
              <w:rPr>
                <w:ins w:id="10026" w:author="Utente" w:date="2017-06-25T10:47:00Z"/>
                <w:rFonts w:ascii="Arial" w:hAnsi="Arial" w:cs="Arial"/>
              </w:rPr>
            </w:pPr>
            <w:ins w:id="10027" w:author="Utente" w:date="2017-06-25T10:47:00Z">
              <w:r w:rsidRPr="00B80B78">
                <w:rPr>
                  <w:rFonts w:ascii="Arial" w:eastAsia="Calibri" w:hAnsi="Arial" w:cs="Arial"/>
                </w:rPr>
                <w:t>true</w:t>
              </w:r>
            </w:ins>
          </w:p>
        </w:tc>
      </w:tr>
      <w:tr w:rsidR="00C237D2" w:rsidRPr="00B80B78" w14:paraId="75BB0EA4" w14:textId="77777777" w:rsidTr="00E822CA">
        <w:trPr>
          <w:ins w:id="10028"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438EE" w14:textId="77777777" w:rsidR="00C237D2" w:rsidRPr="00B80B78" w:rsidRDefault="00C237D2" w:rsidP="00E822CA">
            <w:pPr>
              <w:rPr>
                <w:ins w:id="10029" w:author="Utente" w:date="2017-06-25T10:47:00Z"/>
                <w:rFonts w:ascii="Arial" w:hAnsi="Arial" w:cs="Arial"/>
              </w:rPr>
            </w:pPr>
            <w:ins w:id="10030"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8BDA8" w14:textId="77777777" w:rsidR="00C237D2" w:rsidRPr="00B80B78" w:rsidRDefault="00C237D2" w:rsidP="00E822CA">
            <w:pPr>
              <w:rPr>
                <w:ins w:id="10031" w:author="Utente" w:date="2017-06-25T10:47:00Z"/>
                <w:rFonts w:ascii="Arial" w:hAnsi="Arial" w:cs="Arial"/>
              </w:rPr>
            </w:pPr>
            <w:ins w:id="10032"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09C8A" w14:textId="77777777" w:rsidR="00C237D2" w:rsidRPr="00B80B78" w:rsidRDefault="00C237D2" w:rsidP="00E822CA">
            <w:pPr>
              <w:rPr>
                <w:ins w:id="10033" w:author="Utente" w:date="2017-06-25T10:47:00Z"/>
                <w:rFonts w:ascii="Arial" w:hAnsi="Arial" w:cs="Arial"/>
              </w:rPr>
            </w:pPr>
            <w:ins w:id="10034"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310D" w14:textId="77777777" w:rsidR="00C237D2" w:rsidRPr="00B80B78" w:rsidRDefault="00C237D2" w:rsidP="00E822CA">
            <w:pPr>
              <w:rPr>
                <w:ins w:id="10035" w:author="Utente" w:date="2017-06-25T10:47:00Z"/>
                <w:rFonts w:ascii="Arial" w:hAnsi="Arial" w:cs="Arial"/>
              </w:rPr>
            </w:pPr>
            <w:ins w:id="10036"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08E2C" w14:textId="77777777" w:rsidR="00C237D2" w:rsidRPr="00B80B78" w:rsidRDefault="00C237D2" w:rsidP="00E822CA">
            <w:pPr>
              <w:rPr>
                <w:ins w:id="10037" w:author="Utente" w:date="2017-06-25T10:47:00Z"/>
                <w:rFonts w:ascii="Arial" w:hAnsi="Arial" w:cs="Arial"/>
              </w:rPr>
            </w:pPr>
            <w:ins w:id="10038" w:author="Utente" w:date="2017-06-25T10:47:00Z">
              <w:r w:rsidRPr="00B80B78">
                <w:rPr>
                  <w:rFonts w:ascii="Arial" w:eastAsia="Calibri" w:hAnsi="Arial" w:cs="Arial"/>
                </w:rPr>
                <w:t>false</w:t>
              </w:r>
            </w:ins>
          </w:p>
        </w:tc>
      </w:tr>
      <w:tr w:rsidR="00C237D2" w:rsidRPr="00B80B78" w14:paraId="2084D9A6" w14:textId="77777777" w:rsidTr="00E822CA">
        <w:trPr>
          <w:ins w:id="10039"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D8F8F" w14:textId="77777777" w:rsidR="00C237D2" w:rsidRPr="00B80B78" w:rsidRDefault="00C237D2" w:rsidP="00E822CA">
            <w:pPr>
              <w:rPr>
                <w:ins w:id="10040" w:author="Utente" w:date="2017-06-25T10:47:00Z"/>
                <w:rFonts w:ascii="Arial" w:hAnsi="Arial" w:cs="Arial"/>
              </w:rPr>
            </w:pPr>
            <w:ins w:id="10041"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91CAC" w14:textId="77777777" w:rsidR="00C237D2" w:rsidRPr="00B80B78" w:rsidRDefault="00C237D2" w:rsidP="00E822CA">
            <w:pPr>
              <w:rPr>
                <w:ins w:id="10042" w:author="Utente" w:date="2017-06-25T10:47:00Z"/>
                <w:rFonts w:ascii="Arial" w:hAnsi="Arial" w:cs="Arial"/>
              </w:rPr>
            </w:pPr>
            <w:ins w:id="10043"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D9D0B" w14:textId="77777777" w:rsidR="00C237D2" w:rsidRPr="00B80B78" w:rsidRDefault="00C237D2" w:rsidP="00E822CA">
            <w:pPr>
              <w:rPr>
                <w:ins w:id="10044" w:author="Utente" w:date="2017-06-25T10:47:00Z"/>
                <w:rFonts w:ascii="Arial" w:hAnsi="Arial" w:cs="Arial"/>
              </w:rPr>
            </w:pPr>
            <w:ins w:id="10045"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E8F6E" w14:textId="77777777" w:rsidR="00C237D2" w:rsidRPr="00B80B78" w:rsidRDefault="00C237D2" w:rsidP="00E822CA">
            <w:pPr>
              <w:rPr>
                <w:ins w:id="10046" w:author="Utente" w:date="2017-06-25T10:47:00Z"/>
                <w:rFonts w:ascii="Arial" w:hAnsi="Arial" w:cs="Arial"/>
              </w:rPr>
            </w:pPr>
            <w:ins w:id="10047"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15709" w14:textId="77777777" w:rsidR="00C237D2" w:rsidRPr="00B80B78" w:rsidRDefault="00C237D2" w:rsidP="00E822CA">
            <w:pPr>
              <w:rPr>
                <w:ins w:id="10048" w:author="Utente" w:date="2017-06-25T10:47:00Z"/>
                <w:rFonts w:ascii="Arial" w:hAnsi="Arial" w:cs="Arial"/>
              </w:rPr>
            </w:pPr>
            <w:ins w:id="10049" w:author="Utente" w:date="2017-06-25T10:47:00Z">
              <w:r w:rsidRPr="00B80B78">
                <w:rPr>
                  <w:rFonts w:ascii="Arial" w:eastAsia="Calibri" w:hAnsi="Arial" w:cs="Arial"/>
                </w:rPr>
                <w:t>false</w:t>
              </w:r>
            </w:ins>
          </w:p>
        </w:tc>
      </w:tr>
    </w:tbl>
    <w:p w14:paraId="2D89B7EC" w14:textId="77777777" w:rsidR="00C237D2" w:rsidRDefault="00C237D2">
      <w:pPr>
        <w:rPr>
          <w:ins w:id="10050" w:author="Utente" w:date="2017-06-25T10:47:00Z"/>
        </w:rPr>
      </w:pPr>
    </w:p>
    <w:p w14:paraId="1DD16CD7" w14:textId="32BAA39E" w:rsidR="00C237D2" w:rsidRPr="00B80B78" w:rsidDel="006619C5" w:rsidRDefault="00C237D2">
      <w:pPr>
        <w:rPr>
          <w:del w:id="10051" w:author="Utente" w:date="2017-06-27T18:22:00Z"/>
          <w:rFonts w:ascii="Arial" w:hAnsi="Arial" w:cs="Arial"/>
        </w:rPr>
      </w:pPr>
      <w:ins w:id="10052" w:author="Utente" w:date="2017-06-25T10:48:00Z">
        <w:r w:rsidRPr="00871D7C">
          <w:rPr>
            <w:rFonts w:ascii="Cambria" w:eastAsia="Calibri" w:hAnsi="Cambria" w:cs="Calibri"/>
            <w:i/>
          </w:rPr>
          <w:t>Example</w:t>
        </w:r>
      </w:ins>
      <w:ins w:id="10053" w:author="Utente" w:date="2017-06-27T18:03:00Z">
        <w:r w:rsidR="00AC6139">
          <w:rPr>
            <w:rFonts w:ascii="Cambria" w:eastAsia="Calibri" w:hAnsi="Cambria" w:cs="Calibri"/>
            <w:i/>
          </w:rPr>
          <w:t xml:space="preserve"> </w:t>
        </w:r>
      </w:ins>
      <w:ins w:id="10054" w:author="Utente" w:date="2017-06-25T10:48: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DS_r:=DS_1 </w:t>
        </w:r>
        <w:r w:rsidRPr="00B80B78">
          <w:rPr>
            <w:rFonts w:ascii="Arial" w:eastAsia="Calibri" w:hAnsi="Arial" w:cs="Arial"/>
            <w:b/>
          </w:rPr>
          <w:t>xor</w:t>
        </w:r>
        <w:r w:rsidRPr="00B80B78">
          <w:rPr>
            <w:rFonts w:ascii="Arial" w:eastAsia="Calibri" w:hAnsi="Arial" w:cs="Arial"/>
          </w:rPr>
          <w:t xml:space="preserve"> DS_2</w:t>
        </w:r>
      </w:ins>
    </w:p>
    <w:p w14:paraId="223EE2DD" w14:textId="77777777" w:rsidR="005A2227" w:rsidRPr="00B80B78" w:rsidRDefault="005A2227">
      <w:pPr>
        <w:rPr>
          <w:rFonts w:ascii="Arial" w:hAnsi="Arial" w:cs="Arial"/>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3A38D988"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192078F" w14:textId="159ECDB9" w:rsidR="005A2227" w:rsidRPr="00B80B78" w:rsidRDefault="0097053A">
            <w:pPr>
              <w:rPr>
                <w:rFonts w:ascii="Arial" w:hAnsi="Arial" w:cs="Arial"/>
              </w:rPr>
            </w:pPr>
            <w:del w:id="10055" w:author="Utente" w:date="2017-06-25T10:48:00Z">
              <w:r w:rsidRPr="00B80B78" w:rsidDel="00C237D2">
                <w:rPr>
                  <w:rFonts w:ascii="Arial" w:eastAsia="Calibri" w:hAnsi="Arial" w:cs="Arial"/>
                </w:rPr>
                <w:delText>DS_xor</w:delText>
              </w:r>
            </w:del>
            <w:ins w:id="10056" w:author="Utente" w:date="2017-06-25T10:48:00Z">
              <w:r w:rsidR="00C237D2" w:rsidRPr="00B80B78">
                <w:rPr>
                  <w:rFonts w:ascii="Arial" w:eastAsia="Calibri" w:hAnsi="Arial" w:cs="Arial"/>
                </w:rPr>
                <w:t>DS_r</w:t>
              </w:r>
            </w:ins>
          </w:p>
        </w:tc>
      </w:tr>
      <w:tr w:rsidR="005A2227" w:rsidRPr="00B80B78" w14:paraId="236E1FA8"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1FE156B" w14:textId="34BEEBCA" w:rsidR="005A2227" w:rsidRPr="00B80B78" w:rsidRDefault="00C237D2">
            <w:pPr>
              <w:rPr>
                <w:rFonts w:ascii="Arial" w:hAnsi="Arial" w:cs="Arial"/>
              </w:rPr>
            </w:pPr>
            <w:ins w:id="10057" w:author="Utente" w:date="2017-06-25T10:48:00Z">
              <w:r w:rsidRPr="00B80B78">
                <w:rPr>
                  <w:rFonts w:ascii="Arial" w:eastAsia="Calibri" w:hAnsi="Arial" w:cs="Arial"/>
                  <w:b/>
                </w:rPr>
                <w:t>Id_1</w:t>
              </w:r>
            </w:ins>
            <w:del w:id="10058" w:author="Utente" w:date="2017-06-25T10:48: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8869A2" w14:textId="309DC4C3" w:rsidR="005A2227" w:rsidRPr="00B80B78" w:rsidRDefault="0097053A">
            <w:pPr>
              <w:rPr>
                <w:rFonts w:ascii="Arial" w:hAnsi="Arial" w:cs="Arial"/>
              </w:rPr>
            </w:pPr>
            <w:del w:id="10059" w:author="Utente" w:date="2017-06-25T10:48:00Z">
              <w:r w:rsidRPr="00B80B78" w:rsidDel="00C237D2">
                <w:rPr>
                  <w:rFonts w:ascii="Arial" w:eastAsia="Calibri" w:hAnsi="Arial" w:cs="Arial"/>
                  <w:b/>
                </w:rPr>
                <w:delText>AGE</w:delText>
              </w:r>
            </w:del>
            <w:ins w:id="10060" w:author="Utente" w:date="2017-06-25T10:48: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B495BCC" w14:textId="425A4B71" w:rsidR="005A2227" w:rsidRPr="00B80B78" w:rsidRDefault="0097053A">
            <w:pPr>
              <w:rPr>
                <w:rFonts w:ascii="Arial" w:hAnsi="Arial" w:cs="Arial"/>
              </w:rPr>
            </w:pPr>
            <w:del w:id="10061" w:author="Utente" w:date="2017-06-25T10:48:00Z">
              <w:r w:rsidRPr="00B80B78" w:rsidDel="00C237D2">
                <w:rPr>
                  <w:rFonts w:ascii="Arial" w:eastAsia="Calibri" w:hAnsi="Arial" w:cs="Arial"/>
                  <w:b/>
                </w:rPr>
                <w:delText>GEO</w:delText>
              </w:r>
            </w:del>
            <w:ins w:id="10062" w:author="Utente" w:date="2017-06-25T10:48: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5362FA" w14:textId="1360DFC0" w:rsidR="005A2227" w:rsidRPr="00B80B78" w:rsidRDefault="0097053A">
            <w:pPr>
              <w:rPr>
                <w:rFonts w:ascii="Arial" w:hAnsi="Arial" w:cs="Arial"/>
              </w:rPr>
            </w:pPr>
            <w:del w:id="10063" w:author="Utente" w:date="2017-06-25T10:48:00Z">
              <w:r w:rsidRPr="00B80B78" w:rsidDel="00C237D2">
                <w:rPr>
                  <w:rFonts w:ascii="Arial" w:eastAsia="Calibri" w:hAnsi="Arial" w:cs="Arial"/>
                  <w:b/>
                </w:rPr>
                <w:delText>TIME</w:delText>
              </w:r>
            </w:del>
            <w:ins w:id="10064" w:author="Utente" w:date="2017-06-25T10:48: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08B756" w14:textId="0F575732" w:rsidR="005A2227" w:rsidRPr="00B80B78" w:rsidRDefault="0097053A">
            <w:pPr>
              <w:rPr>
                <w:rFonts w:ascii="Arial" w:hAnsi="Arial" w:cs="Arial"/>
              </w:rPr>
            </w:pPr>
            <w:del w:id="10065" w:author="Utente" w:date="2017-06-25T10:48:00Z">
              <w:r w:rsidRPr="00B80B78" w:rsidDel="00C237D2">
                <w:rPr>
                  <w:rFonts w:ascii="Arial" w:eastAsia="Calibri" w:hAnsi="Arial" w:cs="Arial"/>
                  <w:b/>
                  <w:shd w:val="clear" w:color="auto" w:fill="C6D9F1"/>
                </w:rPr>
                <w:delText>CONDITION</w:delText>
              </w:r>
            </w:del>
            <w:ins w:id="10066" w:author="Utente" w:date="2017-06-27T18:34:00Z">
              <w:r w:rsidR="00DE4FE7">
                <w:rPr>
                  <w:rFonts w:ascii="Arial" w:eastAsia="Calibri" w:hAnsi="Arial" w:cs="Arial"/>
                  <w:b/>
                  <w:shd w:val="clear" w:color="auto" w:fill="C6D9F1"/>
                </w:rPr>
                <w:t>bool_var</w:t>
              </w:r>
            </w:ins>
          </w:p>
        </w:tc>
      </w:tr>
      <w:tr w:rsidR="005A2227" w:rsidRPr="00B80B78" w14:paraId="4486263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397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65502"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81235"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F44FC"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64732" w14:textId="77777777" w:rsidR="005A2227" w:rsidRPr="00B80B78" w:rsidRDefault="0097053A">
            <w:pPr>
              <w:rPr>
                <w:rFonts w:ascii="Arial" w:hAnsi="Arial" w:cs="Arial"/>
              </w:rPr>
            </w:pPr>
            <w:r w:rsidRPr="00B80B78">
              <w:rPr>
                <w:rFonts w:ascii="Arial" w:eastAsia="Calibri" w:hAnsi="Arial" w:cs="Arial"/>
              </w:rPr>
              <w:t>true</w:t>
            </w:r>
          </w:p>
        </w:tc>
      </w:tr>
      <w:tr w:rsidR="005A2227" w:rsidRPr="00B80B78" w14:paraId="016449B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4979"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08EF5"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92B5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07662"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A5610" w14:textId="473E32AC" w:rsidR="005A2227" w:rsidRPr="00B80B78" w:rsidRDefault="0097053A">
            <w:pPr>
              <w:rPr>
                <w:rFonts w:ascii="Arial" w:hAnsi="Arial" w:cs="Arial"/>
              </w:rPr>
            </w:pPr>
            <w:del w:id="10067" w:author="Utente" w:date="2017-06-25T10:49:00Z">
              <w:r w:rsidRPr="00B80B78" w:rsidDel="00C237D2">
                <w:rPr>
                  <w:rFonts w:ascii="Arial" w:eastAsia="Calibri" w:hAnsi="Arial" w:cs="Arial"/>
                </w:rPr>
                <w:delText>false</w:delText>
              </w:r>
            </w:del>
            <w:ins w:id="10068" w:author="Utente" w:date="2017-06-25T10:49:00Z">
              <w:r w:rsidR="00C237D2" w:rsidRPr="00B80B78">
                <w:rPr>
                  <w:rFonts w:ascii="Arial" w:eastAsia="Calibri" w:hAnsi="Arial" w:cs="Arial"/>
                </w:rPr>
                <w:t>true</w:t>
              </w:r>
            </w:ins>
          </w:p>
        </w:tc>
      </w:tr>
      <w:tr w:rsidR="005A2227" w:rsidRPr="00B80B78" w14:paraId="1D3A11D2"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D3AF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D9C5"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16E2"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0BE6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5819D" w14:textId="58B811B8" w:rsidR="005A2227" w:rsidRPr="00B80B78" w:rsidRDefault="0097053A">
            <w:pPr>
              <w:rPr>
                <w:rFonts w:ascii="Arial" w:hAnsi="Arial" w:cs="Arial"/>
              </w:rPr>
            </w:pPr>
            <w:del w:id="10069" w:author="Utente" w:date="2017-06-25T10:49:00Z">
              <w:r w:rsidRPr="00B80B78" w:rsidDel="00C237D2">
                <w:rPr>
                  <w:rFonts w:ascii="Arial" w:eastAsia="Calibri" w:hAnsi="Arial" w:cs="Arial"/>
                </w:rPr>
                <w:delText>true</w:delText>
              </w:r>
            </w:del>
            <w:ins w:id="10070" w:author="Utente" w:date="2017-06-25T10:49:00Z">
              <w:r w:rsidR="00C237D2" w:rsidRPr="00B80B78">
                <w:rPr>
                  <w:rFonts w:ascii="Arial" w:eastAsia="Calibri" w:hAnsi="Arial" w:cs="Arial"/>
                </w:rPr>
                <w:t>false</w:t>
              </w:r>
            </w:ins>
          </w:p>
        </w:tc>
      </w:tr>
      <w:tr w:rsidR="00C237D2" w:rsidRPr="00B80B78" w14:paraId="4A7FB84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A5817"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24A0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F39BF" w14:textId="43D12124" w:rsidR="00C237D2" w:rsidRPr="00B80B78" w:rsidRDefault="00C237D2">
            <w:pPr>
              <w:rPr>
                <w:rFonts w:ascii="Arial" w:hAnsi="Arial" w:cs="Arial"/>
              </w:rPr>
            </w:pPr>
            <w:ins w:id="10071" w:author="Utente" w:date="2017-06-25T10:49:00Z">
              <w:r w:rsidRPr="00B80B78">
                <w:rPr>
                  <w:rFonts w:ascii="Arial" w:eastAsia="Calibri" w:hAnsi="Arial" w:cs="Arial"/>
                </w:rPr>
                <w:t>UK</w:t>
              </w:r>
            </w:ins>
            <w:del w:id="10072"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7459A"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61064" w14:textId="32FA40CC" w:rsidR="00C237D2" w:rsidRPr="00B80B78" w:rsidRDefault="00C237D2">
            <w:pPr>
              <w:rPr>
                <w:rFonts w:ascii="Arial" w:hAnsi="Arial" w:cs="Arial"/>
              </w:rPr>
            </w:pPr>
            <w:del w:id="10073" w:author="Utente" w:date="2017-06-25T10:49:00Z">
              <w:r w:rsidRPr="00B80B78" w:rsidDel="00C237D2">
                <w:rPr>
                  <w:rFonts w:ascii="Arial" w:eastAsia="Calibri" w:hAnsi="Arial" w:cs="Arial"/>
                </w:rPr>
                <w:delText>false</w:delText>
              </w:r>
            </w:del>
            <w:ins w:id="10074" w:author="Utente" w:date="2017-06-25T10:49:00Z">
              <w:r w:rsidRPr="00B80B78">
                <w:rPr>
                  <w:rFonts w:ascii="Arial" w:eastAsia="Calibri" w:hAnsi="Arial" w:cs="Arial"/>
                </w:rPr>
                <w:t>true</w:t>
              </w:r>
            </w:ins>
          </w:p>
        </w:tc>
      </w:tr>
      <w:tr w:rsidR="00C237D2" w:rsidRPr="00B80B78" w14:paraId="1B41D7D3"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CE3200"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DD2E"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1E383" w14:textId="69A5B744" w:rsidR="00C237D2" w:rsidRPr="00B80B78" w:rsidRDefault="00C237D2">
            <w:pPr>
              <w:rPr>
                <w:rFonts w:ascii="Arial" w:hAnsi="Arial" w:cs="Arial"/>
              </w:rPr>
            </w:pPr>
            <w:ins w:id="10075" w:author="Utente" w:date="2017-06-25T10:49:00Z">
              <w:r w:rsidRPr="00B80B78">
                <w:rPr>
                  <w:rFonts w:ascii="Arial" w:eastAsia="Calibri" w:hAnsi="Arial" w:cs="Arial"/>
                </w:rPr>
                <w:t>UK</w:t>
              </w:r>
            </w:ins>
            <w:del w:id="10076"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DC19"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59E2C" w14:textId="2005CC24" w:rsidR="00C237D2" w:rsidRPr="00B80B78" w:rsidRDefault="00C237D2">
            <w:pPr>
              <w:rPr>
                <w:rFonts w:ascii="Arial" w:hAnsi="Arial" w:cs="Arial"/>
              </w:rPr>
            </w:pPr>
            <w:del w:id="10077" w:author="Utente" w:date="2017-06-25T10:49:00Z">
              <w:r w:rsidRPr="00B80B78" w:rsidDel="00C237D2">
                <w:rPr>
                  <w:rFonts w:ascii="Arial" w:eastAsia="Calibri" w:hAnsi="Arial" w:cs="Arial"/>
                </w:rPr>
                <w:delText>true</w:delText>
              </w:r>
            </w:del>
            <w:ins w:id="10078" w:author="Utente" w:date="2017-06-25T10:49:00Z">
              <w:r w:rsidRPr="00B80B78">
                <w:rPr>
                  <w:rFonts w:ascii="Arial" w:eastAsia="Calibri" w:hAnsi="Arial" w:cs="Arial"/>
                </w:rPr>
                <w:t>false</w:t>
              </w:r>
            </w:ins>
          </w:p>
        </w:tc>
      </w:tr>
      <w:tr w:rsidR="00C237D2" w:rsidRPr="00B80B78" w14:paraId="193B8BD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18B53"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AC88A"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C4AB9" w14:textId="342DE068" w:rsidR="00C237D2" w:rsidRPr="00B80B78" w:rsidRDefault="00C237D2">
            <w:pPr>
              <w:rPr>
                <w:rFonts w:ascii="Arial" w:hAnsi="Arial" w:cs="Arial"/>
              </w:rPr>
            </w:pPr>
            <w:ins w:id="10079" w:author="Utente" w:date="2017-06-25T10:49:00Z">
              <w:r w:rsidRPr="00B80B78">
                <w:rPr>
                  <w:rFonts w:ascii="Arial" w:eastAsia="Calibri" w:hAnsi="Arial" w:cs="Arial"/>
                </w:rPr>
                <w:t>UK</w:t>
              </w:r>
            </w:ins>
            <w:del w:id="10080"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B66F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9B758" w14:textId="697E718E" w:rsidR="00C237D2" w:rsidRPr="00B80B78" w:rsidRDefault="00C237D2">
            <w:pPr>
              <w:rPr>
                <w:rFonts w:ascii="Arial" w:hAnsi="Arial" w:cs="Arial"/>
              </w:rPr>
            </w:pPr>
            <w:del w:id="10081" w:author="Utente" w:date="2017-06-25T10:49:00Z">
              <w:r w:rsidRPr="00B80B78" w:rsidDel="00C237D2">
                <w:rPr>
                  <w:rFonts w:ascii="Arial" w:eastAsia="Calibri" w:hAnsi="Arial" w:cs="Arial"/>
                </w:rPr>
                <w:delText>false</w:delText>
              </w:r>
            </w:del>
            <w:ins w:id="10082" w:author="Utente" w:date="2017-06-25T10:49:00Z">
              <w:r w:rsidRPr="00B80B78">
                <w:rPr>
                  <w:rFonts w:ascii="Arial" w:eastAsia="Calibri" w:hAnsi="Arial" w:cs="Arial"/>
                </w:rPr>
                <w:t>true</w:t>
              </w:r>
            </w:ins>
          </w:p>
        </w:tc>
      </w:tr>
      <w:tr w:rsidR="005A2227" w:rsidRPr="00B80B78" w:rsidDel="00AC6139" w14:paraId="23B4BEFB" w14:textId="6EB0BFE4" w:rsidTr="00AC6139">
        <w:trPr>
          <w:del w:id="10083"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0FEB8" w14:textId="1B964AA4" w:rsidR="005A2227" w:rsidRPr="00B80B78" w:rsidDel="00AC6139" w:rsidRDefault="0097053A">
            <w:pPr>
              <w:rPr>
                <w:del w:id="10084" w:author="Utente" w:date="2017-06-27T18:03:00Z"/>
                <w:rFonts w:ascii="Arial" w:hAnsi="Arial" w:cs="Arial"/>
              </w:rPr>
            </w:pPr>
            <w:del w:id="10085"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88820" w14:textId="6FBA4812" w:rsidR="005A2227" w:rsidRPr="00B80B78" w:rsidDel="00AC6139" w:rsidRDefault="0097053A">
            <w:pPr>
              <w:rPr>
                <w:del w:id="10086" w:author="Utente" w:date="2017-06-27T18:03:00Z"/>
                <w:rFonts w:ascii="Arial" w:hAnsi="Arial" w:cs="Arial"/>
              </w:rPr>
            </w:pPr>
            <w:del w:id="10087"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AFEB4" w14:textId="586BDA37" w:rsidR="005A2227" w:rsidRPr="00B80B78" w:rsidDel="00AC6139" w:rsidRDefault="0097053A">
            <w:pPr>
              <w:rPr>
                <w:del w:id="10088" w:author="Utente" w:date="2017-06-27T18:03:00Z"/>
                <w:rFonts w:ascii="Arial" w:hAnsi="Arial" w:cs="Arial"/>
              </w:rPr>
            </w:pPr>
            <w:del w:id="10089"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A1962" w14:textId="3C9F5D9A" w:rsidR="005A2227" w:rsidRPr="00B80B78" w:rsidDel="00AC6139" w:rsidRDefault="0097053A">
            <w:pPr>
              <w:rPr>
                <w:del w:id="10090" w:author="Utente" w:date="2017-06-27T18:03:00Z"/>
                <w:rFonts w:ascii="Arial" w:hAnsi="Arial" w:cs="Arial"/>
              </w:rPr>
            </w:pPr>
            <w:del w:id="10091"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C7DD8" w14:textId="48D6ACD2" w:rsidR="005A2227" w:rsidRPr="00B80B78" w:rsidDel="00AC6139" w:rsidRDefault="0097053A">
            <w:pPr>
              <w:rPr>
                <w:del w:id="10092" w:author="Utente" w:date="2017-06-27T18:03:00Z"/>
                <w:rFonts w:ascii="Arial" w:hAnsi="Arial" w:cs="Arial"/>
              </w:rPr>
            </w:pPr>
            <w:del w:id="10093" w:author="Utente" w:date="2017-06-25T10:49:00Z">
              <w:r w:rsidRPr="00B80B78" w:rsidDel="00C237D2">
                <w:rPr>
                  <w:rFonts w:ascii="Arial" w:eastAsia="Calibri" w:hAnsi="Arial" w:cs="Arial"/>
                </w:rPr>
                <w:delText>true</w:delText>
              </w:r>
            </w:del>
          </w:p>
        </w:tc>
      </w:tr>
      <w:tr w:rsidR="005A2227" w:rsidRPr="00B80B78" w:rsidDel="00AC6139" w14:paraId="11AB3647" w14:textId="2C505C1F" w:rsidTr="00AC6139">
        <w:trPr>
          <w:del w:id="10094"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F7228" w14:textId="0DBE723C" w:rsidR="005A2227" w:rsidRPr="00B80B78" w:rsidDel="00AC6139" w:rsidRDefault="0097053A">
            <w:pPr>
              <w:rPr>
                <w:del w:id="10095" w:author="Utente" w:date="2017-06-27T18:03:00Z"/>
                <w:rFonts w:ascii="Arial" w:hAnsi="Arial" w:cs="Arial"/>
              </w:rPr>
            </w:pPr>
            <w:del w:id="10096"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B539B" w14:textId="5E312A8E" w:rsidR="005A2227" w:rsidRPr="00B80B78" w:rsidDel="00AC6139" w:rsidRDefault="0097053A">
            <w:pPr>
              <w:rPr>
                <w:del w:id="10097" w:author="Utente" w:date="2017-06-27T18:03:00Z"/>
                <w:rFonts w:ascii="Arial" w:hAnsi="Arial" w:cs="Arial"/>
              </w:rPr>
            </w:pPr>
            <w:del w:id="10098"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2A70" w14:textId="1F3A83B9" w:rsidR="005A2227" w:rsidRPr="00B80B78" w:rsidDel="00AC6139" w:rsidRDefault="0097053A">
            <w:pPr>
              <w:rPr>
                <w:del w:id="10099" w:author="Utente" w:date="2017-06-27T18:03:00Z"/>
                <w:rFonts w:ascii="Arial" w:hAnsi="Arial" w:cs="Arial"/>
              </w:rPr>
            </w:pPr>
            <w:del w:id="10100"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FEF50" w14:textId="22DC0688" w:rsidR="005A2227" w:rsidRPr="00B80B78" w:rsidDel="00AC6139" w:rsidRDefault="0097053A">
            <w:pPr>
              <w:rPr>
                <w:del w:id="10101" w:author="Utente" w:date="2017-06-27T18:03:00Z"/>
                <w:rFonts w:ascii="Arial" w:hAnsi="Arial" w:cs="Arial"/>
              </w:rPr>
            </w:pPr>
            <w:del w:id="10102"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CCE18" w14:textId="6DF35D54" w:rsidR="005A2227" w:rsidRPr="00B80B78" w:rsidDel="00AC6139" w:rsidRDefault="0097053A">
            <w:pPr>
              <w:rPr>
                <w:del w:id="10103" w:author="Utente" w:date="2017-06-27T18:03:00Z"/>
                <w:rFonts w:ascii="Arial" w:hAnsi="Arial" w:cs="Arial"/>
              </w:rPr>
            </w:pPr>
            <w:del w:id="10104" w:author="Utente" w:date="2017-06-25T10:49:00Z">
              <w:r w:rsidRPr="00B80B78" w:rsidDel="00C237D2">
                <w:rPr>
                  <w:rFonts w:ascii="Arial" w:eastAsia="Calibri" w:hAnsi="Arial" w:cs="Arial"/>
                </w:rPr>
                <w:delText>false</w:delText>
              </w:r>
            </w:del>
          </w:p>
        </w:tc>
      </w:tr>
      <w:tr w:rsidR="005A2227" w:rsidRPr="00B80B78" w:rsidDel="00AC6139" w14:paraId="5897E29D" w14:textId="5C8C1CC8" w:rsidTr="00AC6139">
        <w:trPr>
          <w:del w:id="10105"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E072D" w14:textId="21EAEDCD" w:rsidR="005A2227" w:rsidRPr="00B80B78" w:rsidDel="00AC6139" w:rsidRDefault="0097053A">
            <w:pPr>
              <w:rPr>
                <w:del w:id="10106" w:author="Utente" w:date="2017-06-27T18:03:00Z"/>
                <w:rFonts w:ascii="Arial" w:hAnsi="Arial" w:cs="Arial"/>
              </w:rPr>
            </w:pPr>
            <w:del w:id="10107"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2AD3" w14:textId="4CB19176" w:rsidR="005A2227" w:rsidRPr="00B80B78" w:rsidDel="00AC6139" w:rsidRDefault="0097053A">
            <w:pPr>
              <w:rPr>
                <w:del w:id="10108" w:author="Utente" w:date="2017-06-27T18:03:00Z"/>
                <w:rFonts w:ascii="Arial" w:hAnsi="Arial" w:cs="Arial"/>
              </w:rPr>
            </w:pPr>
            <w:del w:id="10109"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5ECFE" w14:textId="53263A5A" w:rsidR="005A2227" w:rsidRPr="00B80B78" w:rsidDel="00AC6139" w:rsidRDefault="0097053A">
            <w:pPr>
              <w:rPr>
                <w:del w:id="10110" w:author="Utente" w:date="2017-06-27T18:03:00Z"/>
                <w:rFonts w:ascii="Arial" w:hAnsi="Arial" w:cs="Arial"/>
              </w:rPr>
            </w:pPr>
            <w:del w:id="10111"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1AE5A" w14:textId="7C996A67" w:rsidR="005A2227" w:rsidRPr="00B80B78" w:rsidDel="00AC6139" w:rsidRDefault="0097053A">
            <w:pPr>
              <w:rPr>
                <w:del w:id="10112" w:author="Utente" w:date="2017-06-27T18:03:00Z"/>
                <w:rFonts w:ascii="Arial" w:hAnsi="Arial" w:cs="Arial"/>
              </w:rPr>
            </w:pPr>
            <w:del w:id="10113"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A9FC" w14:textId="2493FE36" w:rsidR="005A2227" w:rsidRPr="00B80B78" w:rsidDel="00AC6139" w:rsidRDefault="0097053A">
            <w:pPr>
              <w:rPr>
                <w:del w:id="10114" w:author="Utente" w:date="2017-06-27T18:03:00Z"/>
                <w:rFonts w:ascii="Arial" w:hAnsi="Arial" w:cs="Arial"/>
              </w:rPr>
            </w:pPr>
            <w:del w:id="10115" w:author="Utente" w:date="2017-06-25T10:49:00Z">
              <w:r w:rsidRPr="00B80B78" w:rsidDel="00C237D2">
                <w:rPr>
                  <w:rFonts w:ascii="Arial" w:eastAsia="Calibri" w:hAnsi="Arial" w:cs="Arial"/>
                </w:rPr>
                <w:delText>true</w:delText>
              </w:r>
            </w:del>
          </w:p>
        </w:tc>
      </w:tr>
      <w:tr w:rsidR="005A2227" w:rsidRPr="00B80B78" w:rsidDel="00AC6139" w14:paraId="1BAF524C" w14:textId="05814BB1" w:rsidTr="00AC6139">
        <w:trPr>
          <w:del w:id="10116"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9878" w14:textId="06390338" w:rsidR="005A2227" w:rsidRPr="00B80B78" w:rsidDel="00AC6139" w:rsidRDefault="0097053A">
            <w:pPr>
              <w:rPr>
                <w:del w:id="10117" w:author="Utente" w:date="2017-06-27T18:03:00Z"/>
                <w:rFonts w:ascii="Arial" w:hAnsi="Arial" w:cs="Arial"/>
              </w:rPr>
            </w:pPr>
            <w:del w:id="10118"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F21F7" w14:textId="543D37A9" w:rsidR="005A2227" w:rsidRPr="00B80B78" w:rsidDel="00AC6139" w:rsidRDefault="0097053A">
            <w:pPr>
              <w:rPr>
                <w:del w:id="10119" w:author="Utente" w:date="2017-06-27T18:03:00Z"/>
                <w:rFonts w:ascii="Arial" w:hAnsi="Arial" w:cs="Arial"/>
              </w:rPr>
            </w:pPr>
            <w:del w:id="10120"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6C98F" w14:textId="4B8D30B3" w:rsidR="005A2227" w:rsidRPr="00B80B78" w:rsidDel="00AC6139" w:rsidRDefault="0097053A">
            <w:pPr>
              <w:rPr>
                <w:del w:id="10121" w:author="Utente" w:date="2017-06-27T18:03:00Z"/>
                <w:rFonts w:ascii="Arial" w:hAnsi="Arial" w:cs="Arial"/>
              </w:rPr>
            </w:pPr>
            <w:del w:id="10122"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F6211" w14:textId="029228DC" w:rsidR="005A2227" w:rsidRPr="00B80B78" w:rsidDel="00AC6139" w:rsidRDefault="0097053A">
            <w:pPr>
              <w:rPr>
                <w:del w:id="10123" w:author="Utente" w:date="2017-06-27T18:03:00Z"/>
                <w:rFonts w:ascii="Arial" w:hAnsi="Arial" w:cs="Arial"/>
              </w:rPr>
            </w:pPr>
            <w:del w:id="10124"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20E66" w14:textId="3C362DA1" w:rsidR="005A2227" w:rsidRPr="00B80B78" w:rsidDel="00AC6139" w:rsidRDefault="0097053A">
            <w:pPr>
              <w:rPr>
                <w:del w:id="10125" w:author="Utente" w:date="2017-06-27T18:03:00Z"/>
                <w:rFonts w:ascii="Arial" w:hAnsi="Arial" w:cs="Arial"/>
              </w:rPr>
            </w:pPr>
            <w:del w:id="10126" w:author="Utente" w:date="2017-06-25T10:49:00Z">
              <w:r w:rsidRPr="00B80B78" w:rsidDel="00C237D2">
                <w:rPr>
                  <w:rFonts w:ascii="Arial" w:eastAsia="Calibri" w:hAnsi="Arial" w:cs="Arial"/>
                </w:rPr>
                <w:delText>false</w:delText>
              </w:r>
            </w:del>
          </w:p>
        </w:tc>
      </w:tr>
      <w:tr w:rsidR="005A2227" w:rsidRPr="00B80B78" w:rsidDel="00AC6139" w14:paraId="459D1AF8" w14:textId="4C2A180C" w:rsidTr="00AC6139">
        <w:trPr>
          <w:del w:id="10127"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4EF06" w14:textId="4C417362" w:rsidR="005A2227" w:rsidRPr="00B80B78" w:rsidDel="00AC6139" w:rsidRDefault="0097053A">
            <w:pPr>
              <w:rPr>
                <w:del w:id="10128" w:author="Utente" w:date="2017-06-27T18:03:00Z"/>
                <w:rFonts w:ascii="Arial" w:hAnsi="Arial" w:cs="Arial"/>
              </w:rPr>
            </w:pPr>
            <w:del w:id="10129"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2829C" w14:textId="05F44548" w:rsidR="005A2227" w:rsidRPr="00B80B78" w:rsidDel="00AC6139" w:rsidRDefault="0097053A">
            <w:pPr>
              <w:rPr>
                <w:del w:id="10130" w:author="Utente" w:date="2017-06-27T18:03:00Z"/>
                <w:rFonts w:ascii="Arial" w:hAnsi="Arial" w:cs="Arial"/>
              </w:rPr>
            </w:pPr>
            <w:del w:id="10131"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974D0" w14:textId="071283FF" w:rsidR="005A2227" w:rsidRPr="00B80B78" w:rsidDel="00AC6139" w:rsidRDefault="0097053A">
            <w:pPr>
              <w:rPr>
                <w:del w:id="10132" w:author="Utente" w:date="2017-06-27T18:03:00Z"/>
                <w:rFonts w:ascii="Arial" w:hAnsi="Arial" w:cs="Arial"/>
              </w:rPr>
            </w:pPr>
            <w:del w:id="10133"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316C0" w14:textId="6C5E80E3" w:rsidR="005A2227" w:rsidRPr="00B80B78" w:rsidDel="00AC6139" w:rsidRDefault="0097053A">
            <w:pPr>
              <w:rPr>
                <w:del w:id="10134" w:author="Utente" w:date="2017-06-27T18:03:00Z"/>
                <w:rFonts w:ascii="Arial" w:hAnsi="Arial" w:cs="Arial"/>
              </w:rPr>
            </w:pPr>
            <w:del w:id="10135"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C664A" w14:textId="00836799" w:rsidR="005A2227" w:rsidRPr="00B80B78" w:rsidDel="00AC6139" w:rsidRDefault="0097053A">
            <w:pPr>
              <w:rPr>
                <w:del w:id="10136" w:author="Utente" w:date="2017-06-27T18:03:00Z"/>
                <w:rFonts w:ascii="Arial" w:hAnsi="Arial" w:cs="Arial"/>
              </w:rPr>
            </w:pPr>
            <w:del w:id="10137" w:author="Utente" w:date="2017-06-25T10:49:00Z">
              <w:r w:rsidRPr="00B80B78" w:rsidDel="00C237D2">
                <w:rPr>
                  <w:rFonts w:ascii="Arial" w:eastAsia="Calibri" w:hAnsi="Arial" w:cs="Arial"/>
                </w:rPr>
                <w:delText>true</w:delText>
              </w:r>
            </w:del>
          </w:p>
        </w:tc>
      </w:tr>
      <w:tr w:rsidR="005A2227" w:rsidRPr="00B80B78" w:rsidDel="00AC6139" w14:paraId="79109C6E" w14:textId="609E35E1" w:rsidTr="00AC6139">
        <w:trPr>
          <w:del w:id="1013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08020" w14:textId="05E9586F" w:rsidR="005A2227" w:rsidRPr="00B80B78" w:rsidDel="00AC6139" w:rsidRDefault="0097053A">
            <w:pPr>
              <w:rPr>
                <w:del w:id="10139" w:author="Utente" w:date="2017-06-27T18:03:00Z"/>
                <w:rFonts w:ascii="Arial" w:hAnsi="Arial" w:cs="Arial"/>
              </w:rPr>
            </w:pPr>
            <w:del w:id="10140"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011E8" w14:textId="63F2519F" w:rsidR="005A2227" w:rsidRPr="00B80B78" w:rsidDel="00AC6139" w:rsidRDefault="0097053A">
            <w:pPr>
              <w:rPr>
                <w:del w:id="10141" w:author="Utente" w:date="2017-06-27T18:03:00Z"/>
                <w:rFonts w:ascii="Arial" w:hAnsi="Arial" w:cs="Arial"/>
              </w:rPr>
            </w:pPr>
            <w:del w:id="10142"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D9A8" w14:textId="62321C8C" w:rsidR="005A2227" w:rsidRPr="00B80B78" w:rsidDel="00AC6139" w:rsidRDefault="0097053A">
            <w:pPr>
              <w:rPr>
                <w:del w:id="10143" w:author="Utente" w:date="2017-06-27T18:03:00Z"/>
                <w:rFonts w:ascii="Arial" w:hAnsi="Arial" w:cs="Arial"/>
              </w:rPr>
            </w:pPr>
            <w:del w:id="10144"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9DCEB" w14:textId="377E1441" w:rsidR="005A2227" w:rsidRPr="00B80B78" w:rsidDel="00AC6139" w:rsidRDefault="0097053A">
            <w:pPr>
              <w:rPr>
                <w:del w:id="10145" w:author="Utente" w:date="2017-06-27T18:03:00Z"/>
                <w:rFonts w:ascii="Arial" w:hAnsi="Arial" w:cs="Arial"/>
              </w:rPr>
            </w:pPr>
            <w:del w:id="10146"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09DF" w14:textId="7ADBE2F1" w:rsidR="005A2227" w:rsidRPr="00B80B78" w:rsidDel="00AC6139" w:rsidRDefault="0097053A">
            <w:pPr>
              <w:rPr>
                <w:del w:id="10147" w:author="Utente" w:date="2017-06-27T18:03:00Z"/>
                <w:rFonts w:ascii="Arial" w:hAnsi="Arial" w:cs="Arial"/>
              </w:rPr>
            </w:pPr>
            <w:del w:id="10148" w:author="Utente" w:date="2017-06-25T10:49:00Z">
              <w:r w:rsidRPr="00B80B78" w:rsidDel="00C237D2">
                <w:rPr>
                  <w:rFonts w:ascii="Arial" w:eastAsia="Calibri" w:hAnsi="Arial" w:cs="Arial"/>
                </w:rPr>
                <w:delText>false</w:delText>
              </w:r>
            </w:del>
          </w:p>
        </w:tc>
      </w:tr>
    </w:tbl>
    <w:p w14:paraId="0D4E21CC" w14:textId="77777777" w:rsidR="005A2227" w:rsidRDefault="005A2227">
      <w:pPr>
        <w:ind w:left="720"/>
        <w:rPr>
          <w:ins w:id="10149" w:author="Utente" w:date="2017-06-25T10:50:00Z"/>
        </w:rPr>
      </w:pPr>
    </w:p>
    <w:p w14:paraId="35126CED" w14:textId="53E5E0F6" w:rsidR="00C237D2" w:rsidRPr="00B80B78" w:rsidRDefault="00C237D2" w:rsidP="00C237D2">
      <w:pPr>
        <w:rPr>
          <w:ins w:id="10150" w:author="Utente" w:date="2017-06-25T10:50:00Z"/>
          <w:rFonts w:ascii="Arial" w:eastAsia="Calibri" w:hAnsi="Arial" w:cs="Arial"/>
          <w:b/>
        </w:rPr>
      </w:pPr>
      <w:ins w:id="10151" w:author="Utente" w:date="2017-06-25T10:50:00Z">
        <w:r w:rsidRPr="00871D7C">
          <w:rPr>
            <w:rFonts w:ascii="Cambria" w:eastAsia="Calibri" w:hAnsi="Cambria" w:cs="Calibri"/>
            <w:i/>
          </w:rPr>
          <w:t>Example</w:t>
        </w:r>
      </w:ins>
      <w:ins w:id="10152" w:author="Utente" w:date="2017-06-27T18:03:00Z">
        <w:r w:rsidR="00AC6139">
          <w:rPr>
            <w:rFonts w:ascii="Cambria" w:eastAsia="Calibri" w:hAnsi="Cambria" w:cs="Calibri"/>
            <w:i/>
          </w:rPr>
          <w:t xml:space="preserve"> </w:t>
        </w:r>
      </w:ins>
      <w:ins w:id="10153" w:author="Utente" w:date="2017-06-25T10:50: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0154" w:author="Utente" w:date="2017-06-27T18:03:00Z">
        <w:r w:rsidR="00AC6139">
          <w:rPr>
            <w:rFonts w:ascii="Arial" w:eastAsia="Calibri" w:hAnsi="Arial" w:cs="Arial"/>
            <w:b/>
          </w:rPr>
          <w:t xml:space="preserve"> </w:t>
        </w:r>
      </w:ins>
      <w:ins w:id="10155" w:author="Utente" w:date="2017-06-25T10:50:00Z">
        <w:r w:rsidRPr="00B80B78">
          <w:rPr>
            <w:rFonts w:ascii="Arial" w:eastAsia="Calibri" w:hAnsi="Arial" w:cs="Arial"/>
          </w:rPr>
          <w:t>DS_1</w:t>
        </w:r>
        <w:r w:rsidRPr="00B80B78">
          <w:rPr>
            <w:rFonts w:ascii="Arial" w:eastAsia="Calibri" w:hAnsi="Arial" w:cs="Arial"/>
            <w:b/>
          </w:rPr>
          <w:t>[</w:t>
        </w:r>
      </w:ins>
      <w:ins w:id="10156" w:author="Utente" w:date="2017-06-27T18:03:00Z">
        <w:r w:rsidR="00AC6139">
          <w:rPr>
            <w:rFonts w:ascii="Arial" w:eastAsia="Calibri" w:hAnsi="Arial" w:cs="Arial"/>
            <w:b/>
          </w:rPr>
          <w:t xml:space="preserve"> </w:t>
        </w:r>
      </w:ins>
      <w:ins w:id="10157" w:author="Utente" w:date="2017-06-25T10:50:00Z">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Me_1</w:t>
        </w:r>
        <w:r w:rsidRPr="00B80B78">
          <w:rPr>
            <w:rFonts w:ascii="Arial" w:eastAsia="Calibri" w:hAnsi="Arial" w:cs="Arial"/>
            <w:b/>
          </w:rPr>
          <w:t xml:space="preserve"> xor </w:t>
        </w:r>
        <w:r w:rsidRPr="00B80B78">
          <w:rPr>
            <w:rFonts w:ascii="Arial" w:eastAsia="Calibri" w:hAnsi="Arial" w:cs="Arial"/>
          </w:rPr>
          <w:t>true</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C237D2" w:rsidRPr="00B80B78" w14:paraId="0413AEBB" w14:textId="77777777" w:rsidTr="00E822CA">
        <w:trPr>
          <w:ins w:id="10158" w:author="Utente" w:date="2017-06-25T10:50: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EE9A2B5" w14:textId="77777777" w:rsidR="00C237D2" w:rsidRPr="00B80B78" w:rsidRDefault="00C237D2" w:rsidP="00E822CA">
            <w:pPr>
              <w:rPr>
                <w:ins w:id="10159" w:author="Utente" w:date="2017-06-25T10:50:00Z"/>
                <w:rFonts w:ascii="Arial" w:eastAsia="Calibri" w:hAnsi="Arial" w:cs="Arial"/>
              </w:rPr>
            </w:pPr>
            <w:ins w:id="10160" w:author="Utente" w:date="2017-06-25T10:50:00Z">
              <w:r w:rsidRPr="00B80B78">
                <w:rPr>
                  <w:rFonts w:ascii="Arial" w:eastAsia="Calibri" w:hAnsi="Arial" w:cs="Arial"/>
                </w:rPr>
                <w:t>DS_r</w:t>
              </w:r>
            </w:ins>
          </w:p>
        </w:tc>
      </w:tr>
      <w:tr w:rsidR="00C237D2" w:rsidRPr="00B80B78" w14:paraId="244048F6" w14:textId="77777777" w:rsidTr="00E822CA">
        <w:trPr>
          <w:ins w:id="10161" w:author="Utente" w:date="2017-06-25T10:5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22FF86" w14:textId="77777777" w:rsidR="00C237D2" w:rsidRPr="00B80B78" w:rsidRDefault="00C237D2" w:rsidP="00E822CA">
            <w:pPr>
              <w:rPr>
                <w:ins w:id="10162" w:author="Utente" w:date="2017-06-25T10:50:00Z"/>
                <w:rFonts w:ascii="Arial" w:hAnsi="Arial" w:cs="Arial"/>
              </w:rPr>
            </w:pPr>
            <w:ins w:id="10163" w:author="Utente" w:date="2017-06-25T10:50: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B16504" w14:textId="77777777" w:rsidR="00C237D2" w:rsidRPr="00B80B78" w:rsidRDefault="00C237D2" w:rsidP="00E822CA">
            <w:pPr>
              <w:rPr>
                <w:ins w:id="10164" w:author="Utente" w:date="2017-06-25T10:50:00Z"/>
                <w:rFonts w:ascii="Arial" w:hAnsi="Arial" w:cs="Arial"/>
              </w:rPr>
            </w:pPr>
            <w:ins w:id="10165" w:author="Utente" w:date="2017-06-25T10:50: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77CF9D0" w14:textId="77777777" w:rsidR="00C237D2" w:rsidRPr="00B80B78" w:rsidRDefault="00C237D2" w:rsidP="00E822CA">
            <w:pPr>
              <w:rPr>
                <w:ins w:id="10166" w:author="Utente" w:date="2017-06-25T10:50:00Z"/>
                <w:rFonts w:ascii="Arial" w:hAnsi="Arial" w:cs="Arial"/>
              </w:rPr>
            </w:pPr>
            <w:ins w:id="10167" w:author="Utente" w:date="2017-06-25T10:50: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886340" w14:textId="77777777" w:rsidR="00C237D2" w:rsidRPr="00B80B78" w:rsidRDefault="00C237D2" w:rsidP="00E822CA">
            <w:pPr>
              <w:rPr>
                <w:ins w:id="10168" w:author="Utente" w:date="2017-06-25T10:50:00Z"/>
                <w:rFonts w:ascii="Arial" w:hAnsi="Arial" w:cs="Arial"/>
              </w:rPr>
            </w:pPr>
            <w:ins w:id="10169" w:author="Utente" w:date="2017-06-25T10:50: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B545B0C" w14:textId="77777777" w:rsidR="00C237D2" w:rsidRPr="00B80B78" w:rsidRDefault="00C237D2" w:rsidP="00E822CA">
            <w:pPr>
              <w:rPr>
                <w:ins w:id="10170" w:author="Utente" w:date="2017-06-25T10:50:00Z"/>
                <w:rFonts w:ascii="Arial" w:hAnsi="Arial" w:cs="Arial"/>
              </w:rPr>
            </w:pPr>
            <w:ins w:id="10171" w:author="Utente" w:date="2017-06-25T10:50: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6E35E287" w14:textId="77777777" w:rsidR="00C237D2" w:rsidRPr="00B80B78" w:rsidRDefault="00C237D2" w:rsidP="00E822CA">
            <w:pPr>
              <w:rPr>
                <w:ins w:id="10172" w:author="Utente" w:date="2017-06-25T10:50:00Z"/>
                <w:rFonts w:ascii="Arial" w:eastAsia="Calibri" w:hAnsi="Arial" w:cs="Arial"/>
                <w:b/>
                <w:shd w:val="clear" w:color="auto" w:fill="C6D9F1"/>
              </w:rPr>
            </w:pPr>
            <w:ins w:id="10173" w:author="Utente" w:date="2017-06-25T10:50:00Z">
              <w:r w:rsidRPr="00B80B78">
                <w:rPr>
                  <w:rFonts w:ascii="Arial" w:eastAsia="Calibri" w:hAnsi="Arial" w:cs="Arial"/>
                  <w:b/>
                  <w:shd w:val="clear" w:color="auto" w:fill="C6D9F1"/>
                </w:rPr>
                <w:t>Me_2</w:t>
              </w:r>
            </w:ins>
          </w:p>
        </w:tc>
      </w:tr>
      <w:tr w:rsidR="00C237D2" w:rsidRPr="00B80B78" w14:paraId="4C5BE58B" w14:textId="77777777" w:rsidTr="00E822CA">
        <w:trPr>
          <w:ins w:id="10174"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BB8D8" w14:textId="77777777" w:rsidR="00C237D2" w:rsidRPr="00B80B78" w:rsidRDefault="00C237D2" w:rsidP="00E822CA">
            <w:pPr>
              <w:rPr>
                <w:ins w:id="10175" w:author="Utente" w:date="2017-06-25T10:50:00Z"/>
                <w:rFonts w:ascii="Arial" w:hAnsi="Arial" w:cs="Arial"/>
              </w:rPr>
            </w:pPr>
            <w:ins w:id="10176"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F0823" w14:textId="77777777" w:rsidR="00C237D2" w:rsidRPr="00B80B78" w:rsidRDefault="00C237D2" w:rsidP="00E822CA">
            <w:pPr>
              <w:rPr>
                <w:ins w:id="10177" w:author="Utente" w:date="2017-06-25T10:50:00Z"/>
                <w:rFonts w:ascii="Arial" w:hAnsi="Arial" w:cs="Arial"/>
              </w:rPr>
            </w:pPr>
            <w:ins w:id="10178"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82677" w14:textId="77777777" w:rsidR="00C237D2" w:rsidRPr="00B80B78" w:rsidRDefault="00C237D2" w:rsidP="00E822CA">
            <w:pPr>
              <w:rPr>
                <w:ins w:id="10179" w:author="Utente" w:date="2017-06-25T10:50:00Z"/>
                <w:rFonts w:ascii="Arial" w:hAnsi="Arial" w:cs="Arial"/>
              </w:rPr>
            </w:pPr>
            <w:ins w:id="10180"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897E6" w14:textId="77777777" w:rsidR="00C237D2" w:rsidRPr="00B80B78" w:rsidRDefault="00C237D2" w:rsidP="00E822CA">
            <w:pPr>
              <w:rPr>
                <w:ins w:id="10181" w:author="Utente" w:date="2017-06-25T10:50:00Z"/>
                <w:rFonts w:ascii="Arial" w:hAnsi="Arial" w:cs="Arial"/>
              </w:rPr>
            </w:pPr>
            <w:ins w:id="10182"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7FEEA" w14:textId="77777777" w:rsidR="00C237D2" w:rsidRPr="00B80B78" w:rsidRDefault="00C237D2" w:rsidP="00E822CA">
            <w:pPr>
              <w:rPr>
                <w:ins w:id="10183" w:author="Utente" w:date="2017-06-25T10:50:00Z"/>
                <w:rFonts w:ascii="Arial" w:hAnsi="Arial" w:cs="Arial"/>
              </w:rPr>
            </w:pPr>
            <w:ins w:id="10184"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67B1EDD" w14:textId="4C22255E" w:rsidR="00C237D2" w:rsidRPr="00B80B78" w:rsidRDefault="00C237D2" w:rsidP="00E822CA">
            <w:pPr>
              <w:rPr>
                <w:ins w:id="10185" w:author="Utente" w:date="2017-06-25T10:50:00Z"/>
                <w:rFonts w:ascii="Arial" w:eastAsia="Calibri" w:hAnsi="Arial" w:cs="Arial"/>
              </w:rPr>
            </w:pPr>
            <w:ins w:id="10186" w:author="Utente" w:date="2017-06-25T10:50:00Z">
              <w:r w:rsidRPr="00B80B78">
                <w:rPr>
                  <w:rFonts w:ascii="Arial" w:eastAsia="Calibri" w:hAnsi="Arial" w:cs="Arial"/>
                </w:rPr>
                <w:t>false</w:t>
              </w:r>
            </w:ins>
          </w:p>
        </w:tc>
      </w:tr>
      <w:tr w:rsidR="00C237D2" w:rsidRPr="00B80B78" w14:paraId="0AA1F934" w14:textId="77777777" w:rsidTr="00E822CA">
        <w:trPr>
          <w:ins w:id="10187"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1D67D" w14:textId="77777777" w:rsidR="00C237D2" w:rsidRPr="00B80B78" w:rsidRDefault="00C237D2" w:rsidP="00E822CA">
            <w:pPr>
              <w:rPr>
                <w:ins w:id="10188" w:author="Utente" w:date="2017-06-25T10:50:00Z"/>
                <w:rFonts w:ascii="Arial" w:hAnsi="Arial" w:cs="Arial"/>
              </w:rPr>
            </w:pPr>
            <w:ins w:id="10189"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E872D" w14:textId="77777777" w:rsidR="00C237D2" w:rsidRPr="00B80B78" w:rsidRDefault="00C237D2" w:rsidP="00E822CA">
            <w:pPr>
              <w:rPr>
                <w:ins w:id="10190" w:author="Utente" w:date="2017-06-25T10:50:00Z"/>
                <w:rFonts w:ascii="Arial" w:hAnsi="Arial" w:cs="Arial"/>
              </w:rPr>
            </w:pPr>
            <w:ins w:id="10191"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4964C" w14:textId="77777777" w:rsidR="00C237D2" w:rsidRPr="00B80B78" w:rsidRDefault="00C237D2" w:rsidP="00E822CA">
            <w:pPr>
              <w:rPr>
                <w:ins w:id="10192" w:author="Utente" w:date="2017-06-25T10:50:00Z"/>
                <w:rFonts w:ascii="Arial" w:hAnsi="Arial" w:cs="Arial"/>
              </w:rPr>
            </w:pPr>
            <w:ins w:id="10193"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D05A" w14:textId="77777777" w:rsidR="00C237D2" w:rsidRPr="00B80B78" w:rsidRDefault="00C237D2" w:rsidP="00E822CA">
            <w:pPr>
              <w:rPr>
                <w:ins w:id="10194" w:author="Utente" w:date="2017-06-25T10:50:00Z"/>
                <w:rFonts w:ascii="Arial" w:hAnsi="Arial" w:cs="Arial"/>
              </w:rPr>
            </w:pPr>
            <w:ins w:id="10195"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3F885" w14:textId="77777777" w:rsidR="00C237D2" w:rsidRPr="00B80B78" w:rsidRDefault="00C237D2" w:rsidP="00E822CA">
            <w:pPr>
              <w:rPr>
                <w:ins w:id="10196" w:author="Utente" w:date="2017-06-25T10:50:00Z"/>
                <w:rFonts w:ascii="Arial" w:hAnsi="Arial" w:cs="Arial"/>
              </w:rPr>
            </w:pPr>
            <w:ins w:id="10197"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4F1C867" w14:textId="77777777" w:rsidR="00C237D2" w:rsidRPr="00B80B78" w:rsidRDefault="00C237D2" w:rsidP="00E822CA">
            <w:pPr>
              <w:rPr>
                <w:ins w:id="10198" w:author="Utente" w:date="2017-06-25T10:50:00Z"/>
                <w:rFonts w:ascii="Arial" w:eastAsia="Calibri" w:hAnsi="Arial" w:cs="Arial"/>
              </w:rPr>
            </w:pPr>
            <w:ins w:id="10199" w:author="Utente" w:date="2017-06-25T10:50:00Z">
              <w:r w:rsidRPr="00B80B78">
                <w:rPr>
                  <w:rFonts w:ascii="Arial" w:eastAsia="Calibri" w:hAnsi="Arial" w:cs="Arial"/>
                </w:rPr>
                <w:t>true</w:t>
              </w:r>
            </w:ins>
          </w:p>
        </w:tc>
      </w:tr>
      <w:tr w:rsidR="00C237D2" w:rsidRPr="00B80B78" w14:paraId="6EAE1DEA" w14:textId="77777777" w:rsidTr="00E822CA">
        <w:trPr>
          <w:ins w:id="10200"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F4F2" w14:textId="77777777" w:rsidR="00C237D2" w:rsidRPr="00B80B78" w:rsidRDefault="00C237D2" w:rsidP="00E822CA">
            <w:pPr>
              <w:rPr>
                <w:ins w:id="10201" w:author="Utente" w:date="2017-06-25T10:50:00Z"/>
                <w:rFonts w:ascii="Arial" w:hAnsi="Arial" w:cs="Arial"/>
              </w:rPr>
            </w:pPr>
            <w:ins w:id="10202"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8C1B" w14:textId="77777777" w:rsidR="00C237D2" w:rsidRPr="00B80B78" w:rsidRDefault="00C237D2" w:rsidP="00E822CA">
            <w:pPr>
              <w:rPr>
                <w:ins w:id="10203" w:author="Utente" w:date="2017-06-25T10:50:00Z"/>
                <w:rFonts w:ascii="Arial" w:hAnsi="Arial" w:cs="Arial"/>
              </w:rPr>
            </w:pPr>
            <w:ins w:id="10204"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1B762" w14:textId="77777777" w:rsidR="00C237D2" w:rsidRPr="00B80B78" w:rsidRDefault="00C237D2" w:rsidP="00E822CA">
            <w:pPr>
              <w:rPr>
                <w:ins w:id="10205" w:author="Utente" w:date="2017-06-25T10:50:00Z"/>
                <w:rFonts w:ascii="Arial" w:hAnsi="Arial" w:cs="Arial"/>
              </w:rPr>
            </w:pPr>
            <w:ins w:id="10206"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517B3" w14:textId="77777777" w:rsidR="00C237D2" w:rsidRPr="00B80B78" w:rsidRDefault="00C237D2" w:rsidP="00E822CA">
            <w:pPr>
              <w:rPr>
                <w:ins w:id="10207" w:author="Utente" w:date="2017-06-25T10:50:00Z"/>
                <w:rFonts w:ascii="Arial" w:hAnsi="Arial" w:cs="Arial"/>
              </w:rPr>
            </w:pPr>
            <w:ins w:id="10208"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AF37C" w14:textId="77777777" w:rsidR="00C237D2" w:rsidRPr="00B80B78" w:rsidRDefault="00C237D2" w:rsidP="00E822CA">
            <w:pPr>
              <w:rPr>
                <w:ins w:id="10209" w:author="Utente" w:date="2017-06-25T10:50:00Z"/>
                <w:rFonts w:ascii="Arial" w:hAnsi="Arial" w:cs="Arial"/>
              </w:rPr>
            </w:pPr>
            <w:ins w:id="10210"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6DFBC47F" w14:textId="53EA9050" w:rsidR="00C237D2" w:rsidRPr="00B80B78" w:rsidRDefault="00C237D2" w:rsidP="00E822CA">
            <w:pPr>
              <w:rPr>
                <w:ins w:id="10211" w:author="Utente" w:date="2017-06-25T10:50:00Z"/>
                <w:rFonts w:ascii="Arial" w:eastAsia="Calibri" w:hAnsi="Arial" w:cs="Arial"/>
              </w:rPr>
            </w:pPr>
            <w:ins w:id="10212" w:author="Utente" w:date="2017-06-25T10:50:00Z">
              <w:r w:rsidRPr="00B80B78">
                <w:rPr>
                  <w:rFonts w:ascii="Arial" w:eastAsia="Calibri" w:hAnsi="Arial" w:cs="Arial"/>
                </w:rPr>
                <w:t>false</w:t>
              </w:r>
            </w:ins>
          </w:p>
        </w:tc>
      </w:tr>
      <w:tr w:rsidR="00C237D2" w:rsidRPr="00B80B78" w14:paraId="05F8BDD4" w14:textId="77777777" w:rsidTr="00E822CA">
        <w:trPr>
          <w:ins w:id="10213"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E9BDC" w14:textId="77777777" w:rsidR="00C237D2" w:rsidRPr="00B80B78" w:rsidRDefault="00C237D2" w:rsidP="00E822CA">
            <w:pPr>
              <w:rPr>
                <w:ins w:id="10214" w:author="Utente" w:date="2017-06-25T10:50:00Z"/>
                <w:rFonts w:ascii="Arial" w:hAnsi="Arial" w:cs="Arial"/>
              </w:rPr>
            </w:pPr>
            <w:ins w:id="10215" w:author="Utente" w:date="2017-06-25T10:50:00Z">
              <w:r w:rsidRPr="00B80B78">
                <w:rPr>
                  <w:rFonts w:ascii="Arial" w:eastAsia="Calibri" w:hAnsi="Arial" w:cs="Arial"/>
                </w:rPr>
                <w:lastRenderedPageBreak/>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E1885" w14:textId="77777777" w:rsidR="00C237D2" w:rsidRPr="00B80B78" w:rsidRDefault="00C237D2" w:rsidP="00E822CA">
            <w:pPr>
              <w:rPr>
                <w:ins w:id="10216" w:author="Utente" w:date="2017-06-25T10:50:00Z"/>
                <w:rFonts w:ascii="Arial" w:hAnsi="Arial" w:cs="Arial"/>
              </w:rPr>
            </w:pPr>
            <w:ins w:id="10217"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F78BD" w14:textId="77777777" w:rsidR="00C237D2" w:rsidRPr="00B80B78" w:rsidRDefault="00C237D2" w:rsidP="00E822CA">
            <w:pPr>
              <w:rPr>
                <w:ins w:id="10218" w:author="Utente" w:date="2017-06-25T10:50:00Z"/>
                <w:rFonts w:ascii="Arial" w:hAnsi="Arial" w:cs="Arial"/>
              </w:rPr>
            </w:pPr>
            <w:ins w:id="10219"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7BD01" w14:textId="77777777" w:rsidR="00C237D2" w:rsidRPr="00B80B78" w:rsidRDefault="00C237D2" w:rsidP="00E822CA">
            <w:pPr>
              <w:rPr>
                <w:ins w:id="10220" w:author="Utente" w:date="2017-06-25T10:50:00Z"/>
                <w:rFonts w:ascii="Arial" w:hAnsi="Arial" w:cs="Arial"/>
              </w:rPr>
            </w:pPr>
            <w:ins w:id="10221"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AC11B" w14:textId="77777777" w:rsidR="00C237D2" w:rsidRPr="00B80B78" w:rsidRDefault="00C237D2" w:rsidP="00E822CA">
            <w:pPr>
              <w:rPr>
                <w:ins w:id="10222" w:author="Utente" w:date="2017-06-25T10:50:00Z"/>
                <w:rFonts w:ascii="Arial" w:hAnsi="Arial" w:cs="Arial"/>
              </w:rPr>
            </w:pPr>
            <w:ins w:id="10223"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52EF84E" w14:textId="77777777" w:rsidR="00C237D2" w:rsidRPr="00B80B78" w:rsidRDefault="00C237D2" w:rsidP="00E822CA">
            <w:pPr>
              <w:rPr>
                <w:ins w:id="10224" w:author="Utente" w:date="2017-06-25T10:50:00Z"/>
                <w:rFonts w:ascii="Arial" w:eastAsia="Calibri" w:hAnsi="Arial" w:cs="Arial"/>
              </w:rPr>
            </w:pPr>
            <w:ins w:id="10225" w:author="Utente" w:date="2017-06-25T10:50:00Z">
              <w:r w:rsidRPr="00B80B78">
                <w:rPr>
                  <w:rFonts w:ascii="Arial" w:eastAsia="Calibri" w:hAnsi="Arial" w:cs="Arial"/>
                </w:rPr>
                <w:t>true</w:t>
              </w:r>
            </w:ins>
          </w:p>
        </w:tc>
      </w:tr>
      <w:tr w:rsidR="00C237D2" w:rsidRPr="00B80B78" w14:paraId="0E799EE0" w14:textId="77777777" w:rsidTr="00E822CA">
        <w:trPr>
          <w:ins w:id="10226"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71A4D" w14:textId="77777777" w:rsidR="00C237D2" w:rsidRPr="00B80B78" w:rsidRDefault="00C237D2" w:rsidP="00E822CA">
            <w:pPr>
              <w:rPr>
                <w:ins w:id="10227" w:author="Utente" w:date="2017-06-25T10:50:00Z"/>
                <w:rFonts w:ascii="Arial" w:hAnsi="Arial" w:cs="Arial"/>
              </w:rPr>
            </w:pPr>
            <w:ins w:id="10228"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8BCDC" w14:textId="77777777" w:rsidR="00C237D2" w:rsidRPr="00B80B78" w:rsidRDefault="00C237D2" w:rsidP="00E822CA">
            <w:pPr>
              <w:rPr>
                <w:ins w:id="10229" w:author="Utente" w:date="2017-06-25T10:50:00Z"/>
                <w:rFonts w:ascii="Arial" w:hAnsi="Arial" w:cs="Arial"/>
              </w:rPr>
            </w:pPr>
            <w:ins w:id="10230"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4D" w14:textId="77777777" w:rsidR="00C237D2" w:rsidRPr="00B80B78" w:rsidRDefault="00C237D2" w:rsidP="00E822CA">
            <w:pPr>
              <w:rPr>
                <w:ins w:id="10231" w:author="Utente" w:date="2017-06-25T10:50:00Z"/>
                <w:rFonts w:ascii="Arial" w:hAnsi="Arial" w:cs="Arial"/>
              </w:rPr>
            </w:pPr>
            <w:ins w:id="10232"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73F99" w14:textId="77777777" w:rsidR="00C237D2" w:rsidRPr="00B80B78" w:rsidRDefault="00C237D2" w:rsidP="00E822CA">
            <w:pPr>
              <w:rPr>
                <w:ins w:id="10233" w:author="Utente" w:date="2017-06-25T10:50:00Z"/>
                <w:rFonts w:ascii="Arial" w:hAnsi="Arial" w:cs="Arial"/>
              </w:rPr>
            </w:pPr>
            <w:ins w:id="10234"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F9523" w14:textId="77777777" w:rsidR="00C237D2" w:rsidRPr="00B80B78" w:rsidRDefault="00C237D2" w:rsidP="00E822CA">
            <w:pPr>
              <w:rPr>
                <w:ins w:id="10235" w:author="Utente" w:date="2017-06-25T10:50:00Z"/>
                <w:rFonts w:ascii="Arial" w:hAnsi="Arial" w:cs="Arial"/>
              </w:rPr>
            </w:pPr>
            <w:ins w:id="10236"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B2967A2" w14:textId="77777777" w:rsidR="00C237D2" w:rsidRPr="00B80B78" w:rsidRDefault="00C237D2" w:rsidP="00E822CA">
            <w:pPr>
              <w:rPr>
                <w:ins w:id="10237" w:author="Utente" w:date="2017-06-25T10:50:00Z"/>
                <w:rFonts w:ascii="Arial" w:eastAsia="Calibri" w:hAnsi="Arial" w:cs="Arial"/>
              </w:rPr>
            </w:pPr>
            <w:ins w:id="10238" w:author="Utente" w:date="2017-06-25T10:50:00Z">
              <w:r w:rsidRPr="00B80B78">
                <w:rPr>
                  <w:rFonts w:ascii="Arial" w:eastAsia="Calibri" w:hAnsi="Arial" w:cs="Arial"/>
                </w:rPr>
                <w:t>true</w:t>
              </w:r>
            </w:ins>
          </w:p>
        </w:tc>
      </w:tr>
      <w:tr w:rsidR="00C237D2" w:rsidRPr="00B80B78" w14:paraId="53D2059C" w14:textId="77777777" w:rsidTr="00E822CA">
        <w:trPr>
          <w:ins w:id="10239"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0B5DD" w14:textId="77777777" w:rsidR="00C237D2" w:rsidRPr="00B80B78" w:rsidRDefault="00C237D2" w:rsidP="00E822CA">
            <w:pPr>
              <w:rPr>
                <w:ins w:id="10240" w:author="Utente" w:date="2017-06-25T10:50:00Z"/>
                <w:rFonts w:ascii="Arial" w:hAnsi="Arial" w:cs="Arial"/>
              </w:rPr>
            </w:pPr>
            <w:ins w:id="10241"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DCBDB" w14:textId="77777777" w:rsidR="00C237D2" w:rsidRPr="00B80B78" w:rsidRDefault="00C237D2" w:rsidP="00E822CA">
            <w:pPr>
              <w:rPr>
                <w:ins w:id="10242" w:author="Utente" w:date="2017-06-25T10:50:00Z"/>
                <w:rFonts w:ascii="Arial" w:hAnsi="Arial" w:cs="Arial"/>
              </w:rPr>
            </w:pPr>
            <w:ins w:id="10243"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2720A" w14:textId="77777777" w:rsidR="00C237D2" w:rsidRPr="00B80B78" w:rsidRDefault="00C237D2" w:rsidP="00E822CA">
            <w:pPr>
              <w:rPr>
                <w:ins w:id="10244" w:author="Utente" w:date="2017-06-25T10:50:00Z"/>
                <w:rFonts w:ascii="Arial" w:hAnsi="Arial" w:cs="Arial"/>
              </w:rPr>
            </w:pPr>
            <w:ins w:id="10245"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CF89" w14:textId="77777777" w:rsidR="00C237D2" w:rsidRPr="00B80B78" w:rsidRDefault="00C237D2" w:rsidP="00E822CA">
            <w:pPr>
              <w:rPr>
                <w:ins w:id="10246" w:author="Utente" w:date="2017-06-25T10:50:00Z"/>
                <w:rFonts w:ascii="Arial" w:hAnsi="Arial" w:cs="Arial"/>
              </w:rPr>
            </w:pPr>
            <w:ins w:id="10247"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F95CF" w14:textId="77777777" w:rsidR="00C237D2" w:rsidRPr="00B80B78" w:rsidRDefault="00C237D2" w:rsidP="00E822CA">
            <w:pPr>
              <w:rPr>
                <w:ins w:id="10248" w:author="Utente" w:date="2017-06-25T10:50:00Z"/>
                <w:rFonts w:ascii="Arial" w:hAnsi="Arial" w:cs="Arial"/>
              </w:rPr>
            </w:pPr>
            <w:ins w:id="10249"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E32F447" w14:textId="4BCF48C4" w:rsidR="00C237D2" w:rsidRPr="00B80B78" w:rsidRDefault="00C237D2" w:rsidP="00E822CA">
            <w:pPr>
              <w:rPr>
                <w:ins w:id="10250" w:author="Utente" w:date="2017-06-25T10:50:00Z"/>
                <w:rFonts w:ascii="Arial" w:eastAsia="Calibri" w:hAnsi="Arial" w:cs="Arial"/>
              </w:rPr>
            </w:pPr>
            <w:ins w:id="10251" w:author="Utente" w:date="2017-06-25T10:50:00Z">
              <w:r w:rsidRPr="00B80B78">
                <w:rPr>
                  <w:rFonts w:ascii="Arial" w:eastAsia="Calibri" w:hAnsi="Arial" w:cs="Arial"/>
                </w:rPr>
                <w:t>false</w:t>
              </w:r>
            </w:ins>
          </w:p>
        </w:tc>
      </w:tr>
    </w:tbl>
    <w:p w14:paraId="35DEFE7E" w14:textId="77777777" w:rsidR="00C237D2" w:rsidRPr="00B80B78" w:rsidRDefault="00C237D2">
      <w:pPr>
        <w:ind w:left="720"/>
        <w:rPr>
          <w:rFonts w:ascii="Arial" w:hAnsi="Arial" w:cs="Arial"/>
        </w:rPr>
      </w:pPr>
    </w:p>
    <w:p w14:paraId="09735013" w14:textId="30A6C0E0" w:rsidR="005A2227" w:rsidRPr="00E352EF" w:rsidRDefault="00C237D2" w:rsidP="00CF6D97">
      <w:pPr>
        <w:pStyle w:val="Stile3"/>
        <w:rPr>
          <w:lang w:val="en-GB"/>
        </w:rPr>
      </w:pPr>
      <w:bookmarkStart w:id="10252" w:name="_Toc462659716"/>
      <w:bookmarkStart w:id="10253" w:name="_Toc463805773"/>
      <w:bookmarkStart w:id="10254" w:name="_Toc464487950"/>
      <w:bookmarkStart w:id="10255" w:name="_GoBack"/>
      <w:bookmarkEnd w:id="10255"/>
      <w:ins w:id="10256" w:author="Utente" w:date="2017-06-25T10:50:00Z">
        <w:r w:rsidRPr="00C237D2">
          <w:rPr>
            <w:lang w:val="en-GB"/>
          </w:rPr>
          <w:t xml:space="preserve">Logical negation </w:t>
        </w:r>
        <w:r>
          <w:rPr>
            <w:lang w:val="en-GB"/>
          </w:rPr>
          <w:t xml:space="preserve"> </w:t>
        </w:r>
      </w:ins>
      <w:r w:rsidR="0097053A" w:rsidRPr="00E352EF">
        <w:rPr>
          <w:lang w:val="en-GB"/>
        </w:rPr>
        <w:t>not</w:t>
      </w:r>
      <w:bookmarkEnd w:id="10252"/>
      <w:bookmarkEnd w:id="10253"/>
      <w:bookmarkEnd w:id="10254"/>
    </w:p>
    <w:p w14:paraId="27D3AEE3" w14:textId="19FC51EF" w:rsidR="005A2227" w:rsidRPr="00E352EF" w:rsidDel="00C237D2" w:rsidRDefault="0097053A" w:rsidP="00CF6D97">
      <w:pPr>
        <w:rPr>
          <w:del w:id="10257" w:author="Utente" w:date="2017-06-25T10:50:00Z"/>
          <w:rFonts w:ascii="Cambria" w:hAnsi="Cambria"/>
        </w:rPr>
      </w:pPr>
      <w:del w:id="10258" w:author="Utente" w:date="2017-06-25T10:50:00Z">
        <w:r w:rsidRPr="00E352EF" w:rsidDel="00C237D2">
          <w:rPr>
            <w:rFonts w:ascii="Cambria" w:eastAsia="Calibri" w:hAnsi="Cambria" w:cs="Calibri"/>
            <w:i/>
            <w:color w:val="5B9BD5"/>
          </w:rPr>
          <w:delText>Semantics</w:delText>
        </w:r>
      </w:del>
    </w:p>
    <w:p w14:paraId="7EE906F7" w14:textId="77779696" w:rsidR="005A2227" w:rsidRPr="00E352EF" w:rsidDel="00C237D2" w:rsidRDefault="0097053A" w:rsidP="00CF6D97">
      <w:pPr>
        <w:rPr>
          <w:del w:id="10259" w:author="Utente" w:date="2017-06-25T10:50:00Z"/>
          <w:rFonts w:ascii="Cambria" w:hAnsi="Cambria"/>
        </w:rPr>
      </w:pPr>
      <w:del w:id="10260" w:author="Utente" w:date="2017-06-25T10:50:00Z">
        <w:r w:rsidRPr="00E352EF" w:rsidDel="00C237D2">
          <w:rPr>
            <w:rFonts w:ascii="Cambria" w:eastAsia="Calibri" w:hAnsi="Cambria" w:cs="Calibri"/>
          </w:rPr>
          <w:delText xml:space="preserve">The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operator calculates the logical negation of a boolean condition</w:delText>
        </w:r>
      </w:del>
    </w:p>
    <w:p w14:paraId="4CBD1D07" w14:textId="77777777" w:rsidR="00CF6D97" w:rsidRPr="00E352EF" w:rsidRDefault="00CF6D97" w:rsidP="00CF6D97">
      <w:pPr>
        <w:rPr>
          <w:rFonts w:ascii="Cambria" w:eastAsia="Calibri" w:hAnsi="Cambria" w:cs="Calibri"/>
          <w:i/>
          <w:color w:val="5B9BD5"/>
        </w:rPr>
      </w:pPr>
    </w:p>
    <w:p w14:paraId="0E0F7395"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1D1CD09" w14:textId="47351CDA" w:rsidR="005A2227" w:rsidRPr="00E352EF" w:rsidRDefault="0097053A" w:rsidP="00CF6D97">
      <w:pPr>
        <w:rPr>
          <w:rFonts w:ascii="Cambria" w:hAnsi="Cambria"/>
        </w:rPr>
      </w:pPr>
      <w:r w:rsidRPr="00E352EF">
        <w:rPr>
          <w:rFonts w:ascii="Cambria" w:eastAsia="Calibri" w:hAnsi="Cambria" w:cs="Calibri"/>
          <w:b/>
        </w:rPr>
        <w:t>not</w:t>
      </w:r>
      <w:r w:rsidRPr="00E352EF">
        <w:rPr>
          <w:rFonts w:ascii="Cambria" w:eastAsia="Calibri" w:hAnsi="Cambria" w:cs="Calibri"/>
        </w:rPr>
        <w:t xml:space="preserve"> </w:t>
      </w:r>
      <w:del w:id="10261" w:author="Utente" w:date="2017-06-25T10:50:00Z">
        <w:r w:rsidRPr="00E352EF" w:rsidDel="00C237D2">
          <w:rPr>
            <w:rFonts w:ascii="Cambria" w:eastAsia="Calibri" w:hAnsi="Cambria" w:cs="Calibri"/>
            <w:i/>
          </w:rPr>
          <w:delText>ds_1</w:delText>
        </w:r>
      </w:del>
      <w:ins w:id="10262" w:author="Utente" w:date="2017-06-25T10:50:00Z">
        <w:r w:rsidR="00C237D2">
          <w:rPr>
            <w:rFonts w:ascii="Cambria" w:eastAsia="Calibri" w:hAnsi="Cambria" w:cs="Calibri"/>
            <w:i/>
          </w:rPr>
          <w:t>operand</w:t>
        </w:r>
      </w:ins>
    </w:p>
    <w:p w14:paraId="68B384B2" w14:textId="77777777" w:rsidR="00CF6D97" w:rsidRPr="00E352EF" w:rsidRDefault="00CF6D97" w:rsidP="00CF6D97">
      <w:pPr>
        <w:rPr>
          <w:rFonts w:ascii="Cambria" w:hAnsi="Cambria"/>
          <w:i/>
          <w:color w:val="5B9BD5"/>
        </w:rPr>
      </w:pPr>
    </w:p>
    <w:p w14:paraId="49F683DF" w14:textId="117082D1" w:rsidR="005A2227" w:rsidRPr="00E352EF" w:rsidRDefault="00C237D2" w:rsidP="00543198">
      <w:pPr>
        <w:rPr>
          <w:rFonts w:ascii="Cambria" w:eastAsia="Calibri" w:hAnsi="Cambria" w:cs="Calibri"/>
          <w:i/>
          <w:color w:val="5B9BD5"/>
        </w:rPr>
      </w:pPr>
      <w:ins w:id="10263" w:author="Utente" w:date="2017-06-25T10:51:00Z">
        <w:r>
          <w:rPr>
            <w:rFonts w:ascii="Cambria" w:eastAsia="Calibri" w:hAnsi="Cambria" w:cs="Calibri"/>
            <w:i/>
            <w:color w:val="5B9BD5"/>
          </w:rPr>
          <w:t xml:space="preserve">Input </w:t>
        </w:r>
      </w:ins>
      <w:del w:id="10264" w:author="Utente" w:date="2017-06-25T10:51:00Z">
        <w:r w:rsidR="0097053A" w:rsidRPr="00E352EF" w:rsidDel="00C237D2">
          <w:rPr>
            <w:rFonts w:ascii="Cambria" w:eastAsia="Calibri" w:hAnsi="Cambria" w:cs="Calibri"/>
            <w:i/>
            <w:color w:val="5B9BD5"/>
          </w:rPr>
          <w:delText>P</w:delText>
        </w:r>
      </w:del>
      <w:ins w:id="10265" w:author="Utente" w:date="2017-06-25T10:51:00Z">
        <w:r>
          <w:rPr>
            <w:rFonts w:ascii="Cambria" w:eastAsia="Calibri" w:hAnsi="Cambria" w:cs="Calibri"/>
            <w:i/>
            <w:color w:val="5B9BD5"/>
          </w:rPr>
          <w:t>p</w:t>
        </w:r>
      </w:ins>
      <w:r w:rsidR="0097053A" w:rsidRPr="00E352EF">
        <w:rPr>
          <w:rFonts w:ascii="Cambria" w:eastAsia="Calibri" w:hAnsi="Cambria" w:cs="Calibri"/>
          <w:i/>
          <w:color w:val="5B9BD5"/>
        </w:rPr>
        <w:t>arameters</w:t>
      </w:r>
    </w:p>
    <w:p w14:paraId="51427828" w14:textId="7FFA069B" w:rsidR="00C237D2" w:rsidRPr="00AC6139" w:rsidRDefault="00C237D2" w:rsidP="00C237D2">
      <w:pPr>
        <w:rPr>
          <w:ins w:id="10266" w:author="Utente" w:date="2017-06-25T10:51:00Z"/>
          <w:rFonts w:asciiTheme="majorHAnsi" w:eastAsia="Calibri" w:hAnsiTheme="majorHAnsi" w:cs="Calibri"/>
          <w:color w:val="auto"/>
        </w:rPr>
      </w:pPr>
      <w:ins w:id="10267" w:author="Utente" w:date="2017-06-25T10:51:00Z">
        <w:r w:rsidRPr="00AC6139">
          <w:rPr>
            <w:rFonts w:asciiTheme="majorHAnsi" w:eastAsia="Calibri" w:hAnsiTheme="majorHAnsi" w:cs="Courier New"/>
            <w:color w:val="auto"/>
          </w:rPr>
          <w:t>operands</w:t>
        </w:r>
        <w:r w:rsidRPr="00AC6139">
          <w:rPr>
            <w:rFonts w:asciiTheme="majorHAnsi" w:eastAsia="Calibri" w:hAnsiTheme="majorHAnsi" w:cs="Calibri"/>
            <w:color w:val="auto"/>
          </w:rPr>
          <w:tab/>
          <w:t>mandatory</w:t>
        </w:r>
        <w:r w:rsidRPr="00AC6139">
          <w:rPr>
            <w:rFonts w:asciiTheme="majorHAnsi" w:eastAsia="Calibri" w:hAnsiTheme="majorHAnsi" w:cs="Calibri"/>
            <w:color w:val="auto"/>
          </w:rPr>
          <w:tab/>
          <w:t xml:space="preserve">the operand </w:t>
        </w:r>
      </w:ins>
    </w:p>
    <w:p w14:paraId="112DDF60" w14:textId="20694F88" w:rsidR="005A2227" w:rsidRPr="00E352EF" w:rsidDel="00C237D2" w:rsidRDefault="00CF6D97" w:rsidP="00CF6D97">
      <w:pPr>
        <w:rPr>
          <w:del w:id="10268" w:author="Utente" w:date="2017-06-25T10:51:00Z"/>
          <w:rFonts w:ascii="Cambria" w:hAnsi="Cambria"/>
        </w:rPr>
      </w:pPr>
      <w:del w:id="10269" w:author="Utente" w:date="2017-06-25T10:51:00Z">
        <w:r w:rsidRPr="00E352EF" w:rsidDel="00C237D2">
          <w:rPr>
            <w:rFonts w:ascii="Cambria" w:hAnsi="Cambria"/>
            <w:i/>
          </w:rPr>
          <w:delText>d</w:delText>
        </w:r>
        <w:r w:rsidR="0097053A" w:rsidRPr="00E352EF" w:rsidDel="00C237D2">
          <w:rPr>
            <w:rFonts w:ascii="Cambria" w:hAnsi="Cambria"/>
            <w:i/>
          </w:rPr>
          <w:delText>s</w:delText>
        </w:r>
        <w:r w:rsidRPr="00E352EF" w:rsidDel="00C237D2">
          <w:rPr>
            <w:rFonts w:ascii="Cambria" w:hAnsi="Cambria"/>
          </w:rPr>
          <w:delText xml:space="preserve"> :</w:delText>
        </w:r>
        <w:r w:rsidR="0097053A" w:rsidRPr="00E352EF" w:rsidDel="00C237D2">
          <w:rPr>
            <w:rFonts w:ascii="Cambria" w:hAnsi="Cambria"/>
          </w:rPr>
          <w:delText xml:space="preserve"> [dataset {identifier &lt;IDENT&gt; as scalar-type}+ {measure &lt;IDENT&gt; as string-literal}+ </w:delText>
        </w:r>
      </w:del>
    </w:p>
    <w:p w14:paraId="27DF25CA" w14:textId="4A935983" w:rsidR="005A2227" w:rsidRPr="00E352EF" w:rsidDel="00C237D2" w:rsidRDefault="0097053A" w:rsidP="00CF6D97">
      <w:pPr>
        <w:rPr>
          <w:del w:id="10270" w:author="Utente" w:date="2017-06-25T10:51:00Z"/>
          <w:rFonts w:ascii="Cambria" w:hAnsi="Cambria"/>
        </w:rPr>
      </w:pPr>
      <w:del w:id="10271" w:author="Utente" w:date="2017-06-25T10:51:00Z">
        <w:r w:rsidRPr="00E352EF" w:rsidDel="00C237D2">
          <w:rPr>
            <w:rFonts w:ascii="Cambria" w:hAnsi="Cambria"/>
          </w:rPr>
          <w:delText xml:space="preserve">                    {attribute &lt;IDENT&gt; as scalar-type}* | bool</w:delText>
        </w:r>
        <w:r w:rsidR="00CF6D97" w:rsidRPr="00E352EF" w:rsidDel="00C237D2">
          <w:rPr>
            <w:rFonts w:ascii="Cambria" w:hAnsi="Cambria"/>
          </w:rPr>
          <w:delText>ean</w:delText>
        </w:r>
        <w:r w:rsidRPr="00E352EF" w:rsidDel="00C237D2">
          <w:rPr>
            <w:rFonts w:ascii="Cambria" w:hAnsi="Cambria"/>
          </w:rPr>
          <w:delText>]</w:delText>
        </w:r>
      </w:del>
    </w:p>
    <w:p w14:paraId="36B98DE6" w14:textId="11DDC771" w:rsidR="00DE5E99" w:rsidDel="008D179B" w:rsidRDefault="00DE5E99" w:rsidP="00CF6D97">
      <w:pPr>
        <w:rPr>
          <w:del w:id="10272" w:author="Utente" w:date="2017-06-25T10:51:00Z"/>
          <w:rFonts w:ascii="Cambria" w:hAnsi="Cambria"/>
        </w:rPr>
      </w:pPr>
    </w:p>
    <w:p w14:paraId="25EA3A24" w14:textId="77777777" w:rsidR="008D179B" w:rsidRDefault="008D179B" w:rsidP="00CF6D97">
      <w:pPr>
        <w:rPr>
          <w:ins w:id="10273" w:author="Laura Viignola" w:date="2017-07-10T16:47:00Z"/>
          <w:rFonts w:ascii="Cambria" w:hAnsi="Cambria"/>
        </w:rPr>
      </w:pPr>
    </w:p>
    <w:p w14:paraId="4B270387" w14:textId="7327B901" w:rsidR="00F73B8C" w:rsidRPr="00E352EF" w:rsidDel="00696CCA" w:rsidRDefault="00F73B8C" w:rsidP="00CF6D97">
      <w:pPr>
        <w:rPr>
          <w:ins w:id="10274" w:author="Utente" w:date="2017-07-05T23:44:00Z"/>
          <w:del w:id="10275" w:author="Laura Viignola" w:date="2017-07-10T16:53:00Z"/>
          <w:rFonts w:ascii="Cambria" w:hAnsi="Cambria"/>
        </w:rPr>
      </w:pPr>
    </w:p>
    <w:p w14:paraId="07859064" w14:textId="0BA9A585" w:rsidR="005A2227" w:rsidRPr="00E352EF" w:rsidDel="00C237D2" w:rsidRDefault="0097053A" w:rsidP="00CF6D97">
      <w:pPr>
        <w:rPr>
          <w:del w:id="10276" w:author="Utente" w:date="2017-06-25T10:51:00Z"/>
          <w:rFonts w:ascii="Cambria" w:hAnsi="Cambria"/>
        </w:rPr>
      </w:pPr>
      <w:del w:id="10277" w:author="Utente" w:date="2017-06-25T10:51:00Z">
        <w:r w:rsidRPr="00E352EF" w:rsidDel="00C237D2">
          <w:rPr>
            <w:rFonts w:ascii="Cambria" w:hAnsi="Cambria"/>
            <w:i/>
          </w:rPr>
          <w:delText>ds</w:delText>
        </w:r>
        <w:r w:rsidRPr="00E352EF" w:rsidDel="00C237D2">
          <w:rPr>
            <w:rFonts w:ascii="Cambria" w:hAnsi="Cambria"/>
          </w:rPr>
          <w:delText xml:space="preserve"> – is a </w:delText>
        </w:r>
        <w:r w:rsidR="00F4601C" w:rsidRPr="00E352EF" w:rsidDel="00C237D2">
          <w:delText>Dataset</w:delText>
        </w:r>
        <w:r w:rsidRPr="00E352EF" w:rsidDel="00C237D2">
          <w:rPr>
            <w:rFonts w:ascii="Cambria" w:hAnsi="Cambria"/>
          </w:rPr>
          <w:delText xml:space="preserve"> expression or a string </w:delText>
        </w:r>
      </w:del>
      <w:ins w:id="10278" w:author="Laura Viignola" w:date="2017-05-10T16:37:00Z">
        <w:del w:id="10279" w:author="Utente" w:date="2017-06-25T10:51:00Z">
          <w:r w:rsidR="00684B05" w:rsidDel="00C237D2">
            <w:rPr>
              <w:rFonts w:ascii="Cambria" w:hAnsi="Cambria"/>
            </w:rPr>
            <w:delText>scalar</w:delText>
          </w:r>
        </w:del>
      </w:ins>
    </w:p>
    <w:p w14:paraId="07D40265" w14:textId="77777777" w:rsidR="00AC6139" w:rsidRDefault="00AC6139" w:rsidP="00C237D2">
      <w:pPr>
        <w:rPr>
          <w:ins w:id="10280" w:author="Utente" w:date="2017-06-27T18:03:00Z"/>
          <w:rFonts w:eastAsia="Calibri" w:cs="Calibri"/>
          <w:i/>
          <w:color w:val="5B9BD5"/>
        </w:rPr>
      </w:pPr>
    </w:p>
    <w:p w14:paraId="1ED9FB0D" w14:textId="77777777" w:rsidR="00C237D2" w:rsidRDefault="00C237D2" w:rsidP="00C237D2">
      <w:pPr>
        <w:rPr>
          <w:ins w:id="10281" w:author="Utente" w:date="2017-06-25T10:51:00Z"/>
          <w:rFonts w:eastAsia="Calibri" w:cs="Calibri"/>
          <w:i/>
          <w:color w:val="5B9BD5"/>
        </w:rPr>
      </w:pPr>
      <w:ins w:id="10282" w:author="Utente" w:date="2017-06-25T10:51:00Z">
        <w:r w:rsidRPr="00E01596">
          <w:rPr>
            <w:rFonts w:eastAsia="Calibri" w:cs="Calibri"/>
            <w:i/>
            <w:color w:val="5B9BD5"/>
          </w:rPr>
          <w:t>Examples of valid syntaxes</w:t>
        </w:r>
      </w:ins>
    </w:p>
    <w:p w14:paraId="2B80D80C" w14:textId="0BFCC33E" w:rsidR="00C237D2" w:rsidRPr="00AC6139" w:rsidRDefault="00C237D2" w:rsidP="00C237D2">
      <w:pPr>
        <w:rPr>
          <w:ins w:id="10283" w:author="Utente" w:date="2017-06-25T10:51:00Z"/>
          <w:rFonts w:ascii="Arial" w:eastAsia="Calibri" w:hAnsi="Arial" w:cs="Arial"/>
          <w:color w:val="auto"/>
        </w:rPr>
      </w:pPr>
      <w:ins w:id="10284" w:author="Utente" w:date="2017-06-25T10:51:00Z">
        <w:r w:rsidRPr="00AC6139">
          <w:rPr>
            <w:rFonts w:ascii="Arial" w:eastAsia="Calibri" w:hAnsi="Arial" w:cs="Arial"/>
            <w:b/>
            <w:color w:val="auto"/>
          </w:rPr>
          <w:t>not</w:t>
        </w:r>
        <w:r w:rsidRPr="00AC6139">
          <w:rPr>
            <w:rFonts w:ascii="Arial" w:eastAsia="Calibri" w:hAnsi="Arial" w:cs="Arial"/>
            <w:color w:val="auto"/>
          </w:rPr>
          <w:t xml:space="preserve"> DS_1</w:t>
        </w:r>
      </w:ins>
    </w:p>
    <w:p w14:paraId="08ED124A" w14:textId="77777777" w:rsidR="00C237D2" w:rsidRDefault="00C237D2" w:rsidP="00C237D2">
      <w:pPr>
        <w:rPr>
          <w:ins w:id="10285" w:author="Utente" w:date="2017-06-25T10:51:00Z"/>
          <w:rFonts w:ascii="Cambria" w:eastAsia="Calibri" w:hAnsi="Cambria" w:cs="Calibri"/>
          <w:i/>
          <w:color w:val="5B9BD5"/>
        </w:rPr>
      </w:pPr>
    </w:p>
    <w:p w14:paraId="09E350C4" w14:textId="77777777" w:rsidR="00C237D2" w:rsidRDefault="00C237D2" w:rsidP="00C237D2">
      <w:pPr>
        <w:rPr>
          <w:ins w:id="10286" w:author="Utente" w:date="2017-06-25T10:51:00Z"/>
          <w:rFonts w:ascii="Cambria" w:eastAsia="Calibri" w:hAnsi="Cambria" w:cs="Calibri"/>
          <w:i/>
          <w:color w:val="5B9BD5"/>
        </w:rPr>
      </w:pPr>
      <w:ins w:id="10287" w:author="Utente" w:date="2017-06-25T10:51:00Z">
        <w:r>
          <w:rPr>
            <w:rFonts w:ascii="Cambria" w:eastAsia="Calibri" w:hAnsi="Cambria" w:cs="Calibri"/>
            <w:i/>
            <w:color w:val="5B9BD5"/>
          </w:rPr>
          <w:t>Semantic for scalar operations</w:t>
        </w:r>
      </w:ins>
    </w:p>
    <w:p w14:paraId="709E254C" w14:textId="536666FA" w:rsidR="00C237D2" w:rsidRDefault="00C237D2" w:rsidP="00C237D2">
      <w:pPr>
        <w:rPr>
          <w:ins w:id="10288" w:author="Utente" w:date="2017-06-25T10:51:00Z"/>
          <w:rFonts w:ascii="Cambria" w:eastAsia="Calibri" w:hAnsi="Cambria" w:cs="Calibri"/>
        </w:rPr>
      </w:pPr>
      <w:ins w:id="10289" w:author="Utente" w:date="2017-06-25T10:51:00Z">
        <w:r>
          <w:rPr>
            <w:rFonts w:ascii="Cambria" w:eastAsia="Calibri" w:hAnsi="Cambria" w:cs="Calibri"/>
          </w:rPr>
          <w:t>The operator c</w:t>
        </w:r>
        <w:r w:rsidRPr="00234472">
          <w:rPr>
            <w:rFonts w:ascii="Cambria" w:eastAsia="Calibri" w:hAnsi="Cambria" w:cs="Calibri"/>
          </w:rPr>
          <w:t xml:space="preserve">alculates the logical </w:t>
        </w:r>
      </w:ins>
      <w:ins w:id="10290" w:author="Utente" w:date="2017-06-25T10:52:00Z">
        <w:r>
          <w:rPr>
            <w:rFonts w:ascii="Cambria" w:eastAsia="Calibri" w:hAnsi="Cambria" w:cs="Calibri"/>
          </w:rPr>
          <w:t>NOT</w:t>
        </w:r>
      </w:ins>
      <w:ins w:id="10291" w:author="Utente" w:date="2017-06-25T10:51:00Z">
        <w:r>
          <w:rPr>
            <w:rFonts w:ascii="Cambria" w:eastAsia="Calibri" w:hAnsi="Cambria" w:cs="Calibri"/>
          </w:rPr>
          <w:t>. The two operands must be of boolean-type.</w:t>
        </w:r>
      </w:ins>
    </w:p>
    <w:p w14:paraId="7E09DA5A" w14:textId="77777777" w:rsidR="00C237D2" w:rsidRDefault="00C237D2" w:rsidP="00C237D2">
      <w:pPr>
        <w:rPr>
          <w:ins w:id="10292" w:author="Utente" w:date="2017-06-25T10:51:00Z"/>
          <w:rFonts w:ascii="Cambria" w:eastAsia="Calibri" w:hAnsi="Cambria" w:cs="Calibri"/>
          <w:i/>
          <w:color w:val="5B9BD5"/>
        </w:rPr>
      </w:pPr>
    </w:p>
    <w:p w14:paraId="5B0AB7BD" w14:textId="77777777" w:rsidR="00C237D2" w:rsidRPr="006B6757" w:rsidRDefault="00C237D2" w:rsidP="00C237D2">
      <w:pPr>
        <w:rPr>
          <w:ins w:id="10293" w:author="Utente" w:date="2017-06-25T10:51:00Z"/>
          <w:rFonts w:ascii="Cambria" w:hAnsi="Cambria"/>
          <w:i/>
        </w:rPr>
      </w:pPr>
      <w:ins w:id="10294" w:author="Utente" w:date="2017-06-25T10:51:00Z">
        <w:r w:rsidRPr="006B6757">
          <w:rPr>
            <w:rFonts w:ascii="Cambria" w:hAnsi="Cambria"/>
            <w:i/>
          </w:rPr>
          <w:t>Example</w:t>
        </w:r>
        <w:r>
          <w:rPr>
            <w:rFonts w:ascii="Cambria" w:hAnsi="Cambria"/>
            <w:i/>
          </w:rPr>
          <w:t>s</w:t>
        </w:r>
      </w:ins>
    </w:p>
    <w:p w14:paraId="4537B00A" w14:textId="33432EB4" w:rsidR="00C237D2" w:rsidRPr="00B80B78" w:rsidRDefault="00C237D2" w:rsidP="00C237D2">
      <w:pPr>
        <w:rPr>
          <w:ins w:id="10295" w:author="Utente" w:date="2017-06-25T10:51:00Z"/>
          <w:rFonts w:ascii="Arial" w:hAnsi="Arial" w:cs="Arial"/>
        </w:rPr>
      </w:pPr>
      <w:ins w:id="10296" w:author="Utente" w:date="2017-06-25T10:52:00Z">
        <w:r w:rsidRPr="00B80B78">
          <w:rPr>
            <w:rFonts w:ascii="Arial" w:eastAsia="Calibri" w:hAnsi="Arial" w:cs="Arial"/>
            <w:b/>
          </w:rPr>
          <w:t>not</w:t>
        </w:r>
      </w:ins>
      <w:ins w:id="10297" w:author="Utente" w:date="2017-06-25T10:51:00Z">
        <w:r w:rsidRPr="00B80B78">
          <w:rPr>
            <w:rFonts w:ascii="Arial" w:eastAsia="Calibri" w:hAnsi="Arial" w:cs="Arial"/>
          </w:rPr>
          <w:t xml:space="preserve"> false  gives: </w:t>
        </w:r>
      </w:ins>
      <w:ins w:id="10298" w:author="Utente" w:date="2017-06-25T10:52:00Z">
        <w:r w:rsidRPr="00B80B78">
          <w:rPr>
            <w:rFonts w:ascii="Arial" w:eastAsia="Calibri" w:hAnsi="Arial" w:cs="Arial"/>
          </w:rPr>
          <w:t>true</w:t>
        </w:r>
      </w:ins>
    </w:p>
    <w:p w14:paraId="04695C6F" w14:textId="72F18227" w:rsidR="00C237D2" w:rsidRPr="00B80B78" w:rsidRDefault="00C237D2" w:rsidP="00C237D2">
      <w:pPr>
        <w:rPr>
          <w:ins w:id="10299" w:author="Utente" w:date="2017-06-25T10:51:00Z"/>
          <w:rFonts w:ascii="Arial" w:hAnsi="Arial" w:cs="Arial"/>
        </w:rPr>
      </w:pPr>
      <w:ins w:id="10300" w:author="Utente" w:date="2017-06-25T10:52:00Z">
        <w:r w:rsidRPr="00B80B78">
          <w:rPr>
            <w:rFonts w:ascii="Arial" w:eastAsia="Calibri" w:hAnsi="Arial" w:cs="Arial"/>
            <w:b/>
          </w:rPr>
          <w:t>not</w:t>
        </w:r>
      </w:ins>
      <w:ins w:id="10301" w:author="Utente" w:date="2017-06-25T10:51:00Z">
        <w:r w:rsidRPr="00B80B78">
          <w:rPr>
            <w:rFonts w:ascii="Arial" w:eastAsia="Calibri" w:hAnsi="Arial" w:cs="Arial"/>
          </w:rPr>
          <w:t xml:space="preserve"> true  gives: </w:t>
        </w:r>
      </w:ins>
      <w:ins w:id="10302" w:author="Utente" w:date="2017-06-25T10:52:00Z">
        <w:r w:rsidRPr="00B80B78">
          <w:rPr>
            <w:rFonts w:ascii="Arial" w:eastAsia="Calibri" w:hAnsi="Arial" w:cs="Arial"/>
          </w:rPr>
          <w:t>false</w:t>
        </w:r>
      </w:ins>
    </w:p>
    <w:p w14:paraId="590BB7E9" w14:textId="77777777" w:rsidR="00C237D2" w:rsidRPr="00B80B78" w:rsidRDefault="00C237D2" w:rsidP="00C237D2">
      <w:pPr>
        <w:rPr>
          <w:ins w:id="10303" w:author="Utente" w:date="2017-06-25T10:51:00Z"/>
          <w:rFonts w:ascii="Arial" w:eastAsia="Calibri" w:hAnsi="Arial" w:cs="Arial"/>
          <w:i/>
          <w:color w:val="5B9BD5"/>
          <w:lang w:val="en-US"/>
        </w:rPr>
      </w:pPr>
    </w:p>
    <w:p w14:paraId="319B3837" w14:textId="77777777" w:rsidR="00C237D2" w:rsidRDefault="00C237D2" w:rsidP="00C237D2">
      <w:pPr>
        <w:rPr>
          <w:ins w:id="10304" w:author="Utente" w:date="2017-06-25T10:51:00Z"/>
          <w:rFonts w:ascii="Cambria" w:eastAsia="Calibri" w:hAnsi="Cambria" w:cs="Calibri"/>
          <w:i/>
          <w:color w:val="5B9BD5"/>
        </w:rPr>
      </w:pPr>
      <w:ins w:id="10305" w:author="Utente" w:date="2017-06-25T10:51:00Z">
        <w:r>
          <w:rPr>
            <w:rFonts w:ascii="Cambria" w:eastAsia="Calibri" w:hAnsi="Cambria" w:cs="Calibri"/>
            <w:i/>
            <w:color w:val="5B9BD5"/>
          </w:rPr>
          <w:t>Input parameters type</w:t>
        </w:r>
      </w:ins>
    </w:p>
    <w:p w14:paraId="676DD1D6" w14:textId="0E2D8C43" w:rsidR="00C237D2" w:rsidRPr="00B80B78" w:rsidRDefault="00C237D2" w:rsidP="00C237D2">
      <w:pPr>
        <w:rPr>
          <w:ins w:id="10306" w:author="Utente" w:date="2017-06-25T10:51:00Z"/>
          <w:rFonts w:asciiTheme="majorHAnsi" w:eastAsia="Calibri" w:hAnsiTheme="majorHAnsi" w:cs="Courier New"/>
        </w:rPr>
      </w:pPr>
      <w:ins w:id="10307" w:author="Utente" w:date="2017-06-25T10:53:00Z">
        <w:r w:rsidRPr="00B80B78">
          <w:rPr>
            <w:rFonts w:asciiTheme="majorHAnsi" w:eastAsia="Calibri" w:hAnsiTheme="majorHAnsi" w:cs="Courier New"/>
            <w:i/>
          </w:rPr>
          <w:t>operand</w:t>
        </w:r>
      </w:ins>
      <w:ins w:id="10308" w:author="Utente" w:date="2017-06-25T10:51:00Z">
        <w:r w:rsidRPr="00B80B78">
          <w:rPr>
            <w:rFonts w:asciiTheme="majorHAnsi" w:eastAsia="Calibri" w:hAnsiTheme="majorHAnsi" w:cs="Courier New"/>
          </w:rPr>
          <w:tab/>
          <w:t>::</w:t>
        </w:r>
        <w:r w:rsidRPr="00B80B78">
          <w:rPr>
            <w:rFonts w:asciiTheme="majorHAnsi" w:eastAsia="Calibri" w:hAnsiTheme="majorHAnsi" w:cs="Courier New"/>
          </w:rPr>
          <w:tab/>
          <w:t xml:space="preserve">   dataset   {measure&lt;boolean&gt; _}</w:t>
        </w:r>
      </w:ins>
    </w:p>
    <w:p w14:paraId="7B17F55A" w14:textId="77777777" w:rsidR="00C237D2" w:rsidRPr="00B80B78" w:rsidRDefault="00C237D2" w:rsidP="00C237D2">
      <w:pPr>
        <w:ind w:left="706" w:firstLine="706"/>
        <w:rPr>
          <w:ins w:id="10309" w:author="Utente" w:date="2017-06-25T10:51:00Z"/>
          <w:rFonts w:asciiTheme="majorHAnsi" w:eastAsia="Calibri" w:hAnsiTheme="majorHAnsi" w:cs="Courier New"/>
        </w:rPr>
      </w:pPr>
      <w:ins w:id="10310" w:author="Utente" w:date="2017-06-25T10:51:00Z">
        <w:r w:rsidRPr="00B80B78">
          <w:rPr>
            <w:rFonts w:asciiTheme="majorHAnsi" w:eastAsia="Calibri" w:hAnsiTheme="majorHAnsi" w:cs="Courier New"/>
          </w:rPr>
          <w:t>|  component&lt;boolean&gt;</w:t>
        </w:r>
      </w:ins>
    </w:p>
    <w:p w14:paraId="612C6C23" w14:textId="77777777" w:rsidR="00C237D2" w:rsidRPr="00B80B78" w:rsidRDefault="00C237D2" w:rsidP="00C237D2">
      <w:pPr>
        <w:ind w:left="708" w:firstLine="708"/>
        <w:rPr>
          <w:ins w:id="10311" w:author="Utente" w:date="2017-06-25T10:51:00Z"/>
          <w:rFonts w:asciiTheme="majorHAnsi" w:eastAsia="Calibri" w:hAnsiTheme="majorHAnsi" w:cs="Courier New"/>
        </w:rPr>
      </w:pPr>
      <w:ins w:id="10312" w:author="Utente" w:date="2017-06-25T10:51: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003D7108" w14:textId="77777777" w:rsidR="00C237D2" w:rsidRPr="00B80B78" w:rsidRDefault="00C237D2" w:rsidP="00C237D2">
      <w:pPr>
        <w:rPr>
          <w:ins w:id="10313" w:author="Utente" w:date="2017-06-25T10:51:00Z"/>
          <w:rFonts w:asciiTheme="majorHAnsi" w:eastAsia="Calibri" w:hAnsiTheme="majorHAnsi" w:cs="Calibri"/>
          <w:i/>
          <w:color w:val="5B9BD5"/>
          <w:lang w:val="en-US"/>
        </w:rPr>
      </w:pPr>
    </w:p>
    <w:p w14:paraId="351F3B15" w14:textId="77777777" w:rsidR="00696CCA" w:rsidRPr="00E64258" w:rsidRDefault="00696CCA" w:rsidP="00696CCA">
      <w:pPr>
        <w:rPr>
          <w:rFonts w:ascii="Cambria" w:eastAsia="Calibri" w:hAnsi="Cambria" w:cs="Calibri"/>
          <w:i/>
          <w:color w:val="auto"/>
        </w:rPr>
      </w:pPr>
      <w:r w:rsidRPr="00E64258">
        <w:rPr>
          <w:rFonts w:ascii="Cambria" w:eastAsia="Calibri" w:hAnsi="Cambria" w:cs="Calibri"/>
          <w:i/>
          <w:color w:val="5B9BD5"/>
        </w:rPr>
        <w:t>Result type</w:t>
      </w:r>
    </w:p>
    <w:p w14:paraId="0A2A542C" w14:textId="77777777" w:rsidR="00696CCA" w:rsidRPr="006F2FA3" w:rsidRDefault="00696CCA" w:rsidP="00696CCA">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4EBD0A9" w14:textId="77777777" w:rsidR="00696CCA" w:rsidRPr="006F2FA3" w:rsidRDefault="00696CCA" w:rsidP="00696CCA">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35B0B179" w14:textId="77777777" w:rsidR="00696CCA" w:rsidRDefault="00696CCA" w:rsidP="00696CCA">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A010C05" w14:textId="063F9BA3" w:rsidR="00CF6D97" w:rsidRPr="00E352EF" w:rsidDel="00C237D2" w:rsidRDefault="00CF6D97" w:rsidP="00CF6D97">
      <w:pPr>
        <w:rPr>
          <w:del w:id="10314" w:author="Utente" w:date="2017-06-25T10:51:00Z"/>
          <w:rFonts w:ascii="Cambria" w:hAnsi="Cambria"/>
          <w:i/>
          <w:color w:val="5B9BD5"/>
        </w:rPr>
      </w:pPr>
    </w:p>
    <w:p w14:paraId="0536DE6E" w14:textId="31ADE24B" w:rsidR="005A2227" w:rsidRDefault="00C237D2" w:rsidP="00543198">
      <w:pPr>
        <w:rPr>
          <w:ins w:id="10315" w:author="Utente" w:date="2017-06-25T10:53:00Z"/>
          <w:rFonts w:ascii="Cambria" w:eastAsia="Calibri" w:hAnsi="Cambria" w:cs="Calibri"/>
          <w:i/>
          <w:color w:val="5B9BD5"/>
        </w:rPr>
      </w:pPr>
      <w:ins w:id="10316" w:author="Utente" w:date="2017-06-25T10:53:00Z">
        <w:r>
          <w:rPr>
            <w:rFonts w:ascii="Cambria" w:eastAsia="Calibri" w:hAnsi="Cambria" w:cs="Calibri"/>
            <w:i/>
            <w:color w:val="5B9BD5"/>
          </w:rPr>
          <w:t xml:space="preserve">Additional </w:t>
        </w:r>
      </w:ins>
      <w:del w:id="10317" w:author="Utente" w:date="2017-06-25T10:53:00Z">
        <w:r w:rsidR="0097053A" w:rsidRPr="00E352EF" w:rsidDel="00C237D2">
          <w:rPr>
            <w:rFonts w:ascii="Cambria" w:eastAsia="Calibri" w:hAnsi="Cambria" w:cs="Calibri"/>
            <w:i/>
            <w:color w:val="5B9BD5"/>
          </w:rPr>
          <w:delText>C</w:delText>
        </w:r>
      </w:del>
      <w:ins w:id="10318" w:author="Utente" w:date="2017-06-25T10:53: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92BBFC5" w14:textId="23EDDFEB" w:rsidR="00C237D2" w:rsidRPr="00AC6139" w:rsidRDefault="00C237D2" w:rsidP="00543198">
      <w:pPr>
        <w:rPr>
          <w:rFonts w:ascii="Cambria" w:eastAsia="Calibri" w:hAnsi="Cambria" w:cs="Calibri"/>
          <w:color w:val="auto"/>
        </w:rPr>
      </w:pPr>
      <w:ins w:id="10319" w:author="Utente" w:date="2017-06-25T10:53:00Z">
        <w:r w:rsidRPr="00AC6139">
          <w:rPr>
            <w:rFonts w:ascii="Cambria" w:eastAsia="Calibri" w:hAnsi="Cambria" w:cs="Calibri"/>
            <w:color w:val="auto"/>
          </w:rPr>
          <w:t>(empty)</w:t>
        </w:r>
      </w:ins>
    </w:p>
    <w:p w14:paraId="24FFE7CC" w14:textId="0E60F73A" w:rsidR="005A2227" w:rsidRPr="00E352EF" w:rsidDel="00C237D2" w:rsidRDefault="0097053A" w:rsidP="00CF6D97">
      <w:pPr>
        <w:rPr>
          <w:del w:id="10320" w:author="Utente" w:date="2017-06-25T10:53:00Z"/>
          <w:rFonts w:ascii="Cambria" w:hAnsi="Cambria"/>
        </w:rPr>
      </w:pPr>
      <w:del w:id="10321"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it must be a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type.</w:delText>
        </w:r>
      </w:del>
    </w:p>
    <w:p w14:paraId="086C3BAE" w14:textId="70BAE929" w:rsidR="005A2227" w:rsidRPr="00E352EF" w:rsidDel="00C237D2" w:rsidRDefault="0097053A" w:rsidP="00CF6D97">
      <w:pPr>
        <w:rPr>
          <w:del w:id="10322" w:author="Utente" w:date="2017-06-25T10:53:00Z"/>
          <w:rFonts w:ascii="Cambria" w:hAnsi="Cambria"/>
        </w:rPr>
      </w:pPr>
      <w:del w:id="10323"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then it must have at least a </w:delText>
        </w:r>
        <w:r w:rsidR="00D6733B" w:rsidRPr="00E352EF" w:rsidDel="00C237D2">
          <w:rPr>
            <w:rFonts w:ascii="Cambria" w:hAnsi="Cambria"/>
          </w:rPr>
          <w:delText>M</w:delText>
        </w:r>
        <w:r w:rsidRPr="00E352EF" w:rsidDel="00C237D2">
          <w:rPr>
            <w:rFonts w:ascii="Cambria" w:hAnsi="Cambria"/>
          </w:rPr>
          <w:delText xml:space="preserve">easure of type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w:delText>
        </w:r>
      </w:del>
    </w:p>
    <w:p w14:paraId="3B3A2906" w14:textId="77777777" w:rsidR="00CF6D97" w:rsidRPr="00E352EF" w:rsidRDefault="00CF6D97" w:rsidP="00CF6D97">
      <w:pPr>
        <w:rPr>
          <w:rFonts w:ascii="Cambria" w:hAnsi="Cambria"/>
          <w:i/>
          <w:color w:val="5B9BD5"/>
        </w:rPr>
      </w:pPr>
    </w:p>
    <w:p w14:paraId="7D540594" w14:textId="77777777" w:rsidR="00C237D2" w:rsidRDefault="00C237D2" w:rsidP="00C237D2">
      <w:pPr>
        <w:rPr>
          <w:ins w:id="10324" w:author="Utente" w:date="2017-06-25T10:53:00Z"/>
          <w:rFonts w:ascii="Cambria" w:eastAsia="Calibri" w:hAnsi="Cambria" w:cs="Calibri"/>
          <w:i/>
          <w:color w:val="5B9BD5"/>
        </w:rPr>
      </w:pPr>
      <w:ins w:id="10325" w:author="Utente" w:date="2017-06-25T10:53:00Z">
        <w:r>
          <w:rPr>
            <w:rFonts w:ascii="Cambria" w:eastAsia="Calibri" w:hAnsi="Cambria" w:cs="Calibri"/>
            <w:i/>
            <w:color w:val="5B9BD5"/>
          </w:rPr>
          <w:t>Behaviour</w:t>
        </w:r>
      </w:ins>
    </w:p>
    <w:p w14:paraId="1B67002B" w14:textId="77777777" w:rsidR="00C237D2" w:rsidRDefault="00C237D2" w:rsidP="00C237D2">
      <w:pPr>
        <w:rPr>
          <w:ins w:id="10326" w:author="Utente" w:date="2017-06-25T10:53:00Z"/>
          <w:rFonts w:ascii="Cambria" w:eastAsia="Calibri" w:hAnsi="Cambria" w:cs="Calibri"/>
          <w:color w:val="auto"/>
        </w:rPr>
      </w:pPr>
      <w:ins w:id="10327" w:author="Utente" w:date="2017-06-25T10:53:00Z">
        <w:r>
          <w:rPr>
            <w:rFonts w:ascii="Cambria" w:eastAsia="Calibri" w:hAnsi="Cambria" w:cs="Calibri"/>
            <w:color w:val="auto"/>
          </w:rPr>
          <w:t xml:space="preserve">The operator has the behaviour of the “Boolean operator” (see the section “VTL-ML - Behaviour of the Operators”). </w:t>
        </w:r>
      </w:ins>
    </w:p>
    <w:p w14:paraId="4144A877" w14:textId="6C28FD59" w:rsidR="005A2227" w:rsidRPr="00E352EF" w:rsidDel="00C237D2" w:rsidRDefault="0097053A" w:rsidP="00543198">
      <w:pPr>
        <w:rPr>
          <w:del w:id="10328" w:author="Utente" w:date="2017-06-25T10:53:00Z"/>
          <w:rFonts w:ascii="Cambria" w:eastAsia="Calibri" w:hAnsi="Cambria" w:cs="Calibri"/>
          <w:i/>
          <w:color w:val="5B9BD5"/>
        </w:rPr>
      </w:pPr>
      <w:del w:id="10329" w:author="Utente" w:date="2017-06-25T10:53:00Z">
        <w:r w:rsidRPr="00E352EF" w:rsidDel="00C237D2">
          <w:rPr>
            <w:rFonts w:ascii="Cambria" w:eastAsia="Calibri" w:hAnsi="Cambria" w:cs="Calibri"/>
            <w:i/>
            <w:color w:val="5B9BD5"/>
          </w:rPr>
          <w:delText>Returns</w:delText>
        </w:r>
      </w:del>
    </w:p>
    <w:p w14:paraId="01FFBC8B" w14:textId="1A55C2A1" w:rsidR="005A2227" w:rsidRPr="00E352EF" w:rsidDel="00C237D2" w:rsidRDefault="0097053A" w:rsidP="00CF6D97">
      <w:pPr>
        <w:rPr>
          <w:del w:id="10330" w:author="Utente" w:date="2017-06-25T10:53:00Z"/>
          <w:rFonts w:ascii="Cambria" w:hAnsi="Cambria"/>
        </w:rPr>
      </w:pPr>
      <w:del w:id="10331"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w:delText>
        </w:r>
        <w:r w:rsidRPr="00E352EF" w:rsidDel="00C237D2">
          <w:rPr>
            <w:rFonts w:ascii="Cambria" w:hAnsi="Cambria"/>
            <w:b/>
          </w:rPr>
          <w:delText>not</w:delText>
        </w:r>
        <w:r w:rsidRPr="00E352EF" w:rsidDel="00C237D2">
          <w:rPr>
            <w:rFonts w:ascii="Cambria" w:hAnsi="Cambria"/>
          </w:rPr>
          <w:delText xml:space="preserve"> returns the logical negation of </w:delText>
        </w:r>
        <w:r w:rsidRPr="00E352EF" w:rsidDel="00C237D2">
          <w:rPr>
            <w:rFonts w:ascii="Cambria" w:hAnsi="Cambria"/>
            <w:i/>
          </w:rPr>
          <w:delText>ds</w:delText>
        </w:r>
        <w:r w:rsidRPr="00E352EF" w:rsidDel="00C237D2">
          <w:rPr>
            <w:rFonts w:ascii="Cambria" w:hAnsi="Cambria"/>
          </w:rPr>
          <w:delText>.</w:delText>
        </w:r>
      </w:del>
    </w:p>
    <w:p w14:paraId="4AF0D5C5" w14:textId="7004A5A8" w:rsidR="005A2227" w:rsidRPr="00E352EF" w:rsidDel="00C237D2" w:rsidRDefault="0097053A" w:rsidP="00CF6D97">
      <w:pPr>
        <w:rPr>
          <w:del w:id="10332" w:author="Utente" w:date="2017-06-25T10:53:00Z"/>
          <w:rFonts w:ascii="Cambria" w:hAnsi="Cambria"/>
        </w:rPr>
      </w:pPr>
      <w:del w:id="10333"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and has N </w:delText>
        </w:r>
        <w:r w:rsidR="00CF6D97" w:rsidRPr="00E352EF" w:rsidDel="00C237D2">
          <w:rPr>
            <w:rFonts w:ascii="Cambria" w:hAnsi="Cambria"/>
          </w:rPr>
          <w:delText>b</w:delText>
        </w:r>
        <w:r w:rsidRPr="00E352EF" w:rsidDel="00C237D2">
          <w:rPr>
            <w:rFonts w:ascii="Cambria" w:hAnsi="Cambria"/>
          </w:rPr>
          <w:delText xml:space="preserve">oolean </w:delText>
        </w:r>
        <w:r w:rsidR="00D6733B" w:rsidRPr="00E352EF" w:rsidDel="00C237D2">
          <w:rPr>
            <w:rFonts w:ascii="Cambria" w:hAnsi="Cambria"/>
          </w:rPr>
          <w:delText>M</w:delText>
        </w:r>
        <w:r w:rsidRPr="00E352EF" w:rsidDel="00C237D2">
          <w:rPr>
            <w:rFonts w:ascii="Cambria" w:hAnsi="Cambria"/>
          </w:rPr>
          <w:delText xml:space="preserve">easures then </w:delText>
        </w:r>
        <w:r w:rsidRPr="00E352EF" w:rsidDel="00C237D2">
          <w:rPr>
            <w:rFonts w:ascii="Cambria" w:hAnsi="Cambria"/>
            <w:b/>
          </w:rPr>
          <w:delText>not</w:delText>
        </w:r>
        <w:r w:rsidRPr="00E352EF" w:rsidDel="00C237D2">
          <w:rPr>
            <w:rFonts w:ascii="Cambria" w:hAnsi="Cambria"/>
          </w:rPr>
          <w:delText xml:space="preserve"> returns a </w:delText>
        </w:r>
        <w:r w:rsidR="00F4601C" w:rsidRPr="00E352EF" w:rsidDel="00C237D2">
          <w:delText>Dataset</w:delText>
        </w:r>
        <w:r w:rsidRPr="00E352EF" w:rsidDel="00C237D2">
          <w:rPr>
            <w:rFonts w:ascii="Cambria" w:hAnsi="Cambria"/>
          </w:rPr>
          <w:delText xml:space="preserve"> having the </w:delText>
        </w:r>
        <w:r w:rsidR="00713CDB" w:rsidRPr="00E352EF" w:rsidDel="00C237D2">
          <w:rPr>
            <w:rFonts w:ascii="Cambria" w:hAnsi="Cambria"/>
          </w:rPr>
          <w:delText xml:space="preserve">Identifier Components </w:delText>
        </w:r>
        <w:r w:rsidRPr="00E352EF" w:rsidDel="00C237D2">
          <w:rPr>
            <w:rFonts w:ascii="Cambria" w:hAnsi="Cambria"/>
          </w:rPr>
          <w:delText xml:space="preserve">of </w:delText>
        </w:r>
        <w:r w:rsidRPr="00E352EF" w:rsidDel="00C237D2">
          <w:rPr>
            <w:rFonts w:ascii="Cambria" w:hAnsi="Cambria"/>
            <w:i/>
          </w:rPr>
          <w:delText xml:space="preserve">ds </w:delText>
        </w:r>
        <w:r w:rsidRPr="00E352EF" w:rsidDel="00C237D2">
          <w:rPr>
            <w:rFonts w:ascii="Cambria" w:hAnsi="Cambria"/>
          </w:rPr>
          <w:delText xml:space="preserve">and N numeric </w:delText>
        </w:r>
        <w:r w:rsidR="009C28BD" w:rsidRPr="00E352EF" w:rsidDel="00C237D2">
          <w:rPr>
            <w:rFonts w:ascii="Cambria" w:hAnsi="Cambria"/>
          </w:rPr>
          <w:delText xml:space="preserve">Measures </w:delText>
        </w:r>
        <w:r w:rsidRPr="00E352EF" w:rsidDel="00C237D2">
          <w:rPr>
            <w:rFonts w:ascii="Cambria" w:hAnsi="Cambria"/>
          </w:rPr>
          <w:delText xml:space="preserve">with the same name of the </w:delText>
        </w:r>
        <w:r w:rsidR="00CF6D97" w:rsidRPr="00E352EF" w:rsidDel="00C237D2">
          <w:rPr>
            <w:rFonts w:ascii="Cambria" w:hAnsi="Cambria"/>
          </w:rPr>
          <w:delText>b</w:delText>
        </w:r>
        <w:r w:rsidRPr="00E352EF" w:rsidDel="00C237D2">
          <w:rPr>
            <w:rFonts w:ascii="Cambria" w:hAnsi="Cambria"/>
          </w:rPr>
          <w:delText xml:space="preserve">oolean </w:delText>
        </w:r>
        <w:r w:rsidR="009C28BD" w:rsidRPr="00E352EF" w:rsidDel="00C237D2">
          <w:rPr>
            <w:rFonts w:ascii="Cambria" w:hAnsi="Cambria"/>
          </w:rPr>
          <w:delText xml:space="preserve">Measures </w:delText>
        </w:r>
        <w:r w:rsidRPr="00E352EF" w:rsidDel="00C237D2">
          <w:rPr>
            <w:rFonts w:ascii="Cambria" w:hAnsi="Cambria"/>
          </w:rPr>
          <w:delText xml:space="preserve">of </w:delText>
        </w:r>
        <w:r w:rsidRPr="00E352EF" w:rsidDel="00C237D2">
          <w:rPr>
            <w:rFonts w:ascii="Cambria" w:hAnsi="Cambria"/>
            <w:i/>
          </w:rPr>
          <w:delText>ds</w:delText>
        </w:r>
        <w:r w:rsidRPr="00E352EF" w:rsidDel="00C237D2">
          <w:rPr>
            <w:rFonts w:ascii="Cambria" w:hAnsi="Cambria"/>
          </w:rPr>
          <w:delText xml:space="preserve"> and containing the logical negation of the corresponding </w:delText>
        </w:r>
        <w:r w:rsidR="009C28BD" w:rsidRPr="00E352EF" w:rsidDel="00C237D2">
          <w:rPr>
            <w:rFonts w:ascii="Cambria" w:hAnsi="Cambria"/>
          </w:rPr>
          <w:delText>Measures</w:delText>
        </w:r>
        <w:r w:rsidRPr="00E352EF" w:rsidDel="00C237D2">
          <w:rPr>
            <w:rFonts w:ascii="Cambria" w:hAnsi="Cambria"/>
          </w:rPr>
          <w:delText>.</w:delText>
        </w:r>
      </w:del>
    </w:p>
    <w:p w14:paraId="1445C608" w14:textId="77777777" w:rsidR="005A2227" w:rsidRPr="00E352EF" w:rsidRDefault="005A2227" w:rsidP="00CF6D97">
      <w:pPr>
        <w:rPr>
          <w:rFonts w:ascii="Cambria" w:hAnsi="Cambria"/>
        </w:rPr>
      </w:pPr>
    </w:p>
    <w:p w14:paraId="53CAD4C1"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2750E4A1" w14:textId="60C21E22" w:rsidR="005A2227" w:rsidRPr="00E352EF" w:rsidDel="00C237D2" w:rsidRDefault="00EA6708" w:rsidP="00CF6D97">
      <w:pPr>
        <w:rPr>
          <w:del w:id="10334" w:author="Utente" w:date="2017-06-25T10:54:00Z"/>
          <w:rFonts w:ascii="Cambria" w:hAnsi="Cambria"/>
        </w:rPr>
      </w:pPr>
      <w:del w:id="10335" w:author="Utente" w:date="2017-06-25T10:54:00Z">
        <w:r w:rsidRPr="00E352EF" w:rsidDel="00C237D2">
          <w:rPr>
            <w:rFonts w:ascii="Cambria" w:hAnsi="Cambria"/>
          </w:rPr>
          <w:delText>O</w:delText>
        </w:r>
        <w:r w:rsidR="0097053A" w:rsidRPr="00E352EF" w:rsidDel="00C237D2">
          <w:rPr>
            <w:rFonts w:ascii="Cambria" w:hAnsi="Cambria"/>
          </w:rPr>
          <w:delText>n scalar</w:delText>
        </w:r>
      </w:del>
    </w:p>
    <w:p w14:paraId="655FB945" w14:textId="373F84B9" w:rsidR="005A2227" w:rsidRPr="00E352EF" w:rsidDel="00C237D2" w:rsidRDefault="00EA6708" w:rsidP="00CF6D97">
      <w:pPr>
        <w:rPr>
          <w:del w:id="10336" w:author="Utente" w:date="2017-06-25T10:54:00Z"/>
          <w:rFonts w:ascii="Cambria" w:hAnsi="Cambria"/>
        </w:rPr>
      </w:pPr>
      <w:del w:id="10337" w:author="Utente" w:date="2017-06-25T10:54:00Z">
        <w:r w:rsidRPr="00E352EF" w:rsidDel="00C237D2">
          <w:rPr>
            <w:rFonts w:ascii="Cambria" w:eastAsia="Calibri" w:hAnsi="Cambria" w:cs="Calibri"/>
          </w:rPr>
          <w:lastRenderedPageBreak/>
          <w:delText xml:space="preserve">1) </w:delText>
        </w:r>
        <w:r w:rsidR="0097053A" w:rsidRPr="00E352EF" w:rsidDel="00C237D2">
          <w:rPr>
            <w:rFonts w:ascii="Cambria" w:eastAsia="Calibri" w:hAnsi="Cambria" w:cs="Calibri"/>
          </w:rPr>
          <w:delText>If A = True</w:delText>
        </w:r>
      </w:del>
    </w:p>
    <w:p w14:paraId="24538288" w14:textId="12763C4B" w:rsidR="005A2227" w:rsidRPr="00E352EF" w:rsidDel="00C237D2" w:rsidRDefault="0097053A" w:rsidP="00EA6708">
      <w:pPr>
        <w:ind w:firstLine="706"/>
        <w:rPr>
          <w:del w:id="10338" w:author="Utente" w:date="2017-06-25T10:54:00Z"/>
          <w:rFonts w:ascii="Cambria" w:hAnsi="Cambria"/>
        </w:rPr>
      </w:pPr>
      <w:del w:id="10339" w:author="Utente" w:date="2017-06-25T10:54:00Z">
        <w:r w:rsidRPr="00E352EF" w:rsidDel="00C237D2">
          <w:rPr>
            <w:rFonts w:ascii="Cambria" w:eastAsia="Calibri" w:hAnsi="Cambria" w:cs="Calibri"/>
          </w:rPr>
          <w:delText xml:space="preserve">B :=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A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 xml:space="preserve"> B = False</w:delText>
        </w:r>
      </w:del>
    </w:p>
    <w:p w14:paraId="32C3558D" w14:textId="5CF3C8A2" w:rsidR="005A2227" w:rsidRPr="00E352EF" w:rsidDel="00C237D2" w:rsidRDefault="005A2227" w:rsidP="00CF6D97">
      <w:pPr>
        <w:rPr>
          <w:del w:id="10340" w:author="Utente" w:date="2017-06-25T10:54:00Z"/>
          <w:rFonts w:ascii="Cambria" w:hAnsi="Cambria"/>
        </w:rPr>
      </w:pPr>
    </w:p>
    <w:p w14:paraId="0AB5DA44" w14:textId="1FDB1667" w:rsidR="005A2227" w:rsidRPr="00E352EF" w:rsidDel="00C237D2" w:rsidRDefault="00EA6708" w:rsidP="00CF6D97">
      <w:pPr>
        <w:rPr>
          <w:del w:id="10341" w:author="Utente" w:date="2017-06-25T10:54:00Z"/>
          <w:rFonts w:ascii="Cambria" w:hAnsi="Cambria"/>
        </w:rPr>
      </w:pPr>
      <w:del w:id="10342" w:author="Utente" w:date="2017-06-25T10:54: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r w:rsidR="0097053A" w:rsidRPr="00E352EF" w:rsidDel="00C237D2">
          <w:rPr>
            <w:rFonts w:ascii="Cambria" w:eastAsia="Calibri" w:hAnsi="Cambria" w:cs="Calibri"/>
            <w:b/>
          </w:rPr>
          <w:delText xml:space="preserve"> </w:delText>
        </w:r>
      </w:del>
    </w:p>
    <w:p w14:paraId="7D832696" w14:textId="499164CC" w:rsidR="005A2227" w:rsidRPr="00E352EF" w:rsidDel="00AC6139" w:rsidRDefault="00EA6708" w:rsidP="00CF6D97">
      <w:pPr>
        <w:rPr>
          <w:del w:id="10343" w:author="Utente" w:date="2017-06-27T18:04:00Z"/>
          <w:rFonts w:ascii="Cambria" w:hAnsi="Cambria"/>
        </w:rPr>
      </w:pPr>
      <w:del w:id="10344" w:author="Utente" w:date="2017-06-25T10:54:00Z">
        <w:r w:rsidRPr="00E352EF" w:rsidDel="00C237D2">
          <w:rPr>
            <w:rFonts w:ascii="Cambria" w:eastAsia="Calibri" w:hAnsi="Cambria" w:cs="Calibri"/>
          </w:rPr>
          <w:delText xml:space="preserve">2) </w:delText>
        </w:r>
        <w:r w:rsidR="0097053A" w:rsidRPr="00E352EF" w:rsidDel="00C237D2">
          <w:rPr>
            <w:rFonts w:ascii="Cambria" w:eastAsia="Calibri" w:hAnsi="Cambria" w:cs="Calibri"/>
          </w:rPr>
          <w:delText>ds_r</w:delText>
        </w:r>
        <w:r w:rsidR="0097053A" w:rsidRPr="00E352EF" w:rsidDel="00C237D2">
          <w:rPr>
            <w:rFonts w:ascii="Cambria" w:eastAsia="Calibri" w:hAnsi="Cambria" w:cs="Calibri"/>
            <w:b/>
          </w:rPr>
          <w:delText>:=not</w:delText>
        </w:r>
        <w:r w:rsidR="0097053A" w:rsidRPr="00E352EF" w:rsidDel="00C237D2">
          <w:rPr>
            <w:rFonts w:ascii="Cambria" w:eastAsia="Calibri" w:hAnsi="Cambria" w:cs="Calibri"/>
          </w:rPr>
          <w:delText xml:space="preserve"> population.</w:delText>
        </w:r>
      </w:del>
      <w:ins w:id="10345" w:author="Laura Viignola" w:date="2017-05-11T09:39:00Z">
        <w:del w:id="10346" w:author="Utente" w:date="2017-06-25T10:54:00Z">
          <w:r w:rsidR="004266D2" w:rsidDel="00C237D2">
            <w:rPr>
              <w:rFonts w:ascii="Cambria" w:eastAsia="Calibri" w:hAnsi="Cambria" w:cs="Calibri"/>
            </w:rPr>
            <w:delText>#</w:delText>
          </w:r>
        </w:del>
      </w:ins>
      <w:del w:id="10347" w:author="Utente" w:date="2017-06-25T10:54:00Z">
        <w:r w:rsidR="0097053A" w:rsidRPr="00E352EF" w:rsidDel="00C237D2">
          <w:rPr>
            <w:rFonts w:ascii="Cambria" w:eastAsia="Calibri" w:hAnsi="Cambria" w:cs="Calibri"/>
          </w:rPr>
          <w:delText xml:space="preserve">sex=”M” </w:delText>
        </w:r>
      </w:del>
      <w:ins w:id="10348" w:author="Utente" w:date="2017-06-25T10:54:00Z">
        <w:r w:rsidR="00C237D2">
          <w:rPr>
            <w:rFonts w:ascii="Cambria" w:hAnsi="Cambria"/>
          </w:rPr>
          <w:t>Given the operand</w:t>
        </w:r>
      </w:ins>
      <w:ins w:id="10349" w:author="Utente" w:date="2017-06-26T16:29:00Z">
        <w:r w:rsidR="00B80B78">
          <w:rPr>
            <w:rFonts w:ascii="Cambria" w:hAnsi="Cambria"/>
          </w:rPr>
          <w:t xml:space="preserve"> Data Set</w:t>
        </w:r>
      </w:ins>
      <w:ins w:id="10350" w:author="Utente" w:date="2017-06-27T18:04:00Z">
        <w:r w:rsidR="00AC6139">
          <w:rPr>
            <w:rFonts w:ascii="Cambria" w:hAnsi="Cambria"/>
          </w:rPr>
          <w:t>:</w:t>
        </w:r>
      </w:ins>
    </w:p>
    <w:p w14:paraId="2B6C381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754616C6"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AF831E" w14:textId="5C860125" w:rsidR="005A2227" w:rsidRPr="00B80B78" w:rsidRDefault="0097053A">
            <w:pPr>
              <w:rPr>
                <w:rFonts w:ascii="Arial" w:hAnsi="Arial" w:cs="Arial"/>
              </w:rPr>
            </w:pPr>
            <w:del w:id="10351" w:author="Utente" w:date="2017-06-25T10:54:00Z">
              <w:r w:rsidRPr="00B80B78" w:rsidDel="00C237D2">
                <w:rPr>
                  <w:rFonts w:ascii="Arial" w:eastAsia="Calibri" w:hAnsi="Arial" w:cs="Arial"/>
                </w:rPr>
                <w:delText>population</w:delText>
              </w:r>
            </w:del>
            <w:ins w:id="10352" w:author="Utente" w:date="2017-06-25T10:54:00Z">
              <w:r w:rsidR="00C237D2" w:rsidRPr="00B80B78">
                <w:rPr>
                  <w:rFonts w:ascii="Arial" w:eastAsia="Calibri" w:hAnsi="Arial" w:cs="Arial"/>
                </w:rPr>
                <w:t>DS_1</w:t>
              </w:r>
            </w:ins>
          </w:p>
        </w:tc>
      </w:tr>
      <w:tr w:rsidR="005A2227" w:rsidRPr="00B80B78" w14:paraId="1F80C97E"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CE493F5" w14:textId="27ABA99E" w:rsidR="005A2227" w:rsidRPr="00B80B78" w:rsidRDefault="0097053A">
            <w:pPr>
              <w:rPr>
                <w:rFonts w:ascii="Arial" w:hAnsi="Arial" w:cs="Arial"/>
              </w:rPr>
            </w:pPr>
            <w:del w:id="10353" w:author="Utente" w:date="2017-06-25T10:54:00Z">
              <w:r w:rsidRPr="00B80B78" w:rsidDel="00C237D2">
                <w:rPr>
                  <w:rFonts w:ascii="Arial" w:eastAsia="Calibri" w:hAnsi="Arial" w:cs="Arial"/>
                  <w:b/>
                </w:rPr>
                <w:delText>SEX</w:delText>
              </w:r>
            </w:del>
            <w:ins w:id="10354" w:author="Utente" w:date="2017-06-25T10:54: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0CD262" w14:textId="3C13687A" w:rsidR="005A2227" w:rsidRPr="00B80B78" w:rsidRDefault="0097053A">
            <w:pPr>
              <w:rPr>
                <w:rFonts w:ascii="Arial" w:hAnsi="Arial" w:cs="Arial"/>
              </w:rPr>
            </w:pPr>
            <w:del w:id="10355" w:author="Utente" w:date="2017-06-25T10:54:00Z">
              <w:r w:rsidRPr="00B80B78" w:rsidDel="00C237D2">
                <w:rPr>
                  <w:rFonts w:ascii="Arial" w:eastAsia="Calibri" w:hAnsi="Arial" w:cs="Arial"/>
                  <w:b/>
                </w:rPr>
                <w:delText>AGE</w:delText>
              </w:r>
            </w:del>
            <w:ins w:id="10356" w:author="Utente" w:date="2017-06-25T10:54: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EFABCD" w14:textId="30E36999" w:rsidR="005A2227" w:rsidRPr="00B80B78" w:rsidRDefault="0097053A">
            <w:pPr>
              <w:rPr>
                <w:rFonts w:ascii="Arial" w:hAnsi="Arial" w:cs="Arial"/>
              </w:rPr>
            </w:pPr>
            <w:del w:id="10357" w:author="Utente" w:date="2017-06-25T10:54:00Z">
              <w:r w:rsidRPr="00B80B78" w:rsidDel="00C237D2">
                <w:rPr>
                  <w:rFonts w:ascii="Arial" w:eastAsia="Calibri" w:hAnsi="Arial" w:cs="Arial"/>
                  <w:b/>
                </w:rPr>
                <w:delText>GEO</w:delText>
              </w:r>
            </w:del>
            <w:ins w:id="10358" w:author="Utente" w:date="2017-06-25T10:54: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9ECC22" w14:textId="3E828BD1" w:rsidR="005A2227" w:rsidRPr="00B80B78" w:rsidRDefault="0097053A">
            <w:pPr>
              <w:rPr>
                <w:rFonts w:ascii="Arial" w:hAnsi="Arial" w:cs="Arial"/>
              </w:rPr>
            </w:pPr>
            <w:del w:id="10359" w:author="Utente" w:date="2017-06-25T10:54:00Z">
              <w:r w:rsidRPr="00B80B78" w:rsidDel="00C237D2">
                <w:rPr>
                  <w:rFonts w:ascii="Arial" w:eastAsia="Calibri" w:hAnsi="Arial" w:cs="Arial"/>
                  <w:b/>
                </w:rPr>
                <w:delText>TIME</w:delText>
              </w:r>
            </w:del>
            <w:ins w:id="10360" w:author="Utente" w:date="2017-06-25T10:54: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60A2D83" w14:textId="6C748A02" w:rsidR="005A2227" w:rsidRPr="00B80B78" w:rsidRDefault="0097053A">
            <w:pPr>
              <w:rPr>
                <w:rFonts w:ascii="Arial" w:hAnsi="Arial" w:cs="Arial"/>
              </w:rPr>
            </w:pPr>
            <w:del w:id="10361" w:author="Utente" w:date="2017-06-25T10:54:00Z">
              <w:r w:rsidRPr="00B80B78" w:rsidDel="00C237D2">
                <w:rPr>
                  <w:rFonts w:ascii="Arial" w:eastAsia="Calibri" w:hAnsi="Arial" w:cs="Arial"/>
                  <w:b/>
                  <w:shd w:val="clear" w:color="auto" w:fill="C6D9F1"/>
                </w:rPr>
                <w:delText>CONDITION</w:delText>
              </w:r>
            </w:del>
            <w:ins w:id="10362" w:author="Utente" w:date="2017-06-25T10:54:00Z">
              <w:r w:rsidR="00C237D2" w:rsidRPr="00B80B78">
                <w:rPr>
                  <w:rFonts w:ascii="Arial" w:eastAsia="Calibri" w:hAnsi="Arial" w:cs="Arial"/>
                  <w:b/>
                  <w:shd w:val="clear" w:color="auto" w:fill="C6D9F1"/>
                </w:rPr>
                <w:t>Me_1</w:t>
              </w:r>
            </w:ins>
          </w:p>
        </w:tc>
      </w:tr>
      <w:tr w:rsidR="005A2227" w:rsidRPr="00B80B78" w14:paraId="1BE1442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EA484"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2934"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B942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F2AC7"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8FE51" w14:textId="61F6A1B4" w:rsidR="005A2227" w:rsidRPr="00B80B78" w:rsidRDefault="0097053A">
            <w:pPr>
              <w:rPr>
                <w:rFonts w:ascii="Arial" w:hAnsi="Arial" w:cs="Arial"/>
              </w:rPr>
            </w:pPr>
            <w:del w:id="10363" w:author="Utente" w:date="2017-06-25T10:54:00Z">
              <w:r w:rsidRPr="00B80B78" w:rsidDel="00C237D2">
                <w:rPr>
                  <w:rFonts w:ascii="Arial" w:eastAsia="Calibri" w:hAnsi="Arial" w:cs="Arial"/>
                </w:rPr>
                <w:delText>970428</w:delText>
              </w:r>
            </w:del>
            <w:ins w:id="10364" w:author="Utente" w:date="2017-06-25T10:54:00Z">
              <w:r w:rsidR="00C237D2" w:rsidRPr="00B80B78">
                <w:rPr>
                  <w:rFonts w:ascii="Arial" w:eastAsia="Calibri" w:hAnsi="Arial" w:cs="Arial"/>
                </w:rPr>
                <w:t>true</w:t>
              </w:r>
            </w:ins>
          </w:p>
        </w:tc>
      </w:tr>
      <w:tr w:rsidR="005A2227" w:rsidRPr="00B80B78" w14:paraId="52C6DBB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0D7D3"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487F4"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06E5D"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6ADA4"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04DD5" w14:textId="6F1FCF51" w:rsidR="005A2227" w:rsidRPr="00B80B78" w:rsidRDefault="0097053A">
            <w:pPr>
              <w:rPr>
                <w:rFonts w:ascii="Arial" w:hAnsi="Arial" w:cs="Arial"/>
              </w:rPr>
            </w:pPr>
            <w:del w:id="10365" w:author="Utente" w:date="2017-06-25T10:55:00Z">
              <w:r w:rsidRPr="00B80B78" w:rsidDel="00C237D2">
                <w:rPr>
                  <w:rFonts w:ascii="Arial" w:eastAsia="Calibri" w:hAnsi="Arial" w:cs="Arial"/>
                </w:rPr>
                <w:delText>3678355</w:delText>
              </w:r>
            </w:del>
            <w:ins w:id="10366" w:author="Utente" w:date="2017-06-25T10:55:00Z">
              <w:r w:rsidR="00C237D2" w:rsidRPr="00B80B78">
                <w:rPr>
                  <w:rFonts w:ascii="Arial" w:eastAsia="Calibri" w:hAnsi="Arial" w:cs="Arial"/>
                </w:rPr>
                <w:t>false</w:t>
              </w:r>
            </w:ins>
          </w:p>
        </w:tc>
      </w:tr>
      <w:tr w:rsidR="00C237D2" w:rsidRPr="00B80B78" w14:paraId="65371B7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8C923" w14:textId="77777777" w:rsidR="00C237D2" w:rsidRPr="00B80B78" w:rsidRDefault="00C237D2">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917A2"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C8C7A" w14:textId="77777777" w:rsidR="00C237D2" w:rsidRPr="00B80B78" w:rsidRDefault="00C237D2">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5EA02"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EFF5A" w14:textId="0307E4FC" w:rsidR="00C237D2" w:rsidRPr="00B80B78" w:rsidRDefault="00C237D2">
            <w:pPr>
              <w:rPr>
                <w:rFonts w:ascii="Arial" w:hAnsi="Arial" w:cs="Arial"/>
              </w:rPr>
            </w:pPr>
            <w:ins w:id="10367" w:author="Utente" w:date="2017-06-25T10:55:00Z">
              <w:r w:rsidRPr="00B80B78">
                <w:rPr>
                  <w:rFonts w:ascii="Arial" w:eastAsia="Calibri" w:hAnsi="Arial" w:cs="Arial"/>
                </w:rPr>
                <w:t>true</w:t>
              </w:r>
            </w:ins>
            <w:del w:id="10368" w:author="Utente" w:date="2017-06-25T10:55:00Z">
              <w:r w:rsidRPr="00B80B78" w:rsidDel="00703C9D">
                <w:rPr>
                  <w:rFonts w:ascii="Arial" w:eastAsia="Calibri" w:hAnsi="Arial" w:cs="Arial"/>
                </w:rPr>
                <w:delText>838653</w:delText>
              </w:r>
            </w:del>
          </w:p>
        </w:tc>
      </w:tr>
      <w:tr w:rsidR="00C237D2" w:rsidRPr="00B80B78" w14:paraId="54D5BC98"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5F3D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8FEE9"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80F21" w14:textId="1001AE35" w:rsidR="00C237D2" w:rsidRPr="00B80B78" w:rsidRDefault="00C237D2">
            <w:pPr>
              <w:rPr>
                <w:rFonts w:ascii="Arial" w:hAnsi="Arial" w:cs="Arial"/>
              </w:rPr>
            </w:pPr>
            <w:ins w:id="10369" w:author="Utente" w:date="2017-06-25T10:54:00Z">
              <w:r w:rsidRPr="00B80B78">
                <w:rPr>
                  <w:rFonts w:ascii="Arial" w:eastAsia="Calibri" w:hAnsi="Arial" w:cs="Arial"/>
                </w:rPr>
                <w:t>UK</w:t>
              </w:r>
            </w:ins>
            <w:del w:id="10370"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0B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3F974" w14:textId="141D21C4" w:rsidR="00C237D2" w:rsidRPr="00B80B78" w:rsidRDefault="00C237D2">
            <w:pPr>
              <w:rPr>
                <w:rFonts w:ascii="Arial" w:hAnsi="Arial" w:cs="Arial"/>
              </w:rPr>
            </w:pPr>
            <w:del w:id="10371" w:author="Utente" w:date="2017-06-25T10:55:00Z">
              <w:r w:rsidRPr="00B80B78" w:rsidDel="00C237D2">
                <w:rPr>
                  <w:rFonts w:ascii="Arial" w:eastAsia="Calibri" w:hAnsi="Arial" w:cs="Arial"/>
                </w:rPr>
                <w:delText>927644</w:delText>
              </w:r>
            </w:del>
            <w:ins w:id="10372" w:author="Utente" w:date="2017-06-25T10:55:00Z">
              <w:r w:rsidRPr="00B80B78">
                <w:rPr>
                  <w:rFonts w:ascii="Arial" w:eastAsia="Calibri" w:hAnsi="Arial" w:cs="Arial"/>
                </w:rPr>
                <w:t>false</w:t>
              </w:r>
            </w:ins>
          </w:p>
        </w:tc>
      </w:tr>
      <w:tr w:rsidR="00C237D2" w:rsidRPr="00B80B78" w14:paraId="0F8A6847"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0EAF6"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2ADBD"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2BB6" w14:textId="216F1920" w:rsidR="00C237D2" w:rsidRPr="00B80B78" w:rsidRDefault="00C237D2">
            <w:pPr>
              <w:rPr>
                <w:rFonts w:ascii="Arial" w:hAnsi="Arial" w:cs="Arial"/>
              </w:rPr>
            </w:pPr>
            <w:ins w:id="10373" w:author="Utente" w:date="2017-06-25T10:54:00Z">
              <w:r w:rsidRPr="00B80B78">
                <w:rPr>
                  <w:rFonts w:ascii="Arial" w:eastAsia="Calibri" w:hAnsi="Arial" w:cs="Arial"/>
                </w:rPr>
                <w:t>UK</w:t>
              </w:r>
            </w:ins>
            <w:del w:id="10374"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9CF4B"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2328F" w14:textId="11C3D250" w:rsidR="00C237D2" w:rsidRPr="00B80B78" w:rsidRDefault="00C237D2">
            <w:pPr>
              <w:rPr>
                <w:rFonts w:ascii="Arial" w:hAnsi="Arial" w:cs="Arial"/>
              </w:rPr>
            </w:pPr>
            <w:del w:id="10375" w:author="Utente" w:date="2017-06-25T10:55:00Z">
              <w:r w:rsidRPr="00B80B78" w:rsidDel="00C237D2">
                <w:rPr>
                  <w:rFonts w:ascii="Arial" w:eastAsia="Calibri" w:hAnsi="Arial" w:cs="Arial"/>
                </w:rPr>
                <w:delText>3625561</w:delText>
              </w:r>
            </w:del>
            <w:ins w:id="10376" w:author="Utente" w:date="2017-06-25T10:55:00Z">
              <w:r w:rsidRPr="00B80B78">
                <w:rPr>
                  <w:rFonts w:ascii="Arial" w:eastAsia="Calibri" w:hAnsi="Arial" w:cs="Arial"/>
                </w:rPr>
                <w:t>false</w:t>
              </w:r>
            </w:ins>
          </w:p>
        </w:tc>
      </w:tr>
      <w:tr w:rsidR="00C237D2" w:rsidRPr="00B80B78" w14:paraId="3372F15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F147B"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17E5C"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97ACB" w14:textId="7B0300EB" w:rsidR="00C237D2" w:rsidRPr="00B80B78" w:rsidRDefault="00C237D2">
            <w:pPr>
              <w:rPr>
                <w:rFonts w:ascii="Arial" w:hAnsi="Arial" w:cs="Arial"/>
              </w:rPr>
            </w:pPr>
            <w:ins w:id="10377" w:author="Utente" w:date="2017-06-25T10:54:00Z">
              <w:r w:rsidRPr="00B80B78">
                <w:rPr>
                  <w:rFonts w:ascii="Arial" w:eastAsia="Calibri" w:hAnsi="Arial" w:cs="Arial"/>
                </w:rPr>
                <w:t>UK</w:t>
              </w:r>
            </w:ins>
            <w:del w:id="10378"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A2C0"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73E6" w14:textId="32691153" w:rsidR="00C237D2" w:rsidRPr="00B80B78" w:rsidRDefault="00C237D2">
            <w:pPr>
              <w:rPr>
                <w:rFonts w:ascii="Arial" w:hAnsi="Arial" w:cs="Arial"/>
              </w:rPr>
            </w:pPr>
            <w:ins w:id="10379" w:author="Utente" w:date="2017-06-25T10:55:00Z">
              <w:r w:rsidRPr="00B80B78">
                <w:rPr>
                  <w:rFonts w:ascii="Arial" w:eastAsia="Calibri" w:hAnsi="Arial" w:cs="Arial"/>
                </w:rPr>
                <w:t>true</w:t>
              </w:r>
            </w:ins>
            <w:del w:id="10380" w:author="Utente" w:date="2017-06-25T10:55:00Z">
              <w:r w:rsidRPr="00B80B78" w:rsidDel="00EE6FEB">
                <w:rPr>
                  <w:rFonts w:ascii="Arial" w:eastAsia="Calibri" w:hAnsi="Arial" w:cs="Arial"/>
                </w:rPr>
                <w:delText>1121001</w:delText>
              </w:r>
            </w:del>
          </w:p>
        </w:tc>
      </w:tr>
      <w:tr w:rsidR="00C237D2" w:rsidRPr="00B80B78" w:rsidDel="00C237D2" w14:paraId="4F66D387" w14:textId="2DCD8BD0" w:rsidTr="00AC6139">
        <w:trPr>
          <w:del w:id="10381"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20FBE" w14:textId="2899FA95" w:rsidR="00C237D2" w:rsidRPr="00B80B78" w:rsidDel="00C237D2" w:rsidRDefault="00C237D2">
            <w:pPr>
              <w:rPr>
                <w:del w:id="10382" w:author="Utente" w:date="2017-06-25T10:55:00Z"/>
                <w:rFonts w:ascii="Arial" w:hAnsi="Arial" w:cs="Arial"/>
              </w:rPr>
            </w:pPr>
            <w:del w:id="10383"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2C423" w14:textId="42FF2BB3" w:rsidR="00C237D2" w:rsidRPr="00B80B78" w:rsidDel="00C237D2" w:rsidRDefault="00C237D2">
            <w:pPr>
              <w:rPr>
                <w:del w:id="10384" w:author="Utente" w:date="2017-06-25T10:55:00Z"/>
                <w:rFonts w:ascii="Arial" w:hAnsi="Arial" w:cs="Arial"/>
              </w:rPr>
            </w:pPr>
            <w:del w:id="10385"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63EE" w14:textId="6CAAA72A" w:rsidR="00C237D2" w:rsidRPr="00B80B78" w:rsidDel="00C237D2" w:rsidRDefault="00C237D2">
            <w:pPr>
              <w:rPr>
                <w:del w:id="10386" w:author="Utente" w:date="2017-06-25T10:55:00Z"/>
                <w:rFonts w:ascii="Arial" w:hAnsi="Arial" w:cs="Arial"/>
              </w:rPr>
            </w:pPr>
            <w:del w:id="10387"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58CFC" w14:textId="3576EB08" w:rsidR="00C237D2" w:rsidRPr="00B80B78" w:rsidDel="00C237D2" w:rsidRDefault="00C237D2">
            <w:pPr>
              <w:rPr>
                <w:del w:id="10388" w:author="Utente" w:date="2017-06-25T10:55:00Z"/>
                <w:rFonts w:ascii="Arial" w:hAnsi="Arial" w:cs="Arial"/>
              </w:rPr>
            </w:pPr>
            <w:del w:id="10389"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E6C1F" w14:textId="1CEF9255" w:rsidR="00C237D2" w:rsidRPr="00B80B78" w:rsidDel="00C237D2" w:rsidRDefault="00C237D2">
            <w:pPr>
              <w:rPr>
                <w:del w:id="10390" w:author="Utente" w:date="2017-06-25T10:55:00Z"/>
                <w:rFonts w:ascii="Arial" w:hAnsi="Arial" w:cs="Arial"/>
              </w:rPr>
            </w:pPr>
            <w:del w:id="10391" w:author="Utente" w:date="2017-06-25T10:55:00Z">
              <w:r w:rsidRPr="00B80B78" w:rsidDel="00C237D2">
                <w:rPr>
                  <w:rFonts w:ascii="Arial" w:eastAsia="Calibri" w:hAnsi="Arial" w:cs="Arial"/>
                </w:rPr>
                <w:delText>5757444</w:delText>
              </w:r>
            </w:del>
          </w:p>
        </w:tc>
      </w:tr>
      <w:tr w:rsidR="00C237D2" w:rsidRPr="00B80B78" w:rsidDel="00C237D2" w14:paraId="0DCF2024" w14:textId="2C9B835A" w:rsidTr="00AC6139">
        <w:trPr>
          <w:del w:id="10392"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BF5" w14:textId="6E7A2DD8" w:rsidR="00C237D2" w:rsidRPr="00B80B78" w:rsidDel="00C237D2" w:rsidRDefault="00C237D2">
            <w:pPr>
              <w:rPr>
                <w:del w:id="10393" w:author="Utente" w:date="2017-06-25T10:55:00Z"/>
                <w:rFonts w:ascii="Arial" w:hAnsi="Arial" w:cs="Arial"/>
              </w:rPr>
            </w:pPr>
            <w:del w:id="10394"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B07EA6" w14:textId="3A93D50B" w:rsidR="00C237D2" w:rsidRPr="00B80B78" w:rsidDel="00C237D2" w:rsidRDefault="00C237D2">
            <w:pPr>
              <w:rPr>
                <w:del w:id="10395" w:author="Utente" w:date="2017-06-25T10:55:00Z"/>
                <w:rFonts w:ascii="Arial" w:hAnsi="Arial" w:cs="Arial"/>
              </w:rPr>
            </w:pPr>
            <w:del w:id="10396"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75536" w14:textId="21BE3903" w:rsidR="00C237D2" w:rsidRPr="00B80B78" w:rsidDel="00C237D2" w:rsidRDefault="00C237D2">
            <w:pPr>
              <w:rPr>
                <w:del w:id="10397" w:author="Utente" w:date="2017-06-25T10:55:00Z"/>
                <w:rFonts w:ascii="Arial" w:hAnsi="Arial" w:cs="Arial"/>
              </w:rPr>
            </w:pPr>
            <w:del w:id="10398"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CC738" w14:textId="5D527DEB" w:rsidR="00C237D2" w:rsidRPr="00B80B78" w:rsidDel="00C237D2" w:rsidRDefault="00C237D2">
            <w:pPr>
              <w:rPr>
                <w:del w:id="10399" w:author="Utente" w:date="2017-06-25T10:55:00Z"/>
                <w:rFonts w:ascii="Arial" w:hAnsi="Arial" w:cs="Arial"/>
              </w:rPr>
            </w:pPr>
            <w:del w:id="10400"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37793" w14:textId="0CE79DC0" w:rsidR="00C237D2" w:rsidRPr="00B80B78" w:rsidDel="00C237D2" w:rsidRDefault="00C237D2">
            <w:pPr>
              <w:rPr>
                <w:del w:id="10401" w:author="Utente" w:date="2017-06-25T10:55:00Z"/>
                <w:rFonts w:ascii="Arial" w:hAnsi="Arial" w:cs="Arial"/>
              </w:rPr>
            </w:pPr>
            <w:del w:id="10402" w:author="Utente" w:date="2017-06-25T10:55:00Z">
              <w:r w:rsidRPr="00B80B78" w:rsidDel="00C237D2">
                <w:rPr>
                  <w:rFonts w:ascii="Arial" w:eastAsia="Calibri" w:hAnsi="Arial" w:cs="Arial"/>
                </w:rPr>
                <w:delText>20748657</w:delText>
              </w:r>
            </w:del>
          </w:p>
        </w:tc>
      </w:tr>
      <w:tr w:rsidR="00C237D2" w:rsidRPr="00B80B78" w:rsidDel="00C237D2" w14:paraId="606C3255" w14:textId="23F22471" w:rsidTr="00AC6139">
        <w:trPr>
          <w:del w:id="10403"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0C178" w14:textId="6C78D2C5" w:rsidR="00C237D2" w:rsidRPr="00B80B78" w:rsidDel="00C237D2" w:rsidRDefault="00C237D2">
            <w:pPr>
              <w:rPr>
                <w:del w:id="10404" w:author="Utente" w:date="2017-06-25T10:55:00Z"/>
                <w:rFonts w:ascii="Arial" w:hAnsi="Arial" w:cs="Arial"/>
              </w:rPr>
            </w:pPr>
            <w:del w:id="10405"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B01DE" w14:textId="545B94A9" w:rsidR="00C237D2" w:rsidRPr="00B80B78" w:rsidDel="00C237D2" w:rsidRDefault="00C237D2">
            <w:pPr>
              <w:rPr>
                <w:del w:id="10406" w:author="Utente" w:date="2017-06-25T10:55:00Z"/>
                <w:rFonts w:ascii="Arial" w:hAnsi="Arial" w:cs="Arial"/>
              </w:rPr>
            </w:pPr>
            <w:del w:id="10407"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3835B" w14:textId="65746BFC" w:rsidR="00C237D2" w:rsidRPr="00B80B78" w:rsidDel="00C237D2" w:rsidRDefault="00C237D2">
            <w:pPr>
              <w:rPr>
                <w:del w:id="10408" w:author="Utente" w:date="2017-06-25T10:55:00Z"/>
                <w:rFonts w:ascii="Arial" w:hAnsi="Arial" w:cs="Arial"/>
              </w:rPr>
            </w:pPr>
            <w:del w:id="10409"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30E82" w14:textId="75413970" w:rsidR="00C237D2" w:rsidRPr="00B80B78" w:rsidDel="00C237D2" w:rsidRDefault="00C237D2">
            <w:pPr>
              <w:rPr>
                <w:del w:id="10410" w:author="Utente" w:date="2017-06-25T10:55:00Z"/>
                <w:rFonts w:ascii="Arial" w:hAnsi="Arial" w:cs="Arial"/>
              </w:rPr>
            </w:pPr>
            <w:del w:id="10411"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C03989" w14:textId="1CF5FCDB" w:rsidR="00C237D2" w:rsidRPr="00B80B78" w:rsidDel="00C237D2" w:rsidRDefault="00C237D2">
            <w:pPr>
              <w:rPr>
                <w:del w:id="10412" w:author="Utente" w:date="2017-06-25T10:55:00Z"/>
                <w:rFonts w:ascii="Arial" w:hAnsi="Arial" w:cs="Arial"/>
              </w:rPr>
            </w:pPr>
            <w:del w:id="10413" w:author="Utente" w:date="2017-06-25T10:55:00Z">
              <w:r w:rsidRPr="00B80B78" w:rsidDel="00C237D2">
                <w:rPr>
                  <w:rFonts w:ascii="Arial" w:eastAsia="Calibri" w:hAnsi="Arial" w:cs="Arial"/>
                </w:rPr>
                <w:delText>4917238</w:delText>
              </w:r>
            </w:del>
          </w:p>
        </w:tc>
      </w:tr>
      <w:tr w:rsidR="00C237D2" w:rsidRPr="00B80B78" w:rsidDel="00C237D2" w14:paraId="5BC9B6A1" w14:textId="6042CA00" w:rsidTr="00AC6139">
        <w:trPr>
          <w:del w:id="10414"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3C07F" w14:textId="396BB39F" w:rsidR="00C237D2" w:rsidRPr="00B80B78" w:rsidDel="00C237D2" w:rsidRDefault="00C237D2">
            <w:pPr>
              <w:rPr>
                <w:del w:id="10415" w:author="Utente" w:date="2017-06-25T10:55:00Z"/>
                <w:rFonts w:ascii="Arial" w:hAnsi="Arial" w:cs="Arial"/>
              </w:rPr>
            </w:pPr>
            <w:del w:id="10416"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C84E8" w14:textId="1028BA9E" w:rsidR="00C237D2" w:rsidRPr="00B80B78" w:rsidDel="00C237D2" w:rsidRDefault="00C237D2">
            <w:pPr>
              <w:rPr>
                <w:del w:id="10417" w:author="Utente" w:date="2017-06-25T10:55:00Z"/>
                <w:rFonts w:ascii="Arial" w:hAnsi="Arial" w:cs="Arial"/>
              </w:rPr>
            </w:pPr>
            <w:del w:id="10418"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377AB" w14:textId="67FF29DE" w:rsidR="00C237D2" w:rsidRPr="00B80B78" w:rsidDel="00C237D2" w:rsidRDefault="00C237D2">
            <w:pPr>
              <w:rPr>
                <w:del w:id="10419" w:author="Utente" w:date="2017-06-25T10:55:00Z"/>
                <w:rFonts w:ascii="Arial" w:hAnsi="Arial" w:cs="Arial"/>
              </w:rPr>
            </w:pPr>
            <w:del w:id="10420"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2CE96" w14:textId="775D3120" w:rsidR="00C237D2" w:rsidRPr="00B80B78" w:rsidDel="00C237D2" w:rsidRDefault="00C237D2">
            <w:pPr>
              <w:rPr>
                <w:del w:id="10421" w:author="Utente" w:date="2017-06-25T10:55:00Z"/>
                <w:rFonts w:ascii="Arial" w:hAnsi="Arial" w:cs="Arial"/>
              </w:rPr>
            </w:pPr>
            <w:del w:id="10422"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C26D0" w14:textId="272F6502" w:rsidR="00C237D2" w:rsidRPr="00B80B78" w:rsidDel="00C237D2" w:rsidRDefault="00C237D2">
            <w:pPr>
              <w:rPr>
                <w:del w:id="10423" w:author="Utente" w:date="2017-06-25T10:55:00Z"/>
                <w:rFonts w:ascii="Arial" w:hAnsi="Arial" w:cs="Arial"/>
              </w:rPr>
            </w:pPr>
            <w:del w:id="10424" w:author="Utente" w:date="2017-06-25T10:55:00Z">
              <w:r w:rsidRPr="00B80B78" w:rsidDel="00C237D2">
                <w:rPr>
                  <w:rFonts w:ascii="Arial" w:eastAsia="Calibri" w:hAnsi="Arial" w:cs="Arial"/>
                </w:rPr>
                <w:delText>5488356</w:delText>
              </w:r>
            </w:del>
          </w:p>
        </w:tc>
      </w:tr>
      <w:tr w:rsidR="00C237D2" w:rsidRPr="00B80B78" w:rsidDel="00C237D2" w14:paraId="67B201DC" w14:textId="7CE49CCD" w:rsidTr="00AC6139">
        <w:trPr>
          <w:del w:id="10425"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019C0" w14:textId="75DBFC82" w:rsidR="00C237D2" w:rsidRPr="00B80B78" w:rsidDel="00C237D2" w:rsidRDefault="00C237D2">
            <w:pPr>
              <w:rPr>
                <w:del w:id="10426" w:author="Utente" w:date="2017-06-25T10:55:00Z"/>
                <w:rFonts w:ascii="Arial" w:hAnsi="Arial" w:cs="Arial"/>
              </w:rPr>
            </w:pPr>
            <w:del w:id="10427"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8BDBB" w14:textId="3E895D5D" w:rsidR="00C237D2" w:rsidRPr="00B80B78" w:rsidDel="00C237D2" w:rsidRDefault="00C237D2">
            <w:pPr>
              <w:rPr>
                <w:del w:id="10428" w:author="Utente" w:date="2017-06-25T10:55:00Z"/>
                <w:rFonts w:ascii="Arial" w:hAnsi="Arial" w:cs="Arial"/>
              </w:rPr>
            </w:pPr>
            <w:del w:id="10429"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386BF" w14:textId="546F7357" w:rsidR="00C237D2" w:rsidRPr="00B80B78" w:rsidDel="00C237D2" w:rsidRDefault="00C237D2">
            <w:pPr>
              <w:rPr>
                <w:del w:id="10430" w:author="Utente" w:date="2017-06-25T10:55:00Z"/>
                <w:rFonts w:ascii="Arial" w:hAnsi="Arial" w:cs="Arial"/>
              </w:rPr>
            </w:pPr>
            <w:del w:id="10431"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54919" w14:textId="2B520C94" w:rsidR="00C237D2" w:rsidRPr="00B80B78" w:rsidDel="00C237D2" w:rsidRDefault="00C237D2">
            <w:pPr>
              <w:rPr>
                <w:del w:id="10432" w:author="Utente" w:date="2017-06-25T10:55:00Z"/>
                <w:rFonts w:ascii="Arial" w:hAnsi="Arial" w:cs="Arial"/>
              </w:rPr>
            </w:pPr>
            <w:del w:id="10433"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1F35D" w14:textId="338B2A5A" w:rsidR="00C237D2" w:rsidRPr="00B80B78" w:rsidDel="00C237D2" w:rsidRDefault="00C237D2">
            <w:pPr>
              <w:rPr>
                <w:del w:id="10434" w:author="Utente" w:date="2017-06-25T10:55:00Z"/>
                <w:rFonts w:ascii="Arial" w:hAnsi="Arial" w:cs="Arial"/>
              </w:rPr>
            </w:pPr>
            <w:del w:id="10435" w:author="Utente" w:date="2017-06-25T10:55:00Z">
              <w:r w:rsidRPr="00B80B78" w:rsidDel="00C237D2">
                <w:rPr>
                  <w:rFonts w:ascii="Arial" w:eastAsia="Calibri" w:hAnsi="Arial" w:cs="Arial"/>
                </w:rPr>
                <w:delText>20915924</w:delText>
              </w:r>
            </w:del>
          </w:p>
        </w:tc>
      </w:tr>
      <w:tr w:rsidR="00C237D2" w:rsidRPr="00B80B78" w:rsidDel="00C237D2" w14:paraId="65E0C971" w14:textId="3AAEC949" w:rsidTr="00AC6139">
        <w:trPr>
          <w:del w:id="10436"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E5546" w14:textId="32D20949" w:rsidR="00C237D2" w:rsidRPr="00B80B78" w:rsidDel="00C237D2" w:rsidRDefault="00C237D2">
            <w:pPr>
              <w:rPr>
                <w:del w:id="10437" w:author="Utente" w:date="2017-06-25T10:55:00Z"/>
                <w:rFonts w:ascii="Arial" w:hAnsi="Arial" w:cs="Arial"/>
              </w:rPr>
            </w:pPr>
            <w:del w:id="10438"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A3E09" w14:textId="260A5379" w:rsidR="00C237D2" w:rsidRPr="00B80B78" w:rsidDel="00C237D2" w:rsidRDefault="00C237D2">
            <w:pPr>
              <w:rPr>
                <w:del w:id="10439" w:author="Utente" w:date="2017-06-25T10:55:00Z"/>
                <w:rFonts w:ascii="Arial" w:hAnsi="Arial" w:cs="Arial"/>
              </w:rPr>
            </w:pPr>
            <w:del w:id="10440"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AD6C8" w14:textId="7381DDCB" w:rsidR="00C237D2" w:rsidRPr="00B80B78" w:rsidDel="00C237D2" w:rsidRDefault="00C237D2">
            <w:pPr>
              <w:rPr>
                <w:del w:id="10441" w:author="Utente" w:date="2017-06-25T10:55:00Z"/>
                <w:rFonts w:ascii="Arial" w:hAnsi="Arial" w:cs="Arial"/>
              </w:rPr>
            </w:pPr>
            <w:del w:id="10442"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85A2" w14:textId="60EA1529" w:rsidR="00C237D2" w:rsidRPr="00B80B78" w:rsidDel="00C237D2" w:rsidRDefault="00C237D2">
            <w:pPr>
              <w:rPr>
                <w:del w:id="10443" w:author="Utente" w:date="2017-06-25T10:55:00Z"/>
                <w:rFonts w:ascii="Arial" w:hAnsi="Arial" w:cs="Arial"/>
              </w:rPr>
            </w:pPr>
            <w:del w:id="10444"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95C8F" w14:textId="57E65745" w:rsidR="00C237D2" w:rsidRPr="00B80B78" w:rsidDel="00C237D2" w:rsidRDefault="00C237D2">
            <w:pPr>
              <w:rPr>
                <w:del w:id="10445" w:author="Utente" w:date="2017-06-25T10:55:00Z"/>
                <w:rFonts w:ascii="Arial" w:hAnsi="Arial" w:cs="Arial"/>
              </w:rPr>
            </w:pPr>
            <w:del w:id="10446" w:author="Utente" w:date="2017-06-25T10:55:00Z">
              <w:r w:rsidRPr="00B80B78" w:rsidDel="00C237D2">
                <w:rPr>
                  <w:rFonts w:ascii="Arial" w:eastAsia="Calibri" w:hAnsi="Arial" w:cs="Arial"/>
                </w:rPr>
                <w:delText>6068452</w:delText>
              </w:r>
            </w:del>
          </w:p>
        </w:tc>
      </w:tr>
    </w:tbl>
    <w:p w14:paraId="7B9CD8AD" w14:textId="5E6CB97A" w:rsidR="005A2227" w:rsidDel="006619C5" w:rsidRDefault="005A2227">
      <w:pPr>
        <w:rPr>
          <w:del w:id="10447" w:author="Utente" w:date="2017-06-25T10:55:00Z"/>
        </w:rPr>
      </w:pPr>
    </w:p>
    <w:p w14:paraId="3CDC06FC" w14:textId="77777777" w:rsidR="006619C5" w:rsidRDefault="006619C5">
      <w:pPr>
        <w:rPr>
          <w:ins w:id="10448" w:author="Utente" w:date="2017-06-27T18:22:00Z"/>
        </w:rPr>
      </w:pPr>
    </w:p>
    <w:p w14:paraId="4B3162E0" w14:textId="7A40C3FB" w:rsidR="005A2227" w:rsidRPr="00B80B78" w:rsidRDefault="00C237D2">
      <w:pPr>
        <w:rPr>
          <w:rFonts w:ascii="Arial" w:hAnsi="Arial" w:cs="Arial"/>
        </w:rPr>
      </w:pPr>
      <w:ins w:id="10449" w:author="Utente" w:date="2017-06-25T10:55:00Z">
        <w:r w:rsidRPr="00871D7C">
          <w:rPr>
            <w:rFonts w:ascii="Cambria" w:eastAsia="Calibri" w:hAnsi="Cambria" w:cs="Calibri"/>
            <w:i/>
          </w:rPr>
          <w:t>Example</w:t>
        </w:r>
      </w:ins>
      <w:ins w:id="10450" w:author="Utente" w:date="2017-06-27T18:04:00Z">
        <w:r w:rsidR="00AC6139">
          <w:rPr>
            <w:rFonts w:ascii="Cambria" w:eastAsia="Calibri" w:hAnsi="Cambria" w:cs="Calibri"/>
            <w:i/>
          </w:rPr>
          <w:t xml:space="preserve"> </w:t>
        </w:r>
      </w:ins>
      <w:ins w:id="10451" w:author="Utente" w:date="2017-06-25T10:55: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 </w:t>
        </w:r>
        <w:r w:rsidRPr="00B80B78">
          <w:rPr>
            <w:rFonts w:ascii="Arial" w:eastAsia="Calibri" w:hAnsi="Arial" w:cs="Arial"/>
            <w:b/>
          </w:rPr>
          <w:t>not</w:t>
        </w:r>
        <w:r w:rsidRPr="00B80B78">
          <w:rPr>
            <w:rFonts w:ascii="Arial" w:eastAsia="Calibri" w:hAnsi="Arial" w:cs="Arial"/>
          </w:rPr>
          <w:t xml:space="preserve"> DS_1</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7EF63DFD"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AB194C" w14:textId="79C92D57" w:rsidR="005A2227" w:rsidRPr="00B80B78" w:rsidRDefault="0097053A">
            <w:pPr>
              <w:rPr>
                <w:rFonts w:ascii="Arial" w:hAnsi="Arial" w:cs="Arial"/>
              </w:rPr>
            </w:pPr>
            <w:del w:id="10452" w:author="Utente" w:date="2017-06-25T10:55:00Z">
              <w:r w:rsidRPr="00B80B78" w:rsidDel="00C237D2">
                <w:rPr>
                  <w:rFonts w:ascii="Arial" w:eastAsia="Calibri" w:hAnsi="Arial" w:cs="Arial"/>
                </w:rPr>
                <w:delText>ds_r</w:delText>
              </w:r>
            </w:del>
            <w:ins w:id="10453" w:author="Utente" w:date="2017-06-25T10:55:00Z">
              <w:r w:rsidR="00C237D2" w:rsidRPr="00B80B78">
                <w:rPr>
                  <w:rFonts w:ascii="Arial" w:eastAsia="Calibri" w:hAnsi="Arial" w:cs="Arial"/>
                </w:rPr>
                <w:t>DS_r</w:t>
              </w:r>
            </w:ins>
          </w:p>
        </w:tc>
      </w:tr>
      <w:tr w:rsidR="005A2227" w:rsidRPr="00B80B78" w14:paraId="741D72AD" w14:textId="77777777" w:rsidTr="006619C5">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7B51AC1" w14:textId="58FDA127" w:rsidR="005A2227" w:rsidRPr="00B80B78" w:rsidRDefault="0097053A">
            <w:pPr>
              <w:rPr>
                <w:rFonts w:ascii="Arial" w:hAnsi="Arial" w:cs="Arial"/>
              </w:rPr>
            </w:pPr>
            <w:del w:id="10454" w:author="Utente" w:date="2017-06-25T10:55:00Z">
              <w:r w:rsidRPr="00B80B78" w:rsidDel="00C237D2">
                <w:rPr>
                  <w:rFonts w:ascii="Arial" w:eastAsia="Calibri" w:hAnsi="Arial" w:cs="Arial"/>
                  <w:b/>
                </w:rPr>
                <w:delText>SEX</w:delText>
              </w:r>
            </w:del>
            <w:ins w:id="10455" w:author="Utente" w:date="2017-06-25T10:55: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9D04418" w14:textId="51B4C9FF" w:rsidR="005A2227" w:rsidRPr="00B80B78" w:rsidRDefault="0097053A">
            <w:pPr>
              <w:rPr>
                <w:rFonts w:ascii="Arial" w:hAnsi="Arial" w:cs="Arial"/>
              </w:rPr>
            </w:pPr>
            <w:del w:id="10456" w:author="Utente" w:date="2017-06-25T10:55:00Z">
              <w:r w:rsidRPr="00B80B78" w:rsidDel="00C237D2">
                <w:rPr>
                  <w:rFonts w:ascii="Arial" w:eastAsia="Calibri" w:hAnsi="Arial" w:cs="Arial"/>
                  <w:b/>
                </w:rPr>
                <w:delText>AGE</w:delText>
              </w:r>
            </w:del>
            <w:ins w:id="10457" w:author="Utente" w:date="2017-06-25T10:55: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D1085D" w14:textId="31C15D49" w:rsidR="005A2227" w:rsidRPr="00B80B78" w:rsidRDefault="0097053A">
            <w:pPr>
              <w:rPr>
                <w:rFonts w:ascii="Arial" w:hAnsi="Arial" w:cs="Arial"/>
              </w:rPr>
            </w:pPr>
            <w:del w:id="10458" w:author="Utente" w:date="2017-06-25T10:55:00Z">
              <w:r w:rsidRPr="00B80B78" w:rsidDel="00C237D2">
                <w:rPr>
                  <w:rFonts w:ascii="Arial" w:eastAsia="Calibri" w:hAnsi="Arial" w:cs="Arial"/>
                  <w:b/>
                </w:rPr>
                <w:delText>GEO</w:delText>
              </w:r>
            </w:del>
            <w:ins w:id="10459" w:author="Utente" w:date="2017-06-25T10:55: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F3AA1BE" w14:textId="5CFC5BEC" w:rsidR="005A2227" w:rsidRPr="00B80B78" w:rsidRDefault="0097053A">
            <w:pPr>
              <w:rPr>
                <w:rFonts w:ascii="Arial" w:hAnsi="Arial" w:cs="Arial"/>
              </w:rPr>
            </w:pPr>
            <w:del w:id="10460" w:author="Utente" w:date="2017-06-25T10:55:00Z">
              <w:r w:rsidRPr="00B80B78" w:rsidDel="00C237D2">
                <w:rPr>
                  <w:rFonts w:ascii="Arial" w:eastAsia="Calibri" w:hAnsi="Arial" w:cs="Arial"/>
                  <w:b/>
                </w:rPr>
                <w:delText>TIME</w:delText>
              </w:r>
            </w:del>
            <w:ins w:id="10461" w:author="Utente" w:date="2017-06-25T10:55: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75BB436" w14:textId="1168D26D" w:rsidR="005A2227" w:rsidRPr="00B80B78" w:rsidRDefault="0097053A">
            <w:pPr>
              <w:rPr>
                <w:rFonts w:ascii="Arial" w:hAnsi="Arial" w:cs="Arial"/>
              </w:rPr>
            </w:pPr>
            <w:del w:id="10462" w:author="Utente" w:date="2017-06-25T10:55:00Z">
              <w:r w:rsidRPr="00B80B78" w:rsidDel="00C237D2">
                <w:rPr>
                  <w:rFonts w:ascii="Arial" w:eastAsia="Calibri" w:hAnsi="Arial" w:cs="Arial"/>
                  <w:b/>
                  <w:shd w:val="clear" w:color="auto" w:fill="C6D9F1"/>
                </w:rPr>
                <w:delText>CONDITION</w:delText>
              </w:r>
            </w:del>
            <w:ins w:id="10463" w:author="Utente" w:date="2017-06-27T18:34:00Z">
              <w:r w:rsidR="00DE4FE7">
                <w:rPr>
                  <w:rFonts w:ascii="Arial" w:eastAsia="Calibri" w:hAnsi="Arial" w:cs="Arial"/>
                  <w:b/>
                  <w:shd w:val="clear" w:color="auto" w:fill="C6D9F1"/>
                </w:rPr>
                <w:t>bool_var</w:t>
              </w:r>
            </w:ins>
          </w:p>
        </w:tc>
      </w:tr>
      <w:tr w:rsidR="005A2227" w:rsidRPr="00B80B78" w14:paraId="7B880CC7"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548B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581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47DF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1402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5EBE8" w14:textId="77777777" w:rsidR="005A2227" w:rsidRPr="00B80B78" w:rsidRDefault="0097053A">
            <w:pPr>
              <w:rPr>
                <w:rFonts w:ascii="Arial" w:hAnsi="Arial" w:cs="Arial"/>
              </w:rPr>
            </w:pPr>
            <w:r w:rsidRPr="00B80B78">
              <w:rPr>
                <w:rFonts w:ascii="Arial" w:eastAsia="Calibri" w:hAnsi="Arial" w:cs="Arial"/>
              </w:rPr>
              <w:t>false</w:t>
            </w:r>
          </w:p>
        </w:tc>
      </w:tr>
      <w:tr w:rsidR="005A2227" w:rsidRPr="00B80B78" w14:paraId="7170A7EC"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F24E8"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7A07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2BF7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7AC05"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EFE5B" w14:textId="5287335A" w:rsidR="005A2227" w:rsidRPr="00B80B78" w:rsidRDefault="0097053A">
            <w:pPr>
              <w:rPr>
                <w:rFonts w:ascii="Arial" w:hAnsi="Arial" w:cs="Arial"/>
              </w:rPr>
            </w:pPr>
            <w:del w:id="10464" w:author="Utente" w:date="2017-06-25T10:56:00Z">
              <w:r w:rsidRPr="00B80B78" w:rsidDel="001B0A6B">
                <w:rPr>
                  <w:rFonts w:ascii="Arial" w:eastAsia="Calibri" w:hAnsi="Arial" w:cs="Arial"/>
                </w:rPr>
                <w:delText>false</w:delText>
              </w:r>
            </w:del>
            <w:ins w:id="10465" w:author="Utente" w:date="2017-06-25T10:56:00Z">
              <w:r w:rsidR="001B0A6B" w:rsidRPr="00B80B78">
                <w:rPr>
                  <w:rFonts w:ascii="Arial" w:eastAsia="Calibri" w:hAnsi="Arial" w:cs="Arial"/>
                </w:rPr>
                <w:t>true</w:t>
              </w:r>
            </w:ins>
          </w:p>
        </w:tc>
      </w:tr>
      <w:tr w:rsidR="005A2227" w:rsidRPr="00B80B78" w14:paraId="3C521B7E"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F1CA"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78F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BB0D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BED91"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595D6" w14:textId="77777777" w:rsidR="005A2227" w:rsidRPr="00B80B78" w:rsidRDefault="0097053A">
            <w:pPr>
              <w:rPr>
                <w:rFonts w:ascii="Arial" w:hAnsi="Arial" w:cs="Arial"/>
              </w:rPr>
            </w:pPr>
            <w:r w:rsidRPr="00B80B78">
              <w:rPr>
                <w:rFonts w:ascii="Arial" w:eastAsia="Calibri" w:hAnsi="Arial" w:cs="Arial"/>
              </w:rPr>
              <w:t>false</w:t>
            </w:r>
          </w:p>
        </w:tc>
      </w:tr>
      <w:tr w:rsidR="00C237D2" w:rsidRPr="00B80B78" w14:paraId="2C99B189"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58811"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1BF1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D3ADD" w14:textId="0441187A" w:rsidR="00C237D2" w:rsidRPr="00B80B78" w:rsidRDefault="00C237D2">
            <w:pPr>
              <w:rPr>
                <w:rFonts w:ascii="Arial" w:hAnsi="Arial" w:cs="Arial"/>
              </w:rPr>
            </w:pPr>
            <w:ins w:id="10466" w:author="Utente" w:date="2017-06-25T10:56:00Z">
              <w:r w:rsidRPr="00B80B78">
                <w:rPr>
                  <w:rFonts w:ascii="Arial" w:eastAsia="Calibri" w:hAnsi="Arial" w:cs="Arial"/>
                </w:rPr>
                <w:t>UK</w:t>
              </w:r>
            </w:ins>
            <w:del w:id="10467"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7F1C5"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3095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0F9AD026"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9C54"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607E5"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9E409" w14:textId="5EA77214" w:rsidR="00C237D2" w:rsidRPr="00B80B78" w:rsidRDefault="00C237D2">
            <w:pPr>
              <w:rPr>
                <w:rFonts w:ascii="Arial" w:hAnsi="Arial" w:cs="Arial"/>
              </w:rPr>
            </w:pPr>
            <w:ins w:id="10468" w:author="Utente" w:date="2017-06-25T10:56:00Z">
              <w:r w:rsidRPr="00B80B78">
                <w:rPr>
                  <w:rFonts w:ascii="Arial" w:eastAsia="Calibri" w:hAnsi="Arial" w:cs="Arial"/>
                </w:rPr>
                <w:t>UK</w:t>
              </w:r>
            </w:ins>
            <w:del w:id="10469"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E133F"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539E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27588B44"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300012"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F8A34"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DAA9" w14:textId="4B5FF550" w:rsidR="00C237D2" w:rsidRPr="00B80B78" w:rsidRDefault="00C237D2">
            <w:pPr>
              <w:rPr>
                <w:rFonts w:ascii="Arial" w:hAnsi="Arial" w:cs="Arial"/>
              </w:rPr>
            </w:pPr>
            <w:ins w:id="10470" w:author="Utente" w:date="2017-06-25T10:56:00Z">
              <w:r w:rsidRPr="00B80B78">
                <w:rPr>
                  <w:rFonts w:ascii="Arial" w:eastAsia="Calibri" w:hAnsi="Arial" w:cs="Arial"/>
                </w:rPr>
                <w:t>UK</w:t>
              </w:r>
            </w:ins>
            <w:del w:id="10471"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26334"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4AB9D" w14:textId="5FA70E85" w:rsidR="00C237D2" w:rsidRPr="00B80B78" w:rsidRDefault="00C237D2">
            <w:pPr>
              <w:rPr>
                <w:rFonts w:ascii="Arial" w:hAnsi="Arial" w:cs="Arial"/>
              </w:rPr>
            </w:pPr>
            <w:del w:id="10472" w:author="Utente" w:date="2017-06-25T10:56:00Z">
              <w:r w:rsidRPr="00B80B78" w:rsidDel="001B0A6B">
                <w:rPr>
                  <w:rFonts w:ascii="Arial" w:eastAsia="Calibri" w:hAnsi="Arial" w:cs="Arial"/>
                </w:rPr>
                <w:delText>true</w:delText>
              </w:r>
            </w:del>
            <w:ins w:id="10473" w:author="Utente" w:date="2017-06-25T10:56:00Z">
              <w:r w:rsidR="001B0A6B" w:rsidRPr="00B80B78">
                <w:rPr>
                  <w:rFonts w:ascii="Arial" w:eastAsia="Calibri" w:hAnsi="Arial" w:cs="Arial"/>
                </w:rPr>
                <w:t>false</w:t>
              </w:r>
            </w:ins>
          </w:p>
        </w:tc>
      </w:tr>
      <w:tr w:rsidR="005A2227" w:rsidRPr="00B80B78" w:rsidDel="006619C5" w14:paraId="3775DF81" w14:textId="33057E90" w:rsidTr="006619C5">
        <w:trPr>
          <w:del w:id="10474"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7278" w14:textId="039792EC" w:rsidR="005A2227" w:rsidRPr="00B80B78" w:rsidDel="006619C5" w:rsidRDefault="0097053A">
            <w:pPr>
              <w:rPr>
                <w:del w:id="10475" w:author="Utente" w:date="2017-06-27T18:23:00Z"/>
                <w:rFonts w:ascii="Arial" w:hAnsi="Arial" w:cs="Arial"/>
              </w:rPr>
            </w:pPr>
            <w:del w:id="10476"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B1300" w14:textId="68EC1134" w:rsidR="005A2227" w:rsidRPr="00B80B78" w:rsidDel="006619C5" w:rsidRDefault="0097053A">
            <w:pPr>
              <w:rPr>
                <w:del w:id="10477" w:author="Utente" w:date="2017-06-27T18:23:00Z"/>
                <w:rFonts w:ascii="Arial" w:hAnsi="Arial" w:cs="Arial"/>
              </w:rPr>
            </w:pPr>
            <w:del w:id="10478"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4C3B1" w14:textId="435CE28F" w:rsidR="005A2227" w:rsidRPr="00B80B78" w:rsidDel="006619C5" w:rsidRDefault="0097053A">
            <w:pPr>
              <w:rPr>
                <w:del w:id="10479" w:author="Utente" w:date="2017-06-27T18:23:00Z"/>
                <w:rFonts w:ascii="Arial" w:hAnsi="Arial" w:cs="Arial"/>
              </w:rPr>
            </w:pPr>
            <w:del w:id="10480"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404DD" w14:textId="5D6C738B" w:rsidR="005A2227" w:rsidRPr="00B80B78" w:rsidDel="006619C5" w:rsidRDefault="0097053A">
            <w:pPr>
              <w:rPr>
                <w:del w:id="10481" w:author="Utente" w:date="2017-06-27T18:23:00Z"/>
                <w:rFonts w:ascii="Arial" w:hAnsi="Arial" w:cs="Arial"/>
              </w:rPr>
            </w:pPr>
            <w:del w:id="10482"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B6888" w14:textId="24999568" w:rsidR="005A2227" w:rsidRPr="00B80B78" w:rsidDel="006619C5" w:rsidRDefault="0097053A">
            <w:pPr>
              <w:rPr>
                <w:del w:id="10483" w:author="Utente" w:date="2017-06-27T18:23:00Z"/>
                <w:rFonts w:ascii="Arial" w:hAnsi="Arial" w:cs="Arial"/>
              </w:rPr>
            </w:pPr>
            <w:del w:id="10484" w:author="Utente" w:date="2017-06-25T10:56:00Z">
              <w:r w:rsidRPr="00B80B78" w:rsidDel="001B0A6B">
                <w:rPr>
                  <w:rFonts w:ascii="Arial" w:eastAsia="Calibri" w:hAnsi="Arial" w:cs="Arial"/>
                </w:rPr>
                <w:delText>false</w:delText>
              </w:r>
            </w:del>
          </w:p>
        </w:tc>
      </w:tr>
      <w:tr w:rsidR="005A2227" w:rsidRPr="00B80B78" w:rsidDel="006619C5" w14:paraId="070D7FCD" w14:textId="24F1728D" w:rsidTr="006619C5">
        <w:trPr>
          <w:del w:id="10485"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C373F" w14:textId="74D53499" w:rsidR="005A2227" w:rsidRPr="00B80B78" w:rsidDel="006619C5" w:rsidRDefault="0097053A">
            <w:pPr>
              <w:rPr>
                <w:del w:id="10486" w:author="Utente" w:date="2017-06-27T18:23:00Z"/>
                <w:rFonts w:ascii="Arial" w:hAnsi="Arial" w:cs="Arial"/>
              </w:rPr>
            </w:pPr>
            <w:del w:id="10487"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04E7E" w14:textId="324FCD11" w:rsidR="005A2227" w:rsidRPr="00B80B78" w:rsidDel="006619C5" w:rsidRDefault="0097053A">
            <w:pPr>
              <w:rPr>
                <w:del w:id="10488" w:author="Utente" w:date="2017-06-27T18:23:00Z"/>
                <w:rFonts w:ascii="Arial" w:hAnsi="Arial" w:cs="Arial"/>
              </w:rPr>
            </w:pPr>
            <w:del w:id="10489"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0131D" w14:textId="3A7AC5D7" w:rsidR="005A2227" w:rsidRPr="00B80B78" w:rsidDel="006619C5" w:rsidRDefault="0097053A">
            <w:pPr>
              <w:rPr>
                <w:del w:id="10490" w:author="Utente" w:date="2017-06-27T18:23:00Z"/>
                <w:rFonts w:ascii="Arial" w:hAnsi="Arial" w:cs="Arial"/>
              </w:rPr>
            </w:pPr>
            <w:del w:id="10491"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031E" w14:textId="13049995" w:rsidR="005A2227" w:rsidRPr="00B80B78" w:rsidDel="006619C5" w:rsidRDefault="0097053A">
            <w:pPr>
              <w:rPr>
                <w:del w:id="10492" w:author="Utente" w:date="2017-06-27T18:23:00Z"/>
                <w:rFonts w:ascii="Arial" w:hAnsi="Arial" w:cs="Arial"/>
              </w:rPr>
            </w:pPr>
            <w:del w:id="10493"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68FF5" w14:textId="32849FC1" w:rsidR="005A2227" w:rsidRPr="00B80B78" w:rsidDel="006619C5" w:rsidRDefault="0097053A">
            <w:pPr>
              <w:rPr>
                <w:del w:id="10494" w:author="Utente" w:date="2017-06-27T18:23:00Z"/>
                <w:rFonts w:ascii="Arial" w:hAnsi="Arial" w:cs="Arial"/>
              </w:rPr>
            </w:pPr>
            <w:del w:id="10495" w:author="Utente" w:date="2017-06-25T10:56:00Z">
              <w:r w:rsidRPr="00B80B78" w:rsidDel="001B0A6B">
                <w:rPr>
                  <w:rFonts w:ascii="Arial" w:eastAsia="Calibri" w:hAnsi="Arial" w:cs="Arial"/>
                </w:rPr>
                <w:delText>false</w:delText>
              </w:r>
            </w:del>
          </w:p>
        </w:tc>
      </w:tr>
      <w:tr w:rsidR="005A2227" w:rsidRPr="00B80B78" w:rsidDel="006619C5" w14:paraId="001BE001" w14:textId="5C3739E4" w:rsidTr="006619C5">
        <w:trPr>
          <w:del w:id="10496"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C8E20" w14:textId="5DC450FB" w:rsidR="005A2227" w:rsidRPr="00B80B78" w:rsidDel="006619C5" w:rsidRDefault="0097053A">
            <w:pPr>
              <w:rPr>
                <w:del w:id="10497" w:author="Utente" w:date="2017-06-27T18:23:00Z"/>
                <w:rFonts w:ascii="Arial" w:hAnsi="Arial" w:cs="Arial"/>
              </w:rPr>
            </w:pPr>
            <w:del w:id="10498"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53360" w14:textId="4F638B25" w:rsidR="005A2227" w:rsidRPr="00B80B78" w:rsidDel="006619C5" w:rsidRDefault="0097053A">
            <w:pPr>
              <w:rPr>
                <w:del w:id="10499" w:author="Utente" w:date="2017-06-27T18:23:00Z"/>
                <w:rFonts w:ascii="Arial" w:hAnsi="Arial" w:cs="Arial"/>
              </w:rPr>
            </w:pPr>
            <w:del w:id="10500"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A3DF" w14:textId="38DDDBBD" w:rsidR="005A2227" w:rsidRPr="00B80B78" w:rsidDel="006619C5" w:rsidRDefault="0097053A">
            <w:pPr>
              <w:rPr>
                <w:del w:id="10501" w:author="Utente" w:date="2017-06-27T18:23:00Z"/>
                <w:rFonts w:ascii="Arial" w:hAnsi="Arial" w:cs="Arial"/>
              </w:rPr>
            </w:pPr>
            <w:del w:id="10502"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B6C1E" w14:textId="3243BE93" w:rsidR="005A2227" w:rsidRPr="00B80B78" w:rsidDel="006619C5" w:rsidRDefault="0097053A">
            <w:pPr>
              <w:rPr>
                <w:del w:id="10503" w:author="Utente" w:date="2017-06-27T18:23:00Z"/>
                <w:rFonts w:ascii="Arial" w:hAnsi="Arial" w:cs="Arial"/>
              </w:rPr>
            </w:pPr>
            <w:del w:id="10504"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F8708" w14:textId="6BF2C9DE" w:rsidR="005A2227" w:rsidRPr="00B80B78" w:rsidDel="006619C5" w:rsidRDefault="0097053A">
            <w:pPr>
              <w:rPr>
                <w:del w:id="10505" w:author="Utente" w:date="2017-06-27T18:23:00Z"/>
                <w:rFonts w:ascii="Arial" w:hAnsi="Arial" w:cs="Arial"/>
              </w:rPr>
            </w:pPr>
            <w:del w:id="10506" w:author="Utente" w:date="2017-06-25T10:56:00Z">
              <w:r w:rsidRPr="00B80B78" w:rsidDel="001B0A6B">
                <w:rPr>
                  <w:rFonts w:ascii="Arial" w:eastAsia="Calibri" w:hAnsi="Arial" w:cs="Arial"/>
                </w:rPr>
                <w:delText>false</w:delText>
              </w:r>
            </w:del>
          </w:p>
        </w:tc>
      </w:tr>
      <w:tr w:rsidR="005A2227" w:rsidRPr="00B80B78" w:rsidDel="006619C5" w14:paraId="1BB01BAF" w14:textId="47387DA3" w:rsidTr="006619C5">
        <w:trPr>
          <w:del w:id="10507"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D2C47" w14:textId="4DB4BD6A" w:rsidR="005A2227" w:rsidRPr="00B80B78" w:rsidDel="006619C5" w:rsidRDefault="0097053A">
            <w:pPr>
              <w:rPr>
                <w:del w:id="10508" w:author="Utente" w:date="2017-06-27T18:23:00Z"/>
                <w:rFonts w:ascii="Arial" w:hAnsi="Arial" w:cs="Arial"/>
              </w:rPr>
            </w:pPr>
            <w:del w:id="10509"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881B0" w14:textId="29D36054" w:rsidR="005A2227" w:rsidRPr="00B80B78" w:rsidDel="006619C5" w:rsidRDefault="0097053A">
            <w:pPr>
              <w:rPr>
                <w:del w:id="10510" w:author="Utente" w:date="2017-06-27T18:23:00Z"/>
                <w:rFonts w:ascii="Arial" w:hAnsi="Arial" w:cs="Arial"/>
              </w:rPr>
            </w:pPr>
            <w:del w:id="10511"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3FB81" w14:textId="2D2341AC" w:rsidR="005A2227" w:rsidRPr="00B80B78" w:rsidDel="006619C5" w:rsidRDefault="0097053A">
            <w:pPr>
              <w:rPr>
                <w:del w:id="10512" w:author="Utente" w:date="2017-06-27T18:23:00Z"/>
                <w:rFonts w:ascii="Arial" w:hAnsi="Arial" w:cs="Arial"/>
              </w:rPr>
            </w:pPr>
            <w:del w:id="10513"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510B" w14:textId="3C9B1E14" w:rsidR="005A2227" w:rsidRPr="00B80B78" w:rsidDel="006619C5" w:rsidRDefault="0097053A">
            <w:pPr>
              <w:rPr>
                <w:del w:id="10514" w:author="Utente" w:date="2017-06-27T18:23:00Z"/>
                <w:rFonts w:ascii="Arial" w:hAnsi="Arial" w:cs="Arial"/>
              </w:rPr>
            </w:pPr>
            <w:del w:id="10515"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5C9EB" w14:textId="25DDC0C1" w:rsidR="005A2227" w:rsidRPr="00B80B78" w:rsidDel="006619C5" w:rsidRDefault="0097053A">
            <w:pPr>
              <w:rPr>
                <w:del w:id="10516" w:author="Utente" w:date="2017-06-27T18:23:00Z"/>
                <w:rFonts w:ascii="Arial" w:hAnsi="Arial" w:cs="Arial"/>
              </w:rPr>
            </w:pPr>
            <w:del w:id="10517" w:author="Utente" w:date="2017-06-25T10:56:00Z">
              <w:r w:rsidRPr="00B80B78" w:rsidDel="001B0A6B">
                <w:rPr>
                  <w:rFonts w:ascii="Arial" w:eastAsia="Calibri" w:hAnsi="Arial" w:cs="Arial"/>
                </w:rPr>
                <w:delText>true</w:delText>
              </w:r>
            </w:del>
          </w:p>
        </w:tc>
      </w:tr>
      <w:tr w:rsidR="005A2227" w:rsidRPr="00B80B78" w:rsidDel="006619C5" w14:paraId="1D09DECC" w14:textId="36F30BEE" w:rsidTr="006619C5">
        <w:trPr>
          <w:del w:id="10518"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2BDD9" w14:textId="5D38A1AB" w:rsidR="005A2227" w:rsidRPr="00B80B78" w:rsidDel="006619C5" w:rsidRDefault="0097053A">
            <w:pPr>
              <w:rPr>
                <w:del w:id="10519" w:author="Utente" w:date="2017-06-27T18:23:00Z"/>
                <w:rFonts w:ascii="Arial" w:hAnsi="Arial" w:cs="Arial"/>
              </w:rPr>
            </w:pPr>
            <w:del w:id="10520"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DA0D4B" w14:textId="609EF396" w:rsidR="005A2227" w:rsidRPr="00B80B78" w:rsidDel="006619C5" w:rsidRDefault="0097053A">
            <w:pPr>
              <w:rPr>
                <w:del w:id="10521" w:author="Utente" w:date="2017-06-27T18:23:00Z"/>
                <w:rFonts w:ascii="Arial" w:hAnsi="Arial" w:cs="Arial"/>
              </w:rPr>
            </w:pPr>
            <w:del w:id="10522"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CB975" w14:textId="4CF3B2DC" w:rsidR="005A2227" w:rsidRPr="00B80B78" w:rsidDel="006619C5" w:rsidRDefault="0097053A">
            <w:pPr>
              <w:rPr>
                <w:del w:id="10523" w:author="Utente" w:date="2017-06-27T18:23:00Z"/>
                <w:rFonts w:ascii="Arial" w:hAnsi="Arial" w:cs="Arial"/>
              </w:rPr>
            </w:pPr>
            <w:del w:id="10524"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394B8" w14:textId="3C2174F1" w:rsidR="005A2227" w:rsidRPr="00B80B78" w:rsidDel="006619C5" w:rsidRDefault="0097053A">
            <w:pPr>
              <w:rPr>
                <w:del w:id="10525" w:author="Utente" w:date="2017-06-27T18:23:00Z"/>
                <w:rFonts w:ascii="Arial" w:hAnsi="Arial" w:cs="Arial"/>
              </w:rPr>
            </w:pPr>
            <w:del w:id="10526"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D412B" w14:textId="6A902547" w:rsidR="005A2227" w:rsidRPr="00B80B78" w:rsidDel="006619C5" w:rsidRDefault="0097053A">
            <w:pPr>
              <w:rPr>
                <w:del w:id="10527" w:author="Utente" w:date="2017-06-27T18:23:00Z"/>
                <w:rFonts w:ascii="Arial" w:hAnsi="Arial" w:cs="Arial"/>
              </w:rPr>
            </w:pPr>
            <w:del w:id="10528" w:author="Utente" w:date="2017-06-25T10:56:00Z">
              <w:r w:rsidRPr="00B80B78" w:rsidDel="001B0A6B">
                <w:rPr>
                  <w:rFonts w:ascii="Arial" w:eastAsia="Calibri" w:hAnsi="Arial" w:cs="Arial"/>
                </w:rPr>
                <w:delText>true</w:delText>
              </w:r>
            </w:del>
          </w:p>
        </w:tc>
      </w:tr>
      <w:tr w:rsidR="005A2227" w:rsidRPr="00B80B78" w:rsidDel="006619C5" w14:paraId="5683C7D8" w14:textId="6891DC59" w:rsidTr="006619C5">
        <w:trPr>
          <w:del w:id="10529"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4F939" w14:textId="251D7BF5" w:rsidR="005A2227" w:rsidRPr="00B80B78" w:rsidDel="006619C5" w:rsidRDefault="0097053A">
            <w:pPr>
              <w:rPr>
                <w:del w:id="10530" w:author="Utente" w:date="2017-06-27T18:23:00Z"/>
                <w:rFonts w:ascii="Arial" w:hAnsi="Arial" w:cs="Arial"/>
              </w:rPr>
            </w:pPr>
            <w:del w:id="10531"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C9D3A1" w14:textId="77293F51" w:rsidR="005A2227" w:rsidRPr="00B80B78" w:rsidDel="006619C5" w:rsidRDefault="0097053A">
            <w:pPr>
              <w:rPr>
                <w:del w:id="10532" w:author="Utente" w:date="2017-06-27T18:23:00Z"/>
                <w:rFonts w:ascii="Arial" w:hAnsi="Arial" w:cs="Arial"/>
              </w:rPr>
            </w:pPr>
            <w:del w:id="10533"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88BC0" w14:textId="046EF40D" w:rsidR="005A2227" w:rsidRPr="00B80B78" w:rsidDel="006619C5" w:rsidRDefault="0097053A">
            <w:pPr>
              <w:rPr>
                <w:del w:id="10534" w:author="Utente" w:date="2017-06-27T18:23:00Z"/>
                <w:rFonts w:ascii="Arial" w:hAnsi="Arial" w:cs="Arial"/>
              </w:rPr>
            </w:pPr>
            <w:del w:id="10535"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A60A6F" w14:textId="2F95404F" w:rsidR="005A2227" w:rsidRPr="00B80B78" w:rsidDel="006619C5" w:rsidRDefault="0097053A">
            <w:pPr>
              <w:rPr>
                <w:del w:id="10536" w:author="Utente" w:date="2017-06-27T18:23:00Z"/>
                <w:rFonts w:ascii="Arial" w:hAnsi="Arial" w:cs="Arial"/>
              </w:rPr>
            </w:pPr>
            <w:del w:id="10537"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B1B52" w14:textId="0BD0E946" w:rsidR="005A2227" w:rsidRPr="00B80B78" w:rsidDel="006619C5" w:rsidRDefault="0097053A">
            <w:pPr>
              <w:rPr>
                <w:del w:id="10538" w:author="Utente" w:date="2017-06-27T18:23:00Z"/>
                <w:rFonts w:ascii="Arial" w:hAnsi="Arial" w:cs="Arial"/>
              </w:rPr>
            </w:pPr>
            <w:del w:id="10539" w:author="Utente" w:date="2017-06-25T10:56:00Z">
              <w:r w:rsidRPr="00B80B78" w:rsidDel="001B0A6B">
                <w:rPr>
                  <w:rFonts w:ascii="Arial" w:eastAsia="Calibri" w:hAnsi="Arial" w:cs="Arial"/>
                </w:rPr>
                <w:delText>true</w:delText>
              </w:r>
            </w:del>
          </w:p>
        </w:tc>
      </w:tr>
    </w:tbl>
    <w:p w14:paraId="18968602" w14:textId="77777777" w:rsidR="005A2227" w:rsidRDefault="005A2227">
      <w:pPr>
        <w:rPr>
          <w:ins w:id="10540" w:author="Utente" w:date="2017-06-25T10:57:00Z"/>
        </w:rPr>
      </w:pPr>
    </w:p>
    <w:p w14:paraId="1E279068" w14:textId="637FD6BD" w:rsidR="001B0A6B" w:rsidRPr="00B80B78" w:rsidRDefault="001B0A6B" w:rsidP="001B0A6B">
      <w:pPr>
        <w:rPr>
          <w:ins w:id="10541" w:author="Utente" w:date="2017-06-25T10:57:00Z"/>
          <w:rFonts w:ascii="Arial" w:eastAsia="Calibri" w:hAnsi="Arial" w:cs="Arial"/>
          <w:b/>
        </w:rPr>
      </w:pPr>
      <w:ins w:id="10542" w:author="Utente" w:date="2017-06-25T10:57:00Z">
        <w:r w:rsidRPr="00871D7C">
          <w:rPr>
            <w:rFonts w:ascii="Cambria" w:eastAsia="Calibri" w:hAnsi="Cambria" w:cs="Calibri"/>
            <w:i/>
          </w:rPr>
          <w:t>Example</w:t>
        </w:r>
      </w:ins>
      <w:ins w:id="10543" w:author="Utente" w:date="2017-06-27T18:04:00Z">
        <w:r w:rsidR="00AC6139">
          <w:rPr>
            <w:rFonts w:ascii="Cambria" w:eastAsia="Calibri" w:hAnsi="Cambria" w:cs="Calibri"/>
            <w:i/>
          </w:rPr>
          <w:t xml:space="preserve"> </w:t>
        </w:r>
      </w:ins>
      <w:ins w:id="10544" w:author="Utente" w:date="2017-06-25T10:57: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0545" w:author="Utente" w:date="2017-06-27T18:04:00Z">
        <w:r w:rsidR="00AC6139">
          <w:rPr>
            <w:rFonts w:ascii="Arial" w:eastAsia="Calibri" w:hAnsi="Arial" w:cs="Arial"/>
            <w:b/>
          </w:rPr>
          <w:t xml:space="preserve"> </w:t>
        </w:r>
      </w:ins>
      <w:ins w:id="10546" w:author="Utente" w:date="2017-06-25T10:57:00Z">
        <w:r w:rsidRPr="00B80B78">
          <w:rPr>
            <w:rFonts w:ascii="Arial" w:eastAsia="Calibri" w:hAnsi="Arial" w:cs="Arial"/>
          </w:rPr>
          <w:t>DS_1</w:t>
        </w:r>
        <w:r w:rsidRPr="00B80B78">
          <w:rPr>
            <w:rFonts w:ascii="Arial" w:eastAsia="Calibri" w:hAnsi="Arial" w:cs="Arial"/>
            <w:b/>
          </w:rPr>
          <w:t>[</w:t>
        </w:r>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w:t>
        </w:r>
        <w:r w:rsidRPr="00B80B78">
          <w:rPr>
            <w:rFonts w:ascii="Arial" w:eastAsia="Calibri" w:hAnsi="Arial" w:cs="Arial"/>
            <w:b/>
          </w:rPr>
          <w:t xml:space="preserve">not </w:t>
        </w:r>
        <w:r w:rsidRPr="00B80B78">
          <w:rPr>
            <w:rFonts w:ascii="Arial" w:eastAsia="Calibri" w:hAnsi="Arial" w:cs="Arial"/>
          </w:rPr>
          <w:t>Me_1</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1B0A6B" w:rsidRPr="00B80B78" w14:paraId="7BDDB043" w14:textId="77777777" w:rsidTr="00E822CA">
        <w:trPr>
          <w:ins w:id="10547" w:author="Utente" w:date="2017-06-25T10:57: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DBA88A" w14:textId="77777777" w:rsidR="001B0A6B" w:rsidRPr="00B80B78" w:rsidRDefault="001B0A6B" w:rsidP="00E822CA">
            <w:pPr>
              <w:rPr>
                <w:ins w:id="10548" w:author="Utente" w:date="2017-06-25T10:57:00Z"/>
                <w:rFonts w:ascii="Arial" w:eastAsia="Calibri" w:hAnsi="Arial" w:cs="Arial"/>
              </w:rPr>
            </w:pPr>
            <w:ins w:id="10549" w:author="Utente" w:date="2017-06-25T10:57:00Z">
              <w:r w:rsidRPr="00B80B78">
                <w:rPr>
                  <w:rFonts w:ascii="Arial" w:eastAsia="Calibri" w:hAnsi="Arial" w:cs="Arial"/>
                </w:rPr>
                <w:t>DS_r</w:t>
              </w:r>
            </w:ins>
          </w:p>
        </w:tc>
      </w:tr>
      <w:tr w:rsidR="001B0A6B" w:rsidRPr="00B80B78" w14:paraId="5282E727" w14:textId="77777777" w:rsidTr="00E822CA">
        <w:trPr>
          <w:ins w:id="10550" w:author="Utente" w:date="2017-06-25T10:5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BFFD8B" w14:textId="77777777" w:rsidR="001B0A6B" w:rsidRPr="00B80B78" w:rsidRDefault="001B0A6B" w:rsidP="00E822CA">
            <w:pPr>
              <w:rPr>
                <w:ins w:id="10551" w:author="Utente" w:date="2017-06-25T10:57:00Z"/>
                <w:rFonts w:ascii="Arial" w:hAnsi="Arial" w:cs="Arial"/>
              </w:rPr>
            </w:pPr>
            <w:ins w:id="10552" w:author="Utente" w:date="2017-06-25T10:5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6E7313" w14:textId="77777777" w:rsidR="001B0A6B" w:rsidRPr="00B80B78" w:rsidRDefault="001B0A6B" w:rsidP="00E822CA">
            <w:pPr>
              <w:rPr>
                <w:ins w:id="10553" w:author="Utente" w:date="2017-06-25T10:57:00Z"/>
                <w:rFonts w:ascii="Arial" w:hAnsi="Arial" w:cs="Arial"/>
              </w:rPr>
            </w:pPr>
            <w:ins w:id="10554" w:author="Utente" w:date="2017-06-25T10:5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414E83" w14:textId="77777777" w:rsidR="001B0A6B" w:rsidRPr="00B80B78" w:rsidRDefault="001B0A6B" w:rsidP="00E822CA">
            <w:pPr>
              <w:rPr>
                <w:ins w:id="10555" w:author="Utente" w:date="2017-06-25T10:57:00Z"/>
                <w:rFonts w:ascii="Arial" w:hAnsi="Arial" w:cs="Arial"/>
              </w:rPr>
            </w:pPr>
            <w:ins w:id="10556" w:author="Utente" w:date="2017-06-25T10:5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6DC151" w14:textId="77777777" w:rsidR="001B0A6B" w:rsidRPr="00B80B78" w:rsidRDefault="001B0A6B" w:rsidP="00E822CA">
            <w:pPr>
              <w:rPr>
                <w:ins w:id="10557" w:author="Utente" w:date="2017-06-25T10:57:00Z"/>
                <w:rFonts w:ascii="Arial" w:hAnsi="Arial" w:cs="Arial"/>
              </w:rPr>
            </w:pPr>
            <w:ins w:id="10558" w:author="Utente" w:date="2017-06-25T10:57: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B9E3670" w14:textId="77777777" w:rsidR="001B0A6B" w:rsidRPr="00B80B78" w:rsidRDefault="001B0A6B" w:rsidP="00E822CA">
            <w:pPr>
              <w:rPr>
                <w:ins w:id="10559" w:author="Utente" w:date="2017-06-25T10:57:00Z"/>
                <w:rFonts w:ascii="Arial" w:hAnsi="Arial" w:cs="Arial"/>
              </w:rPr>
            </w:pPr>
            <w:ins w:id="10560" w:author="Utente" w:date="2017-06-25T10:57: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0F9B43C0" w14:textId="77777777" w:rsidR="001B0A6B" w:rsidRPr="00B80B78" w:rsidRDefault="001B0A6B" w:rsidP="00E822CA">
            <w:pPr>
              <w:rPr>
                <w:ins w:id="10561" w:author="Utente" w:date="2017-06-25T10:57:00Z"/>
                <w:rFonts w:ascii="Arial" w:eastAsia="Calibri" w:hAnsi="Arial" w:cs="Arial"/>
                <w:b/>
                <w:shd w:val="clear" w:color="auto" w:fill="C6D9F1"/>
              </w:rPr>
            </w:pPr>
            <w:ins w:id="10562" w:author="Utente" w:date="2017-06-25T10:57:00Z">
              <w:r w:rsidRPr="00B80B78">
                <w:rPr>
                  <w:rFonts w:ascii="Arial" w:eastAsia="Calibri" w:hAnsi="Arial" w:cs="Arial"/>
                  <w:b/>
                  <w:shd w:val="clear" w:color="auto" w:fill="C6D9F1"/>
                </w:rPr>
                <w:t>Me_2</w:t>
              </w:r>
            </w:ins>
          </w:p>
        </w:tc>
      </w:tr>
      <w:tr w:rsidR="001B0A6B" w:rsidRPr="00B80B78" w14:paraId="02C0C2FB" w14:textId="77777777" w:rsidTr="00E822CA">
        <w:trPr>
          <w:ins w:id="10563"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AAB2C" w14:textId="77777777" w:rsidR="001B0A6B" w:rsidRPr="00B80B78" w:rsidRDefault="001B0A6B" w:rsidP="00E822CA">
            <w:pPr>
              <w:rPr>
                <w:ins w:id="10564" w:author="Utente" w:date="2017-06-25T10:57:00Z"/>
                <w:rFonts w:ascii="Arial" w:hAnsi="Arial" w:cs="Arial"/>
              </w:rPr>
            </w:pPr>
            <w:ins w:id="10565"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56EF4" w14:textId="77777777" w:rsidR="001B0A6B" w:rsidRPr="00B80B78" w:rsidRDefault="001B0A6B" w:rsidP="00E822CA">
            <w:pPr>
              <w:rPr>
                <w:ins w:id="10566" w:author="Utente" w:date="2017-06-25T10:57:00Z"/>
                <w:rFonts w:ascii="Arial" w:hAnsi="Arial" w:cs="Arial"/>
              </w:rPr>
            </w:pPr>
            <w:ins w:id="10567"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E7AC8" w14:textId="77777777" w:rsidR="001B0A6B" w:rsidRPr="00B80B78" w:rsidRDefault="001B0A6B" w:rsidP="00E822CA">
            <w:pPr>
              <w:rPr>
                <w:ins w:id="10568" w:author="Utente" w:date="2017-06-25T10:57:00Z"/>
                <w:rFonts w:ascii="Arial" w:hAnsi="Arial" w:cs="Arial"/>
              </w:rPr>
            </w:pPr>
            <w:ins w:id="10569"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2A0B" w14:textId="77777777" w:rsidR="001B0A6B" w:rsidRPr="00B80B78" w:rsidRDefault="001B0A6B" w:rsidP="00E822CA">
            <w:pPr>
              <w:rPr>
                <w:ins w:id="10570" w:author="Utente" w:date="2017-06-25T10:57:00Z"/>
                <w:rFonts w:ascii="Arial" w:hAnsi="Arial" w:cs="Arial"/>
              </w:rPr>
            </w:pPr>
            <w:ins w:id="10571"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EA451" w14:textId="77777777" w:rsidR="001B0A6B" w:rsidRPr="00B80B78" w:rsidRDefault="001B0A6B" w:rsidP="00E822CA">
            <w:pPr>
              <w:rPr>
                <w:ins w:id="10572" w:author="Utente" w:date="2017-06-25T10:57:00Z"/>
                <w:rFonts w:ascii="Arial" w:hAnsi="Arial" w:cs="Arial"/>
              </w:rPr>
            </w:pPr>
            <w:ins w:id="10573"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572735F" w14:textId="77777777" w:rsidR="001B0A6B" w:rsidRPr="00B80B78" w:rsidRDefault="001B0A6B" w:rsidP="00E822CA">
            <w:pPr>
              <w:rPr>
                <w:ins w:id="10574" w:author="Utente" w:date="2017-06-25T10:57:00Z"/>
                <w:rFonts w:ascii="Arial" w:eastAsia="Calibri" w:hAnsi="Arial" w:cs="Arial"/>
              </w:rPr>
            </w:pPr>
            <w:ins w:id="10575" w:author="Utente" w:date="2017-06-25T10:57:00Z">
              <w:r w:rsidRPr="00B80B78">
                <w:rPr>
                  <w:rFonts w:ascii="Arial" w:eastAsia="Calibri" w:hAnsi="Arial" w:cs="Arial"/>
                </w:rPr>
                <w:t>false</w:t>
              </w:r>
            </w:ins>
          </w:p>
        </w:tc>
      </w:tr>
      <w:tr w:rsidR="001B0A6B" w:rsidRPr="00B80B78" w14:paraId="6C659D23" w14:textId="77777777" w:rsidTr="00E822CA">
        <w:trPr>
          <w:ins w:id="10576"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4C4E4" w14:textId="77777777" w:rsidR="001B0A6B" w:rsidRPr="00B80B78" w:rsidRDefault="001B0A6B" w:rsidP="00E822CA">
            <w:pPr>
              <w:rPr>
                <w:ins w:id="10577" w:author="Utente" w:date="2017-06-25T10:57:00Z"/>
                <w:rFonts w:ascii="Arial" w:hAnsi="Arial" w:cs="Arial"/>
              </w:rPr>
            </w:pPr>
            <w:ins w:id="10578"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23107" w14:textId="77777777" w:rsidR="001B0A6B" w:rsidRPr="00B80B78" w:rsidRDefault="001B0A6B" w:rsidP="00E822CA">
            <w:pPr>
              <w:rPr>
                <w:ins w:id="10579" w:author="Utente" w:date="2017-06-25T10:57:00Z"/>
                <w:rFonts w:ascii="Arial" w:hAnsi="Arial" w:cs="Arial"/>
              </w:rPr>
            </w:pPr>
            <w:ins w:id="10580"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ADFD" w14:textId="77777777" w:rsidR="001B0A6B" w:rsidRPr="00B80B78" w:rsidRDefault="001B0A6B" w:rsidP="00E822CA">
            <w:pPr>
              <w:rPr>
                <w:ins w:id="10581" w:author="Utente" w:date="2017-06-25T10:57:00Z"/>
                <w:rFonts w:ascii="Arial" w:hAnsi="Arial" w:cs="Arial"/>
              </w:rPr>
            </w:pPr>
            <w:ins w:id="10582"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29196" w14:textId="77777777" w:rsidR="001B0A6B" w:rsidRPr="00B80B78" w:rsidRDefault="001B0A6B" w:rsidP="00E822CA">
            <w:pPr>
              <w:rPr>
                <w:ins w:id="10583" w:author="Utente" w:date="2017-06-25T10:57:00Z"/>
                <w:rFonts w:ascii="Arial" w:hAnsi="Arial" w:cs="Arial"/>
              </w:rPr>
            </w:pPr>
            <w:ins w:id="10584"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F6B2" w14:textId="77777777" w:rsidR="001B0A6B" w:rsidRPr="00B80B78" w:rsidRDefault="001B0A6B" w:rsidP="00E822CA">
            <w:pPr>
              <w:rPr>
                <w:ins w:id="10585" w:author="Utente" w:date="2017-06-25T10:57:00Z"/>
                <w:rFonts w:ascii="Arial" w:hAnsi="Arial" w:cs="Arial"/>
              </w:rPr>
            </w:pPr>
            <w:ins w:id="10586"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43FBDEB" w14:textId="77777777" w:rsidR="001B0A6B" w:rsidRPr="00B80B78" w:rsidRDefault="001B0A6B" w:rsidP="00E822CA">
            <w:pPr>
              <w:rPr>
                <w:ins w:id="10587" w:author="Utente" w:date="2017-06-25T10:57:00Z"/>
                <w:rFonts w:ascii="Arial" w:eastAsia="Calibri" w:hAnsi="Arial" w:cs="Arial"/>
              </w:rPr>
            </w:pPr>
            <w:ins w:id="10588" w:author="Utente" w:date="2017-06-25T10:57:00Z">
              <w:r w:rsidRPr="00B80B78">
                <w:rPr>
                  <w:rFonts w:ascii="Arial" w:eastAsia="Calibri" w:hAnsi="Arial" w:cs="Arial"/>
                </w:rPr>
                <w:t>true</w:t>
              </w:r>
            </w:ins>
          </w:p>
        </w:tc>
      </w:tr>
      <w:tr w:rsidR="001B0A6B" w:rsidRPr="00B80B78" w14:paraId="1F0FF761" w14:textId="77777777" w:rsidTr="00E822CA">
        <w:trPr>
          <w:ins w:id="10589"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A2D78" w14:textId="77777777" w:rsidR="001B0A6B" w:rsidRPr="00B80B78" w:rsidRDefault="001B0A6B" w:rsidP="00E822CA">
            <w:pPr>
              <w:rPr>
                <w:ins w:id="10590" w:author="Utente" w:date="2017-06-25T10:57:00Z"/>
                <w:rFonts w:ascii="Arial" w:hAnsi="Arial" w:cs="Arial"/>
              </w:rPr>
            </w:pPr>
            <w:ins w:id="10591"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F21D8" w14:textId="77777777" w:rsidR="001B0A6B" w:rsidRPr="00B80B78" w:rsidRDefault="001B0A6B" w:rsidP="00E822CA">
            <w:pPr>
              <w:rPr>
                <w:ins w:id="10592" w:author="Utente" w:date="2017-06-25T10:57:00Z"/>
                <w:rFonts w:ascii="Arial" w:hAnsi="Arial" w:cs="Arial"/>
              </w:rPr>
            </w:pPr>
            <w:ins w:id="10593"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23FB8" w14:textId="77777777" w:rsidR="001B0A6B" w:rsidRPr="00B80B78" w:rsidRDefault="001B0A6B" w:rsidP="00E822CA">
            <w:pPr>
              <w:rPr>
                <w:ins w:id="10594" w:author="Utente" w:date="2017-06-25T10:57:00Z"/>
                <w:rFonts w:ascii="Arial" w:hAnsi="Arial" w:cs="Arial"/>
              </w:rPr>
            </w:pPr>
            <w:ins w:id="10595"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37765" w14:textId="77777777" w:rsidR="001B0A6B" w:rsidRPr="00B80B78" w:rsidRDefault="001B0A6B" w:rsidP="00E822CA">
            <w:pPr>
              <w:rPr>
                <w:ins w:id="10596" w:author="Utente" w:date="2017-06-25T10:57:00Z"/>
                <w:rFonts w:ascii="Arial" w:hAnsi="Arial" w:cs="Arial"/>
              </w:rPr>
            </w:pPr>
            <w:ins w:id="10597"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839C6" w14:textId="77777777" w:rsidR="001B0A6B" w:rsidRPr="00B80B78" w:rsidRDefault="001B0A6B" w:rsidP="00E822CA">
            <w:pPr>
              <w:rPr>
                <w:ins w:id="10598" w:author="Utente" w:date="2017-06-25T10:57:00Z"/>
                <w:rFonts w:ascii="Arial" w:hAnsi="Arial" w:cs="Arial"/>
              </w:rPr>
            </w:pPr>
            <w:ins w:id="10599"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0ED6A33" w14:textId="77777777" w:rsidR="001B0A6B" w:rsidRPr="00B80B78" w:rsidRDefault="001B0A6B" w:rsidP="00E822CA">
            <w:pPr>
              <w:rPr>
                <w:ins w:id="10600" w:author="Utente" w:date="2017-06-25T10:57:00Z"/>
                <w:rFonts w:ascii="Arial" w:eastAsia="Calibri" w:hAnsi="Arial" w:cs="Arial"/>
              </w:rPr>
            </w:pPr>
            <w:ins w:id="10601" w:author="Utente" w:date="2017-06-25T10:57:00Z">
              <w:r w:rsidRPr="00B80B78">
                <w:rPr>
                  <w:rFonts w:ascii="Arial" w:eastAsia="Calibri" w:hAnsi="Arial" w:cs="Arial"/>
                </w:rPr>
                <w:t>false</w:t>
              </w:r>
            </w:ins>
          </w:p>
        </w:tc>
      </w:tr>
      <w:tr w:rsidR="001B0A6B" w:rsidRPr="00B80B78" w14:paraId="64042858" w14:textId="77777777" w:rsidTr="00E822CA">
        <w:trPr>
          <w:ins w:id="10602"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1F757" w14:textId="77777777" w:rsidR="001B0A6B" w:rsidRPr="00B80B78" w:rsidRDefault="001B0A6B" w:rsidP="00E822CA">
            <w:pPr>
              <w:rPr>
                <w:ins w:id="10603" w:author="Utente" w:date="2017-06-25T10:57:00Z"/>
                <w:rFonts w:ascii="Arial" w:hAnsi="Arial" w:cs="Arial"/>
              </w:rPr>
            </w:pPr>
            <w:ins w:id="10604"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A99CC" w14:textId="77777777" w:rsidR="001B0A6B" w:rsidRPr="00B80B78" w:rsidRDefault="001B0A6B" w:rsidP="00E822CA">
            <w:pPr>
              <w:rPr>
                <w:ins w:id="10605" w:author="Utente" w:date="2017-06-25T10:57:00Z"/>
                <w:rFonts w:ascii="Arial" w:hAnsi="Arial" w:cs="Arial"/>
              </w:rPr>
            </w:pPr>
            <w:ins w:id="10606"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B151B" w14:textId="77777777" w:rsidR="001B0A6B" w:rsidRPr="00B80B78" w:rsidRDefault="001B0A6B" w:rsidP="00E822CA">
            <w:pPr>
              <w:rPr>
                <w:ins w:id="10607" w:author="Utente" w:date="2017-06-25T10:57:00Z"/>
                <w:rFonts w:ascii="Arial" w:hAnsi="Arial" w:cs="Arial"/>
              </w:rPr>
            </w:pPr>
            <w:ins w:id="10608"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57929" w14:textId="77777777" w:rsidR="001B0A6B" w:rsidRPr="00B80B78" w:rsidRDefault="001B0A6B" w:rsidP="00E822CA">
            <w:pPr>
              <w:rPr>
                <w:ins w:id="10609" w:author="Utente" w:date="2017-06-25T10:57:00Z"/>
                <w:rFonts w:ascii="Arial" w:hAnsi="Arial" w:cs="Arial"/>
              </w:rPr>
            </w:pPr>
            <w:ins w:id="10610"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5F742" w14:textId="77777777" w:rsidR="001B0A6B" w:rsidRPr="00B80B78" w:rsidRDefault="001B0A6B" w:rsidP="00E822CA">
            <w:pPr>
              <w:rPr>
                <w:ins w:id="10611" w:author="Utente" w:date="2017-06-25T10:57:00Z"/>
                <w:rFonts w:ascii="Arial" w:hAnsi="Arial" w:cs="Arial"/>
              </w:rPr>
            </w:pPr>
            <w:ins w:id="10612"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BCB5EE5" w14:textId="77777777" w:rsidR="001B0A6B" w:rsidRPr="00B80B78" w:rsidRDefault="001B0A6B" w:rsidP="00E822CA">
            <w:pPr>
              <w:rPr>
                <w:ins w:id="10613" w:author="Utente" w:date="2017-06-25T10:57:00Z"/>
                <w:rFonts w:ascii="Arial" w:eastAsia="Calibri" w:hAnsi="Arial" w:cs="Arial"/>
              </w:rPr>
            </w:pPr>
            <w:ins w:id="10614" w:author="Utente" w:date="2017-06-25T10:57:00Z">
              <w:r w:rsidRPr="00B80B78">
                <w:rPr>
                  <w:rFonts w:ascii="Arial" w:eastAsia="Calibri" w:hAnsi="Arial" w:cs="Arial"/>
                </w:rPr>
                <w:t>true</w:t>
              </w:r>
            </w:ins>
          </w:p>
        </w:tc>
      </w:tr>
      <w:tr w:rsidR="001B0A6B" w:rsidRPr="00B80B78" w14:paraId="790C81D0" w14:textId="77777777" w:rsidTr="00E822CA">
        <w:trPr>
          <w:ins w:id="10615"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C97CE" w14:textId="77777777" w:rsidR="001B0A6B" w:rsidRPr="00B80B78" w:rsidRDefault="001B0A6B" w:rsidP="00E822CA">
            <w:pPr>
              <w:rPr>
                <w:ins w:id="10616" w:author="Utente" w:date="2017-06-25T10:57:00Z"/>
                <w:rFonts w:ascii="Arial" w:hAnsi="Arial" w:cs="Arial"/>
              </w:rPr>
            </w:pPr>
            <w:ins w:id="10617" w:author="Utente" w:date="2017-06-25T10:57:00Z">
              <w:r w:rsidRPr="00B80B78">
                <w:rPr>
                  <w:rFonts w:ascii="Arial" w:eastAsia="Calibri" w:hAnsi="Arial" w:cs="Arial"/>
                </w:rPr>
                <w:lastRenderedPageBreak/>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87986" w14:textId="77777777" w:rsidR="001B0A6B" w:rsidRPr="00B80B78" w:rsidRDefault="001B0A6B" w:rsidP="00E822CA">
            <w:pPr>
              <w:rPr>
                <w:ins w:id="10618" w:author="Utente" w:date="2017-06-25T10:57:00Z"/>
                <w:rFonts w:ascii="Arial" w:hAnsi="Arial" w:cs="Arial"/>
              </w:rPr>
            </w:pPr>
            <w:ins w:id="10619"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AF2A7" w14:textId="77777777" w:rsidR="001B0A6B" w:rsidRPr="00B80B78" w:rsidRDefault="001B0A6B" w:rsidP="00E822CA">
            <w:pPr>
              <w:rPr>
                <w:ins w:id="10620" w:author="Utente" w:date="2017-06-25T10:57:00Z"/>
                <w:rFonts w:ascii="Arial" w:hAnsi="Arial" w:cs="Arial"/>
              </w:rPr>
            </w:pPr>
            <w:ins w:id="10621"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BDCDD" w14:textId="77777777" w:rsidR="001B0A6B" w:rsidRPr="00B80B78" w:rsidRDefault="001B0A6B" w:rsidP="00E822CA">
            <w:pPr>
              <w:rPr>
                <w:ins w:id="10622" w:author="Utente" w:date="2017-06-25T10:57:00Z"/>
                <w:rFonts w:ascii="Arial" w:hAnsi="Arial" w:cs="Arial"/>
              </w:rPr>
            </w:pPr>
            <w:ins w:id="10623"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4EF37" w14:textId="77777777" w:rsidR="001B0A6B" w:rsidRPr="00B80B78" w:rsidRDefault="001B0A6B" w:rsidP="00E822CA">
            <w:pPr>
              <w:rPr>
                <w:ins w:id="10624" w:author="Utente" w:date="2017-06-25T10:57:00Z"/>
                <w:rFonts w:ascii="Arial" w:hAnsi="Arial" w:cs="Arial"/>
              </w:rPr>
            </w:pPr>
            <w:ins w:id="10625"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A39DE28" w14:textId="77777777" w:rsidR="001B0A6B" w:rsidRPr="00B80B78" w:rsidRDefault="001B0A6B" w:rsidP="00E822CA">
            <w:pPr>
              <w:rPr>
                <w:ins w:id="10626" w:author="Utente" w:date="2017-06-25T10:57:00Z"/>
                <w:rFonts w:ascii="Arial" w:eastAsia="Calibri" w:hAnsi="Arial" w:cs="Arial"/>
              </w:rPr>
            </w:pPr>
            <w:ins w:id="10627" w:author="Utente" w:date="2017-06-25T10:57:00Z">
              <w:r w:rsidRPr="00B80B78">
                <w:rPr>
                  <w:rFonts w:ascii="Arial" w:eastAsia="Calibri" w:hAnsi="Arial" w:cs="Arial"/>
                </w:rPr>
                <w:t>true</w:t>
              </w:r>
            </w:ins>
          </w:p>
        </w:tc>
      </w:tr>
      <w:tr w:rsidR="001B0A6B" w:rsidRPr="00B80B78" w14:paraId="0CE7C609" w14:textId="77777777" w:rsidTr="00E822CA">
        <w:trPr>
          <w:ins w:id="10628"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D0E3B" w14:textId="77777777" w:rsidR="001B0A6B" w:rsidRPr="00B80B78" w:rsidRDefault="001B0A6B" w:rsidP="00E822CA">
            <w:pPr>
              <w:rPr>
                <w:ins w:id="10629" w:author="Utente" w:date="2017-06-25T10:57:00Z"/>
                <w:rFonts w:ascii="Arial" w:hAnsi="Arial" w:cs="Arial"/>
              </w:rPr>
            </w:pPr>
            <w:ins w:id="10630"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7EF70" w14:textId="77777777" w:rsidR="001B0A6B" w:rsidRPr="00B80B78" w:rsidRDefault="001B0A6B" w:rsidP="00E822CA">
            <w:pPr>
              <w:rPr>
                <w:ins w:id="10631" w:author="Utente" w:date="2017-06-25T10:57:00Z"/>
                <w:rFonts w:ascii="Arial" w:hAnsi="Arial" w:cs="Arial"/>
              </w:rPr>
            </w:pPr>
            <w:ins w:id="10632"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54DC" w14:textId="77777777" w:rsidR="001B0A6B" w:rsidRPr="00B80B78" w:rsidRDefault="001B0A6B" w:rsidP="00E822CA">
            <w:pPr>
              <w:rPr>
                <w:ins w:id="10633" w:author="Utente" w:date="2017-06-25T10:57:00Z"/>
                <w:rFonts w:ascii="Arial" w:hAnsi="Arial" w:cs="Arial"/>
              </w:rPr>
            </w:pPr>
            <w:ins w:id="10634"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9461B" w14:textId="77777777" w:rsidR="001B0A6B" w:rsidRPr="00B80B78" w:rsidRDefault="001B0A6B" w:rsidP="00E822CA">
            <w:pPr>
              <w:rPr>
                <w:ins w:id="10635" w:author="Utente" w:date="2017-06-25T10:57:00Z"/>
                <w:rFonts w:ascii="Arial" w:hAnsi="Arial" w:cs="Arial"/>
              </w:rPr>
            </w:pPr>
            <w:ins w:id="10636"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3268B" w14:textId="77777777" w:rsidR="001B0A6B" w:rsidRPr="00B80B78" w:rsidRDefault="001B0A6B" w:rsidP="00E822CA">
            <w:pPr>
              <w:rPr>
                <w:ins w:id="10637" w:author="Utente" w:date="2017-06-25T10:57:00Z"/>
                <w:rFonts w:ascii="Arial" w:hAnsi="Arial" w:cs="Arial"/>
              </w:rPr>
            </w:pPr>
            <w:ins w:id="10638"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211A66D5" w14:textId="77777777" w:rsidR="001B0A6B" w:rsidRPr="00B80B78" w:rsidRDefault="001B0A6B" w:rsidP="00E822CA">
            <w:pPr>
              <w:rPr>
                <w:ins w:id="10639" w:author="Utente" w:date="2017-06-25T10:57:00Z"/>
                <w:rFonts w:ascii="Arial" w:eastAsia="Calibri" w:hAnsi="Arial" w:cs="Arial"/>
              </w:rPr>
            </w:pPr>
            <w:ins w:id="10640" w:author="Utente" w:date="2017-06-25T10:57:00Z">
              <w:r w:rsidRPr="00B80B78">
                <w:rPr>
                  <w:rFonts w:ascii="Arial" w:eastAsia="Calibri" w:hAnsi="Arial" w:cs="Arial"/>
                </w:rPr>
                <w:t>false</w:t>
              </w:r>
            </w:ins>
          </w:p>
        </w:tc>
      </w:tr>
    </w:tbl>
    <w:p w14:paraId="459A8CA4" w14:textId="77777777" w:rsidR="001B0A6B" w:rsidRPr="00B80B78" w:rsidRDefault="001B0A6B">
      <w:pPr>
        <w:rPr>
          <w:rFonts w:ascii="Arial" w:hAnsi="Arial" w:cs="Arial"/>
        </w:rPr>
      </w:pPr>
    </w:p>
    <w:p w14:paraId="619FC62D" w14:textId="1910CD65" w:rsidR="005A2227" w:rsidRPr="00E352EF" w:rsidRDefault="00EB2324" w:rsidP="00B3632D">
      <w:pPr>
        <w:pStyle w:val="Stile1"/>
        <w:rPr>
          <w:lang w:val="en-GB"/>
        </w:rPr>
      </w:pPr>
      <w:bookmarkStart w:id="10641" w:name="_Toc463805774"/>
      <w:bookmarkStart w:id="10642" w:name="_Toc464487951"/>
      <w:r w:rsidRPr="00E352EF">
        <w:rPr>
          <w:lang w:val="en-GB"/>
        </w:rPr>
        <w:lastRenderedPageBreak/>
        <w:t>VTL-</w:t>
      </w:r>
      <w:r w:rsidR="0097053A" w:rsidRPr="00E352EF">
        <w:rPr>
          <w:lang w:val="en-GB"/>
        </w:rPr>
        <w:t>ML  -  Date operators and functions</w:t>
      </w:r>
      <w:bookmarkEnd w:id="10641"/>
      <w:bookmarkEnd w:id="10642"/>
    </w:p>
    <w:p w14:paraId="4982A92E" w14:textId="7EC3A2EC" w:rsidR="005A2227" w:rsidRPr="00E352EF" w:rsidDel="00BD26B7" w:rsidRDefault="0097053A" w:rsidP="00FD3798">
      <w:pPr>
        <w:pStyle w:val="Stile3"/>
        <w:rPr>
          <w:del w:id="10643" w:author="Utente" w:date="2017-07-05T17:35:00Z"/>
          <w:lang w:val="en-GB"/>
        </w:rPr>
      </w:pPr>
      <w:bookmarkStart w:id="10644" w:name="_Toc462659720"/>
      <w:bookmarkStart w:id="10645" w:name="_Toc463805775"/>
      <w:bookmarkStart w:id="10646" w:name="_Toc464487952"/>
      <w:del w:id="10647" w:author="Utente" w:date="2017-07-05T17:35:00Z">
        <w:r w:rsidRPr="00E352EF" w:rsidDel="00BD26B7">
          <w:rPr>
            <w:lang w:val="en-GB"/>
          </w:rPr>
          <w:delText>extract</w:delText>
        </w:r>
        <w:bookmarkEnd w:id="10644"/>
        <w:bookmarkEnd w:id="10645"/>
        <w:bookmarkEnd w:id="10646"/>
      </w:del>
    </w:p>
    <w:p w14:paraId="34A114B7" w14:textId="7CC4EF5E" w:rsidR="005A2227" w:rsidRPr="00E352EF" w:rsidDel="00BD26B7" w:rsidRDefault="0097053A" w:rsidP="00543198">
      <w:pPr>
        <w:rPr>
          <w:del w:id="10648" w:author="Utente" w:date="2017-07-05T17:35:00Z"/>
          <w:rFonts w:ascii="Cambria" w:eastAsia="Calibri" w:hAnsi="Cambria" w:cs="Calibri"/>
          <w:i/>
          <w:color w:val="5B9BD5"/>
        </w:rPr>
      </w:pPr>
      <w:del w:id="10649" w:author="Utente" w:date="2017-07-05T17:35:00Z">
        <w:r w:rsidRPr="00E352EF" w:rsidDel="00BD26B7">
          <w:rPr>
            <w:rFonts w:ascii="Cambria" w:eastAsia="Calibri" w:hAnsi="Cambria" w:cs="Calibri"/>
            <w:i/>
            <w:color w:val="5B9BD5"/>
          </w:rPr>
          <w:delText>Semantics</w:delText>
        </w:r>
      </w:del>
    </w:p>
    <w:p w14:paraId="22A48381" w14:textId="1A928E5C" w:rsidR="005A2227" w:rsidRPr="00E352EF" w:rsidDel="00BD26B7" w:rsidRDefault="0097053A" w:rsidP="00CF6D97">
      <w:pPr>
        <w:rPr>
          <w:del w:id="10650" w:author="Utente" w:date="2017-07-05T17:35:00Z"/>
          <w:rFonts w:ascii="Cambria" w:hAnsi="Cambria"/>
        </w:rPr>
      </w:pPr>
      <w:del w:id="10651" w:author="Utente" w:date="2017-07-05T17:35:00Z">
        <w:r w:rsidRPr="00E352EF" w:rsidDel="00BD26B7">
          <w:rPr>
            <w:rFonts w:ascii="Cambria" w:eastAsia="Calibri" w:hAnsi="Cambria" w:cs="Calibri"/>
          </w:rPr>
          <w:delText xml:space="preserve">The operator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returns an integer that is part of a given date, based on the value assumed by the </w:delText>
        </w:r>
        <w:r w:rsidRPr="00E352EF" w:rsidDel="00BD26B7">
          <w:rPr>
            <w:rFonts w:ascii="Cambria" w:eastAsia="Calibri" w:hAnsi="Cambria" w:cs="Calibri"/>
            <w:i/>
          </w:rPr>
          <w:delText xml:space="preserve">part </w:delText>
        </w:r>
        <w:r w:rsidRPr="00E352EF" w:rsidDel="00BD26B7">
          <w:rPr>
            <w:rFonts w:ascii="Cambria" w:eastAsia="Calibri" w:hAnsi="Cambria" w:cs="Calibri"/>
          </w:rPr>
          <w:delText>parameter.</w:delText>
        </w:r>
      </w:del>
    </w:p>
    <w:p w14:paraId="1C55A93B" w14:textId="036C0E8E" w:rsidR="00CF6D97" w:rsidRPr="00E352EF" w:rsidDel="00BD26B7" w:rsidRDefault="00CF6D97" w:rsidP="00CF6D97">
      <w:pPr>
        <w:rPr>
          <w:del w:id="10652" w:author="Utente" w:date="2017-07-05T17:35:00Z"/>
          <w:rFonts w:ascii="Cambria" w:eastAsia="Calibri" w:hAnsi="Cambria" w:cs="Calibri"/>
          <w:i/>
          <w:color w:val="5B9BD5"/>
        </w:rPr>
      </w:pPr>
    </w:p>
    <w:p w14:paraId="1D4A0D35" w14:textId="6B4933CD" w:rsidR="005A2227" w:rsidRPr="00E352EF" w:rsidDel="00BD26B7" w:rsidRDefault="0097053A" w:rsidP="00543198">
      <w:pPr>
        <w:rPr>
          <w:del w:id="10653" w:author="Utente" w:date="2017-07-05T17:35:00Z"/>
          <w:rFonts w:ascii="Cambria" w:eastAsia="Calibri" w:hAnsi="Cambria" w:cs="Calibri"/>
          <w:i/>
          <w:color w:val="5B9BD5"/>
        </w:rPr>
      </w:pPr>
      <w:del w:id="10654" w:author="Utente" w:date="2017-07-05T17:35:00Z">
        <w:r w:rsidRPr="00E352EF" w:rsidDel="00BD26B7">
          <w:rPr>
            <w:rFonts w:ascii="Cambria" w:eastAsia="Calibri" w:hAnsi="Cambria" w:cs="Calibri"/>
            <w:i/>
            <w:color w:val="5B9BD5"/>
          </w:rPr>
          <w:delText>Syntax</w:delText>
        </w:r>
      </w:del>
    </w:p>
    <w:p w14:paraId="3CE97CC0" w14:textId="2F2AF701" w:rsidR="005A2227" w:rsidRPr="00E352EF" w:rsidDel="00BD26B7" w:rsidRDefault="0097053A" w:rsidP="00CF6D97">
      <w:pPr>
        <w:rPr>
          <w:del w:id="10655" w:author="Utente" w:date="2017-07-05T17:35:00Z"/>
          <w:rFonts w:ascii="Cambria" w:hAnsi="Cambria"/>
        </w:rPr>
      </w:pPr>
      <w:del w:id="10656" w:author="Utente" w:date="2017-07-05T17:35:00Z">
        <w:r w:rsidRPr="00E352EF" w:rsidDel="00BD26B7">
          <w:rPr>
            <w:rFonts w:ascii="Cambria" w:eastAsia="Calibri" w:hAnsi="Cambria" w:cs="Calibri"/>
            <w:b/>
          </w:rPr>
          <w:delText>extract(</w:delText>
        </w:r>
        <w:r w:rsidRPr="00E352EF" w:rsidDel="00BD26B7">
          <w:rPr>
            <w:rFonts w:ascii="Cambria" w:eastAsia="Calibri" w:hAnsi="Cambria" w:cs="Calibri"/>
          </w:rPr>
          <w:delText xml:space="preserve"> </w:delText>
        </w:r>
        <w:r w:rsidRPr="00E352EF" w:rsidDel="00BD26B7">
          <w:rPr>
            <w:rFonts w:ascii="Cambria" w:eastAsia="Calibri" w:hAnsi="Cambria" w:cs="Calibri"/>
            <w:i/>
          </w:rPr>
          <w:delText>ds, part</w:delText>
        </w:r>
        <w:r w:rsidRPr="00E352EF" w:rsidDel="00BD26B7">
          <w:rPr>
            <w:rFonts w:ascii="Cambria" w:eastAsia="Calibri" w:hAnsi="Cambria" w:cs="Calibri"/>
          </w:rPr>
          <w:delText xml:space="preserve"> </w:delText>
        </w:r>
        <w:r w:rsidRPr="00E352EF" w:rsidDel="00BD26B7">
          <w:rPr>
            <w:rFonts w:ascii="Cambria" w:eastAsia="Calibri" w:hAnsi="Cambria" w:cs="Calibri"/>
            <w:b/>
          </w:rPr>
          <w:delText>)</w:delText>
        </w:r>
      </w:del>
    </w:p>
    <w:p w14:paraId="6463AB10" w14:textId="1E52A2C7" w:rsidR="00CF6D97" w:rsidRPr="00E352EF" w:rsidDel="00BD26B7" w:rsidRDefault="00CF6D97" w:rsidP="00CF6D97">
      <w:pPr>
        <w:rPr>
          <w:del w:id="10657" w:author="Utente" w:date="2017-07-05T17:35:00Z"/>
          <w:rFonts w:ascii="Cambria" w:eastAsia="Calibri" w:hAnsi="Cambria" w:cs="Calibri"/>
          <w:i/>
          <w:color w:val="5B9BD5"/>
        </w:rPr>
      </w:pPr>
    </w:p>
    <w:p w14:paraId="5EA6726E" w14:textId="7B201458" w:rsidR="005A2227" w:rsidRPr="00E352EF" w:rsidDel="00BD26B7" w:rsidRDefault="0097053A" w:rsidP="00543198">
      <w:pPr>
        <w:rPr>
          <w:del w:id="10658" w:author="Utente" w:date="2017-07-05T17:35:00Z"/>
          <w:rFonts w:ascii="Cambria" w:eastAsia="Calibri" w:hAnsi="Cambria" w:cs="Calibri"/>
          <w:i/>
          <w:color w:val="5B9BD5"/>
        </w:rPr>
      </w:pPr>
      <w:del w:id="10659" w:author="Utente" w:date="2017-07-05T17:35:00Z">
        <w:r w:rsidRPr="00E352EF" w:rsidDel="00BD26B7">
          <w:rPr>
            <w:rFonts w:ascii="Cambria" w:eastAsia="Calibri" w:hAnsi="Cambria" w:cs="Calibri"/>
            <w:i/>
            <w:color w:val="5B9BD5"/>
          </w:rPr>
          <w:delText>Parameters</w:delText>
        </w:r>
      </w:del>
    </w:p>
    <w:p w14:paraId="3280DC33" w14:textId="28D09DE8" w:rsidR="005A2227" w:rsidRPr="00E352EF" w:rsidDel="00BD26B7" w:rsidRDefault="00CF6D97" w:rsidP="00CF6D97">
      <w:pPr>
        <w:rPr>
          <w:del w:id="10660" w:author="Utente" w:date="2017-07-05T17:35:00Z"/>
          <w:rFonts w:ascii="Cambria" w:hAnsi="Cambria"/>
        </w:rPr>
      </w:pPr>
      <w:del w:id="10661" w:author="Utente" w:date="2017-07-05T17:35:00Z">
        <w:r w:rsidRPr="00E352EF" w:rsidDel="00BD26B7">
          <w:rPr>
            <w:rFonts w:ascii="Cambria" w:eastAsia="Calibri" w:hAnsi="Cambria" w:cs="Calibri"/>
            <w:i/>
          </w:rPr>
          <w:delText>d</w:delText>
        </w:r>
        <w:r w:rsidR="0097053A" w:rsidRPr="00E352EF" w:rsidDel="00BD26B7">
          <w:rPr>
            <w:rFonts w:ascii="Cambria" w:eastAsia="Calibri" w:hAnsi="Cambria" w:cs="Calibri"/>
            <w:i/>
          </w:rPr>
          <w:delText>s</w:delText>
        </w:r>
        <w:r w:rsidRPr="00E352EF" w:rsidDel="00BD26B7">
          <w:rPr>
            <w:rFonts w:ascii="Cambria" w:eastAsia="Calibri" w:hAnsi="Cambria" w:cs="Calibri"/>
          </w:rPr>
          <w:delText xml:space="preserve"> </w:delText>
        </w:r>
        <w:r w:rsidRPr="00E352EF" w:rsidDel="00BD26B7">
          <w:rPr>
            <w:rFonts w:ascii="Cambria" w:hAnsi="Cambria"/>
          </w:rPr>
          <w:delText>:</w:delText>
        </w:r>
        <w:r w:rsidR="0097053A" w:rsidRPr="00E352EF" w:rsidDel="00BD26B7">
          <w:rPr>
            <w:rFonts w:ascii="Cambria" w:eastAsia="Calibri" w:hAnsi="Cambria" w:cs="Calibri"/>
          </w:rPr>
          <w:delText xml:space="preserve"> [dataset {identifier &lt;IDENT&gt; as scalar-type}+ {measure &lt;IDENT&gt; as date}+ </w:delText>
        </w:r>
      </w:del>
    </w:p>
    <w:p w14:paraId="148C5C22" w14:textId="3F0D675E" w:rsidR="005A2227" w:rsidRPr="00E352EF" w:rsidDel="00BD26B7" w:rsidRDefault="0097053A" w:rsidP="00CF6D97">
      <w:pPr>
        <w:ind w:left="706"/>
        <w:rPr>
          <w:del w:id="10662" w:author="Utente" w:date="2017-07-05T17:35:00Z"/>
          <w:rFonts w:ascii="Cambria" w:hAnsi="Cambria"/>
        </w:rPr>
      </w:pPr>
      <w:del w:id="10663" w:author="Utente" w:date="2017-07-05T17:35:00Z">
        <w:r w:rsidRPr="00E352EF" w:rsidDel="00BD26B7">
          <w:rPr>
            <w:rFonts w:ascii="Cambria" w:eastAsia="Calibri" w:hAnsi="Cambria" w:cs="Calibri"/>
          </w:rPr>
          <w:delText xml:space="preserve">                    {attribute &lt;IDENT&gt; as scalar-type}*| date]</w:delText>
        </w:r>
      </w:del>
    </w:p>
    <w:p w14:paraId="67B74264" w14:textId="685DEAF4" w:rsidR="005A2227" w:rsidRPr="00E352EF" w:rsidDel="00BD26B7" w:rsidRDefault="00CF6D97" w:rsidP="00CF6D97">
      <w:pPr>
        <w:rPr>
          <w:del w:id="10664" w:author="Utente" w:date="2017-07-05T17:35:00Z"/>
          <w:rFonts w:ascii="Cambria" w:eastAsia="Calibri" w:hAnsi="Cambria" w:cs="Calibri"/>
        </w:rPr>
      </w:pPr>
      <w:del w:id="10665" w:author="Utente" w:date="2017-07-05T17:35:00Z">
        <w:r w:rsidRPr="00E352EF" w:rsidDel="00BD26B7">
          <w:rPr>
            <w:rFonts w:ascii="Cambria" w:eastAsia="Calibri" w:hAnsi="Cambria" w:cs="Calibri"/>
            <w:i/>
          </w:rPr>
          <w:delText>p</w:delText>
        </w:r>
        <w:r w:rsidR="0097053A" w:rsidRPr="00E352EF" w:rsidDel="00BD26B7">
          <w:rPr>
            <w:rFonts w:ascii="Cambria" w:eastAsia="Calibri" w:hAnsi="Cambria" w:cs="Calibri"/>
            <w:i/>
          </w:rPr>
          <w:delText>art</w:delText>
        </w:r>
        <w:r w:rsidRPr="00E352EF" w:rsidDel="00BD26B7">
          <w:rPr>
            <w:rFonts w:ascii="Cambria" w:eastAsia="Calibri" w:hAnsi="Cambria" w:cs="Calibri"/>
          </w:rPr>
          <w:delText xml:space="preserve"> : </w:delText>
        </w:r>
        <w:r w:rsidR="0097053A" w:rsidRPr="00E352EF" w:rsidDel="00BD26B7">
          <w:rPr>
            <w:rFonts w:ascii="Cambria" w:eastAsia="Calibri" w:hAnsi="Cambria" w:cs="Calibri"/>
          </w:rPr>
          <w:delText>string</w:delText>
        </w:r>
      </w:del>
    </w:p>
    <w:p w14:paraId="7C7ADF73" w14:textId="760B802F" w:rsidR="00DE5E99" w:rsidRPr="00E352EF" w:rsidDel="00BD26B7" w:rsidRDefault="00DE5E99" w:rsidP="00CF6D97">
      <w:pPr>
        <w:rPr>
          <w:del w:id="10666" w:author="Utente" w:date="2017-07-05T17:35:00Z"/>
          <w:rFonts w:ascii="Cambria" w:hAnsi="Cambria"/>
        </w:rPr>
      </w:pPr>
    </w:p>
    <w:p w14:paraId="10DB38EA" w14:textId="53EDD03F" w:rsidR="005A2227" w:rsidRPr="00E352EF" w:rsidDel="00BD26B7" w:rsidRDefault="0097053A" w:rsidP="00CF6D97">
      <w:pPr>
        <w:rPr>
          <w:del w:id="10667" w:author="Utente" w:date="2017-07-05T17:35:00Z"/>
          <w:rFonts w:ascii="Cambria" w:hAnsi="Cambria"/>
        </w:rPr>
      </w:pPr>
      <w:del w:id="10668" w:author="Utente" w:date="2017-07-05T17:35:00Z">
        <w:r w:rsidRPr="00E352EF" w:rsidDel="00BD26B7">
          <w:rPr>
            <w:rFonts w:ascii="Cambria" w:eastAsia="Calibri" w:hAnsi="Cambria" w:cs="Calibri"/>
            <w:i/>
          </w:rPr>
          <w:delText>ds</w:delText>
        </w:r>
        <w:r w:rsidRPr="00E352EF" w:rsidDel="00BD26B7">
          <w:rPr>
            <w:rFonts w:ascii="Cambria" w:eastAsia="Calibri" w:hAnsi="Cambria" w:cs="Calibri"/>
          </w:rPr>
          <w:delText xml:space="preserve"> – is the input </w:delText>
        </w:r>
        <w:r w:rsidR="00F4601C" w:rsidRPr="00E352EF" w:rsidDel="00BD26B7">
          <w:delText>Dataset</w:delText>
        </w:r>
        <w:r w:rsidRPr="00E352EF" w:rsidDel="00BD26B7">
          <w:rPr>
            <w:rFonts w:ascii="Cambria" w:eastAsia="Calibri" w:hAnsi="Cambria" w:cs="Calibri"/>
          </w:rPr>
          <w:delText xml:space="preserve"> or date.</w:delText>
        </w:r>
      </w:del>
    </w:p>
    <w:p w14:paraId="45231F7B" w14:textId="248312B1" w:rsidR="005A2227" w:rsidRPr="00E352EF" w:rsidDel="00BD26B7" w:rsidRDefault="0097053A" w:rsidP="00CF6D97">
      <w:pPr>
        <w:rPr>
          <w:del w:id="10669" w:author="Utente" w:date="2017-07-05T17:35:00Z"/>
          <w:rFonts w:ascii="Cambria" w:hAnsi="Cambria"/>
        </w:rPr>
      </w:pPr>
      <w:del w:id="10670"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 is the part of date (year, month or day) to extract.</w:delText>
        </w:r>
      </w:del>
    </w:p>
    <w:p w14:paraId="6F7B8D8B" w14:textId="5370E0B3" w:rsidR="00CF6D97" w:rsidRPr="00E352EF" w:rsidDel="00BD26B7" w:rsidRDefault="00CF6D97" w:rsidP="00CF6D97">
      <w:pPr>
        <w:rPr>
          <w:del w:id="10671" w:author="Utente" w:date="2017-07-05T17:35:00Z"/>
          <w:rFonts w:ascii="Cambria" w:eastAsia="Calibri" w:hAnsi="Cambria" w:cs="Calibri"/>
          <w:i/>
          <w:color w:val="5B9BD5"/>
        </w:rPr>
      </w:pPr>
    </w:p>
    <w:p w14:paraId="71F201DB" w14:textId="548CD8EA" w:rsidR="005A2227" w:rsidRPr="00E352EF" w:rsidDel="00BD26B7" w:rsidRDefault="0097053A" w:rsidP="00543198">
      <w:pPr>
        <w:rPr>
          <w:del w:id="10672" w:author="Utente" w:date="2017-07-05T17:35:00Z"/>
          <w:rFonts w:ascii="Cambria" w:eastAsia="Calibri" w:hAnsi="Cambria" w:cs="Calibri"/>
          <w:i/>
          <w:color w:val="5B9BD5"/>
        </w:rPr>
      </w:pPr>
      <w:del w:id="10673" w:author="Utente" w:date="2017-07-05T17:35:00Z">
        <w:r w:rsidRPr="00E352EF" w:rsidDel="00BD26B7">
          <w:rPr>
            <w:rFonts w:ascii="Cambria" w:eastAsia="Calibri" w:hAnsi="Cambria" w:cs="Calibri"/>
            <w:i/>
            <w:color w:val="5B9BD5"/>
          </w:rPr>
          <w:delText>Constraints</w:delText>
        </w:r>
      </w:del>
    </w:p>
    <w:p w14:paraId="6C3E3235" w14:textId="2EFA3A1F" w:rsidR="005A2227" w:rsidRPr="00E352EF" w:rsidDel="00BD26B7" w:rsidRDefault="0097053A" w:rsidP="008A7573">
      <w:pPr>
        <w:numPr>
          <w:ilvl w:val="0"/>
          <w:numId w:val="4"/>
        </w:numPr>
        <w:ind w:left="360"/>
        <w:rPr>
          <w:del w:id="10674" w:author="Utente" w:date="2017-07-05T17:35:00Z"/>
          <w:rFonts w:ascii="Cambria" w:hAnsi="Cambria"/>
        </w:rPr>
      </w:pPr>
      <w:del w:id="10675"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can assume a restricted number of values (“A”, "S", "Q", “M” , "W", “D”).</w:delText>
        </w:r>
      </w:del>
    </w:p>
    <w:p w14:paraId="2918FAA4" w14:textId="2F157AC6" w:rsidR="00CF6D97" w:rsidRPr="00E352EF" w:rsidDel="00BD26B7" w:rsidRDefault="0097053A" w:rsidP="00CF6D97">
      <w:pPr>
        <w:rPr>
          <w:del w:id="10676" w:author="Utente" w:date="2017-07-05T17:35:00Z"/>
          <w:rFonts w:ascii="Cambria" w:eastAsia="Calibri" w:hAnsi="Cambria" w:cs="Calibri"/>
          <w:i/>
          <w:color w:val="5B9BD5"/>
        </w:rPr>
      </w:pPr>
      <w:del w:id="10677"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it must have only date Measure Component</w:delText>
        </w:r>
        <w:r w:rsidR="00A126DE" w:rsidRPr="00E352EF" w:rsidDel="00BD26B7">
          <w:rPr>
            <w:rFonts w:ascii="Cambria" w:eastAsia="Calibri" w:hAnsi="Cambria" w:cs="Calibri"/>
          </w:rPr>
          <w:delText>.</w:delText>
        </w:r>
        <w:r w:rsidRPr="00E352EF" w:rsidDel="00BD26B7">
          <w:rPr>
            <w:rFonts w:ascii="Cambria" w:eastAsia="Calibri" w:hAnsi="Cambria" w:cs="Calibri"/>
          </w:rPr>
          <w:delText xml:space="preserve"> </w:delText>
        </w:r>
      </w:del>
    </w:p>
    <w:p w14:paraId="3E5421E5" w14:textId="1E4A2048" w:rsidR="005A2227" w:rsidRPr="00E352EF" w:rsidDel="00BD26B7" w:rsidRDefault="0097053A" w:rsidP="00CF6D97">
      <w:pPr>
        <w:rPr>
          <w:del w:id="10678" w:author="Utente" w:date="2017-07-05T17:35:00Z"/>
          <w:rFonts w:ascii="Cambria" w:hAnsi="Cambria"/>
        </w:rPr>
      </w:pPr>
      <w:del w:id="10679" w:author="Utente" w:date="2017-07-05T17:35:00Z">
        <w:r w:rsidRPr="00E352EF" w:rsidDel="00BD26B7">
          <w:rPr>
            <w:rFonts w:ascii="Cambria" w:eastAsia="Calibri" w:hAnsi="Cambria" w:cs="Calibri"/>
            <w:i/>
            <w:color w:val="5B9BD5"/>
          </w:rPr>
          <w:delText>Returns</w:delText>
        </w:r>
      </w:del>
    </w:p>
    <w:p w14:paraId="3CA5307F" w14:textId="04DE81EB" w:rsidR="005A2227" w:rsidRPr="00E352EF" w:rsidDel="00BD26B7" w:rsidRDefault="0097053A" w:rsidP="00CF6D97">
      <w:pPr>
        <w:rPr>
          <w:del w:id="10680" w:author="Utente" w:date="2017-07-05T17:35:00Z"/>
          <w:rFonts w:ascii="Cambria" w:hAnsi="Cambria"/>
        </w:rPr>
      </w:pPr>
      <w:del w:id="10681"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date value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an integer value that is the part of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specified in the </w:delText>
        </w:r>
        <w:r w:rsidRPr="00E352EF" w:rsidDel="00BD26B7">
          <w:rPr>
            <w:rFonts w:ascii="Cambria" w:eastAsia="Calibri" w:hAnsi="Cambria" w:cs="Calibri"/>
            <w:i/>
          </w:rPr>
          <w:delText>part</w:delText>
        </w:r>
        <w:r w:rsidRPr="00E352EF" w:rsidDel="00BD26B7">
          <w:rPr>
            <w:rFonts w:ascii="Cambria" w:eastAsia="Calibri" w:hAnsi="Cambria" w:cs="Calibri"/>
          </w:rPr>
          <w:delText xml:space="preserve"> parameter.</w:delText>
        </w:r>
      </w:del>
    </w:p>
    <w:p w14:paraId="28425DF7" w14:textId="1E603B8E" w:rsidR="005A2227" w:rsidRPr="00E352EF" w:rsidDel="00BD26B7" w:rsidRDefault="0097053A" w:rsidP="00CF6D97">
      <w:pPr>
        <w:rPr>
          <w:del w:id="10682" w:author="Utente" w:date="2017-07-05T17:35:00Z"/>
          <w:rFonts w:ascii="Cambria" w:hAnsi="Cambria"/>
        </w:rPr>
      </w:pPr>
      <w:del w:id="10683"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xml:space="preserv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 </w:delText>
        </w:r>
        <w:r w:rsidR="00F4601C" w:rsidRPr="00E352EF" w:rsidDel="00BD26B7">
          <w:delText>Dataset</w:delText>
        </w:r>
        <w:r w:rsidRPr="00E352EF" w:rsidDel="00BD26B7">
          <w:rPr>
            <w:rFonts w:ascii="Cambria" w:eastAsia="Calibri" w:hAnsi="Cambria" w:cs="Calibri"/>
          </w:rPr>
          <w:delText xml:space="preserve"> having all the Identifier, Measure and Attribute Components of </w:delText>
        </w:r>
        <w:r w:rsidR="00A126DE" w:rsidRPr="00E352EF" w:rsidDel="00BD26B7">
          <w:rPr>
            <w:rFonts w:ascii="Cambria" w:eastAsia="Calibri" w:hAnsi="Cambria" w:cs="Calibri"/>
            <w:i/>
          </w:rPr>
          <w:delText>ds</w:delText>
        </w:r>
        <w:r w:rsidRPr="00E352EF" w:rsidDel="00BD26B7">
          <w:rPr>
            <w:rFonts w:ascii="Cambria" w:eastAsia="Calibri" w:hAnsi="Cambria" w:cs="Calibri"/>
          </w:rPr>
          <w:delText xml:space="preserve">, where the Measure Components </w:delText>
        </w:r>
        <w:r w:rsidR="00A126DE" w:rsidRPr="00E352EF" w:rsidDel="00BD26B7">
          <w:rPr>
            <w:rFonts w:ascii="Cambria" w:eastAsia="Calibri" w:hAnsi="Cambria" w:cs="Calibri"/>
          </w:rPr>
          <w:delText xml:space="preserve">change the data </w:delText>
        </w:r>
        <w:r w:rsidRPr="00E352EF" w:rsidDel="00BD26B7">
          <w:rPr>
            <w:rFonts w:ascii="Cambria" w:eastAsia="Calibri" w:hAnsi="Cambria" w:cs="Calibri"/>
          </w:rPr>
          <w:delText>in type (from date to int</w:delText>
        </w:r>
        <w:r w:rsidR="00D12DF5" w:rsidRPr="00E352EF" w:rsidDel="00BD26B7">
          <w:rPr>
            <w:rFonts w:ascii="Cambria" w:eastAsia="Calibri" w:hAnsi="Cambria" w:cs="Calibri"/>
          </w:rPr>
          <w:delText>eger</w:delText>
        </w:r>
        <w:r w:rsidRPr="00E352EF" w:rsidDel="00BD26B7">
          <w:rPr>
            <w:rFonts w:ascii="Cambria" w:eastAsia="Calibri" w:hAnsi="Cambria" w:cs="Calibri"/>
          </w:rPr>
          <w:delText xml:space="preserve">) and assume the values of part of the dates (on the base of the </w:delText>
        </w:r>
        <w:r w:rsidRPr="00E352EF" w:rsidDel="00BD26B7">
          <w:rPr>
            <w:rFonts w:ascii="Cambria" w:eastAsia="Calibri" w:hAnsi="Cambria" w:cs="Calibri"/>
            <w:i/>
          </w:rPr>
          <w:delText>part</w:delText>
        </w:r>
        <w:r w:rsidRPr="00E352EF" w:rsidDel="00BD26B7">
          <w:rPr>
            <w:rFonts w:ascii="Cambria" w:eastAsia="Calibri" w:hAnsi="Cambria" w:cs="Calibri"/>
          </w:rPr>
          <w:delText>)  in the input Measure Components</w:delText>
        </w:r>
      </w:del>
    </w:p>
    <w:p w14:paraId="151BA0CE" w14:textId="6CD9870E" w:rsidR="00CF6D97" w:rsidRPr="00E352EF" w:rsidDel="00BD26B7" w:rsidRDefault="00CF6D97" w:rsidP="00CF6D97">
      <w:pPr>
        <w:rPr>
          <w:del w:id="10684" w:author="Utente" w:date="2017-07-05T17:35:00Z"/>
          <w:rFonts w:ascii="Cambria" w:eastAsia="Calibri" w:hAnsi="Cambria" w:cs="Calibri"/>
          <w:i/>
          <w:color w:val="5B9BD5"/>
        </w:rPr>
      </w:pPr>
    </w:p>
    <w:p w14:paraId="5FF4AAAB" w14:textId="7638B732" w:rsidR="005A2227" w:rsidRPr="00E352EF" w:rsidDel="00BD26B7" w:rsidRDefault="0097053A" w:rsidP="00543198">
      <w:pPr>
        <w:rPr>
          <w:del w:id="10685" w:author="Utente" w:date="2017-07-05T17:35:00Z"/>
          <w:rFonts w:ascii="Cambria" w:eastAsia="Calibri" w:hAnsi="Cambria" w:cs="Calibri"/>
          <w:i/>
          <w:color w:val="5B9BD5"/>
        </w:rPr>
      </w:pPr>
      <w:del w:id="10686" w:author="Utente" w:date="2017-07-05T17:35:00Z">
        <w:r w:rsidRPr="00E352EF" w:rsidDel="00BD26B7">
          <w:rPr>
            <w:rFonts w:ascii="Cambria" w:eastAsia="Calibri" w:hAnsi="Cambria" w:cs="Calibri"/>
            <w:i/>
            <w:color w:val="5B9BD5"/>
          </w:rPr>
          <w:delText>Examples</w:delText>
        </w:r>
      </w:del>
    </w:p>
    <w:p w14:paraId="484445ED" w14:textId="5793A4A6" w:rsidR="005A2227" w:rsidRPr="00E352EF" w:rsidDel="00BD26B7" w:rsidRDefault="00EA6708" w:rsidP="00CF6D97">
      <w:pPr>
        <w:rPr>
          <w:del w:id="10687" w:author="Utente" w:date="2017-07-05T17:35:00Z"/>
          <w:rFonts w:ascii="Cambria" w:hAnsi="Cambria"/>
        </w:rPr>
      </w:pPr>
      <w:del w:id="10688" w:author="Utente" w:date="2017-07-05T17:35:00Z">
        <w:r w:rsidRPr="00E352EF" w:rsidDel="00BD26B7">
          <w:rPr>
            <w:rFonts w:ascii="Cambria" w:hAnsi="Cambria"/>
          </w:rPr>
          <w:delText>O</w:delText>
        </w:r>
        <w:r w:rsidR="0097053A" w:rsidRPr="00E352EF" w:rsidDel="00BD26B7">
          <w:rPr>
            <w:rFonts w:ascii="Cambria" w:hAnsi="Cambria"/>
          </w:rPr>
          <w:delText>n date</w:delText>
        </w:r>
      </w:del>
    </w:p>
    <w:p w14:paraId="7E3B6CD6" w14:textId="45AB86E1" w:rsidR="005A2227" w:rsidRPr="00E352EF" w:rsidDel="00BD26B7" w:rsidRDefault="00EA6708" w:rsidP="00CF6D97">
      <w:pPr>
        <w:rPr>
          <w:del w:id="10689" w:author="Utente" w:date="2017-07-05T17:35:00Z"/>
          <w:rFonts w:ascii="Cambria" w:hAnsi="Cambria"/>
        </w:rPr>
      </w:pPr>
      <w:del w:id="10690" w:author="Utente" w:date="2017-07-05T17:35:00Z">
        <w:r w:rsidRPr="00E352EF" w:rsidDel="00BD26B7">
          <w:rPr>
            <w:rFonts w:ascii="Cambria" w:eastAsia="Calibri" w:hAnsi="Cambria" w:cs="Calibri"/>
          </w:rPr>
          <w:delText xml:space="preserve">1) </w:delText>
        </w:r>
        <w:r w:rsidR="0097053A" w:rsidRPr="00E352EF" w:rsidDel="00BD26B7">
          <w:rPr>
            <w:rFonts w:ascii="Cambria" w:eastAsia="Calibri" w:hAnsi="Cambria" w:cs="Calibri"/>
          </w:rPr>
          <w:delText xml:space="preserve">If A = 28/02/2016 </w:delText>
        </w:r>
      </w:del>
    </w:p>
    <w:p w14:paraId="48CB427B" w14:textId="52D08E70" w:rsidR="005A2227" w:rsidRPr="00576524" w:rsidDel="00BD26B7" w:rsidRDefault="0097053A" w:rsidP="00EA6708">
      <w:pPr>
        <w:ind w:left="706"/>
        <w:rPr>
          <w:del w:id="10691" w:author="Utente" w:date="2017-07-05T17:35:00Z"/>
          <w:rFonts w:ascii="Cambria" w:hAnsi="Cambria"/>
          <w:lang w:val="es-ES"/>
        </w:rPr>
      </w:pPr>
      <w:del w:id="10692" w:author="Utente" w:date="2017-07-05T17:35:00Z">
        <w:r w:rsidRPr="00576524" w:rsidDel="00BD26B7">
          <w:rPr>
            <w:rFonts w:ascii="Cambria" w:eastAsia="Calibri" w:hAnsi="Cambria" w:cs="Calibri"/>
            <w:lang w:val="es-ES"/>
          </w:rPr>
          <w:delText xml:space="preserve">B := </w:delText>
        </w:r>
        <w:r w:rsidRPr="00576524" w:rsidDel="00BD26B7">
          <w:rPr>
            <w:rFonts w:ascii="Cambria" w:eastAsia="Calibri" w:hAnsi="Cambria" w:cs="Calibri"/>
            <w:b/>
            <w:lang w:val="es-ES"/>
          </w:rPr>
          <w:delText>extract</w:delText>
        </w:r>
        <w:r w:rsidRPr="00576524" w:rsidDel="00BD26B7">
          <w:rPr>
            <w:rFonts w:ascii="Cambria" w:eastAsia="Calibri" w:hAnsi="Cambria" w:cs="Calibri"/>
            <w:lang w:val="es-ES"/>
          </w:rPr>
          <w:delText xml:space="preserve"> (A, “Y</w:delText>
        </w:r>
      </w:del>
      <w:ins w:id="10693" w:author="Laura Viignola" w:date="2017-05-10T16:22:00Z">
        <w:del w:id="10694" w:author="Utente" w:date="2017-07-05T17:35:00Z">
          <w:r w:rsidR="003A4B63" w:rsidDel="00BD26B7">
            <w:rPr>
              <w:rFonts w:ascii="Cambria" w:eastAsia="Calibri" w:hAnsi="Cambria" w:cs="Calibri"/>
              <w:lang w:val="es-ES"/>
            </w:rPr>
            <w:delText>A</w:delText>
          </w:r>
        </w:del>
      </w:ins>
      <w:del w:id="10695" w:author="Utente" w:date="2017-07-05T17:35:00Z">
        <w:r w:rsidRPr="00576524" w:rsidDel="00BD26B7">
          <w:rPr>
            <w:rFonts w:ascii="Cambria" w:eastAsia="Calibri" w:hAnsi="Cambria" w:cs="Calibri"/>
            <w:lang w:val="es-ES"/>
          </w:rPr>
          <w:delText xml:space="preserve">”)  </w:delText>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Pr="00576524" w:rsidDel="00BD26B7">
          <w:rPr>
            <w:rFonts w:ascii="Cambria" w:eastAsia="Calibri" w:hAnsi="Cambria" w:cs="Calibri"/>
            <w:lang w:val="es-ES"/>
          </w:rPr>
          <w:delText>B = 2016</w:delText>
        </w:r>
      </w:del>
    </w:p>
    <w:p w14:paraId="38C24286" w14:textId="2952F8B8" w:rsidR="005A2227" w:rsidRPr="00E352EF" w:rsidDel="00BD26B7" w:rsidRDefault="0097053A" w:rsidP="00EA6708">
      <w:pPr>
        <w:ind w:left="706"/>
        <w:rPr>
          <w:del w:id="10696" w:author="Utente" w:date="2017-07-05T17:35:00Z"/>
          <w:rFonts w:ascii="Cambria" w:eastAsia="Calibri" w:hAnsi="Cambria" w:cs="Calibri"/>
        </w:rPr>
      </w:pPr>
      <w:del w:id="10697" w:author="Utente" w:date="2017-07-05T17:35:00Z">
        <w:r w:rsidRPr="00E352EF" w:rsidDel="00BD26B7">
          <w:rPr>
            <w:rFonts w:ascii="Cambria" w:eastAsia="Calibri" w:hAnsi="Cambria" w:cs="Calibri"/>
          </w:rPr>
          <w:delText xml:space="preserve">B :=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(A, “M”)  </w:delText>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Pr="00E352EF" w:rsidDel="00BD26B7">
          <w:rPr>
            <w:rFonts w:ascii="Cambria" w:eastAsia="Calibri" w:hAnsi="Cambria" w:cs="Calibri"/>
          </w:rPr>
          <w:delText>B = 2</w:delText>
        </w:r>
      </w:del>
    </w:p>
    <w:p w14:paraId="0F7EE05B" w14:textId="6F1C68BB" w:rsidR="00EA6708" w:rsidRPr="00E352EF" w:rsidDel="00BD26B7" w:rsidRDefault="00EA6708" w:rsidP="00EA6708">
      <w:pPr>
        <w:ind w:left="706"/>
        <w:rPr>
          <w:del w:id="10698" w:author="Utente" w:date="2017-07-05T17:35:00Z"/>
          <w:rFonts w:ascii="Cambria" w:hAnsi="Cambria"/>
        </w:rPr>
      </w:pPr>
    </w:p>
    <w:p w14:paraId="1171B617" w14:textId="6B4BA7D2" w:rsidR="005A2227" w:rsidRPr="00E352EF" w:rsidDel="00BD26B7" w:rsidRDefault="00EA6708">
      <w:pPr>
        <w:rPr>
          <w:del w:id="10699" w:author="Utente" w:date="2017-07-05T17:35:00Z"/>
          <w:rFonts w:ascii="Cambria" w:hAnsi="Cambria"/>
        </w:rPr>
      </w:pPr>
      <w:del w:id="10700" w:author="Utente" w:date="2017-07-05T17:35:00Z">
        <w:r w:rsidRPr="00E352EF" w:rsidDel="00BD26B7">
          <w:rPr>
            <w:rFonts w:ascii="Cambria" w:hAnsi="Cambria"/>
          </w:rPr>
          <w:delText>O</w:delText>
        </w:r>
        <w:r w:rsidR="0097053A" w:rsidRPr="00E352EF" w:rsidDel="00BD26B7">
          <w:rPr>
            <w:rFonts w:ascii="Cambria" w:hAnsi="Cambria"/>
          </w:rPr>
          <w:delText xml:space="preserve">n </w:delText>
        </w:r>
        <w:r w:rsidR="00F4601C" w:rsidRPr="00E352EF" w:rsidDel="00BD26B7">
          <w:delText>Dataset</w:delText>
        </w:r>
      </w:del>
    </w:p>
    <w:p w14:paraId="52633837" w14:textId="21F29821" w:rsidR="00EA6708" w:rsidRPr="00E352EF" w:rsidDel="00BD26B7" w:rsidRDefault="000B5270" w:rsidP="00EA6708">
      <w:pPr>
        <w:rPr>
          <w:del w:id="10701" w:author="Utente" w:date="2017-07-05T17:35:00Z"/>
          <w:rFonts w:ascii="Cambria" w:hAnsi="Cambria"/>
        </w:rPr>
      </w:pPr>
      <w:del w:id="10702" w:author="Utente" w:date="2017-07-05T17:35:00Z">
        <w:r w:rsidRPr="00E352EF" w:rsidDel="00BD26B7">
          <w:rPr>
            <w:rFonts w:ascii="Cambria" w:eastAsia="Calibri" w:hAnsi="Cambria" w:cs="Calibri"/>
          </w:rPr>
          <w:delText>2</w:delText>
        </w:r>
        <w:r w:rsidR="00EA6708" w:rsidRPr="00E352EF" w:rsidDel="00BD26B7">
          <w:rPr>
            <w:rFonts w:ascii="Cambria" w:eastAsia="Calibri" w:hAnsi="Cambria" w:cs="Calibri"/>
          </w:rPr>
          <w:delText xml:space="preserve">) ds_2:= </w:delText>
        </w:r>
        <w:r w:rsidR="00EA6708" w:rsidRPr="00E352EF" w:rsidDel="00BD26B7">
          <w:rPr>
            <w:rFonts w:ascii="Cambria" w:eastAsia="Calibri" w:hAnsi="Cambria" w:cs="Calibri"/>
            <w:b/>
          </w:rPr>
          <w:delText>extract (</w:delText>
        </w:r>
        <w:r w:rsidR="00EA6708" w:rsidRPr="00E352EF" w:rsidDel="00BD26B7">
          <w:rPr>
            <w:rFonts w:ascii="Cambria" w:eastAsia="Calibri" w:hAnsi="Cambria" w:cs="Calibri"/>
          </w:rPr>
          <w:delText>ds_1, “Y</w:delText>
        </w:r>
      </w:del>
      <w:ins w:id="10703" w:author="Laura Viignola" w:date="2017-05-10T16:22:00Z">
        <w:del w:id="10704" w:author="Utente" w:date="2017-07-05T17:35:00Z">
          <w:r w:rsidR="003A4B63" w:rsidDel="00BD26B7">
            <w:rPr>
              <w:rFonts w:ascii="Cambria" w:eastAsia="Calibri" w:hAnsi="Cambria" w:cs="Calibri"/>
            </w:rPr>
            <w:delText>A</w:delText>
          </w:r>
        </w:del>
      </w:ins>
      <w:del w:id="10705" w:author="Utente" w:date="2017-07-05T17:35:00Z">
        <w:r w:rsidR="00EA6708" w:rsidRPr="00E352EF" w:rsidDel="00BD26B7">
          <w:rPr>
            <w:rFonts w:ascii="Cambria" w:eastAsia="Calibri" w:hAnsi="Cambria" w:cs="Calibri"/>
          </w:rPr>
          <w:delText>”)</w:delText>
        </w:r>
      </w:del>
    </w:p>
    <w:p w14:paraId="43708819" w14:textId="72C2E9AD" w:rsidR="00EA6708" w:rsidRPr="00E352EF" w:rsidDel="00BD26B7" w:rsidRDefault="00EA6708">
      <w:pPr>
        <w:rPr>
          <w:del w:id="10706" w:author="Utente" w:date="2017-07-05T17:35: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BD26B7" w14:paraId="64766754" w14:textId="07AF77DA">
        <w:trPr>
          <w:del w:id="10707" w:author="Utente" w:date="2017-07-05T17:35: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21F30F" w14:textId="13F3B690" w:rsidR="005A2227" w:rsidRPr="00E352EF" w:rsidDel="00BD26B7" w:rsidRDefault="0097053A">
            <w:pPr>
              <w:rPr>
                <w:del w:id="10708" w:author="Utente" w:date="2017-07-05T17:35:00Z"/>
              </w:rPr>
            </w:pPr>
            <w:del w:id="10709" w:author="Utente" w:date="2017-07-05T17:35:00Z">
              <w:r w:rsidRPr="00E352EF" w:rsidDel="00BD26B7">
                <w:rPr>
                  <w:rFonts w:ascii="Calibri" w:eastAsia="Calibri" w:hAnsi="Calibri" w:cs="Calibri"/>
                </w:rPr>
                <w:delText>ds_1</w:delText>
              </w:r>
            </w:del>
          </w:p>
        </w:tc>
      </w:tr>
      <w:tr w:rsidR="005A2227" w:rsidRPr="00E352EF" w:rsidDel="00BD26B7" w14:paraId="5305C5CC" w14:textId="047EA773">
        <w:trPr>
          <w:del w:id="10710"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6FC66" w14:textId="10B14A21" w:rsidR="005A2227" w:rsidRPr="00E352EF" w:rsidDel="00BD26B7" w:rsidRDefault="0097053A">
            <w:pPr>
              <w:rPr>
                <w:del w:id="10711" w:author="Utente" w:date="2017-07-05T17:35:00Z"/>
              </w:rPr>
            </w:pPr>
            <w:del w:id="10712"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EDAAB2" w14:textId="44256E8A" w:rsidR="005A2227" w:rsidRPr="00E352EF" w:rsidDel="00BD26B7" w:rsidRDefault="0097053A">
            <w:pPr>
              <w:rPr>
                <w:del w:id="10713" w:author="Utente" w:date="2017-07-05T17:35:00Z"/>
              </w:rPr>
            </w:pPr>
            <w:del w:id="10714" w:author="Utente" w:date="2017-07-05T17:35:00Z">
              <w:r w:rsidRPr="00E352EF" w:rsidDel="00BD26B7">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BA601B" w14:textId="2722FE33" w:rsidR="005A2227" w:rsidRPr="00E352EF" w:rsidDel="00BD26B7" w:rsidRDefault="0097053A">
            <w:pPr>
              <w:rPr>
                <w:del w:id="10715" w:author="Utente" w:date="2017-07-05T17:35:00Z"/>
              </w:rPr>
            </w:pPr>
            <w:del w:id="10716" w:author="Utente" w:date="2017-07-05T17:35:00Z">
              <w:r w:rsidRPr="00E352EF" w:rsidDel="00BD26B7">
                <w:rPr>
                  <w:rFonts w:ascii="Calibri" w:eastAsia="Calibri" w:hAnsi="Calibri" w:cs="Calibri"/>
                  <w:b/>
                </w:rPr>
                <w:delText>M1</w:delText>
              </w:r>
            </w:del>
          </w:p>
        </w:tc>
      </w:tr>
      <w:tr w:rsidR="005A2227" w:rsidRPr="00E352EF" w:rsidDel="00BD26B7" w14:paraId="5F9223F5" w14:textId="664C8ECC">
        <w:trPr>
          <w:del w:id="10717"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202B8" w14:textId="064C76E3" w:rsidR="005A2227" w:rsidRPr="00E352EF" w:rsidDel="00BD26B7" w:rsidRDefault="0097053A">
            <w:pPr>
              <w:rPr>
                <w:del w:id="10718" w:author="Utente" w:date="2017-07-05T17:35:00Z"/>
              </w:rPr>
            </w:pPr>
            <w:del w:id="10719"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F1DFD" w14:textId="590FB502" w:rsidR="005A2227" w:rsidRPr="00E352EF" w:rsidDel="00BD26B7" w:rsidRDefault="0097053A">
            <w:pPr>
              <w:rPr>
                <w:del w:id="10720" w:author="Utente" w:date="2017-07-05T17:35:00Z"/>
              </w:rPr>
            </w:pPr>
            <w:del w:id="10721" w:author="Utente" w:date="2017-07-05T17:35:00Z">
              <w:r w:rsidRPr="00E352EF" w:rsidDel="00BD26B7">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E6840" w14:textId="734CD9CD" w:rsidR="005A2227" w:rsidRPr="00E352EF" w:rsidDel="00BD26B7" w:rsidRDefault="0097053A">
            <w:pPr>
              <w:rPr>
                <w:del w:id="10722" w:author="Utente" w:date="2017-07-05T17:35:00Z"/>
              </w:rPr>
            </w:pPr>
            <w:del w:id="10723" w:author="Utente" w:date="2017-07-05T17:35:00Z">
              <w:r w:rsidRPr="00E352EF" w:rsidDel="00BD26B7">
                <w:rPr>
                  <w:rFonts w:ascii="Calibri" w:eastAsia="Calibri" w:hAnsi="Calibri" w:cs="Calibri"/>
                </w:rPr>
                <w:delText>2015/12/10</w:delText>
              </w:r>
            </w:del>
          </w:p>
        </w:tc>
      </w:tr>
      <w:tr w:rsidR="005A2227" w:rsidRPr="00E352EF" w:rsidDel="00BD26B7" w14:paraId="04DFED6C" w14:textId="4F5B5171">
        <w:trPr>
          <w:del w:id="10724"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A5D80" w14:textId="37BBB711" w:rsidR="005A2227" w:rsidRPr="00E352EF" w:rsidDel="00BD26B7" w:rsidRDefault="0097053A">
            <w:pPr>
              <w:rPr>
                <w:del w:id="10725" w:author="Utente" w:date="2017-07-05T17:35:00Z"/>
              </w:rPr>
            </w:pPr>
            <w:del w:id="10726"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1B5C3" w14:textId="19613279" w:rsidR="005A2227" w:rsidRPr="00E352EF" w:rsidDel="00BD26B7" w:rsidRDefault="0097053A">
            <w:pPr>
              <w:rPr>
                <w:del w:id="10727" w:author="Utente" w:date="2017-07-05T17:35:00Z"/>
              </w:rPr>
            </w:pPr>
            <w:del w:id="10728" w:author="Utente" w:date="2017-07-05T17:35:00Z">
              <w:r w:rsidRPr="00E352EF" w:rsidDel="00BD26B7">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6F7DE" w14:textId="0981B076" w:rsidR="005A2227" w:rsidRPr="00E352EF" w:rsidDel="00BD26B7" w:rsidRDefault="0097053A">
            <w:pPr>
              <w:rPr>
                <w:del w:id="10729" w:author="Utente" w:date="2017-07-05T17:35:00Z"/>
              </w:rPr>
            </w:pPr>
            <w:del w:id="10730" w:author="Utente" w:date="2017-07-05T17:35:00Z">
              <w:r w:rsidRPr="00E352EF" w:rsidDel="00BD26B7">
                <w:rPr>
                  <w:rFonts w:ascii="Calibri" w:eastAsia="Calibri" w:hAnsi="Calibri" w:cs="Calibri"/>
                </w:rPr>
                <w:delText>2016/06/11</w:delText>
              </w:r>
            </w:del>
          </w:p>
        </w:tc>
      </w:tr>
      <w:tr w:rsidR="005A2227" w:rsidRPr="00E352EF" w:rsidDel="00BD26B7" w14:paraId="3822411B" w14:textId="50BBD2EA">
        <w:trPr>
          <w:del w:id="10731"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FFC2" w14:textId="0CAE3548" w:rsidR="005A2227" w:rsidRPr="00E352EF" w:rsidDel="00BD26B7" w:rsidRDefault="0097053A">
            <w:pPr>
              <w:rPr>
                <w:del w:id="10732" w:author="Utente" w:date="2017-07-05T17:35:00Z"/>
              </w:rPr>
            </w:pPr>
            <w:del w:id="10733"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77FCE" w14:textId="0F7CB7FD" w:rsidR="005A2227" w:rsidRPr="00E352EF" w:rsidDel="00BD26B7" w:rsidRDefault="0097053A">
            <w:pPr>
              <w:rPr>
                <w:del w:id="10734" w:author="Utente" w:date="2017-07-05T17:35:00Z"/>
              </w:rPr>
            </w:pPr>
            <w:del w:id="10735" w:author="Utente" w:date="2017-07-05T17:35:00Z">
              <w:r w:rsidRPr="00E352EF" w:rsidDel="00BD26B7">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EE2DE" w14:textId="44B0E130" w:rsidR="005A2227" w:rsidRPr="00E352EF" w:rsidDel="00BD26B7" w:rsidRDefault="0097053A">
            <w:pPr>
              <w:rPr>
                <w:del w:id="10736" w:author="Utente" w:date="2017-07-05T17:35:00Z"/>
              </w:rPr>
            </w:pPr>
            <w:del w:id="10737" w:author="Utente" w:date="2017-07-05T17:35:00Z">
              <w:r w:rsidRPr="00E352EF" w:rsidDel="00BD26B7">
                <w:rPr>
                  <w:rFonts w:ascii="Calibri" w:eastAsia="Calibri" w:hAnsi="Calibri" w:cs="Calibri"/>
                </w:rPr>
                <w:delText>2015/12/10</w:delText>
              </w:r>
            </w:del>
          </w:p>
        </w:tc>
      </w:tr>
      <w:tr w:rsidR="005A2227" w:rsidRPr="00E352EF" w:rsidDel="00BD26B7" w14:paraId="395F772F" w14:textId="11576F50">
        <w:trPr>
          <w:del w:id="10738"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87636" w14:textId="5728F418" w:rsidR="005A2227" w:rsidRPr="00E352EF" w:rsidDel="00BD26B7" w:rsidRDefault="0097053A">
            <w:pPr>
              <w:rPr>
                <w:del w:id="10739" w:author="Utente" w:date="2017-07-05T17:35:00Z"/>
              </w:rPr>
            </w:pPr>
            <w:del w:id="10740"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BC172" w14:textId="18CED810" w:rsidR="005A2227" w:rsidRPr="00E352EF" w:rsidDel="00BD26B7" w:rsidRDefault="0097053A">
            <w:pPr>
              <w:rPr>
                <w:del w:id="10741" w:author="Utente" w:date="2017-07-05T17:35:00Z"/>
              </w:rPr>
            </w:pPr>
            <w:del w:id="10742" w:author="Utente" w:date="2017-07-05T17:35:00Z">
              <w:r w:rsidRPr="00E352EF" w:rsidDel="00BD26B7">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055D" w14:textId="0748DD1E" w:rsidR="005A2227" w:rsidRPr="00E352EF" w:rsidDel="00BD26B7" w:rsidRDefault="0097053A">
            <w:pPr>
              <w:rPr>
                <w:del w:id="10743" w:author="Utente" w:date="2017-07-05T17:35:00Z"/>
              </w:rPr>
            </w:pPr>
            <w:del w:id="10744" w:author="Utente" w:date="2017-07-05T17:35:00Z">
              <w:r w:rsidRPr="00E352EF" w:rsidDel="00BD26B7">
                <w:rPr>
                  <w:rFonts w:ascii="Calibri" w:eastAsia="Calibri" w:hAnsi="Calibri" w:cs="Calibri"/>
                </w:rPr>
                <w:delText>2013/06/11</w:delText>
              </w:r>
            </w:del>
          </w:p>
        </w:tc>
      </w:tr>
    </w:tbl>
    <w:p w14:paraId="1E6C1AF8" w14:textId="6256185E" w:rsidR="005A2227" w:rsidRPr="00E352EF" w:rsidDel="00BD26B7" w:rsidRDefault="005A2227">
      <w:pPr>
        <w:rPr>
          <w:del w:id="10745" w:author="Utente" w:date="2017-07-05T17:35: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rsidDel="00BD26B7" w14:paraId="7FB810D0" w14:textId="6C3C35AA" w:rsidTr="00EA6708">
        <w:trPr>
          <w:del w:id="10746" w:author="Utente" w:date="2017-07-05T17:35:00Z"/>
        </w:trPr>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536E37" w14:textId="226733D5" w:rsidR="005A2227" w:rsidRPr="00E352EF" w:rsidDel="00BD26B7" w:rsidRDefault="0097053A">
            <w:pPr>
              <w:rPr>
                <w:del w:id="10747" w:author="Utente" w:date="2017-07-05T17:35:00Z"/>
              </w:rPr>
            </w:pPr>
            <w:del w:id="10748" w:author="Utente" w:date="2017-07-05T17:35:00Z">
              <w:r w:rsidRPr="00E352EF" w:rsidDel="00BD26B7">
                <w:rPr>
                  <w:rFonts w:ascii="Calibri" w:eastAsia="Calibri" w:hAnsi="Calibri" w:cs="Calibri"/>
                </w:rPr>
                <w:delText>ds_2</w:delText>
              </w:r>
            </w:del>
          </w:p>
        </w:tc>
      </w:tr>
      <w:tr w:rsidR="005A2227" w:rsidRPr="00E352EF" w:rsidDel="00BD26B7" w14:paraId="2C158FB0" w14:textId="715FA70D" w:rsidTr="00EA6708">
        <w:trPr>
          <w:del w:id="10749"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9FDC9" w14:textId="226F3BD4" w:rsidR="005A2227" w:rsidRPr="00E352EF" w:rsidDel="00BD26B7" w:rsidRDefault="0097053A">
            <w:pPr>
              <w:rPr>
                <w:del w:id="10750" w:author="Utente" w:date="2017-07-05T17:35:00Z"/>
              </w:rPr>
            </w:pPr>
            <w:del w:id="10751"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39FC89" w14:textId="4662403D" w:rsidR="005A2227" w:rsidRPr="00E352EF" w:rsidDel="00BD26B7" w:rsidRDefault="0097053A">
            <w:pPr>
              <w:rPr>
                <w:del w:id="10752" w:author="Utente" w:date="2017-07-05T17:35:00Z"/>
              </w:rPr>
            </w:pPr>
            <w:del w:id="10753" w:author="Utente" w:date="2017-07-05T17:35:00Z">
              <w:r w:rsidRPr="00E352EF" w:rsidDel="00BD26B7">
                <w:rPr>
                  <w:rFonts w:ascii="Calibri" w:eastAsia="Calibri" w:hAnsi="Calibri" w:cs="Calibri"/>
                  <w:b/>
                </w:rPr>
                <w:delText>K2</w:delText>
              </w:r>
            </w:del>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99D88D" w14:textId="43F6E298" w:rsidR="005A2227" w:rsidRPr="00E352EF" w:rsidDel="00BD26B7" w:rsidRDefault="0097053A">
            <w:pPr>
              <w:rPr>
                <w:del w:id="10754" w:author="Utente" w:date="2017-07-05T17:35:00Z"/>
              </w:rPr>
            </w:pPr>
            <w:del w:id="10755" w:author="Utente" w:date="2017-07-05T17:35:00Z">
              <w:r w:rsidRPr="00E352EF" w:rsidDel="00BD26B7">
                <w:rPr>
                  <w:rFonts w:ascii="Calibri" w:eastAsia="Calibri" w:hAnsi="Calibri" w:cs="Calibri"/>
                  <w:b/>
                </w:rPr>
                <w:delText>M1</w:delText>
              </w:r>
            </w:del>
          </w:p>
        </w:tc>
      </w:tr>
      <w:tr w:rsidR="005A2227" w:rsidRPr="00E352EF" w:rsidDel="00BD26B7" w14:paraId="0D240DDF" w14:textId="25B1E673" w:rsidTr="00EA6708">
        <w:trPr>
          <w:del w:id="10756"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60D15" w14:textId="5ED90DEB" w:rsidR="005A2227" w:rsidRPr="00E352EF" w:rsidDel="00BD26B7" w:rsidRDefault="0097053A">
            <w:pPr>
              <w:rPr>
                <w:del w:id="10757" w:author="Utente" w:date="2017-07-05T17:35:00Z"/>
              </w:rPr>
            </w:pPr>
            <w:del w:id="10758"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0B6AB" w14:textId="09A7B930" w:rsidR="005A2227" w:rsidRPr="00E352EF" w:rsidDel="00BD26B7" w:rsidRDefault="0097053A">
            <w:pPr>
              <w:rPr>
                <w:del w:id="10759" w:author="Utente" w:date="2017-07-05T17:35:00Z"/>
              </w:rPr>
            </w:pPr>
            <w:del w:id="10760" w:author="Utente" w:date="2017-07-05T17:35:00Z">
              <w:r w:rsidRPr="00E352EF" w:rsidDel="00BD26B7">
                <w:rPr>
                  <w:rFonts w:ascii="Calibri" w:eastAsia="Calibri" w:hAnsi="Calibri" w:cs="Calibri"/>
                </w:rPr>
                <w:delText>A</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CA85E" w14:textId="543C3B0B" w:rsidR="005A2227" w:rsidRPr="00E352EF" w:rsidDel="00BD26B7" w:rsidRDefault="0097053A">
            <w:pPr>
              <w:rPr>
                <w:del w:id="10761" w:author="Utente" w:date="2017-07-05T17:35:00Z"/>
              </w:rPr>
            </w:pPr>
            <w:del w:id="10762" w:author="Utente" w:date="2017-07-05T17:35:00Z">
              <w:r w:rsidRPr="00E352EF" w:rsidDel="00BD26B7">
                <w:rPr>
                  <w:rFonts w:ascii="Calibri" w:eastAsia="Calibri" w:hAnsi="Calibri" w:cs="Calibri"/>
                </w:rPr>
                <w:delText>2015</w:delText>
              </w:r>
            </w:del>
          </w:p>
        </w:tc>
      </w:tr>
      <w:tr w:rsidR="005A2227" w:rsidRPr="00E352EF" w:rsidDel="00BD26B7" w14:paraId="1C5A8747" w14:textId="518FE731" w:rsidTr="00EA6708">
        <w:trPr>
          <w:del w:id="10763"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4D0E5" w14:textId="702B3570" w:rsidR="005A2227" w:rsidRPr="00E352EF" w:rsidDel="00BD26B7" w:rsidRDefault="0097053A">
            <w:pPr>
              <w:rPr>
                <w:del w:id="10764" w:author="Utente" w:date="2017-07-05T17:35:00Z"/>
              </w:rPr>
            </w:pPr>
            <w:del w:id="10765"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EB376" w14:textId="61965A67" w:rsidR="005A2227" w:rsidRPr="00E352EF" w:rsidDel="00BD26B7" w:rsidRDefault="0097053A">
            <w:pPr>
              <w:rPr>
                <w:del w:id="10766" w:author="Utente" w:date="2017-07-05T17:35:00Z"/>
              </w:rPr>
            </w:pPr>
            <w:del w:id="10767" w:author="Utente" w:date="2017-07-05T17:35:00Z">
              <w:r w:rsidRPr="00E352EF" w:rsidDel="00BD26B7">
                <w:rPr>
                  <w:rFonts w:ascii="Calibri" w:eastAsia="Calibri" w:hAnsi="Calibri" w:cs="Calibri"/>
                </w:rPr>
                <w:delText>B</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7A0A4" w14:textId="7143D003" w:rsidR="005A2227" w:rsidRPr="00E352EF" w:rsidDel="00BD26B7" w:rsidRDefault="0097053A">
            <w:pPr>
              <w:rPr>
                <w:del w:id="10768" w:author="Utente" w:date="2017-07-05T17:35:00Z"/>
              </w:rPr>
            </w:pPr>
            <w:del w:id="10769" w:author="Utente" w:date="2017-07-05T17:35:00Z">
              <w:r w:rsidRPr="00E352EF" w:rsidDel="00BD26B7">
                <w:rPr>
                  <w:rFonts w:ascii="Calibri" w:eastAsia="Calibri" w:hAnsi="Calibri" w:cs="Calibri"/>
                </w:rPr>
                <w:delText>2016</w:delText>
              </w:r>
            </w:del>
          </w:p>
        </w:tc>
      </w:tr>
      <w:tr w:rsidR="005A2227" w:rsidRPr="00E352EF" w:rsidDel="00BD26B7" w14:paraId="0082D3CD" w14:textId="304E4965" w:rsidTr="00EA6708">
        <w:trPr>
          <w:del w:id="10770"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45E26" w14:textId="152564C4" w:rsidR="005A2227" w:rsidRPr="00E352EF" w:rsidDel="00BD26B7" w:rsidRDefault="0097053A">
            <w:pPr>
              <w:rPr>
                <w:del w:id="10771" w:author="Utente" w:date="2017-07-05T17:35:00Z"/>
              </w:rPr>
            </w:pPr>
            <w:del w:id="10772"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CA9DA" w14:textId="097EB08F" w:rsidR="005A2227" w:rsidRPr="00E352EF" w:rsidDel="00BD26B7" w:rsidRDefault="0097053A">
            <w:pPr>
              <w:rPr>
                <w:del w:id="10773" w:author="Utente" w:date="2017-07-05T17:35:00Z"/>
              </w:rPr>
            </w:pPr>
            <w:del w:id="10774" w:author="Utente" w:date="2017-07-05T17:35:00Z">
              <w:r w:rsidRPr="00E352EF" w:rsidDel="00BD26B7">
                <w:rPr>
                  <w:rFonts w:ascii="Calibri" w:eastAsia="Calibri" w:hAnsi="Calibri" w:cs="Calibri"/>
                </w:rPr>
                <w:delText>C</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CE611" w14:textId="5421D0A6" w:rsidR="005A2227" w:rsidRPr="00E352EF" w:rsidDel="00BD26B7" w:rsidRDefault="0097053A">
            <w:pPr>
              <w:rPr>
                <w:del w:id="10775" w:author="Utente" w:date="2017-07-05T17:35:00Z"/>
              </w:rPr>
            </w:pPr>
            <w:del w:id="10776" w:author="Utente" w:date="2017-07-05T17:35:00Z">
              <w:r w:rsidRPr="00E352EF" w:rsidDel="00BD26B7">
                <w:rPr>
                  <w:rFonts w:ascii="Calibri" w:eastAsia="Calibri" w:hAnsi="Calibri" w:cs="Calibri"/>
                </w:rPr>
                <w:delText>2015</w:delText>
              </w:r>
            </w:del>
          </w:p>
        </w:tc>
      </w:tr>
      <w:tr w:rsidR="005A2227" w:rsidRPr="00E352EF" w:rsidDel="00BD26B7" w14:paraId="7D792D81" w14:textId="0A20EC37" w:rsidTr="00EA6708">
        <w:trPr>
          <w:del w:id="10777"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06BC" w14:textId="4BE4F204" w:rsidR="005A2227" w:rsidRPr="00E352EF" w:rsidDel="00BD26B7" w:rsidRDefault="0097053A">
            <w:pPr>
              <w:rPr>
                <w:del w:id="10778" w:author="Utente" w:date="2017-07-05T17:35:00Z"/>
              </w:rPr>
            </w:pPr>
            <w:del w:id="10779"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3B08" w14:textId="1CEB5038" w:rsidR="005A2227" w:rsidRPr="00E352EF" w:rsidDel="00BD26B7" w:rsidRDefault="0097053A">
            <w:pPr>
              <w:rPr>
                <w:del w:id="10780" w:author="Utente" w:date="2017-07-05T17:35:00Z"/>
              </w:rPr>
            </w:pPr>
            <w:del w:id="10781" w:author="Utente" w:date="2017-07-05T17:35:00Z">
              <w:r w:rsidRPr="00E352EF" w:rsidDel="00BD26B7">
                <w:rPr>
                  <w:rFonts w:ascii="Calibri" w:eastAsia="Calibri" w:hAnsi="Calibri" w:cs="Calibri"/>
                </w:rPr>
                <w:delText>E</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C73F3" w14:textId="321FD451" w:rsidR="005A2227" w:rsidRPr="00E352EF" w:rsidDel="00BD26B7" w:rsidRDefault="0097053A">
            <w:pPr>
              <w:rPr>
                <w:del w:id="10782" w:author="Utente" w:date="2017-07-05T17:35:00Z"/>
              </w:rPr>
            </w:pPr>
            <w:del w:id="10783" w:author="Utente" w:date="2017-07-05T17:35:00Z">
              <w:r w:rsidRPr="00E352EF" w:rsidDel="00BD26B7">
                <w:rPr>
                  <w:rFonts w:ascii="Calibri" w:eastAsia="Calibri" w:hAnsi="Calibri" w:cs="Calibri"/>
                </w:rPr>
                <w:delText>2013</w:delText>
              </w:r>
            </w:del>
          </w:p>
        </w:tc>
      </w:tr>
    </w:tbl>
    <w:p w14:paraId="2CD3B45C" w14:textId="77777777" w:rsidR="005A2227" w:rsidRPr="00E352EF" w:rsidRDefault="005A2227"/>
    <w:p w14:paraId="50BB090F" w14:textId="1FC57BBA" w:rsidR="005A2227" w:rsidRPr="00E352EF" w:rsidDel="00FC270B" w:rsidRDefault="0097053A" w:rsidP="00CF6D97">
      <w:pPr>
        <w:pStyle w:val="Stile3"/>
        <w:rPr>
          <w:del w:id="10784" w:author="Utente" w:date="2017-06-26T16:00:00Z"/>
          <w:lang w:val="en-GB"/>
        </w:rPr>
      </w:pPr>
      <w:bookmarkStart w:id="10785" w:name="_Toc462659722"/>
      <w:bookmarkStart w:id="10786" w:name="_Toc463805776"/>
      <w:bookmarkStart w:id="10787" w:name="_Toc464487953"/>
      <w:del w:id="10788" w:author="Utente" w:date="2017-06-26T16:00:00Z">
        <w:r w:rsidRPr="00E352EF" w:rsidDel="00FC270B">
          <w:rPr>
            <w:lang w:val="en-GB"/>
          </w:rPr>
          <w:delText>string from date</w:delText>
        </w:r>
        <w:bookmarkEnd w:id="10785"/>
        <w:bookmarkEnd w:id="10786"/>
        <w:bookmarkEnd w:id="10787"/>
      </w:del>
    </w:p>
    <w:p w14:paraId="325763E9" w14:textId="069C3CEF" w:rsidR="005A2227" w:rsidRPr="00E352EF" w:rsidDel="00FC270B" w:rsidRDefault="0097053A" w:rsidP="00CF6D97">
      <w:pPr>
        <w:rPr>
          <w:del w:id="10789" w:author="Utente" w:date="2017-06-26T16:00:00Z"/>
          <w:rFonts w:ascii="Cambria" w:hAnsi="Cambria"/>
        </w:rPr>
      </w:pPr>
      <w:del w:id="10790" w:author="Utente" w:date="2017-06-26T16:00:00Z">
        <w:r w:rsidRPr="00E352EF" w:rsidDel="00FC270B">
          <w:rPr>
            <w:rFonts w:ascii="Cambria" w:eastAsia="Calibri" w:hAnsi="Cambria" w:cs="Calibri"/>
            <w:i/>
            <w:color w:val="5B9BD5"/>
          </w:rPr>
          <w:delText>Semantics</w:delText>
        </w:r>
      </w:del>
    </w:p>
    <w:p w14:paraId="5DA0A4DB" w14:textId="1F4A8AEC" w:rsidR="005A2227" w:rsidRPr="00E352EF" w:rsidDel="00FC270B" w:rsidRDefault="0097053A" w:rsidP="00CF6D97">
      <w:pPr>
        <w:rPr>
          <w:del w:id="10791" w:author="Utente" w:date="2017-06-26T16:00:00Z"/>
          <w:rFonts w:ascii="Cambria" w:hAnsi="Cambria"/>
        </w:rPr>
      </w:pPr>
      <w:del w:id="10792" w:author="Utente" w:date="2017-06-26T16:00:00Z">
        <w:r w:rsidRPr="00E352EF" w:rsidDel="00FC270B">
          <w:rPr>
            <w:rFonts w:ascii="Cambria" w:eastAsia="Calibri" w:hAnsi="Cambria" w:cs="Calibri"/>
          </w:rPr>
          <w:delText xml:space="preserve">The operator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002F20B2" w:rsidRPr="00E352EF" w:rsidDel="00FC270B">
          <w:rPr>
            <w:rFonts w:ascii="Cambria" w:eastAsia="Calibri" w:hAnsi="Cambria" w:cs="Calibri"/>
          </w:rPr>
          <w:delText xml:space="preserve">converts </w:delText>
        </w:r>
        <w:r w:rsidRPr="00E352EF" w:rsidDel="00FC270B">
          <w:rPr>
            <w:rFonts w:ascii="Cambria" w:eastAsia="Calibri" w:hAnsi="Cambria" w:cs="Calibri"/>
          </w:rPr>
          <w:delText>a date value into a string.</w:delText>
        </w:r>
      </w:del>
    </w:p>
    <w:p w14:paraId="76E13CC6" w14:textId="09C038D3" w:rsidR="00CF6D97" w:rsidRPr="00E352EF" w:rsidDel="00FC270B" w:rsidRDefault="00CF6D97" w:rsidP="00CF6D97">
      <w:pPr>
        <w:rPr>
          <w:del w:id="10793" w:author="Utente" w:date="2017-06-26T16:00:00Z"/>
          <w:rFonts w:ascii="Cambria" w:eastAsia="Calibri" w:hAnsi="Cambria" w:cs="Calibri"/>
          <w:i/>
          <w:color w:val="5B9BD5"/>
        </w:rPr>
      </w:pPr>
    </w:p>
    <w:p w14:paraId="39E56241" w14:textId="67AE34D1" w:rsidR="005A2227" w:rsidRPr="00E352EF" w:rsidDel="00FC270B" w:rsidRDefault="0097053A" w:rsidP="00543198">
      <w:pPr>
        <w:rPr>
          <w:del w:id="10794" w:author="Utente" w:date="2017-06-26T16:00:00Z"/>
          <w:rFonts w:ascii="Cambria" w:eastAsia="Calibri" w:hAnsi="Cambria" w:cs="Calibri"/>
          <w:i/>
          <w:color w:val="5B9BD5"/>
        </w:rPr>
      </w:pPr>
      <w:del w:id="10795" w:author="Utente" w:date="2017-06-26T16:00:00Z">
        <w:r w:rsidRPr="00E352EF" w:rsidDel="00FC270B">
          <w:rPr>
            <w:rFonts w:ascii="Cambria" w:eastAsia="Calibri" w:hAnsi="Cambria" w:cs="Calibri"/>
            <w:i/>
            <w:color w:val="5B9BD5"/>
          </w:rPr>
          <w:delText>Syntax</w:delText>
        </w:r>
      </w:del>
    </w:p>
    <w:p w14:paraId="2FF727DD" w14:textId="63D2F035" w:rsidR="005A2227" w:rsidRPr="00E352EF" w:rsidDel="00FC270B" w:rsidRDefault="0097053A" w:rsidP="00CF6D97">
      <w:pPr>
        <w:rPr>
          <w:del w:id="10796" w:author="Utente" w:date="2017-06-26T16:00:00Z"/>
          <w:rFonts w:ascii="Cambria" w:hAnsi="Cambria"/>
        </w:rPr>
      </w:pPr>
      <w:del w:id="10797" w:author="Utente" w:date="2017-06-26T16:00:00Z">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format</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del>
    </w:p>
    <w:p w14:paraId="37C1115E" w14:textId="2E560031" w:rsidR="00CF6D97" w:rsidRPr="00E352EF" w:rsidDel="00FC270B" w:rsidRDefault="00CF6D97" w:rsidP="00CF6D97">
      <w:pPr>
        <w:rPr>
          <w:del w:id="10798" w:author="Utente" w:date="2017-06-26T16:00:00Z"/>
          <w:rFonts w:ascii="Cambria" w:eastAsia="Calibri" w:hAnsi="Cambria" w:cs="Calibri"/>
          <w:i/>
          <w:color w:val="5B9BD5"/>
        </w:rPr>
      </w:pPr>
    </w:p>
    <w:p w14:paraId="04C412F3" w14:textId="4B538B48" w:rsidR="005A2227" w:rsidRPr="00E352EF" w:rsidDel="00FC270B" w:rsidRDefault="0097053A" w:rsidP="00543198">
      <w:pPr>
        <w:rPr>
          <w:del w:id="10799" w:author="Utente" w:date="2017-06-26T16:00:00Z"/>
          <w:rFonts w:ascii="Cambria" w:eastAsia="Calibri" w:hAnsi="Cambria" w:cs="Calibri"/>
          <w:i/>
          <w:color w:val="5B9BD5"/>
        </w:rPr>
      </w:pPr>
      <w:del w:id="10800" w:author="Utente" w:date="2017-06-26T16:00:00Z">
        <w:r w:rsidRPr="00E352EF" w:rsidDel="00FC270B">
          <w:rPr>
            <w:rFonts w:ascii="Cambria" w:eastAsia="Calibri" w:hAnsi="Cambria" w:cs="Calibri"/>
            <w:i/>
            <w:color w:val="5B9BD5"/>
          </w:rPr>
          <w:delText>Parameters</w:delText>
        </w:r>
      </w:del>
    </w:p>
    <w:p w14:paraId="7117B8E9" w14:textId="03A9DCE4" w:rsidR="005A2227" w:rsidRPr="00E352EF" w:rsidDel="00FC270B" w:rsidRDefault="00CF6D97" w:rsidP="00CF6D97">
      <w:pPr>
        <w:rPr>
          <w:del w:id="10801" w:author="Utente" w:date="2017-06-26T16:00:00Z"/>
          <w:rFonts w:ascii="Cambria" w:hAnsi="Cambria"/>
        </w:rPr>
      </w:pPr>
      <w:del w:id="10802" w:author="Utente" w:date="2017-06-26T16:00:00Z">
        <w:r w:rsidRPr="00E352EF" w:rsidDel="00FC270B">
          <w:rPr>
            <w:rFonts w:ascii="Cambria" w:eastAsia="Calibri" w:hAnsi="Cambria" w:cs="Calibri"/>
            <w:i/>
          </w:rPr>
          <w:delText>d</w:delText>
        </w:r>
        <w:r w:rsidR="0097053A" w:rsidRPr="00E352EF" w:rsidDel="00FC270B">
          <w:rPr>
            <w:rFonts w:ascii="Cambria" w:eastAsia="Calibri" w:hAnsi="Cambria" w:cs="Calibri"/>
            <w:i/>
          </w:rPr>
          <w:delText>s</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[dataset {identifier &lt;IDENT&gt; as scalar-type}+ {measure &lt;IDENT&gt; as date}+ </w:delText>
        </w:r>
      </w:del>
    </w:p>
    <w:p w14:paraId="361DAB2C" w14:textId="306462D6" w:rsidR="005A2227" w:rsidRPr="00E352EF" w:rsidDel="00FC270B" w:rsidRDefault="0097053A" w:rsidP="00CF6D97">
      <w:pPr>
        <w:ind w:left="706"/>
        <w:rPr>
          <w:del w:id="10803" w:author="Utente" w:date="2017-06-26T16:00:00Z"/>
          <w:rFonts w:ascii="Cambria" w:hAnsi="Cambria"/>
        </w:rPr>
      </w:pPr>
      <w:del w:id="10804" w:author="Utente" w:date="2017-06-26T16:00:00Z">
        <w:r w:rsidRPr="00E352EF" w:rsidDel="00FC270B">
          <w:rPr>
            <w:rFonts w:ascii="Cambria" w:eastAsia="Calibri" w:hAnsi="Cambria" w:cs="Calibri"/>
          </w:rPr>
          <w:delText xml:space="preserve">                    {attribute &lt;IDENT&gt; as scalar-type}*|date]</w:delText>
        </w:r>
      </w:del>
    </w:p>
    <w:p w14:paraId="2B3C7973" w14:textId="17AC1B80" w:rsidR="005A2227" w:rsidRPr="00E352EF" w:rsidDel="00FC270B" w:rsidRDefault="00CF6D97" w:rsidP="00CF6D97">
      <w:pPr>
        <w:rPr>
          <w:del w:id="10805" w:author="Utente" w:date="2017-06-26T16:00:00Z"/>
          <w:rFonts w:ascii="Cambria" w:hAnsi="Cambria"/>
        </w:rPr>
      </w:pPr>
      <w:del w:id="10806" w:author="Utente" w:date="2017-06-26T16:00:00Z">
        <w:r w:rsidRPr="00E352EF" w:rsidDel="00FC270B">
          <w:rPr>
            <w:rFonts w:ascii="Cambria" w:eastAsia="Calibri" w:hAnsi="Cambria" w:cs="Calibri"/>
            <w:i/>
          </w:rPr>
          <w:delText>f</w:delText>
        </w:r>
        <w:r w:rsidR="0097053A" w:rsidRPr="00E352EF" w:rsidDel="00FC270B">
          <w:rPr>
            <w:rFonts w:ascii="Cambria" w:eastAsia="Calibri" w:hAnsi="Cambria" w:cs="Calibri"/>
            <w:i/>
          </w:rPr>
          <w:delText>ormat</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string-literal</w:delText>
        </w:r>
      </w:del>
    </w:p>
    <w:p w14:paraId="4A0BE8AC" w14:textId="40A7CBCD" w:rsidR="005A2227" w:rsidRPr="00E352EF" w:rsidDel="00FC270B" w:rsidRDefault="005A2227" w:rsidP="00CF6D97">
      <w:pPr>
        <w:rPr>
          <w:del w:id="10807" w:author="Utente" w:date="2017-06-26T16:00:00Z"/>
          <w:rFonts w:ascii="Cambria" w:hAnsi="Cambria"/>
        </w:rPr>
      </w:pPr>
    </w:p>
    <w:p w14:paraId="45E9FBA8" w14:textId="329D9D47" w:rsidR="005A2227" w:rsidRPr="00E352EF" w:rsidDel="00FC270B" w:rsidRDefault="0097053A" w:rsidP="00CF6D97">
      <w:pPr>
        <w:rPr>
          <w:del w:id="10808" w:author="Utente" w:date="2017-06-26T16:00:00Z"/>
          <w:rFonts w:ascii="Cambria" w:hAnsi="Cambria"/>
        </w:rPr>
      </w:pPr>
      <w:del w:id="10809" w:author="Utente" w:date="2017-06-26T16:00:00Z">
        <w:r w:rsidRPr="00E352EF" w:rsidDel="00FC270B">
          <w:rPr>
            <w:rFonts w:ascii="Cambria" w:eastAsia="Calibri" w:hAnsi="Cambria" w:cs="Calibri"/>
          </w:rPr>
          <w:delText xml:space="preserve">date – is the input </w:delText>
        </w:r>
        <w:r w:rsidR="00F4601C" w:rsidRPr="00E352EF" w:rsidDel="00FC270B">
          <w:delText>Dataset</w:delText>
        </w:r>
        <w:r w:rsidRPr="00E352EF" w:rsidDel="00FC270B">
          <w:rPr>
            <w:rFonts w:ascii="Cambria" w:eastAsia="Calibri" w:hAnsi="Cambria" w:cs="Calibri"/>
          </w:rPr>
          <w:delText xml:space="preserve"> or date.</w:delText>
        </w:r>
      </w:del>
    </w:p>
    <w:p w14:paraId="3C682875" w14:textId="2BEAB1C7" w:rsidR="005A2227" w:rsidRPr="00E352EF" w:rsidDel="00FC270B" w:rsidRDefault="0097053A" w:rsidP="00CF6D97">
      <w:pPr>
        <w:rPr>
          <w:del w:id="10810" w:author="Utente" w:date="2017-06-26T16:00:00Z"/>
          <w:rFonts w:ascii="Cambria" w:hAnsi="Cambria"/>
        </w:rPr>
      </w:pPr>
      <w:del w:id="10811" w:author="Utente" w:date="2017-06-26T16:00:00Z">
        <w:r w:rsidRPr="00E352EF" w:rsidDel="00FC270B">
          <w:rPr>
            <w:rFonts w:ascii="Cambria" w:eastAsia="Calibri" w:hAnsi="Cambria" w:cs="Calibri"/>
          </w:rPr>
          <w:delText xml:space="preserve">format – is the format of the resulting string. </w:delText>
        </w:r>
      </w:del>
    </w:p>
    <w:p w14:paraId="02E4F4D6" w14:textId="65B2DF94" w:rsidR="00CF6D97" w:rsidRPr="00E352EF" w:rsidDel="00FC270B" w:rsidRDefault="00CF6D97" w:rsidP="00CF6D97">
      <w:pPr>
        <w:rPr>
          <w:del w:id="10812" w:author="Utente" w:date="2017-06-26T16:00:00Z"/>
          <w:rFonts w:ascii="Cambria" w:eastAsia="Calibri" w:hAnsi="Cambria" w:cs="Calibri"/>
          <w:i/>
          <w:color w:val="5B9BD5"/>
        </w:rPr>
      </w:pPr>
    </w:p>
    <w:p w14:paraId="24917189" w14:textId="77DB35DA" w:rsidR="005A2227" w:rsidRPr="00E352EF" w:rsidDel="00FC270B" w:rsidRDefault="0097053A" w:rsidP="003C3D77">
      <w:pPr>
        <w:rPr>
          <w:del w:id="10813" w:author="Utente" w:date="2017-06-26T16:00:00Z"/>
          <w:rFonts w:ascii="Cambria" w:eastAsia="Calibri" w:hAnsi="Cambria" w:cs="Calibri"/>
          <w:i/>
          <w:color w:val="5B9BD5"/>
        </w:rPr>
      </w:pPr>
      <w:del w:id="10814" w:author="Utente" w:date="2017-06-26T16:00:00Z">
        <w:r w:rsidRPr="00E352EF" w:rsidDel="00FC270B">
          <w:rPr>
            <w:rFonts w:ascii="Cambria" w:eastAsia="Calibri" w:hAnsi="Cambria" w:cs="Calibri"/>
            <w:i/>
            <w:color w:val="5B9BD5"/>
          </w:rPr>
          <w:delText>Constraints</w:delText>
        </w:r>
      </w:del>
    </w:p>
    <w:p w14:paraId="7ABD6CA9" w14:textId="76B2410B" w:rsidR="005A2227" w:rsidRPr="00E352EF" w:rsidDel="00FC270B" w:rsidRDefault="0097053A" w:rsidP="008A7573">
      <w:pPr>
        <w:numPr>
          <w:ilvl w:val="0"/>
          <w:numId w:val="4"/>
        </w:numPr>
        <w:ind w:left="360"/>
        <w:rPr>
          <w:del w:id="10815" w:author="Utente" w:date="2017-06-26T16:00:00Z"/>
          <w:rFonts w:ascii="Cambria" w:hAnsi="Cambria"/>
        </w:rPr>
      </w:pPr>
      <w:del w:id="10816"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it must have only</w:delText>
        </w:r>
        <w:r w:rsidR="00A126DE" w:rsidRPr="00E352EF" w:rsidDel="00FC270B">
          <w:rPr>
            <w:rFonts w:ascii="Cambria" w:eastAsia="Calibri" w:hAnsi="Cambria" w:cs="Calibri"/>
          </w:rPr>
          <w:delText xml:space="preserve"> one</w:delText>
        </w:r>
        <w:r w:rsidRPr="00E352EF" w:rsidDel="00FC270B">
          <w:rPr>
            <w:rFonts w:ascii="Cambria" w:eastAsia="Calibri" w:hAnsi="Cambria" w:cs="Calibri"/>
          </w:rPr>
          <w:delText xml:space="preserve"> date Measure Component, </w:delText>
        </w:r>
      </w:del>
    </w:p>
    <w:p w14:paraId="4FFE82B5" w14:textId="1255A032" w:rsidR="005A2227" w:rsidRPr="00E352EF" w:rsidDel="00FC270B" w:rsidRDefault="0097053A" w:rsidP="008A7573">
      <w:pPr>
        <w:numPr>
          <w:ilvl w:val="0"/>
          <w:numId w:val="4"/>
        </w:numPr>
        <w:ind w:left="360"/>
        <w:rPr>
          <w:del w:id="10817" w:author="Utente" w:date="2017-06-26T16:00:00Z"/>
          <w:rFonts w:ascii="Cambria" w:hAnsi="Cambria"/>
        </w:rPr>
      </w:pPr>
      <w:del w:id="10818" w:author="Utente" w:date="2017-06-26T16:00:00Z">
        <w:r w:rsidRPr="00E352EF" w:rsidDel="00FC270B">
          <w:rPr>
            <w:rFonts w:ascii="Cambria" w:eastAsia="Calibri" w:hAnsi="Cambria" w:cs="Calibri"/>
            <w:i/>
          </w:rPr>
          <w:delText>format</w:delText>
        </w:r>
        <w:r w:rsidRPr="00E352EF" w:rsidDel="00FC270B">
          <w:rPr>
            <w:rFonts w:ascii="Cambria" w:eastAsia="Calibri" w:hAnsi="Cambria" w:cs="Calibri"/>
          </w:rPr>
          <w:delText xml:space="preserve"> must respect one of the</w:delText>
        </w:r>
        <w:r w:rsidR="00A126DE" w:rsidRPr="00E352EF" w:rsidDel="00FC270B">
          <w:rPr>
            <w:rFonts w:ascii="Cambria" w:eastAsia="Calibri" w:hAnsi="Cambria" w:cs="Calibri"/>
          </w:rPr>
          <w:delText xml:space="preserve"> following</w:delText>
        </w:r>
        <w:r w:rsidRPr="00E352EF" w:rsidDel="00FC270B">
          <w:rPr>
            <w:rFonts w:ascii="Cambria" w:eastAsia="Calibri" w:hAnsi="Cambria" w:cs="Calibri"/>
          </w:rPr>
          <w:delText xml:space="preserve"> patterns</w:delText>
        </w:r>
        <w:r w:rsidR="00A126DE" w:rsidRPr="00E352EF" w:rsidDel="00FC270B">
          <w:rPr>
            <w:rFonts w:ascii="Cambria" w:eastAsia="Calibri" w:hAnsi="Cambria" w:cs="Calibri"/>
          </w:rPr>
          <w:delText>:</w:delText>
        </w:r>
      </w:del>
    </w:p>
    <w:p w14:paraId="71E94892" w14:textId="79EF651E" w:rsidR="005A2227" w:rsidRPr="00E352EF" w:rsidDel="00FC270B" w:rsidRDefault="005A2227">
      <w:pPr>
        <w:ind w:left="720"/>
        <w:rPr>
          <w:del w:id="10819" w:author="Utente" w:date="2017-06-26T16:00:00Z"/>
        </w:rPr>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rsidDel="00FC270B" w14:paraId="73E626EF" w14:textId="0272859D" w:rsidTr="00994652">
        <w:trPr>
          <w:del w:id="10820" w:author="Utente" w:date="2017-06-26T16:00:00Z"/>
        </w:trPr>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D91FBAF" w14:textId="5EE1465C" w:rsidR="005A2227" w:rsidRPr="00E352EF" w:rsidDel="00FC270B" w:rsidRDefault="0097053A">
            <w:pPr>
              <w:rPr>
                <w:del w:id="10821" w:author="Utente" w:date="2017-06-26T16:00:00Z"/>
              </w:rPr>
            </w:pPr>
            <w:del w:id="10822" w:author="Utente" w:date="2017-06-26T16:00:00Z">
              <w:r w:rsidRPr="00E352EF" w:rsidDel="00FC270B">
                <w:rPr>
                  <w:rFonts w:ascii="Calibri" w:eastAsia="Calibri" w:hAnsi="Calibri" w:cs="Calibri"/>
                </w:rPr>
                <w:delText>Format</w:delText>
              </w:r>
            </w:del>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47118C2" w14:textId="74F9612D" w:rsidR="005A2227" w:rsidRPr="00E352EF" w:rsidDel="00FC270B" w:rsidRDefault="0097053A">
            <w:pPr>
              <w:rPr>
                <w:del w:id="10823" w:author="Utente" w:date="2017-06-26T16:00:00Z"/>
              </w:rPr>
            </w:pPr>
            <w:del w:id="10824" w:author="Utente" w:date="2017-06-26T16:00:00Z">
              <w:r w:rsidRPr="00E352EF" w:rsidDel="00FC270B">
                <w:rPr>
                  <w:rFonts w:ascii="Calibri" w:eastAsia="Calibri" w:hAnsi="Calibri" w:cs="Calibri"/>
                </w:rPr>
                <w:delText>Frequency</w:delText>
              </w:r>
            </w:del>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1CF7617" w14:textId="325C7F5D" w:rsidR="005A2227" w:rsidRPr="00E352EF" w:rsidDel="00FC270B" w:rsidRDefault="0097053A">
            <w:pPr>
              <w:rPr>
                <w:del w:id="10825" w:author="Utente" w:date="2017-06-26T16:00:00Z"/>
              </w:rPr>
            </w:pPr>
            <w:del w:id="10826" w:author="Utente" w:date="2017-06-26T16:00:00Z">
              <w:r w:rsidRPr="00E352EF" w:rsidDel="00FC270B">
                <w:rPr>
                  <w:rFonts w:ascii="Calibri" w:eastAsia="Calibri" w:hAnsi="Calibri" w:cs="Calibri"/>
                </w:rPr>
                <w:delText>Example</w:delText>
              </w:r>
            </w:del>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EF1F8E5" w14:textId="03CD9FA7" w:rsidR="005A2227" w:rsidRPr="00E352EF" w:rsidDel="00FC270B" w:rsidRDefault="0097053A">
            <w:pPr>
              <w:rPr>
                <w:del w:id="10827" w:author="Utente" w:date="2017-06-26T16:00:00Z"/>
              </w:rPr>
            </w:pPr>
            <w:del w:id="10828" w:author="Utente" w:date="2017-06-26T16:00:00Z">
              <w:r w:rsidRPr="00E352EF" w:rsidDel="00FC270B">
                <w:rPr>
                  <w:rFonts w:ascii="Calibri" w:eastAsia="Calibri" w:hAnsi="Calibri" w:cs="Calibri"/>
                </w:rPr>
                <w:delText>Frequency</w:delText>
              </w:r>
            </w:del>
          </w:p>
        </w:tc>
      </w:tr>
      <w:tr w:rsidR="005A2227" w:rsidRPr="00E352EF" w:rsidDel="00FC270B" w14:paraId="45E687ED" w14:textId="6A899F08">
        <w:trPr>
          <w:del w:id="10829"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08314" w14:textId="0CCCDD93" w:rsidR="005A2227" w:rsidRPr="00E352EF" w:rsidDel="00FC270B" w:rsidRDefault="0097053A">
            <w:pPr>
              <w:rPr>
                <w:del w:id="10830" w:author="Utente" w:date="2017-06-26T16:00:00Z"/>
              </w:rPr>
            </w:pPr>
            <w:del w:id="10831" w:author="Utente" w:date="2017-06-26T16:00:00Z">
              <w:r w:rsidRPr="00E352EF" w:rsidDel="00FC270B">
                <w:rPr>
                  <w:rFonts w:ascii="Calibri" w:eastAsia="Calibri" w:hAnsi="Calibri" w:cs="Calibri"/>
                </w:rPr>
                <w:delText>YYYY</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1719A" w14:textId="2A5D1351" w:rsidR="005A2227" w:rsidRPr="00E352EF" w:rsidDel="00FC270B" w:rsidRDefault="005A2227">
            <w:pPr>
              <w:rPr>
                <w:del w:id="10832" w:author="Utente" w:date="2017-06-26T16:00:00Z"/>
              </w:rPr>
            </w:pP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500AE6" w14:textId="4B41EB03" w:rsidR="005A2227" w:rsidRPr="00E352EF" w:rsidDel="00FC270B" w:rsidRDefault="0097053A">
            <w:pPr>
              <w:rPr>
                <w:del w:id="10833" w:author="Utente" w:date="2017-06-26T16:00:00Z"/>
              </w:rPr>
            </w:pPr>
            <w:del w:id="10834" w:author="Utente" w:date="2017-06-26T16:00:00Z">
              <w:r w:rsidRPr="00E352EF" w:rsidDel="00FC270B">
                <w:rPr>
                  <w:rFonts w:ascii="Calibri" w:eastAsia="Calibri" w:hAnsi="Calibri" w:cs="Calibri"/>
                </w:rPr>
                <w:delText>2000</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C70A" w14:textId="7CE14E66" w:rsidR="005A2227" w:rsidRPr="00E352EF" w:rsidDel="00FC270B" w:rsidRDefault="0097053A">
            <w:pPr>
              <w:rPr>
                <w:del w:id="10835" w:author="Utente" w:date="2017-06-26T16:00:00Z"/>
              </w:rPr>
            </w:pPr>
            <w:del w:id="10836" w:author="Utente" w:date="2017-06-26T16:00:00Z">
              <w:r w:rsidRPr="00E352EF" w:rsidDel="00FC270B">
                <w:rPr>
                  <w:rFonts w:ascii="Calibri" w:eastAsia="Calibri" w:hAnsi="Calibri" w:cs="Calibri"/>
                </w:rPr>
                <w:delText>Annual</w:delText>
              </w:r>
            </w:del>
          </w:p>
        </w:tc>
      </w:tr>
      <w:tr w:rsidR="005A2227" w:rsidRPr="00E352EF" w:rsidDel="00FC270B" w14:paraId="37BA618B" w14:textId="79A2E279">
        <w:trPr>
          <w:del w:id="10837"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958E7" w14:textId="67E11405" w:rsidR="005A2227" w:rsidRPr="00E352EF" w:rsidDel="00FC270B" w:rsidRDefault="0097053A">
            <w:pPr>
              <w:rPr>
                <w:del w:id="10838" w:author="Utente" w:date="2017-06-26T16:00:00Z"/>
              </w:rPr>
            </w:pPr>
            <w:del w:id="10839"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46C88" w14:textId="1F205B7A" w:rsidR="005A2227" w:rsidRPr="00E352EF" w:rsidDel="00FC270B" w:rsidRDefault="0097053A">
            <w:pPr>
              <w:rPr>
                <w:del w:id="10840" w:author="Utente" w:date="2017-06-26T16:00:00Z"/>
              </w:rPr>
            </w:pPr>
            <w:del w:id="10841"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49CB6" w14:textId="48B4F53A" w:rsidR="005A2227" w:rsidRPr="00E352EF" w:rsidDel="00FC270B" w:rsidRDefault="0097053A">
            <w:pPr>
              <w:rPr>
                <w:del w:id="10842" w:author="Utente" w:date="2017-06-26T16:00:00Z"/>
              </w:rPr>
            </w:pPr>
            <w:del w:id="10843"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CBCF8" w14:textId="1FD2EB8A" w:rsidR="005A2227" w:rsidRPr="00E352EF" w:rsidDel="00FC270B" w:rsidRDefault="0097053A">
            <w:pPr>
              <w:rPr>
                <w:del w:id="10844" w:author="Utente" w:date="2017-06-26T16:00:00Z"/>
              </w:rPr>
            </w:pPr>
            <w:del w:id="10845" w:author="Utente" w:date="2017-06-26T16:00:00Z">
              <w:r w:rsidRPr="00E352EF" w:rsidDel="00FC270B">
                <w:rPr>
                  <w:rFonts w:ascii="Calibri" w:eastAsia="Calibri" w:hAnsi="Calibri" w:cs="Calibri"/>
                </w:rPr>
                <w:delText>Semestrial</w:delText>
              </w:r>
            </w:del>
          </w:p>
        </w:tc>
      </w:tr>
      <w:tr w:rsidR="005A2227" w:rsidRPr="00E352EF" w:rsidDel="00FC270B" w14:paraId="40DCE448" w14:textId="5CF4C4DC">
        <w:trPr>
          <w:del w:id="10846"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3CD71C" w14:textId="7387EA16" w:rsidR="005A2227" w:rsidRPr="00E352EF" w:rsidDel="00FC270B" w:rsidRDefault="0097053A">
            <w:pPr>
              <w:rPr>
                <w:del w:id="10847" w:author="Utente" w:date="2017-06-26T16:00:00Z"/>
              </w:rPr>
            </w:pPr>
            <w:del w:id="10848"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4F6D5" w14:textId="7BBE4891" w:rsidR="005A2227" w:rsidRPr="00E352EF" w:rsidDel="00FC270B" w:rsidRDefault="0097053A">
            <w:pPr>
              <w:rPr>
                <w:del w:id="10849" w:author="Utente" w:date="2017-06-26T16:00:00Z"/>
              </w:rPr>
            </w:pPr>
            <w:del w:id="10850"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E22EC" w14:textId="79BA4646" w:rsidR="005A2227" w:rsidRPr="00E352EF" w:rsidDel="00FC270B" w:rsidRDefault="0097053A">
            <w:pPr>
              <w:rPr>
                <w:del w:id="10851" w:author="Utente" w:date="2017-06-26T16:00:00Z"/>
              </w:rPr>
            </w:pPr>
            <w:del w:id="10852"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E6D89" w14:textId="3FE8B1AB" w:rsidR="005A2227" w:rsidRPr="00E352EF" w:rsidDel="00FC270B" w:rsidRDefault="0097053A">
            <w:pPr>
              <w:rPr>
                <w:del w:id="10853" w:author="Utente" w:date="2017-06-26T16:00:00Z"/>
              </w:rPr>
            </w:pPr>
            <w:del w:id="10854" w:author="Utente" w:date="2017-06-26T16:00:00Z">
              <w:r w:rsidRPr="00E352EF" w:rsidDel="00FC270B">
                <w:rPr>
                  <w:rFonts w:ascii="Calibri" w:eastAsia="Calibri" w:hAnsi="Calibri" w:cs="Calibri"/>
                </w:rPr>
                <w:delText>Quarterly</w:delText>
              </w:r>
            </w:del>
          </w:p>
        </w:tc>
      </w:tr>
      <w:tr w:rsidR="005A2227" w:rsidRPr="00E352EF" w:rsidDel="00FC270B" w14:paraId="4B3F0F33" w14:textId="7513975F">
        <w:trPr>
          <w:del w:id="10855"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E6AE1" w14:textId="38BECD16" w:rsidR="005A2227" w:rsidRPr="00E352EF" w:rsidDel="00FC270B" w:rsidRDefault="0097053A">
            <w:pPr>
              <w:rPr>
                <w:del w:id="10856" w:author="Utente" w:date="2017-06-26T16:00:00Z"/>
              </w:rPr>
            </w:pPr>
            <w:del w:id="10857" w:author="Utente" w:date="2017-06-26T16:00:00Z">
              <w:r w:rsidRPr="00E352EF" w:rsidDel="00FC270B">
                <w:rPr>
                  <w:rFonts w:ascii="Calibri" w:eastAsia="Calibri" w:hAnsi="Calibri" w:cs="Calibri"/>
                </w:rPr>
                <w:delText>YYYYMNN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739F2" w14:textId="30602934" w:rsidR="005A2227" w:rsidRPr="00E352EF" w:rsidDel="00FC270B" w:rsidRDefault="0097053A">
            <w:pPr>
              <w:rPr>
                <w:del w:id="10858" w:author="Utente" w:date="2017-06-26T16:00:00Z"/>
              </w:rPr>
            </w:pPr>
            <w:del w:id="10859"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6A44C" w14:textId="10EB51F3" w:rsidR="005A2227" w:rsidRPr="00E352EF" w:rsidDel="00FC270B" w:rsidRDefault="0097053A">
            <w:pPr>
              <w:rPr>
                <w:del w:id="10860" w:author="Utente" w:date="2017-06-26T16:00:00Z"/>
              </w:rPr>
            </w:pPr>
            <w:del w:id="10861" w:author="Utente" w:date="2017-06-26T16:00:00Z">
              <w:r w:rsidRPr="00E352EF" w:rsidDel="00FC270B">
                <w:rPr>
                  <w:rFonts w:ascii="Calibri" w:eastAsia="Calibri" w:hAnsi="Calibri" w:cs="Calibri"/>
                </w:rPr>
                <w:delText>2000M01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D9D7F9" w14:textId="373B32AB" w:rsidR="005A2227" w:rsidRPr="00E352EF" w:rsidDel="00FC270B" w:rsidRDefault="0097053A">
            <w:pPr>
              <w:rPr>
                <w:del w:id="10862" w:author="Utente" w:date="2017-06-26T16:00:00Z"/>
              </w:rPr>
            </w:pPr>
            <w:del w:id="10863" w:author="Utente" w:date="2017-06-26T16:00:00Z">
              <w:r w:rsidRPr="00E352EF" w:rsidDel="00FC270B">
                <w:rPr>
                  <w:rFonts w:ascii="Calibri" w:eastAsia="Calibri" w:hAnsi="Calibri" w:cs="Calibri"/>
                </w:rPr>
                <w:delText>Monthly</w:delText>
              </w:r>
            </w:del>
          </w:p>
        </w:tc>
      </w:tr>
      <w:tr w:rsidR="005A2227" w:rsidRPr="00E352EF" w:rsidDel="00FC270B" w14:paraId="331239EA" w14:textId="60A37523">
        <w:trPr>
          <w:del w:id="10864"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6E3A7" w14:textId="06A1698B" w:rsidR="005A2227" w:rsidRPr="00E352EF" w:rsidDel="00FC270B" w:rsidRDefault="0097053A">
            <w:pPr>
              <w:rPr>
                <w:del w:id="10865" w:author="Utente" w:date="2017-06-26T16:00:00Z"/>
              </w:rPr>
            </w:pPr>
            <w:del w:id="10866" w:author="Utente" w:date="2017-06-26T16:00:00Z">
              <w:r w:rsidRPr="00E352EF" w:rsidDel="00FC270B">
                <w:rPr>
                  <w:rFonts w:ascii="Calibri" w:eastAsia="Calibri" w:hAnsi="Calibri" w:cs="Calibri"/>
                </w:rPr>
                <w:delText>YYYYDNNNN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86C7D" w14:textId="2914A253" w:rsidR="005A2227" w:rsidRPr="00E352EF" w:rsidDel="00FC270B" w:rsidRDefault="0097053A">
            <w:pPr>
              <w:rPr>
                <w:del w:id="10867" w:author="Utente" w:date="2017-06-26T16:00:00Z"/>
              </w:rPr>
            </w:pPr>
            <w:del w:id="10868" w:author="Utente" w:date="2017-06-26T16:00:00Z">
              <w:r w:rsidRPr="00E352EF" w:rsidDel="00FC270B">
                <w:rPr>
                  <w:rFonts w:ascii="Calibri" w:eastAsia="Calibri" w:hAnsi="Calibri" w:cs="Calibri"/>
                </w:rPr>
                <w:delText>D</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6C3B1" w14:textId="0E6A5FEF" w:rsidR="005A2227" w:rsidRPr="00E352EF" w:rsidDel="00FC270B" w:rsidRDefault="0097053A">
            <w:pPr>
              <w:rPr>
                <w:del w:id="10869" w:author="Utente" w:date="2017-06-26T16:00:00Z"/>
              </w:rPr>
            </w:pPr>
            <w:del w:id="10870" w:author="Utente" w:date="2017-06-26T16:00:00Z">
              <w:r w:rsidRPr="00E352EF" w:rsidDel="00FC270B">
                <w:rPr>
                  <w:rFonts w:ascii="Calibri" w:eastAsia="Calibri" w:hAnsi="Calibri" w:cs="Calibri"/>
                </w:rPr>
                <w:delText>2000D0101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E0D54" w14:textId="68C1749C" w:rsidR="005A2227" w:rsidRPr="00E352EF" w:rsidDel="00FC270B" w:rsidRDefault="0097053A">
            <w:pPr>
              <w:rPr>
                <w:del w:id="10871" w:author="Utente" w:date="2017-06-26T16:00:00Z"/>
              </w:rPr>
            </w:pPr>
            <w:del w:id="10872" w:author="Utente" w:date="2017-06-26T16:00:00Z">
              <w:r w:rsidRPr="00E352EF" w:rsidDel="00FC270B">
                <w:rPr>
                  <w:rFonts w:ascii="Calibri" w:eastAsia="Calibri" w:hAnsi="Calibri" w:cs="Calibri"/>
                </w:rPr>
                <w:delText xml:space="preserve">Daily </w:delText>
              </w:r>
            </w:del>
          </w:p>
        </w:tc>
      </w:tr>
      <w:tr w:rsidR="005A2227" w:rsidRPr="00E352EF" w:rsidDel="00FC270B" w14:paraId="32ACD493" w14:textId="1246DD6D">
        <w:trPr>
          <w:del w:id="10873"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49D26" w14:textId="7CAE63B5" w:rsidR="005A2227" w:rsidRPr="00E352EF" w:rsidDel="00FC270B" w:rsidRDefault="0097053A">
            <w:pPr>
              <w:rPr>
                <w:del w:id="10874" w:author="Utente" w:date="2017-06-26T16:00:00Z"/>
              </w:rPr>
            </w:pPr>
            <w:del w:id="10875" w:author="Utente" w:date="2017-06-26T16:00:00Z">
              <w:r w:rsidRPr="00E352EF" w:rsidDel="00FC270B">
                <w:rPr>
                  <w:rFonts w:ascii="Calibri" w:eastAsia="Calibri" w:hAnsi="Calibri" w:cs="Calibri"/>
                </w:rPr>
                <w:delText>YYYYA</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D9E29" w14:textId="6C5C1E07" w:rsidR="005A2227" w:rsidRPr="00E352EF" w:rsidDel="00FC270B" w:rsidRDefault="0097053A">
            <w:pPr>
              <w:rPr>
                <w:del w:id="10876" w:author="Utente" w:date="2017-06-26T16:00:00Z"/>
              </w:rPr>
            </w:pPr>
            <w:del w:id="10877" w:author="Utente" w:date="2017-06-26T16:00:00Z">
              <w:r w:rsidRPr="00E352EF" w:rsidDel="00FC270B">
                <w:rPr>
                  <w:rFonts w:ascii="Calibri" w:eastAsia="Calibri" w:hAnsi="Calibri" w:cs="Calibri"/>
                </w:rPr>
                <w:delText>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95F31" w14:textId="7AAE1BED" w:rsidR="005A2227" w:rsidRPr="00E352EF" w:rsidDel="00FC270B" w:rsidRDefault="0097053A">
            <w:pPr>
              <w:rPr>
                <w:del w:id="10878" w:author="Utente" w:date="2017-06-26T16:00:00Z"/>
              </w:rPr>
            </w:pPr>
            <w:del w:id="10879" w:author="Utente" w:date="2017-06-26T16:00:00Z">
              <w:r w:rsidRPr="00E352EF" w:rsidDel="00FC270B">
                <w:rPr>
                  <w:rFonts w:ascii="Calibri" w:eastAsia="Calibri" w:hAnsi="Calibri" w:cs="Calibri"/>
                </w:rPr>
                <w:delText>2000A</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59B8A" w14:textId="2E3DC1F7" w:rsidR="005A2227" w:rsidRPr="00E352EF" w:rsidDel="00FC270B" w:rsidRDefault="0097053A">
            <w:pPr>
              <w:rPr>
                <w:del w:id="10880" w:author="Utente" w:date="2017-06-26T16:00:00Z"/>
              </w:rPr>
            </w:pPr>
            <w:del w:id="10881" w:author="Utente" w:date="2017-06-26T16:00:00Z">
              <w:r w:rsidRPr="00E352EF" w:rsidDel="00FC270B">
                <w:rPr>
                  <w:rFonts w:ascii="Calibri" w:eastAsia="Calibri" w:hAnsi="Calibri" w:cs="Calibri"/>
                </w:rPr>
                <w:delText>Annual</w:delText>
              </w:r>
            </w:del>
          </w:p>
        </w:tc>
      </w:tr>
      <w:tr w:rsidR="005A2227" w:rsidRPr="00E352EF" w:rsidDel="00FC270B" w14:paraId="7EB37884" w14:textId="6EF1980D">
        <w:trPr>
          <w:del w:id="10882"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3E445" w14:textId="527C2C0A" w:rsidR="005A2227" w:rsidRPr="00E352EF" w:rsidDel="00FC270B" w:rsidRDefault="0097053A">
            <w:pPr>
              <w:rPr>
                <w:del w:id="10883" w:author="Utente" w:date="2017-06-26T16:00:00Z"/>
              </w:rPr>
            </w:pPr>
            <w:del w:id="10884"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8EEE1" w14:textId="53F05B5A" w:rsidR="005A2227" w:rsidRPr="00E352EF" w:rsidDel="00FC270B" w:rsidRDefault="0097053A">
            <w:pPr>
              <w:rPr>
                <w:del w:id="10885" w:author="Utente" w:date="2017-06-26T16:00:00Z"/>
              </w:rPr>
            </w:pPr>
            <w:del w:id="10886"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0EFF9" w14:textId="1FAA2FE3" w:rsidR="005A2227" w:rsidRPr="00E352EF" w:rsidDel="00FC270B" w:rsidRDefault="0097053A">
            <w:pPr>
              <w:rPr>
                <w:del w:id="10887" w:author="Utente" w:date="2017-06-26T16:00:00Z"/>
              </w:rPr>
            </w:pPr>
            <w:del w:id="10888"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3132C" w14:textId="7DC7A428" w:rsidR="005A2227" w:rsidRPr="00E352EF" w:rsidDel="00FC270B" w:rsidRDefault="0097053A">
            <w:pPr>
              <w:rPr>
                <w:del w:id="10889" w:author="Utente" w:date="2017-06-26T16:00:00Z"/>
              </w:rPr>
            </w:pPr>
            <w:del w:id="10890" w:author="Utente" w:date="2017-06-26T16:00:00Z">
              <w:r w:rsidRPr="00E352EF" w:rsidDel="00FC270B">
                <w:rPr>
                  <w:rFonts w:ascii="Calibri" w:eastAsia="Calibri" w:hAnsi="Calibri" w:cs="Calibri"/>
                </w:rPr>
                <w:delText>Semestrial</w:delText>
              </w:r>
            </w:del>
          </w:p>
        </w:tc>
      </w:tr>
      <w:tr w:rsidR="005A2227" w:rsidRPr="00E352EF" w:rsidDel="00FC270B" w14:paraId="754F020B" w14:textId="6EF31C21">
        <w:trPr>
          <w:del w:id="10891"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3519F" w14:textId="4335EB52" w:rsidR="005A2227" w:rsidRPr="00E352EF" w:rsidDel="00FC270B" w:rsidRDefault="0097053A">
            <w:pPr>
              <w:rPr>
                <w:del w:id="10892" w:author="Utente" w:date="2017-06-26T16:00:00Z"/>
              </w:rPr>
            </w:pPr>
            <w:del w:id="10893"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F095E" w14:textId="17756A5A" w:rsidR="005A2227" w:rsidRPr="00E352EF" w:rsidDel="00FC270B" w:rsidRDefault="0097053A">
            <w:pPr>
              <w:rPr>
                <w:del w:id="10894" w:author="Utente" w:date="2017-06-26T16:00:00Z"/>
              </w:rPr>
            </w:pPr>
            <w:del w:id="10895"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7355C" w14:textId="09F1F396" w:rsidR="005A2227" w:rsidRPr="00E352EF" w:rsidDel="00FC270B" w:rsidRDefault="0097053A">
            <w:pPr>
              <w:rPr>
                <w:del w:id="10896" w:author="Utente" w:date="2017-06-26T16:00:00Z"/>
              </w:rPr>
            </w:pPr>
            <w:del w:id="10897"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6FEEF" w14:textId="6E05C8BE" w:rsidR="005A2227" w:rsidRPr="00E352EF" w:rsidDel="00FC270B" w:rsidRDefault="0097053A">
            <w:pPr>
              <w:rPr>
                <w:del w:id="10898" w:author="Utente" w:date="2017-06-26T16:00:00Z"/>
              </w:rPr>
            </w:pPr>
            <w:del w:id="10899" w:author="Utente" w:date="2017-06-26T16:00:00Z">
              <w:r w:rsidRPr="00E352EF" w:rsidDel="00FC270B">
                <w:rPr>
                  <w:rFonts w:ascii="Calibri" w:eastAsia="Calibri" w:hAnsi="Calibri" w:cs="Calibri"/>
                </w:rPr>
                <w:delText>Quarterly</w:delText>
              </w:r>
            </w:del>
          </w:p>
        </w:tc>
      </w:tr>
      <w:tr w:rsidR="005A2227" w:rsidRPr="00E352EF" w:rsidDel="00FC270B" w14:paraId="3F4546FA" w14:textId="51AD008B">
        <w:trPr>
          <w:del w:id="10900"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0E5D6C" w14:textId="13D634CC" w:rsidR="005A2227" w:rsidRPr="00E352EF" w:rsidDel="00FC270B" w:rsidRDefault="0097053A">
            <w:pPr>
              <w:rPr>
                <w:del w:id="10901" w:author="Utente" w:date="2017-06-26T16:00:00Z"/>
              </w:rPr>
            </w:pPr>
            <w:del w:id="10902" w:author="Utente" w:date="2017-06-26T16:00:00Z">
              <w:r w:rsidRPr="00E352EF" w:rsidDel="00FC270B">
                <w:rPr>
                  <w:rFonts w:ascii="Calibri" w:eastAsia="Calibri" w:hAnsi="Calibri" w:cs="Calibri"/>
                </w:rPr>
                <w:delText>YYYY-NN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2FB23" w14:textId="6A4D29EB" w:rsidR="005A2227" w:rsidRPr="00E352EF" w:rsidDel="00FC270B" w:rsidRDefault="0097053A">
            <w:pPr>
              <w:rPr>
                <w:del w:id="10903" w:author="Utente" w:date="2017-06-26T16:00:00Z"/>
              </w:rPr>
            </w:pPr>
            <w:del w:id="10904"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92DC8" w14:textId="2882C6E3" w:rsidR="005A2227" w:rsidRPr="00E352EF" w:rsidDel="00FC270B" w:rsidRDefault="0097053A">
            <w:pPr>
              <w:rPr>
                <w:del w:id="10905" w:author="Utente" w:date="2017-06-26T16:00:00Z"/>
              </w:rPr>
            </w:pPr>
            <w:del w:id="10906" w:author="Utente" w:date="2017-06-26T16:00:00Z">
              <w:r w:rsidRPr="00E352EF" w:rsidDel="00FC270B">
                <w:rPr>
                  <w:rFonts w:ascii="Calibri" w:eastAsia="Calibri" w:hAnsi="Calibri" w:cs="Calibri"/>
                </w:rPr>
                <w:delText>2000-01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E10BF" w14:textId="02033FA3" w:rsidR="005A2227" w:rsidRPr="00E352EF" w:rsidDel="00FC270B" w:rsidRDefault="0097053A">
            <w:pPr>
              <w:rPr>
                <w:del w:id="10907" w:author="Utente" w:date="2017-06-26T16:00:00Z"/>
              </w:rPr>
            </w:pPr>
            <w:del w:id="10908" w:author="Utente" w:date="2017-06-26T16:00:00Z">
              <w:r w:rsidRPr="00E352EF" w:rsidDel="00FC270B">
                <w:rPr>
                  <w:rFonts w:ascii="Calibri" w:eastAsia="Calibri" w:hAnsi="Calibri" w:cs="Calibri"/>
                </w:rPr>
                <w:delText>Monthly</w:delText>
              </w:r>
            </w:del>
          </w:p>
        </w:tc>
      </w:tr>
      <w:tr w:rsidR="005A2227" w:rsidRPr="00E352EF" w:rsidDel="00FC270B" w14:paraId="55B79782" w14:textId="29A127CD">
        <w:trPr>
          <w:del w:id="10909"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C0CB9F" w14:textId="50E7D771" w:rsidR="005A2227" w:rsidRPr="00E352EF" w:rsidDel="00FC270B" w:rsidRDefault="0097053A">
            <w:pPr>
              <w:rPr>
                <w:del w:id="10910" w:author="Utente" w:date="2017-06-26T16:00:00Z"/>
              </w:rPr>
            </w:pPr>
            <w:del w:id="10911" w:author="Utente" w:date="2017-06-26T16:00:00Z">
              <w:r w:rsidRPr="00E352EF" w:rsidDel="00FC270B">
                <w:rPr>
                  <w:rFonts w:ascii="Calibri" w:eastAsia="Calibri" w:hAnsi="Calibri" w:cs="Calibri"/>
                </w:rPr>
                <w:delText>YYYY-NN-NN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074B2" w14:textId="79C3EFE0" w:rsidR="005A2227" w:rsidRPr="00E352EF" w:rsidDel="00FC270B" w:rsidRDefault="0097053A">
            <w:pPr>
              <w:rPr>
                <w:del w:id="10912" w:author="Utente" w:date="2017-06-26T16:00:00Z"/>
              </w:rPr>
            </w:pPr>
            <w:del w:id="10913" w:author="Utente" w:date="2017-06-26T16:00:00Z">
              <w:r w:rsidRPr="00E352EF" w:rsidDel="00FC270B">
                <w:rPr>
                  <w:rFonts w:ascii="Calibri" w:eastAsia="Calibri" w:hAnsi="Calibri" w:cs="Calibri"/>
                </w:rPr>
                <w:delText>D, M, Q or 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93A6" w14:textId="77C094CD" w:rsidR="005A2227" w:rsidRPr="00E352EF" w:rsidDel="00FC270B" w:rsidRDefault="0097053A">
            <w:pPr>
              <w:rPr>
                <w:del w:id="10914" w:author="Utente" w:date="2017-06-26T16:00:00Z"/>
              </w:rPr>
            </w:pPr>
            <w:del w:id="10915" w:author="Utente" w:date="2017-06-26T16:00:00Z">
              <w:r w:rsidRPr="00E352EF" w:rsidDel="00FC270B">
                <w:rPr>
                  <w:rFonts w:ascii="Calibri" w:eastAsia="Calibri" w:hAnsi="Calibri" w:cs="Calibri"/>
                </w:rPr>
                <w:delText>2000-01-01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22FFC" w14:textId="183AFA4D" w:rsidR="005A2227" w:rsidRPr="00E352EF" w:rsidDel="00FC270B" w:rsidRDefault="0097053A">
            <w:pPr>
              <w:rPr>
                <w:del w:id="10916" w:author="Utente" w:date="2017-06-26T16:00:00Z"/>
              </w:rPr>
            </w:pPr>
            <w:del w:id="10917" w:author="Utente" w:date="2017-06-26T16:00:00Z">
              <w:r w:rsidRPr="00E352EF" w:rsidDel="00FC270B">
                <w:rPr>
                  <w:rFonts w:ascii="Calibri" w:eastAsia="Calibri" w:hAnsi="Calibri" w:cs="Calibri"/>
                </w:rPr>
                <w:delText>Daily, Monthly, Quarterly or Annual</w:delText>
              </w:r>
            </w:del>
          </w:p>
        </w:tc>
      </w:tr>
    </w:tbl>
    <w:p w14:paraId="7F3C4292" w14:textId="2680B66C" w:rsidR="005A2227" w:rsidRPr="00E352EF" w:rsidDel="00FC270B" w:rsidRDefault="005A2227">
      <w:pPr>
        <w:rPr>
          <w:del w:id="10918" w:author="Utente" w:date="2017-06-26T16:00:00Z"/>
        </w:rPr>
      </w:pPr>
    </w:p>
    <w:p w14:paraId="45D2CDE7" w14:textId="4A0F32BF" w:rsidR="005A2227" w:rsidRPr="00E352EF" w:rsidDel="00FC270B" w:rsidRDefault="0097053A" w:rsidP="003C3D77">
      <w:pPr>
        <w:rPr>
          <w:del w:id="10919" w:author="Utente" w:date="2017-06-26T16:00:00Z"/>
          <w:rFonts w:ascii="Cambria" w:eastAsia="Calibri" w:hAnsi="Cambria" w:cs="Calibri"/>
          <w:i/>
          <w:color w:val="5B9BD5"/>
        </w:rPr>
      </w:pPr>
      <w:del w:id="10920" w:author="Utente" w:date="2017-06-26T16:00:00Z">
        <w:r w:rsidRPr="00E352EF" w:rsidDel="00FC270B">
          <w:rPr>
            <w:rFonts w:ascii="Cambria" w:eastAsia="Calibri" w:hAnsi="Cambria" w:cs="Calibri"/>
            <w:i/>
            <w:color w:val="5B9BD5"/>
          </w:rPr>
          <w:delText>Returns</w:delText>
        </w:r>
      </w:del>
    </w:p>
    <w:p w14:paraId="4332024A" w14:textId="042ABE57" w:rsidR="005A2227" w:rsidRPr="00E352EF" w:rsidDel="00FC270B" w:rsidRDefault="0097053A" w:rsidP="00CF6D97">
      <w:pPr>
        <w:rPr>
          <w:del w:id="10921" w:author="Utente" w:date="2017-06-26T16:00:00Z"/>
          <w:rFonts w:ascii="Cambria" w:hAnsi="Cambria"/>
        </w:rPr>
      </w:pPr>
      <w:del w:id="10922"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date then </w:delText>
        </w:r>
        <w:r w:rsidR="00A126DE" w:rsidRPr="00E352EF" w:rsidDel="00FC270B">
          <w:rPr>
            <w:rFonts w:ascii="Cambria" w:eastAsia="Calibri" w:hAnsi="Cambria" w:cs="Calibri"/>
          </w:rPr>
          <w:delText xml:space="preserve">the operator </w:delText>
        </w:r>
        <w:r w:rsidRPr="00E352EF" w:rsidDel="00FC270B">
          <w:rPr>
            <w:rFonts w:ascii="Cambria" w:eastAsia="Calibri" w:hAnsi="Cambria" w:cs="Calibri"/>
          </w:rPr>
          <w:delText>returns a string representation of the input date, based on the chosen format.</w:delText>
        </w:r>
      </w:del>
    </w:p>
    <w:p w14:paraId="708EB5E2" w14:textId="6CDFA39A" w:rsidR="005A2227" w:rsidRPr="00E352EF" w:rsidDel="00FC270B" w:rsidRDefault="0097053A" w:rsidP="00CF6D97">
      <w:pPr>
        <w:rPr>
          <w:del w:id="10923" w:author="Utente" w:date="2017-06-26T16:00:00Z"/>
          <w:rFonts w:ascii="Cambria" w:hAnsi="Cambria"/>
        </w:rPr>
      </w:pPr>
      <w:del w:id="10924"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w:delText>
        </w:r>
        <w:r w:rsidR="00A126DE" w:rsidRPr="00E352EF" w:rsidDel="00FC270B">
          <w:rPr>
            <w:rFonts w:ascii="Cambria" w:eastAsia="Calibri" w:hAnsi="Cambria" w:cs="Calibri"/>
          </w:rPr>
          <w:delText>the operator</w:delText>
        </w:r>
        <w:r w:rsidRPr="00E352EF" w:rsidDel="00FC270B">
          <w:rPr>
            <w:rFonts w:ascii="Cambria" w:eastAsia="Calibri" w:hAnsi="Cambria" w:cs="Calibri"/>
          </w:rPr>
          <w:delText xml:space="preserve">returns a </w:delText>
        </w:r>
        <w:r w:rsidR="00F4601C" w:rsidRPr="00E352EF" w:rsidDel="00FC270B">
          <w:delText>Dataset</w:delText>
        </w:r>
        <w:r w:rsidRPr="00E352EF" w:rsidDel="00FC270B">
          <w:rPr>
            <w:rFonts w:ascii="Cambria" w:eastAsia="Calibri" w:hAnsi="Cambria" w:cs="Calibri"/>
          </w:rPr>
          <w:delText xml:space="preserve"> having all the Identifier, Measure and Attribute Components of the </w:delText>
        </w:r>
        <w:r w:rsidR="00A126DE" w:rsidRPr="00E352EF" w:rsidDel="00FC270B">
          <w:rPr>
            <w:rFonts w:ascii="Cambria" w:eastAsia="Calibri" w:hAnsi="Cambria" w:cs="Calibri"/>
            <w:i/>
          </w:rPr>
          <w:delText>ds</w:delText>
        </w:r>
        <w:r w:rsidRPr="00E352EF" w:rsidDel="00FC270B">
          <w:rPr>
            <w:rFonts w:ascii="Cambria" w:eastAsia="Calibri" w:hAnsi="Cambria" w:cs="Calibri"/>
          </w:rPr>
          <w:delText xml:space="preserve">, where the Measure Components </w:delText>
        </w:r>
        <w:r w:rsidR="00A126DE" w:rsidRPr="00E352EF" w:rsidDel="00FC270B">
          <w:rPr>
            <w:rFonts w:ascii="Cambria" w:eastAsia="Calibri" w:hAnsi="Cambria" w:cs="Calibri"/>
          </w:rPr>
          <w:delText>change in the data</w:delText>
        </w:r>
        <w:r w:rsidRPr="00E352EF" w:rsidDel="00FC270B">
          <w:rPr>
            <w:rFonts w:ascii="Cambria" w:eastAsia="Calibri" w:hAnsi="Cambria" w:cs="Calibri"/>
          </w:rPr>
          <w:delText xml:space="preserve"> type (from date to string-literal) and assume the values of the string representations (on the base of the </w:delText>
        </w:r>
        <w:r w:rsidRPr="00E352EF" w:rsidDel="00FC270B">
          <w:rPr>
            <w:rFonts w:ascii="Cambria" w:eastAsia="Calibri" w:hAnsi="Cambria" w:cs="Calibri"/>
            <w:i/>
          </w:rPr>
          <w:delText>format</w:delText>
        </w:r>
        <w:r w:rsidRPr="00E352EF" w:rsidDel="00FC270B">
          <w:rPr>
            <w:rFonts w:ascii="Cambria" w:eastAsia="Calibri" w:hAnsi="Cambria" w:cs="Calibri"/>
          </w:rPr>
          <w:delText>) of the dates in the input Measure Components.</w:delText>
        </w:r>
      </w:del>
    </w:p>
    <w:p w14:paraId="2DE4999C" w14:textId="5A942BAD" w:rsidR="00CF6D97" w:rsidRPr="00E352EF" w:rsidDel="00FC270B" w:rsidRDefault="00CF6D97" w:rsidP="00CF6D97">
      <w:pPr>
        <w:rPr>
          <w:del w:id="10925" w:author="Utente" w:date="2017-06-26T16:00:00Z"/>
          <w:rFonts w:ascii="Cambria" w:eastAsia="Calibri" w:hAnsi="Cambria" w:cs="Calibri"/>
          <w:i/>
          <w:color w:val="5B9BD5"/>
        </w:rPr>
      </w:pPr>
    </w:p>
    <w:p w14:paraId="35E5CEEA" w14:textId="5395C180" w:rsidR="005A2227" w:rsidRPr="00E352EF" w:rsidDel="00FC270B" w:rsidRDefault="0097053A" w:rsidP="003C3D77">
      <w:pPr>
        <w:rPr>
          <w:del w:id="10926" w:author="Utente" w:date="2017-06-26T16:00:00Z"/>
          <w:rFonts w:ascii="Cambria" w:eastAsia="Calibri" w:hAnsi="Cambria" w:cs="Calibri"/>
          <w:i/>
          <w:color w:val="5B9BD5"/>
        </w:rPr>
      </w:pPr>
      <w:del w:id="10927" w:author="Utente" w:date="2017-06-26T16:00:00Z">
        <w:r w:rsidRPr="00E352EF" w:rsidDel="00FC270B">
          <w:rPr>
            <w:rFonts w:ascii="Cambria" w:eastAsia="Calibri" w:hAnsi="Cambria" w:cs="Calibri"/>
            <w:i/>
            <w:color w:val="5B9BD5"/>
          </w:rPr>
          <w:delText>Semantic specification</w:delText>
        </w:r>
      </w:del>
    </w:p>
    <w:p w14:paraId="4C3FA74C" w14:textId="07B3789E" w:rsidR="005A2227" w:rsidRPr="00E352EF" w:rsidDel="00FC270B" w:rsidRDefault="0097053A" w:rsidP="00CF6D97">
      <w:pPr>
        <w:rPr>
          <w:del w:id="10928" w:author="Utente" w:date="2017-06-26T16:00:00Z"/>
          <w:rFonts w:ascii="Cambria" w:hAnsi="Cambria"/>
        </w:rPr>
      </w:pPr>
      <w:del w:id="10929" w:author="Utente" w:date="2017-06-26T16:00:00Z">
        <w:r w:rsidRPr="00E352EF" w:rsidDel="00FC270B">
          <w:rPr>
            <w:rFonts w:ascii="Cambria" w:eastAsia="Calibri" w:hAnsi="Cambria" w:cs="Calibri"/>
          </w:rPr>
          <w:delText xml:space="preserve">If the format </w:delText>
        </w:r>
        <w:r w:rsidR="002F20B2" w:rsidRPr="00E352EF" w:rsidDel="00FC270B">
          <w:rPr>
            <w:rFonts w:ascii="Cambria" w:eastAsia="Calibri" w:hAnsi="Cambria" w:cs="Calibri"/>
          </w:rPr>
          <w:delText xml:space="preserve">does </w:delText>
        </w:r>
        <w:r w:rsidRPr="00E352EF" w:rsidDel="00FC270B">
          <w:rPr>
            <w:rFonts w:ascii="Cambria" w:eastAsia="Calibri" w:hAnsi="Cambria" w:cs="Calibri"/>
          </w:rPr>
          <w:delText xml:space="preserve">not conform to any of the formats expressed in the constraints section, then </w:delText>
        </w:r>
        <w:r w:rsidR="002F20B2" w:rsidRPr="00E352EF" w:rsidDel="00FC270B">
          <w:rPr>
            <w:rFonts w:ascii="Cambria" w:eastAsia="Calibri" w:hAnsi="Cambria" w:cs="Calibri"/>
          </w:rPr>
          <w:delText>a runtime exception is raised</w:delText>
        </w:r>
        <w:r w:rsidRPr="00E352EF" w:rsidDel="00FC270B">
          <w:rPr>
            <w:rFonts w:ascii="Cambria" w:eastAsia="Calibri" w:hAnsi="Cambria" w:cs="Calibri"/>
          </w:rPr>
          <w:delText>.</w:delText>
        </w:r>
      </w:del>
    </w:p>
    <w:p w14:paraId="4101E29B" w14:textId="0B27010C" w:rsidR="00CF6D97" w:rsidRPr="00E352EF" w:rsidDel="00FC270B" w:rsidRDefault="00CF6D97" w:rsidP="00CF6D97">
      <w:pPr>
        <w:rPr>
          <w:del w:id="10930" w:author="Utente" w:date="2017-06-26T16:00:00Z"/>
          <w:rFonts w:ascii="Cambria" w:eastAsia="Calibri" w:hAnsi="Cambria" w:cs="Calibri"/>
          <w:i/>
          <w:color w:val="5B9BD5"/>
        </w:rPr>
      </w:pPr>
    </w:p>
    <w:p w14:paraId="005F1F8A" w14:textId="39256D49" w:rsidR="005A2227" w:rsidRPr="00E352EF" w:rsidDel="00FC270B" w:rsidRDefault="0097053A" w:rsidP="003C3D77">
      <w:pPr>
        <w:rPr>
          <w:del w:id="10931" w:author="Utente" w:date="2017-06-26T16:00:00Z"/>
          <w:rFonts w:ascii="Cambria" w:eastAsia="Calibri" w:hAnsi="Cambria" w:cs="Calibri"/>
          <w:i/>
          <w:color w:val="5B9BD5"/>
        </w:rPr>
      </w:pPr>
      <w:del w:id="10932" w:author="Utente" w:date="2017-06-26T16:00:00Z">
        <w:r w:rsidRPr="00E352EF" w:rsidDel="00FC270B">
          <w:rPr>
            <w:rFonts w:ascii="Cambria" w:eastAsia="Calibri" w:hAnsi="Cambria" w:cs="Calibri"/>
            <w:i/>
            <w:color w:val="5B9BD5"/>
          </w:rPr>
          <w:delText>Example</w:delText>
        </w:r>
        <w:r w:rsidR="00CF6D97" w:rsidRPr="00E352EF" w:rsidDel="00FC270B">
          <w:rPr>
            <w:rFonts w:ascii="Cambria" w:eastAsia="Calibri" w:hAnsi="Cambria" w:cs="Calibri"/>
            <w:i/>
            <w:color w:val="5B9BD5"/>
          </w:rPr>
          <w:delText>s</w:delText>
        </w:r>
      </w:del>
    </w:p>
    <w:p w14:paraId="5C49B2B2" w14:textId="1B0C24F9" w:rsidR="005A2227" w:rsidRPr="00E352EF" w:rsidDel="00FC270B" w:rsidRDefault="00EA6708" w:rsidP="00CF6D97">
      <w:pPr>
        <w:rPr>
          <w:del w:id="10933" w:author="Utente" w:date="2017-06-26T16:00:00Z"/>
          <w:rFonts w:ascii="Cambria" w:hAnsi="Cambria"/>
        </w:rPr>
      </w:pPr>
      <w:del w:id="10934" w:author="Utente" w:date="2017-06-26T16:00:00Z">
        <w:r w:rsidRPr="00E352EF" w:rsidDel="00FC270B">
          <w:rPr>
            <w:rFonts w:ascii="Cambria" w:eastAsia="Calibri" w:hAnsi="Cambria" w:cs="Calibri"/>
          </w:rPr>
          <w:delText>O</w:delText>
        </w:r>
        <w:r w:rsidR="0097053A" w:rsidRPr="00E352EF" w:rsidDel="00FC270B">
          <w:rPr>
            <w:rFonts w:ascii="Cambria" w:eastAsia="Calibri" w:hAnsi="Cambria" w:cs="Calibri"/>
          </w:rPr>
          <w:delText>n date</w:delText>
        </w:r>
      </w:del>
    </w:p>
    <w:p w14:paraId="12592E09" w14:textId="0FD66DE9" w:rsidR="005A2227" w:rsidRPr="00E352EF" w:rsidDel="00FC270B" w:rsidRDefault="00EA6708" w:rsidP="00CF6D97">
      <w:pPr>
        <w:rPr>
          <w:del w:id="10935" w:author="Utente" w:date="2017-06-26T16:00:00Z"/>
          <w:rFonts w:ascii="Cambria" w:hAnsi="Cambria"/>
        </w:rPr>
      </w:pPr>
      <w:del w:id="10936" w:author="Utente" w:date="2017-06-26T16:00:00Z">
        <w:r w:rsidRPr="00E352EF" w:rsidDel="00FC270B">
          <w:rPr>
            <w:rFonts w:ascii="Cambria" w:eastAsia="Calibri" w:hAnsi="Cambria" w:cs="Calibri"/>
          </w:rPr>
          <w:delText xml:space="preserve">1) </w:delText>
        </w:r>
        <w:r w:rsidR="0097053A" w:rsidRPr="00E352EF" w:rsidDel="00FC270B">
          <w:rPr>
            <w:rFonts w:ascii="Cambria" w:eastAsia="Calibri" w:hAnsi="Cambria" w:cs="Calibri"/>
          </w:rPr>
          <w:delText xml:space="preserve">If A = 28/02/2016 </w:delText>
        </w:r>
      </w:del>
    </w:p>
    <w:p w14:paraId="0247C931" w14:textId="36383C70" w:rsidR="005A2227" w:rsidRPr="00E352EF" w:rsidDel="00FC270B" w:rsidRDefault="0097053A" w:rsidP="00EA6708">
      <w:pPr>
        <w:ind w:firstLine="706"/>
        <w:rPr>
          <w:del w:id="10937" w:author="Utente" w:date="2017-06-26T16:00:00Z"/>
          <w:rFonts w:ascii="Cambria" w:hAnsi="Cambria"/>
        </w:rPr>
      </w:pPr>
      <w:del w:id="10938" w:author="Utente" w:date="2017-06-26T16:00:00Z">
        <w:r w:rsidRPr="00E352EF" w:rsidDel="00FC270B">
          <w:rPr>
            <w:rFonts w:ascii="Cambria" w:eastAsia="Calibri" w:hAnsi="Cambria" w:cs="Calibri"/>
          </w:rPr>
          <w:delText xml:space="preserve">B :=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r w:rsidRPr="00E352EF" w:rsidDel="00FC270B">
          <w:rPr>
            <w:rFonts w:ascii="Cambria" w:eastAsia="Calibri" w:hAnsi="Cambria" w:cs="Calibri"/>
          </w:rPr>
          <w:delText>A, YYYY-MM</w:delText>
        </w:r>
        <w:r w:rsidRPr="00E352EF" w:rsidDel="00FC270B">
          <w:rPr>
            <w:rFonts w:ascii="Cambria" w:eastAsia="Calibri" w:hAnsi="Cambria" w:cs="Calibri"/>
            <w:b/>
          </w:rPr>
          <w:delText xml:space="preserve">) </w:delText>
        </w:r>
        <w:r w:rsidRPr="00E352EF" w:rsidDel="00FC270B">
          <w:rPr>
            <w:rFonts w:ascii="Cambria" w:eastAsia="Calibri" w:hAnsi="Cambria" w:cs="Calibri"/>
          </w:rPr>
          <w:delText xml:space="preserve"> </w:delText>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Pr="00E352EF" w:rsidDel="00FC270B">
          <w:rPr>
            <w:rFonts w:ascii="Cambria" w:eastAsia="Calibri" w:hAnsi="Cambria" w:cs="Calibri"/>
          </w:rPr>
          <w:delText>B = "2016-02"</w:delText>
        </w:r>
      </w:del>
    </w:p>
    <w:p w14:paraId="16FE1FF0" w14:textId="26736CE1" w:rsidR="005A2227" w:rsidRPr="00E352EF" w:rsidDel="00FC270B" w:rsidRDefault="005A2227" w:rsidP="00CF6D97">
      <w:pPr>
        <w:rPr>
          <w:del w:id="10939" w:author="Utente" w:date="2017-06-26T16:00:00Z"/>
          <w:rFonts w:ascii="Cambria" w:hAnsi="Cambria"/>
        </w:rPr>
      </w:pPr>
    </w:p>
    <w:p w14:paraId="2E1C0A71" w14:textId="695CAC0B" w:rsidR="005A2227" w:rsidRPr="00E352EF" w:rsidDel="00FC270B" w:rsidRDefault="0097053A" w:rsidP="00CF6D97">
      <w:pPr>
        <w:rPr>
          <w:del w:id="10940" w:author="Utente" w:date="2017-06-26T16:00:00Z"/>
          <w:rFonts w:ascii="Cambria" w:eastAsia="Calibri" w:hAnsi="Cambria" w:cs="Calibri"/>
        </w:rPr>
      </w:pPr>
      <w:del w:id="10941" w:author="Utente" w:date="2017-06-26T16:00:00Z">
        <w:r w:rsidRPr="00E352EF" w:rsidDel="00FC270B">
          <w:rPr>
            <w:rFonts w:ascii="Cambria" w:eastAsia="Calibri" w:hAnsi="Cambria" w:cs="Calibri"/>
          </w:rPr>
          <w:delText xml:space="preserve"> </w:delText>
        </w:r>
        <w:r w:rsidR="00EA6708" w:rsidRPr="00E352EF" w:rsidDel="00FC270B">
          <w:rPr>
            <w:rFonts w:ascii="Cambria" w:eastAsia="Calibri" w:hAnsi="Cambria" w:cs="Calibri"/>
          </w:rPr>
          <w:delText>O</w:delText>
        </w:r>
        <w:r w:rsidRPr="00E352EF" w:rsidDel="00FC270B">
          <w:rPr>
            <w:rFonts w:ascii="Cambria" w:eastAsia="Calibri" w:hAnsi="Cambria" w:cs="Calibri"/>
          </w:rPr>
          <w:delText xml:space="preserve">n </w:delText>
        </w:r>
        <w:r w:rsidR="00F4601C" w:rsidRPr="00E352EF" w:rsidDel="00FC270B">
          <w:delText>Dataset</w:delText>
        </w:r>
      </w:del>
    </w:p>
    <w:p w14:paraId="04C949C7" w14:textId="76A41F12" w:rsidR="00EA6708" w:rsidRPr="00E352EF" w:rsidDel="00FC270B" w:rsidRDefault="00EA6708" w:rsidP="00EA6708">
      <w:pPr>
        <w:rPr>
          <w:del w:id="10942" w:author="Utente" w:date="2017-06-26T16:00:00Z"/>
          <w:rFonts w:ascii="Cambria" w:hAnsi="Cambria"/>
        </w:rPr>
      </w:pPr>
      <w:del w:id="10943" w:author="Utente" w:date="2017-06-26T16:00:00Z">
        <w:r w:rsidRPr="00E352EF" w:rsidDel="00FC270B">
          <w:rPr>
            <w:rFonts w:ascii="Cambria" w:eastAsia="Calibri" w:hAnsi="Cambria" w:cs="Calibri"/>
          </w:rPr>
          <w:delText xml:space="preserve">2) ds_2:= </w:delText>
        </w:r>
        <w:r w:rsidRPr="00E352EF" w:rsidDel="00FC270B">
          <w:rPr>
            <w:rFonts w:ascii="Cambria" w:eastAsia="Calibri" w:hAnsi="Cambria" w:cs="Calibri"/>
            <w:b/>
          </w:rPr>
          <w:delText>string_from_date (</w:delText>
        </w:r>
        <w:r w:rsidRPr="00E352EF" w:rsidDel="00FC270B">
          <w:rPr>
            <w:rFonts w:ascii="Cambria" w:eastAsia="Calibri" w:hAnsi="Cambria" w:cs="Calibri"/>
          </w:rPr>
          <w:delText>ds_1, “YYYY-MM”</w:delText>
        </w:r>
        <w:r w:rsidRPr="00E352EF" w:rsidDel="00FC270B">
          <w:rPr>
            <w:rFonts w:ascii="Cambria" w:eastAsia="Calibri" w:hAnsi="Cambria" w:cs="Calibri"/>
            <w:b/>
          </w:rPr>
          <w:delText>)</w:delText>
        </w:r>
      </w:del>
    </w:p>
    <w:p w14:paraId="391FF7AA" w14:textId="1148E4E3" w:rsidR="00EA6708" w:rsidRPr="00E352EF" w:rsidDel="00FC270B" w:rsidRDefault="00EA6708" w:rsidP="00CF6D97">
      <w:pPr>
        <w:rPr>
          <w:del w:id="10944" w:author="Utente" w:date="2017-06-26T16:00: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1C7F86E" w14:textId="16AACE79">
        <w:trPr>
          <w:del w:id="10945"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6CFA38" w14:textId="686F7365" w:rsidR="005A2227" w:rsidRPr="00E352EF" w:rsidDel="00FC270B" w:rsidRDefault="0097053A">
            <w:pPr>
              <w:rPr>
                <w:del w:id="10946" w:author="Utente" w:date="2017-06-26T16:00:00Z"/>
              </w:rPr>
            </w:pPr>
            <w:del w:id="10947" w:author="Utente" w:date="2017-06-26T16:00:00Z">
              <w:r w:rsidRPr="00E352EF" w:rsidDel="00FC270B">
                <w:rPr>
                  <w:rFonts w:ascii="Calibri" w:eastAsia="Calibri" w:hAnsi="Calibri" w:cs="Calibri"/>
                </w:rPr>
                <w:delText>ds_1</w:delText>
              </w:r>
            </w:del>
          </w:p>
        </w:tc>
      </w:tr>
      <w:tr w:rsidR="005A2227" w:rsidRPr="00E352EF" w:rsidDel="00FC270B" w14:paraId="4361BE19" w14:textId="4339CE69">
        <w:trPr>
          <w:del w:id="10948"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9275BE" w14:textId="22E3DEB2" w:rsidR="005A2227" w:rsidRPr="00E352EF" w:rsidDel="00FC270B" w:rsidRDefault="0097053A">
            <w:pPr>
              <w:rPr>
                <w:del w:id="10949" w:author="Utente" w:date="2017-06-26T16:00:00Z"/>
              </w:rPr>
            </w:pPr>
            <w:del w:id="10950" w:author="Utente" w:date="2017-06-26T16:00:00Z">
              <w:r w:rsidRPr="00E352EF" w:rsidDel="00FC270B">
                <w:rPr>
                  <w:rFonts w:ascii="Calibri" w:eastAsia="Calibri" w:hAnsi="Calibri" w:cs="Calibri"/>
                  <w:b/>
                </w:rPr>
                <w:lastRenderedPageBreak/>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BBD570" w14:textId="13247C9B" w:rsidR="005A2227" w:rsidRPr="00E352EF" w:rsidDel="00FC270B" w:rsidRDefault="0097053A">
            <w:pPr>
              <w:rPr>
                <w:del w:id="10951" w:author="Utente" w:date="2017-06-26T16:00:00Z"/>
              </w:rPr>
            </w:pPr>
            <w:del w:id="10952"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F7F43F" w14:textId="48DC3714" w:rsidR="005A2227" w:rsidRPr="00E352EF" w:rsidDel="00FC270B" w:rsidRDefault="0097053A">
            <w:pPr>
              <w:rPr>
                <w:del w:id="10953" w:author="Utente" w:date="2017-06-26T16:00:00Z"/>
              </w:rPr>
            </w:pPr>
            <w:del w:id="10954" w:author="Utente" w:date="2017-06-26T16:00:00Z">
              <w:r w:rsidRPr="00E352EF" w:rsidDel="00FC270B">
                <w:rPr>
                  <w:rFonts w:ascii="Calibri" w:eastAsia="Calibri" w:hAnsi="Calibri" w:cs="Calibri"/>
                  <w:b/>
                </w:rPr>
                <w:delText>M1</w:delText>
              </w:r>
            </w:del>
          </w:p>
        </w:tc>
      </w:tr>
      <w:tr w:rsidR="005A2227" w:rsidRPr="00E352EF" w:rsidDel="00FC270B" w14:paraId="48E85558" w14:textId="3C41FC5B">
        <w:trPr>
          <w:del w:id="10955"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69B2E" w14:textId="5A119562" w:rsidR="005A2227" w:rsidRPr="00E352EF" w:rsidDel="00FC270B" w:rsidRDefault="0097053A">
            <w:pPr>
              <w:rPr>
                <w:del w:id="10956" w:author="Utente" w:date="2017-06-26T16:00:00Z"/>
              </w:rPr>
            </w:pPr>
            <w:del w:id="10957"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BE756" w14:textId="680165B2" w:rsidR="005A2227" w:rsidRPr="00E352EF" w:rsidDel="00FC270B" w:rsidRDefault="0097053A">
            <w:pPr>
              <w:rPr>
                <w:del w:id="10958" w:author="Utente" w:date="2017-06-26T16:00:00Z"/>
              </w:rPr>
            </w:pPr>
            <w:del w:id="10959"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26ADDA" w14:textId="64AF8303" w:rsidR="005A2227" w:rsidRPr="00E352EF" w:rsidDel="00FC270B" w:rsidRDefault="0097053A">
            <w:pPr>
              <w:rPr>
                <w:del w:id="10960" w:author="Utente" w:date="2017-06-26T16:00:00Z"/>
              </w:rPr>
            </w:pPr>
            <w:del w:id="10961" w:author="Utente" w:date="2017-06-26T16:00:00Z">
              <w:r w:rsidRPr="00E352EF" w:rsidDel="00FC270B">
                <w:rPr>
                  <w:rFonts w:ascii="Calibri" w:eastAsia="Calibri" w:hAnsi="Calibri" w:cs="Calibri"/>
                </w:rPr>
                <w:delText>2015/12/10</w:delText>
              </w:r>
            </w:del>
          </w:p>
        </w:tc>
      </w:tr>
      <w:tr w:rsidR="005A2227" w:rsidRPr="00E352EF" w:rsidDel="00FC270B" w14:paraId="409D1C3E" w14:textId="523D2744">
        <w:trPr>
          <w:del w:id="10962"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EDFF2" w14:textId="6D141118" w:rsidR="005A2227" w:rsidRPr="00E352EF" w:rsidDel="00FC270B" w:rsidRDefault="0097053A">
            <w:pPr>
              <w:rPr>
                <w:del w:id="10963" w:author="Utente" w:date="2017-06-26T16:00:00Z"/>
              </w:rPr>
            </w:pPr>
            <w:del w:id="10964"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20B9F" w14:textId="0A666873" w:rsidR="005A2227" w:rsidRPr="00E352EF" w:rsidDel="00FC270B" w:rsidRDefault="0097053A">
            <w:pPr>
              <w:rPr>
                <w:del w:id="10965" w:author="Utente" w:date="2017-06-26T16:00:00Z"/>
              </w:rPr>
            </w:pPr>
            <w:del w:id="10966"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4C241" w14:textId="4313309F" w:rsidR="005A2227" w:rsidRPr="00E352EF" w:rsidDel="00FC270B" w:rsidRDefault="0097053A">
            <w:pPr>
              <w:rPr>
                <w:del w:id="10967" w:author="Utente" w:date="2017-06-26T16:00:00Z"/>
              </w:rPr>
            </w:pPr>
            <w:del w:id="10968" w:author="Utente" w:date="2017-06-26T16:00:00Z">
              <w:r w:rsidRPr="00E352EF" w:rsidDel="00FC270B">
                <w:rPr>
                  <w:rFonts w:ascii="Calibri" w:eastAsia="Calibri" w:hAnsi="Calibri" w:cs="Calibri"/>
                </w:rPr>
                <w:delText>2015/06/11</w:delText>
              </w:r>
            </w:del>
          </w:p>
        </w:tc>
      </w:tr>
      <w:tr w:rsidR="005A2227" w:rsidRPr="00E352EF" w:rsidDel="00FC270B" w14:paraId="158E5F8A" w14:textId="3EFC441F">
        <w:trPr>
          <w:del w:id="10969"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14E30" w14:textId="300CD8AF" w:rsidR="005A2227" w:rsidRPr="00E352EF" w:rsidDel="00FC270B" w:rsidRDefault="0097053A">
            <w:pPr>
              <w:rPr>
                <w:del w:id="10970" w:author="Utente" w:date="2017-06-26T16:00:00Z"/>
              </w:rPr>
            </w:pPr>
            <w:del w:id="10971"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17535" w14:textId="226EF607" w:rsidR="005A2227" w:rsidRPr="00E352EF" w:rsidDel="00FC270B" w:rsidRDefault="0097053A">
            <w:pPr>
              <w:rPr>
                <w:del w:id="10972" w:author="Utente" w:date="2017-06-26T16:00:00Z"/>
              </w:rPr>
            </w:pPr>
            <w:del w:id="10973"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A5010" w14:textId="7A4EE035" w:rsidR="005A2227" w:rsidRPr="00E352EF" w:rsidDel="00FC270B" w:rsidRDefault="0097053A">
            <w:pPr>
              <w:rPr>
                <w:del w:id="10974" w:author="Utente" w:date="2017-06-26T16:00:00Z"/>
              </w:rPr>
            </w:pPr>
            <w:del w:id="10975" w:author="Utente" w:date="2017-06-26T16:00:00Z">
              <w:r w:rsidRPr="00E352EF" w:rsidDel="00FC270B">
                <w:rPr>
                  <w:rFonts w:ascii="Calibri" w:eastAsia="Calibri" w:hAnsi="Calibri" w:cs="Calibri"/>
                </w:rPr>
                <w:delText>2015/12/10</w:delText>
              </w:r>
            </w:del>
          </w:p>
        </w:tc>
      </w:tr>
      <w:tr w:rsidR="005A2227" w:rsidRPr="00E352EF" w:rsidDel="00FC270B" w14:paraId="6C6E3177" w14:textId="150734F1">
        <w:trPr>
          <w:del w:id="10976"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3F000" w14:textId="746C2211" w:rsidR="005A2227" w:rsidRPr="00E352EF" w:rsidDel="00FC270B" w:rsidRDefault="0097053A">
            <w:pPr>
              <w:rPr>
                <w:del w:id="10977" w:author="Utente" w:date="2017-06-26T16:00:00Z"/>
              </w:rPr>
            </w:pPr>
            <w:del w:id="10978"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AF2AF" w14:textId="59AF72D0" w:rsidR="005A2227" w:rsidRPr="00E352EF" w:rsidDel="00FC270B" w:rsidRDefault="0097053A">
            <w:pPr>
              <w:rPr>
                <w:del w:id="10979" w:author="Utente" w:date="2017-06-26T16:00:00Z"/>
              </w:rPr>
            </w:pPr>
            <w:del w:id="10980"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D16BE" w14:textId="04B0FDDA" w:rsidR="005A2227" w:rsidRPr="00E352EF" w:rsidDel="00FC270B" w:rsidRDefault="0097053A">
            <w:pPr>
              <w:rPr>
                <w:del w:id="10981" w:author="Utente" w:date="2017-06-26T16:00:00Z"/>
              </w:rPr>
            </w:pPr>
            <w:del w:id="10982" w:author="Utente" w:date="2017-06-26T16:00:00Z">
              <w:r w:rsidRPr="00E352EF" w:rsidDel="00FC270B">
                <w:rPr>
                  <w:rFonts w:ascii="Calibri" w:eastAsia="Calibri" w:hAnsi="Calibri" w:cs="Calibri"/>
                </w:rPr>
                <w:delText>2015/06/11</w:delText>
              </w:r>
            </w:del>
          </w:p>
        </w:tc>
      </w:tr>
    </w:tbl>
    <w:p w14:paraId="5A6C9625" w14:textId="5086C37D" w:rsidR="005A2227" w:rsidRPr="00E352EF" w:rsidDel="00FC270B" w:rsidRDefault="005A2227">
      <w:pPr>
        <w:rPr>
          <w:del w:id="10983" w:author="Utente" w:date="2017-06-26T16:00:00Z"/>
        </w:rPr>
      </w:pPr>
    </w:p>
    <w:p w14:paraId="12C8E349" w14:textId="5D066641" w:rsidR="005A2227" w:rsidRPr="00E352EF" w:rsidDel="00FC270B" w:rsidRDefault="005A2227">
      <w:pPr>
        <w:ind w:left="720"/>
        <w:rPr>
          <w:del w:id="10984" w:author="Utente" w:date="2017-06-26T16:00: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0132867" w14:textId="5CC648A1">
        <w:trPr>
          <w:del w:id="10985"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C412D4" w14:textId="2B89B3DF" w:rsidR="005A2227" w:rsidRPr="00E352EF" w:rsidDel="00FC270B" w:rsidRDefault="0097053A">
            <w:pPr>
              <w:rPr>
                <w:del w:id="10986" w:author="Utente" w:date="2017-06-26T16:00:00Z"/>
              </w:rPr>
            </w:pPr>
            <w:del w:id="10987" w:author="Utente" w:date="2017-06-26T16:00:00Z">
              <w:r w:rsidRPr="00E352EF" w:rsidDel="00FC270B">
                <w:rPr>
                  <w:rFonts w:ascii="Calibri" w:eastAsia="Calibri" w:hAnsi="Calibri" w:cs="Calibri"/>
                </w:rPr>
                <w:delText>ds_2</w:delText>
              </w:r>
            </w:del>
          </w:p>
        </w:tc>
      </w:tr>
      <w:tr w:rsidR="005A2227" w:rsidRPr="00E352EF" w:rsidDel="00FC270B" w14:paraId="2E83BA47" w14:textId="62FAA098">
        <w:trPr>
          <w:del w:id="10988"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01EC01" w14:textId="675843BD" w:rsidR="005A2227" w:rsidRPr="00E352EF" w:rsidDel="00FC270B" w:rsidRDefault="0097053A">
            <w:pPr>
              <w:rPr>
                <w:del w:id="10989" w:author="Utente" w:date="2017-06-26T16:00:00Z"/>
              </w:rPr>
            </w:pPr>
            <w:del w:id="10990" w:author="Utente" w:date="2017-06-26T16:00:00Z">
              <w:r w:rsidRPr="00E352EF" w:rsidDel="00FC270B">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7D47B" w14:textId="61F8C4CE" w:rsidR="005A2227" w:rsidRPr="00E352EF" w:rsidDel="00FC270B" w:rsidRDefault="0097053A">
            <w:pPr>
              <w:rPr>
                <w:del w:id="10991" w:author="Utente" w:date="2017-06-26T16:00:00Z"/>
              </w:rPr>
            </w:pPr>
            <w:del w:id="10992"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2F3EAA" w14:textId="4C9749E4" w:rsidR="005A2227" w:rsidRPr="00E352EF" w:rsidDel="00FC270B" w:rsidRDefault="0097053A">
            <w:pPr>
              <w:rPr>
                <w:del w:id="10993" w:author="Utente" w:date="2017-06-26T16:00:00Z"/>
              </w:rPr>
            </w:pPr>
            <w:del w:id="10994" w:author="Utente" w:date="2017-06-26T16:00:00Z">
              <w:r w:rsidRPr="00E352EF" w:rsidDel="00FC270B">
                <w:rPr>
                  <w:rFonts w:ascii="Calibri" w:eastAsia="Calibri" w:hAnsi="Calibri" w:cs="Calibri"/>
                  <w:b/>
                </w:rPr>
                <w:delText>M1</w:delText>
              </w:r>
            </w:del>
          </w:p>
        </w:tc>
      </w:tr>
      <w:tr w:rsidR="005A2227" w:rsidRPr="00E352EF" w:rsidDel="00FC270B" w14:paraId="2B85DB85" w14:textId="287C59CC">
        <w:trPr>
          <w:del w:id="10995"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E0A51" w14:textId="61ED75AD" w:rsidR="005A2227" w:rsidRPr="00E352EF" w:rsidDel="00FC270B" w:rsidRDefault="0097053A">
            <w:pPr>
              <w:rPr>
                <w:del w:id="10996" w:author="Utente" w:date="2017-06-26T16:00:00Z"/>
              </w:rPr>
            </w:pPr>
            <w:del w:id="10997"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E74B4" w14:textId="3B63EF37" w:rsidR="005A2227" w:rsidRPr="00E352EF" w:rsidDel="00FC270B" w:rsidRDefault="0097053A">
            <w:pPr>
              <w:rPr>
                <w:del w:id="10998" w:author="Utente" w:date="2017-06-26T16:00:00Z"/>
              </w:rPr>
            </w:pPr>
            <w:del w:id="10999"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00ED5" w14:textId="4ECCF914" w:rsidR="005A2227" w:rsidRPr="00E352EF" w:rsidDel="00FC270B" w:rsidRDefault="0097053A">
            <w:pPr>
              <w:rPr>
                <w:del w:id="11000" w:author="Utente" w:date="2017-06-26T16:00:00Z"/>
              </w:rPr>
            </w:pPr>
            <w:del w:id="11001" w:author="Utente" w:date="2017-06-26T16:00:00Z">
              <w:r w:rsidRPr="00E352EF" w:rsidDel="00FC270B">
                <w:rPr>
                  <w:rFonts w:ascii="Calibri" w:eastAsia="Calibri" w:hAnsi="Calibri" w:cs="Calibri"/>
                </w:rPr>
                <w:delText>“2015-12”</w:delText>
              </w:r>
            </w:del>
          </w:p>
        </w:tc>
      </w:tr>
      <w:tr w:rsidR="005A2227" w:rsidRPr="00E352EF" w:rsidDel="00FC270B" w14:paraId="61532CE4" w14:textId="264A4AA0">
        <w:trPr>
          <w:del w:id="11002"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3447F" w14:textId="65255604" w:rsidR="005A2227" w:rsidRPr="00E352EF" w:rsidDel="00FC270B" w:rsidRDefault="0097053A">
            <w:pPr>
              <w:rPr>
                <w:del w:id="11003" w:author="Utente" w:date="2017-06-26T16:00:00Z"/>
              </w:rPr>
            </w:pPr>
            <w:del w:id="11004"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7AB68" w14:textId="14202D4F" w:rsidR="005A2227" w:rsidRPr="00E352EF" w:rsidDel="00FC270B" w:rsidRDefault="0097053A">
            <w:pPr>
              <w:rPr>
                <w:del w:id="11005" w:author="Utente" w:date="2017-06-26T16:00:00Z"/>
              </w:rPr>
            </w:pPr>
            <w:del w:id="11006"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78482" w14:textId="3818B0FA" w:rsidR="005A2227" w:rsidRPr="00E352EF" w:rsidDel="00FC270B" w:rsidRDefault="0097053A">
            <w:pPr>
              <w:rPr>
                <w:del w:id="11007" w:author="Utente" w:date="2017-06-26T16:00:00Z"/>
              </w:rPr>
            </w:pPr>
            <w:del w:id="11008" w:author="Utente" w:date="2017-06-26T16:00:00Z">
              <w:r w:rsidRPr="00E352EF" w:rsidDel="00FC270B">
                <w:rPr>
                  <w:rFonts w:ascii="Calibri" w:eastAsia="Calibri" w:hAnsi="Calibri" w:cs="Calibri"/>
                </w:rPr>
                <w:delText>“2015-06”</w:delText>
              </w:r>
            </w:del>
          </w:p>
        </w:tc>
      </w:tr>
      <w:tr w:rsidR="005A2227" w:rsidRPr="00E352EF" w:rsidDel="00FC270B" w14:paraId="1E1C79D6" w14:textId="4CA358E9">
        <w:trPr>
          <w:del w:id="11009"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1379" w14:textId="0D8A1A07" w:rsidR="005A2227" w:rsidRPr="00E352EF" w:rsidDel="00FC270B" w:rsidRDefault="0097053A">
            <w:pPr>
              <w:rPr>
                <w:del w:id="11010" w:author="Utente" w:date="2017-06-26T16:00:00Z"/>
              </w:rPr>
            </w:pPr>
            <w:del w:id="11011"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DF156" w14:textId="7626FBBE" w:rsidR="005A2227" w:rsidRPr="00E352EF" w:rsidDel="00FC270B" w:rsidRDefault="0097053A">
            <w:pPr>
              <w:rPr>
                <w:del w:id="11012" w:author="Utente" w:date="2017-06-26T16:00:00Z"/>
              </w:rPr>
            </w:pPr>
            <w:del w:id="11013"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024B0" w14:textId="73317D5D" w:rsidR="005A2227" w:rsidRPr="00E352EF" w:rsidDel="00FC270B" w:rsidRDefault="0097053A">
            <w:pPr>
              <w:rPr>
                <w:del w:id="11014" w:author="Utente" w:date="2017-06-26T16:00:00Z"/>
              </w:rPr>
            </w:pPr>
            <w:del w:id="11015" w:author="Utente" w:date="2017-06-26T16:00:00Z">
              <w:r w:rsidRPr="00E352EF" w:rsidDel="00FC270B">
                <w:rPr>
                  <w:rFonts w:ascii="Calibri" w:eastAsia="Calibri" w:hAnsi="Calibri" w:cs="Calibri"/>
                </w:rPr>
                <w:delText>“2015-12”</w:delText>
              </w:r>
            </w:del>
          </w:p>
        </w:tc>
      </w:tr>
      <w:tr w:rsidR="005A2227" w:rsidRPr="00E352EF" w:rsidDel="00FC270B" w14:paraId="19D5DC56" w14:textId="703AA02B">
        <w:trPr>
          <w:del w:id="11016"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AD0FF" w14:textId="024A8A60" w:rsidR="005A2227" w:rsidRPr="00E352EF" w:rsidDel="00FC270B" w:rsidRDefault="0097053A">
            <w:pPr>
              <w:rPr>
                <w:del w:id="11017" w:author="Utente" w:date="2017-06-26T16:00:00Z"/>
              </w:rPr>
            </w:pPr>
            <w:del w:id="11018"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B0A0B4" w14:textId="4095894A" w:rsidR="005A2227" w:rsidRPr="00E352EF" w:rsidDel="00FC270B" w:rsidRDefault="0097053A">
            <w:pPr>
              <w:rPr>
                <w:del w:id="11019" w:author="Utente" w:date="2017-06-26T16:00:00Z"/>
              </w:rPr>
            </w:pPr>
            <w:del w:id="11020"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1D99A" w14:textId="50AF4D70" w:rsidR="005A2227" w:rsidRPr="00E352EF" w:rsidDel="00FC270B" w:rsidRDefault="0097053A">
            <w:pPr>
              <w:rPr>
                <w:del w:id="11021" w:author="Utente" w:date="2017-06-26T16:00:00Z"/>
              </w:rPr>
            </w:pPr>
            <w:del w:id="11022" w:author="Utente" w:date="2017-06-26T16:00:00Z">
              <w:r w:rsidRPr="00E352EF" w:rsidDel="00FC270B">
                <w:rPr>
                  <w:rFonts w:ascii="Calibri" w:eastAsia="Calibri" w:hAnsi="Calibri" w:cs="Calibri"/>
                </w:rPr>
                <w:delText>”2015-06”</w:delText>
              </w:r>
            </w:del>
          </w:p>
        </w:tc>
      </w:tr>
    </w:tbl>
    <w:p w14:paraId="3C729E97" w14:textId="141F93B3" w:rsidR="005A2227" w:rsidRPr="00E352EF" w:rsidDel="00FC270B" w:rsidRDefault="005A2227">
      <w:pPr>
        <w:rPr>
          <w:del w:id="11023" w:author="Utente" w:date="2017-06-26T16:00:00Z"/>
        </w:rPr>
      </w:pPr>
    </w:p>
    <w:p w14:paraId="143AEE69" w14:textId="6D4B2AF2" w:rsidR="005A2227" w:rsidRPr="00E352EF" w:rsidRDefault="005A2227"/>
    <w:p w14:paraId="33D8E6AC" w14:textId="6831B13E" w:rsidR="005A2227" w:rsidRPr="00DC509E" w:rsidDel="00BD26B7" w:rsidRDefault="0097053A" w:rsidP="00DC509E">
      <w:pPr>
        <w:pStyle w:val="Stile3"/>
        <w:rPr>
          <w:lang w:val="en-GB"/>
        </w:rPr>
      </w:pPr>
      <w:bookmarkStart w:id="11024" w:name="_Toc463805777"/>
      <w:bookmarkStart w:id="11025" w:name="_Toc464487954"/>
      <w:r w:rsidRPr="00DC509E">
        <w:rPr>
          <w:lang w:val="en-GB"/>
        </w:rPr>
        <w:t>c</w:t>
      </w:r>
      <w:r w:rsidRPr="00DC509E" w:rsidDel="00BD26B7">
        <w:rPr>
          <w:lang w:val="en-GB"/>
        </w:rPr>
        <w:t>urrent_date</w:t>
      </w:r>
      <w:bookmarkEnd w:id="11024"/>
      <w:bookmarkEnd w:id="11025"/>
    </w:p>
    <w:p w14:paraId="231614A0" w14:textId="2CE48C2D" w:rsidR="005A2227" w:rsidRPr="00E352EF" w:rsidDel="00BD26B7" w:rsidRDefault="0097053A" w:rsidP="00CF6D97">
      <w:pPr>
        <w:rPr>
          <w:rFonts w:ascii="Cambria" w:hAnsi="Cambria"/>
        </w:rPr>
      </w:pPr>
      <w:r w:rsidRPr="00E352EF" w:rsidDel="00BD26B7">
        <w:rPr>
          <w:rFonts w:ascii="Cambria" w:eastAsia="Calibri" w:hAnsi="Cambria" w:cs="Calibri"/>
          <w:i/>
          <w:color w:val="5B9BD5"/>
        </w:rPr>
        <w:t>Semantic</w:t>
      </w:r>
    </w:p>
    <w:p w14:paraId="2122042F" w14:textId="74166078" w:rsidR="005A2227" w:rsidRPr="00E352EF" w:rsidDel="00BD26B7" w:rsidRDefault="0097053A" w:rsidP="00CF6D97">
      <w:pPr>
        <w:rPr>
          <w:rFonts w:ascii="Cambria" w:hAnsi="Cambria"/>
        </w:rPr>
      </w:pPr>
      <w:r w:rsidRPr="00E352EF" w:rsidDel="00BD26B7">
        <w:rPr>
          <w:rFonts w:ascii="Cambria" w:eastAsia="Calibri" w:hAnsi="Cambria" w:cs="Calibri"/>
        </w:rPr>
        <w:t xml:space="preserve">The operator </w:t>
      </w:r>
      <w:r w:rsidRPr="00E352EF" w:rsidDel="00BD26B7">
        <w:rPr>
          <w:rFonts w:ascii="Cambria" w:eastAsia="Calibri" w:hAnsi="Cambria" w:cs="Calibri"/>
          <w:b/>
        </w:rPr>
        <w:t>current_date</w:t>
      </w:r>
      <w:r w:rsidRPr="00E352EF" w:rsidDel="00BD26B7">
        <w:rPr>
          <w:rFonts w:ascii="Cambria" w:eastAsia="Calibri" w:hAnsi="Cambria" w:cs="Calibri"/>
        </w:rPr>
        <w:t xml:space="preserve"> returns the current date.</w:t>
      </w:r>
    </w:p>
    <w:p w14:paraId="3107528C" w14:textId="197FC625" w:rsidR="00CF6D97" w:rsidRPr="00E352EF" w:rsidDel="00BD26B7" w:rsidRDefault="00CF6D97" w:rsidP="00CF6D97">
      <w:pPr>
        <w:rPr>
          <w:rFonts w:ascii="Cambria" w:eastAsia="Calibri" w:hAnsi="Cambria" w:cs="Calibri"/>
          <w:i/>
          <w:color w:val="5B9BD5"/>
        </w:rPr>
      </w:pPr>
    </w:p>
    <w:p w14:paraId="00F685AD" w14:textId="3C3431A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Syntax</w:t>
      </w:r>
    </w:p>
    <w:p w14:paraId="0C72F5E6" w14:textId="535AB8E7" w:rsidR="005A2227" w:rsidRPr="00576524" w:rsidDel="00BD26B7" w:rsidRDefault="0097053A" w:rsidP="00CF6D97">
      <w:pPr>
        <w:rPr>
          <w:rFonts w:ascii="Cambria" w:hAnsi="Cambria"/>
          <w:lang w:val="fr-FR"/>
        </w:rPr>
      </w:pPr>
      <w:r w:rsidRPr="00576524" w:rsidDel="00BD26B7">
        <w:rPr>
          <w:rFonts w:ascii="Cambria" w:eastAsia="Calibri" w:hAnsi="Cambria" w:cs="Calibri"/>
          <w:b/>
          <w:i/>
          <w:lang w:val="fr-FR"/>
        </w:rPr>
        <w:t>current_date</w:t>
      </w:r>
      <w:r w:rsidRPr="00576524" w:rsidDel="00BD26B7">
        <w:rPr>
          <w:rFonts w:ascii="Cambria" w:eastAsia="Calibri" w:hAnsi="Cambria" w:cs="Calibri"/>
          <w:i/>
          <w:lang w:val="fr-FR"/>
        </w:rPr>
        <w:t>()</w:t>
      </w:r>
    </w:p>
    <w:p w14:paraId="315026F0" w14:textId="5A745287" w:rsidR="00CF6D97" w:rsidRPr="00576524" w:rsidDel="00BD26B7" w:rsidRDefault="00CF6D97" w:rsidP="00CF6D97">
      <w:pPr>
        <w:rPr>
          <w:rFonts w:ascii="Cambria" w:eastAsia="Calibri" w:hAnsi="Cambria" w:cs="Calibri"/>
          <w:i/>
          <w:color w:val="5B9BD5"/>
          <w:lang w:val="fr-FR"/>
        </w:rPr>
      </w:pPr>
    </w:p>
    <w:p w14:paraId="6AF294DF" w14:textId="75F4B42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Parameters</w:t>
      </w:r>
    </w:p>
    <w:p w14:paraId="774622BC" w14:textId="43DF9ACF" w:rsidR="005A2227" w:rsidRPr="00576524" w:rsidDel="00BD26B7" w:rsidRDefault="0097053A" w:rsidP="00CF6D97">
      <w:pPr>
        <w:rPr>
          <w:rFonts w:ascii="Cambria" w:hAnsi="Cambria"/>
          <w:lang w:val="fr-FR"/>
        </w:rPr>
      </w:pPr>
      <w:r w:rsidRPr="00576524" w:rsidDel="00BD26B7">
        <w:rPr>
          <w:rFonts w:ascii="Cambria" w:hAnsi="Cambria"/>
          <w:i/>
          <w:lang w:val="fr-FR"/>
        </w:rPr>
        <w:t>None</w:t>
      </w:r>
    </w:p>
    <w:p w14:paraId="58AF884C" w14:textId="7442CF03" w:rsidR="00CF6D97" w:rsidRPr="00576524" w:rsidDel="00BD26B7" w:rsidRDefault="00CF6D97" w:rsidP="00CF6D97">
      <w:pPr>
        <w:rPr>
          <w:rFonts w:ascii="Cambria" w:eastAsia="Calibri" w:hAnsi="Cambria" w:cs="Calibri"/>
          <w:i/>
          <w:color w:val="5B9BD5"/>
          <w:lang w:val="fr-FR"/>
        </w:rPr>
      </w:pPr>
    </w:p>
    <w:p w14:paraId="610CAB24" w14:textId="79A7E4C0"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Constraints</w:t>
      </w:r>
    </w:p>
    <w:p w14:paraId="3E0E749F" w14:textId="3E8BB0CA" w:rsidR="005A2227" w:rsidRPr="00E352EF" w:rsidDel="00BD26B7" w:rsidRDefault="0097053A" w:rsidP="00CF6D97">
      <w:pPr>
        <w:rPr>
          <w:rFonts w:ascii="Cambria" w:hAnsi="Cambria"/>
        </w:rPr>
      </w:pPr>
      <w:r w:rsidRPr="00E352EF" w:rsidDel="00BD26B7">
        <w:rPr>
          <w:rFonts w:ascii="Cambria" w:eastAsia="Calibri" w:hAnsi="Cambria" w:cs="Calibri"/>
        </w:rPr>
        <w:t>None</w:t>
      </w:r>
    </w:p>
    <w:p w14:paraId="4B9CCADB" w14:textId="100A14FF" w:rsidR="00CF6D97" w:rsidRPr="00E352EF" w:rsidDel="00BD26B7" w:rsidRDefault="00CF6D97" w:rsidP="00CF6D97">
      <w:pPr>
        <w:rPr>
          <w:rFonts w:ascii="Cambria" w:eastAsia="Calibri" w:hAnsi="Cambria" w:cs="Calibri"/>
          <w:i/>
          <w:color w:val="5B9BD5"/>
        </w:rPr>
      </w:pPr>
    </w:p>
    <w:p w14:paraId="591F1E41" w14:textId="7EAC6F35" w:rsidR="005A2227" w:rsidRPr="00E352EF" w:rsidDel="00BD26B7" w:rsidRDefault="0097053A" w:rsidP="003C3D77">
      <w:pPr>
        <w:rPr>
          <w:rFonts w:ascii="Cambria" w:eastAsia="Calibri" w:hAnsi="Cambria" w:cs="Calibri"/>
          <w:i/>
          <w:color w:val="5B9BD5"/>
        </w:rPr>
      </w:pPr>
      <w:r w:rsidRPr="00E352EF" w:rsidDel="00BD26B7">
        <w:rPr>
          <w:rFonts w:ascii="Cambria" w:eastAsia="Calibri" w:hAnsi="Cambria" w:cs="Calibri"/>
          <w:i/>
          <w:color w:val="5B9BD5"/>
        </w:rPr>
        <w:t>Returns</w:t>
      </w:r>
    </w:p>
    <w:p w14:paraId="19D896A2" w14:textId="747313F0" w:rsidR="005A2227" w:rsidRPr="00E352EF" w:rsidDel="00BD26B7" w:rsidRDefault="0097053A" w:rsidP="00CF6D97">
      <w:pPr>
        <w:rPr>
          <w:rFonts w:ascii="Cambria" w:hAnsi="Cambria"/>
        </w:rPr>
      </w:pPr>
      <w:r w:rsidRPr="00E352EF" w:rsidDel="00BD26B7">
        <w:rPr>
          <w:rFonts w:ascii="Cambria" w:hAnsi="Cambria"/>
        </w:rPr>
        <w:t xml:space="preserve">A </w:t>
      </w:r>
      <w:r w:rsidR="00F4601C" w:rsidRPr="00E352EF" w:rsidDel="00BD26B7">
        <w:t>Dataset</w:t>
      </w:r>
      <w:r w:rsidRPr="00E352EF" w:rsidDel="00BD26B7">
        <w:rPr>
          <w:rFonts w:ascii="Cambria" w:hAnsi="Cambria"/>
        </w:rPr>
        <w:t xml:space="preserve"> having only </w:t>
      </w:r>
      <w:r w:rsidR="00A126DE" w:rsidRPr="00E352EF" w:rsidDel="00BD26B7">
        <w:rPr>
          <w:rFonts w:ascii="Cambria" w:hAnsi="Cambria"/>
        </w:rPr>
        <w:t xml:space="preserve">one </w:t>
      </w:r>
      <w:r w:rsidRPr="00E352EF" w:rsidDel="00BD26B7">
        <w:rPr>
          <w:rFonts w:ascii="Cambria" w:hAnsi="Cambria"/>
        </w:rPr>
        <w:t>date</w:t>
      </w:r>
      <w:r w:rsidR="002F20B2" w:rsidRPr="00E352EF" w:rsidDel="00BD26B7">
        <w:rPr>
          <w:rFonts w:ascii="Cambria" w:hAnsi="Cambria"/>
        </w:rPr>
        <w:t xml:space="preserve"> Measure Component, with only one single Data Point</w:t>
      </w:r>
      <w:r w:rsidRPr="00E352EF" w:rsidDel="00BD26B7">
        <w:rPr>
          <w:rFonts w:ascii="Cambria" w:hAnsi="Cambria"/>
        </w:rPr>
        <w:t xml:space="preserve"> representing the current date</w:t>
      </w:r>
      <w:r w:rsidR="000B5270" w:rsidRPr="00E352EF" w:rsidDel="00BD26B7">
        <w:rPr>
          <w:rFonts w:ascii="Cambria" w:hAnsi="Cambria"/>
        </w:rPr>
        <w:t>.</w:t>
      </w:r>
    </w:p>
    <w:p w14:paraId="2517715C" w14:textId="7DD0E189" w:rsidR="005A2227" w:rsidRPr="00E352EF" w:rsidDel="00BD26B7" w:rsidRDefault="005A2227" w:rsidP="00CF6D97">
      <w:pPr>
        <w:rPr>
          <w:rFonts w:ascii="Cambria" w:hAnsi="Cambria"/>
        </w:rPr>
      </w:pPr>
    </w:p>
    <w:p w14:paraId="0F64AC38" w14:textId="77777777" w:rsidR="005A2227" w:rsidRPr="00E352EF" w:rsidRDefault="0097053A" w:rsidP="00B3632D">
      <w:pPr>
        <w:pStyle w:val="Stile1"/>
        <w:rPr>
          <w:lang w:val="en-GB"/>
        </w:rPr>
      </w:pPr>
      <w:bookmarkStart w:id="11026" w:name="_Toc462659726"/>
      <w:bookmarkStart w:id="11027" w:name="_Toc463805778"/>
      <w:bookmarkStart w:id="11028" w:name="_Toc464487955"/>
      <w:r w:rsidRPr="00E352EF">
        <w:rPr>
          <w:lang w:val="en-GB"/>
        </w:rPr>
        <w:lastRenderedPageBreak/>
        <w:t>VTL</w:t>
      </w:r>
      <w:r w:rsidR="00EB2324" w:rsidRPr="00E352EF">
        <w:rPr>
          <w:lang w:val="en-GB"/>
        </w:rPr>
        <w:t>-</w:t>
      </w:r>
      <w:r w:rsidRPr="00E352EF">
        <w:rPr>
          <w:lang w:val="en-GB"/>
        </w:rPr>
        <w:t>ML  -  Set functions</w:t>
      </w:r>
      <w:bookmarkEnd w:id="11026"/>
      <w:bookmarkEnd w:id="11027"/>
      <w:bookmarkEnd w:id="11028"/>
    </w:p>
    <w:p w14:paraId="242F92FF" w14:textId="77777777" w:rsidR="005A2227" w:rsidRPr="00E352EF" w:rsidRDefault="0097053A" w:rsidP="00A667AB">
      <w:pPr>
        <w:pStyle w:val="Stile3"/>
        <w:rPr>
          <w:lang w:val="en-GB"/>
        </w:rPr>
      </w:pPr>
      <w:bookmarkStart w:id="11029" w:name="_Toc462659727"/>
      <w:bookmarkStart w:id="11030" w:name="_Toc463805779"/>
      <w:bookmarkStart w:id="11031" w:name="_Toc464487956"/>
      <w:r w:rsidRPr="00E352EF">
        <w:rPr>
          <w:lang w:val="en-GB"/>
        </w:rPr>
        <w:t>union</w:t>
      </w:r>
      <w:bookmarkEnd w:id="11029"/>
      <w:bookmarkEnd w:id="11030"/>
      <w:bookmarkEnd w:id="11031"/>
    </w:p>
    <w:p w14:paraId="5027126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5F919F7" w14:textId="77777777" w:rsidR="005A2227" w:rsidRPr="00E352EF" w:rsidRDefault="0097053A" w:rsidP="00481AF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union</w:t>
      </w:r>
      <w:r w:rsidRPr="00E352EF">
        <w:rPr>
          <w:rFonts w:ascii="Cambria" w:eastAsia="Calibri" w:hAnsi="Cambria" w:cs="Calibri"/>
        </w:rPr>
        <w:t xml:space="preserve"> takes as input </w:t>
      </w:r>
      <w:r w:rsidR="002F20B2" w:rsidRPr="00E352EF">
        <w:rPr>
          <w:rFonts w:ascii="Cambria" w:eastAsia="Calibri" w:hAnsi="Cambria" w:cs="Calibri"/>
        </w:rPr>
        <w:t>a list of D</w:t>
      </w:r>
      <w:r w:rsidRPr="00E352EF">
        <w:rPr>
          <w:rFonts w:ascii="Cambria" w:eastAsia="Calibri" w:hAnsi="Cambria" w:cs="Calibri"/>
        </w:rPr>
        <w:t xml:space="preserve">atasets and returns </w:t>
      </w:r>
      <w:r w:rsidR="002F20B2" w:rsidRPr="00E352EF">
        <w:rPr>
          <w:rFonts w:ascii="Cambria" w:eastAsia="Calibri" w:hAnsi="Cambria" w:cs="Calibri"/>
        </w:rPr>
        <w:t xml:space="preserve">a single </w:t>
      </w:r>
      <w:r w:rsidR="00F4601C" w:rsidRPr="00E352EF">
        <w:t>Dataset</w:t>
      </w:r>
      <w:r w:rsidRPr="00E352EF">
        <w:rPr>
          <w:rFonts w:ascii="Cambria" w:eastAsia="Calibri" w:hAnsi="Cambria" w:cs="Calibri"/>
        </w:rPr>
        <w:t xml:space="preserve"> containing</w:t>
      </w:r>
      <w:r w:rsidR="002F20B2" w:rsidRPr="00E352EF">
        <w:rPr>
          <w:rFonts w:ascii="Cambria" w:eastAsia="Calibri" w:hAnsi="Cambria" w:cs="Calibri"/>
        </w:rPr>
        <w:t xml:space="preserve"> all the Data Points, without duplicates, that appear in any of them.</w:t>
      </w:r>
    </w:p>
    <w:p w14:paraId="4065BC79" w14:textId="77777777" w:rsidR="00897489" w:rsidRPr="00E352EF" w:rsidRDefault="00897489" w:rsidP="00481AFA">
      <w:pPr>
        <w:rPr>
          <w:rFonts w:ascii="Cambria" w:eastAsia="Calibri" w:hAnsi="Cambria" w:cs="Calibri"/>
          <w:i/>
          <w:color w:val="5B9BD5"/>
        </w:rPr>
      </w:pPr>
    </w:p>
    <w:p w14:paraId="19FC3A1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C4D2672" w14:textId="77777777" w:rsidR="005A2227" w:rsidRPr="00E352EF" w:rsidRDefault="0097053A" w:rsidP="00481AFA">
      <w:pPr>
        <w:rPr>
          <w:rFonts w:ascii="Cambria" w:hAnsi="Cambria"/>
        </w:rPr>
      </w:pPr>
      <w:r w:rsidRPr="00E352EF">
        <w:rPr>
          <w:rFonts w:ascii="Cambria" w:eastAsia="Calibri" w:hAnsi="Cambria" w:cs="Calibri"/>
          <w:b/>
        </w:rPr>
        <w:t>union</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i/>
        </w:rPr>
        <w:t xml:space="preserve"> ds</w:t>
      </w:r>
      <w:r w:rsidRPr="00E352EF">
        <w:rPr>
          <w:rFonts w:ascii="Cambria" w:eastAsia="Calibri" w:hAnsi="Cambria" w:cs="Calibri"/>
        </w:rPr>
        <w:t>}* {,</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36C8D60E" w14:textId="77777777" w:rsidR="00897489" w:rsidRPr="00E352EF" w:rsidRDefault="00897489" w:rsidP="00481AFA">
      <w:pPr>
        <w:rPr>
          <w:rFonts w:ascii="Cambria" w:eastAsia="Calibri" w:hAnsi="Cambria" w:cs="Calibri"/>
          <w:i/>
          <w:color w:val="5B9BD5"/>
        </w:rPr>
      </w:pPr>
    </w:p>
    <w:p w14:paraId="51C8ADA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1AB9CB76"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64BF3CC4"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78B0F4F" w14:textId="77777777" w:rsidR="005A2227" w:rsidRPr="00E352EF" w:rsidRDefault="0097053A" w:rsidP="00481AFA">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4CD716F3" w14:textId="77777777" w:rsidR="00897489" w:rsidRPr="00E352EF" w:rsidRDefault="00897489" w:rsidP="00481AFA">
      <w:pPr>
        <w:rPr>
          <w:rFonts w:ascii="Cambria" w:hAnsi="Cambria"/>
        </w:rPr>
      </w:pPr>
    </w:p>
    <w:p w14:paraId="72984C87"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are the input Datasets.</w:t>
      </w:r>
    </w:p>
    <w:p w14:paraId="57BCD898"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02CE1B4F" w14:textId="77777777" w:rsidR="00897489" w:rsidRPr="00E352EF" w:rsidRDefault="00897489" w:rsidP="00481AFA">
      <w:pPr>
        <w:rPr>
          <w:rFonts w:ascii="Cambria" w:eastAsia="Calibri" w:hAnsi="Cambria" w:cs="Calibri"/>
          <w:i/>
          <w:color w:val="5B9BD5"/>
        </w:rPr>
      </w:pPr>
    </w:p>
    <w:p w14:paraId="37FA623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B97B560" w14:textId="77777777" w:rsidR="005A2227" w:rsidRPr="00E352EF" w:rsidRDefault="0097053A" w:rsidP="00481AFA">
      <w:pPr>
        <w:rPr>
          <w:rFonts w:ascii="Cambria" w:hAnsi="Cambria"/>
        </w:rPr>
      </w:pPr>
      <w:r w:rsidRPr="00E352EF">
        <w:rPr>
          <w:rFonts w:ascii="Cambria" w:eastAsia="Calibri" w:hAnsi="Cambria" w:cs="Calibri"/>
        </w:rPr>
        <w:t xml:space="preserve">All the </w:t>
      </w:r>
      <w:r w:rsidR="008D0823" w:rsidRPr="00E352EF">
        <w:rPr>
          <w:rFonts w:ascii="Cambria" w:eastAsia="Calibri" w:hAnsi="Cambria" w:cs="Calibri"/>
          <w:i/>
        </w:rPr>
        <w:t xml:space="preserve">ds </w:t>
      </w:r>
      <w:r w:rsidRPr="00E352EF">
        <w:rPr>
          <w:rFonts w:ascii="Cambria" w:eastAsia="Calibri" w:hAnsi="Cambria" w:cs="Calibri"/>
        </w:rPr>
        <w:t>Datasets must have the same Identifier and Measure Components, in name and type (static).</w:t>
      </w:r>
    </w:p>
    <w:p w14:paraId="2615EDFB" w14:textId="77777777" w:rsidR="00897489" w:rsidRPr="00E352EF" w:rsidRDefault="00897489" w:rsidP="00481AFA">
      <w:pPr>
        <w:rPr>
          <w:rFonts w:ascii="Cambria" w:eastAsia="Calibri" w:hAnsi="Cambria" w:cs="Calibri"/>
          <w:i/>
          <w:color w:val="5B9BD5"/>
        </w:rPr>
      </w:pPr>
    </w:p>
    <w:p w14:paraId="325782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622EFF84" w14:textId="77777777" w:rsidR="00897489" w:rsidRPr="00E352EF" w:rsidRDefault="007038CD" w:rsidP="00481AFA">
      <w:pPr>
        <w:rPr>
          <w:rFonts w:ascii="Cambria" w:eastAsia="Calibri" w:hAnsi="Cambria" w:cs="Calibri"/>
        </w:rPr>
      </w:pPr>
      <w:r w:rsidRPr="00E352EF">
        <w:rPr>
          <w:rFonts w:ascii="Cambria" w:eastAsia="Calibri" w:hAnsi="Cambria" w:cs="Calibri"/>
        </w:rPr>
        <w:t>T</w:t>
      </w:r>
      <w:r w:rsidR="0097053A" w:rsidRPr="00E352EF">
        <w:rPr>
          <w:rFonts w:ascii="Cambria" w:eastAsia="Calibri" w:hAnsi="Cambria" w:cs="Calibri"/>
        </w:rPr>
        <w:t xml:space="preserve">he </w:t>
      </w:r>
      <w:r w:rsidRPr="00E352EF">
        <w:rPr>
          <w:rFonts w:ascii="Cambria" w:eastAsia="Calibri" w:hAnsi="Cambria" w:cs="Calibri"/>
        </w:rPr>
        <w:t xml:space="preserve">operator allows to eliminate duplicates through </w:t>
      </w:r>
      <w:r w:rsidRPr="00E352EF">
        <w:rPr>
          <w:rFonts w:ascii="Cambria" w:eastAsia="Calibri" w:hAnsi="Cambria" w:cs="Calibri"/>
          <w:i/>
        </w:rPr>
        <w:t xml:space="preserve">consResFunction. </w:t>
      </w:r>
      <w:r w:rsidRPr="00E352EF">
        <w:rPr>
          <w:rFonts w:ascii="Cambria" w:eastAsia="Calibri" w:hAnsi="Cambria" w:cs="Calibri"/>
        </w:rPr>
        <w:t>If  the</w:t>
      </w:r>
      <w:r w:rsidRPr="00E352EF">
        <w:rPr>
          <w:rFonts w:ascii="Cambria" w:eastAsia="Calibri" w:hAnsi="Cambria" w:cs="Calibri"/>
          <w:i/>
        </w:rPr>
        <w:t xml:space="preserve"> </w:t>
      </w:r>
      <w:r w:rsidR="0097053A" w:rsidRPr="00E352EF">
        <w:rPr>
          <w:rFonts w:ascii="Cambria" w:eastAsia="Calibri" w:hAnsi="Cambria" w:cs="Calibri"/>
        </w:rPr>
        <w:t xml:space="preserve">resulting set of data contains duplicates then </w:t>
      </w:r>
      <w:r w:rsidR="0097053A" w:rsidRPr="00E352EF">
        <w:rPr>
          <w:rFonts w:ascii="Cambria" w:eastAsia="Calibri" w:hAnsi="Cambria" w:cs="Calibri"/>
          <w:b/>
        </w:rPr>
        <w:t>union</w:t>
      </w:r>
      <w:r w:rsidR="0097053A" w:rsidRPr="00E352EF">
        <w:rPr>
          <w:rFonts w:ascii="Cambria" w:eastAsia="Calibri" w:hAnsi="Cambria" w:cs="Calibri"/>
        </w:rPr>
        <w:t xml:space="preserve"> generates a run-time error. </w:t>
      </w:r>
    </w:p>
    <w:p w14:paraId="400D5D98" w14:textId="77777777" w:rsidR="007038CD" w:rsidRPr="00E352EF" w:rsidRDefault="007038CD" w:rsidP="00481AFA">
      <w:pPr>
        <w:rPr>
          <w:rFonts w:ascii="Cambria" w:eastAsia="Calibri" w:hAnsi="Cambria" w:cs="Calibri"/>
          <w:i/>
          <w:color w:val="5B9BD5"/>
        </w:rPr>
      </w:pPr>
    </w:p>
    <w:p w14:paraId="5BCC66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4B895912" w14:textId="77777777" w:rsidR="005A2227" w:rsidRPr="00E352EF" w:rsidRDefault="0097053A" w:rsidP="00481AFA">
      <w:pPr>
        <w:rPr>
          <w:rFonts w:ascii="Cambria" w:hAnsi="Cambria"/>
        </w:rPr>
      </w:pPr>
      <w:r w:rsidRPr="00E352EF">
        <w:rPr>
          <w:rFonts w:ascii="Cambria" w:eastAsia="Calibri" w:hAnsi="Cambria" w:cs="Calibri"/>
        </w:rPr>
        <w:t xml:space="preserve">The operator takes as input </w:t>
      </w:r>
      <w:r w:rsidR="007024E7" w:rsidRPr="00E352EF">
        <w:rPr>
          <w:rFonts w:ascii="Cambria" w:eastAsia="Calibri" w:hAnsi="Cambria" w:cs="Calibri"/>
        </w:rPr>
        <w:t xml:space="preserve">a list of </w:t>
      </w:r>
      <w:r w:rsidR="00297BF2" w:rsidRPr="00E352EF">
        <w:t>Dataset</w:t>
      </w:r>
      <w:r w:rsidRPr="00E352EF">
        <w:rPr>
          <w:rFonts w:ascii="Cambria" w:eastAsia="Calibri" w:hAnsi="Cambria" w:cs="Calibri"/>
        </w:rPr>
        <w:t xml:space="preserve">s and returns </w:t>
      </w:r>
      <w:r w:rsidR="007024E7" w:rsidRPr="00E352EF">
        <w:rPr>
          <w:rFonts w:ascii="Cambria" w:eastAsia="Calibri" w:hAnsi="Cambria" w:cs="Calibri"/>
        </w:rPr>
        <w:t xml:space="preserve"> a</w:t>
      </w:r>
      <w:r w:rsidRPr="00E352EF">
        <w:rPr>
          <w:rFonts w:ascii="Cambria" w:eastAsia="Calibri" w:hAnsi="Cambria" w:cs="Calibri"/>
        </w:rPr>
        <w:t xml:space="preserve"> </w:t>
      </w:r>
      <w:r w:rsidR="00297BF2" w:rsidRPr="00E352EF">
        <w:t>Dataset</w:t>
      </w:r>
      <w:r w:rsidRPr="00E352EF">
        <w:rPr>
          <w:rFonts w:ascii="Cambria" w:eastAsia="Calibri" w:hAnsi="Cambria" w:cs="Calibri"/>
        </w:rPr>
        <w:t xml:space="preserve"> with the same structure </w:t>
      </w:r>
      <w:r w:rsidR="007024E7" w:rsidRPr="00E352EF">
        <w:rPr>
          <w:rFonts w:ascii="Cambria" w:eastAsia="Calibri" w:hAnsi="Cambria" w:cs="Calibri"/>
        </w:rPr>
        <w:t xml:space="preserve">as </w:t>
      </w:r>
      <w:r w:rsidRPr="00E352EF">
        <w:rPr>
          <w:rFonts w:ascii="Cambria" w:eastAsia="Calibri" w:hAnsi="Cambria" w:cs="Calibri"/>
        </w:rPr>
        <w:t xml:space="preserve">the input one </w:t>
      </w:r>
      <w:r w:rsidR="007024E7" w:rsidRPr="00E352EF">
        <w:rPr>
          <w:rFonts w:ascii="Cambria" w:eastAsia="Calibri" w:hAnsi="Cambria" w:cs="Calibri"/>
        </w:rPr>
        <w:t xml:space="preserve">and </w:t>
      </w:r>
      <w:r w:rsidRPr="00E352EF">
        <w:rPr>
          <w:rFonts w:ascii="Cambria" w:eastAsia="Calibri" w:hAnsi="Cambria" w:cs="Calibri"/>
        </w:rPr>
        <w:t xml:space="preserve">containing all the Data Points from every </w:t>
      </w:r>
      <w:r w:rsidRPr="00E352EF">
        <w:rPr>
          <w:rFonts w:ascii="Cambria" w:eastAsia="Calibri" w:hAnsi="Cambria" w:cs="Calibri"/>
          <w:i/>
        </w:rPr>
        <w:t>ds</w:t>
      </w:r>
      <w:r w:rsidRPr="00E352EF">
        <w:rPr>
          <w:rFonts w:ascii="Cambria" w:eastAsia="Calibri" w:hAnsi="Cambria" w:cs="Calibri"/>
        </w:rPr>
        <w:t xml:space="preserve"> without duplicates</w:t>
      </w:r>
      <w:r w:rsidR="007038CD" w:rsidRPr="00E352EF">
        <w:rPr>
          <w:rFonts w:ascii="Cambria" w:eastAsia="Calibri" w:hAnsi="Cambria" w:cs="Calibri"/>
        </w:rPr>
        <w:t>.</w:t>
      </w:r>
      <w:r w:rsidRPr="00E352EF">
        <w:rPr>
          <w:rFonts w:ascii="Cambria" w:eastAsia="Calibri" w:hAnsi="Cambria" w:cs="Calibri"/>
        </w:rPr>
        <w:t xml:space="preserve"> </w:t>
      </w:r>
      <w:r w:rsidR="007024E7" w:rsidRPr="00E352EF">
        <w:rPr>
          <w:rFonts w:ascii="Cambria" w:eastAsia="Calibri" w:hAnsi="Cambria" w:cs="Calibri"/>
        </w:rPr>
        <w:t xml:space="preserve"> The consResFunction allows the user to specify a strategy to eliminate duplicates. In particular, for any single n-uple of duplicate Data Points, the function is applied recursively so as to reduce the duplicates to one single Data Point.</w:t>
      </w:r>
      <w:r w:rsidRPr="00E352EF">
        <w:rPr>
          <w:rFonts w:ascii="Cambria" w:eastAsia="Calibri" w:hAnsi="Cambria" w:cs="Calibri"/>
        </w:rPr>
        <w:t>If only a Dataset is specified, then it is returned unchanged.</w:t>
      </w:r>
    </w:p>
    <w:p w14:paraId="6F2ADEAE" w14:textId="77777777" w:rsidR="00897489" w:rsidRPr="00E352EF" w:rsidRDefault="00897489" w:rsidP="00481AFA">
      <w:pPr>
        <w:rPr>
          <w:rFonts w:ascii="Cambria" w:eastAsia="Calibri" w:hAnsi="Cambria" w:cs="Calibri"/>
          <w:i/>
          <w:color w:val="5B9BD5"/>
        </w:rPr>
      </w:pPr>
    </w:p>
    <w:p w14:paraId="5AAD9C9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515C3B1F" w14:textId="77777777" w:rsidR="005A2227" w:rsidRPr="00E352EF" w:rsidRDefault="0097053A" w:rsidP="00481AFA">
      <w:pPr>
        <w:rPr>
          <w:rFonts w:ascii="Cambria" w:hAnsi="Cambria"/>
        </w:rPr>
      </w:pPr>
      <w:r w:rsidRPr="00E352EF">
        <w:rPr>
          <w:rFonts w:ascii="Cambria" w:eastAsia="Calibri" w:hAnsi="Cambria"/>
        </w:rPr>
        <w:t xml:space="preserve">1)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5A54E2EF" w14:textId="77777777" w:rsidR="005A2227" w:rsidRPr="00E352EF" w:rsidRDefault="005A2227"/>
    <w:tbl>
      <w:tblPr>
        <w:tblW w:w="620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411"/>
        <w:gridCol w:w="994"/>
        <w:gridCol w:w="994"/>
        <w:gridCol w:w="1728"/>
      </w:tblGrid>
      <w:tr w:rsidR="005A2227" w:rsidRPr="00E352EF" w14:paraId="6EB70F94"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92E064" w14:textId="77777777" w:rsidR="005A2227" w:rsidRPr="00E352EF" w:rsidRDefault="0097053A">
            <w:r w:rsidRPr="00E352EF">
              <w:rPr>
                <w:rFonts w:ascii="Calibri" w:eastAsia="Calibri" w:hAnsi="Calibri" w:cs="Calibri"/>
              </w:rPr>
              <w:t>total_population1</w:t>
            </w:r>
          </w:p>
        </w:tc>
      </w:tr>
      <w:tr w:rsidR="005A2227" w:rsidRPr="00E352EF" w14:paraId="1D86445D"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DD83E4"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19CE0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0169F6"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4ADB9C" w14:textId="77777777" w:rsidR="005A2227" w:rsidRPr="00E352EF" w:rsidRDefault="0097053A">
            <w:r w:rsidRPr="00E352EF">
              <w:rPr>
                <w:rFonts w:ascii="Calibri" w:eastAsia="Calibri" w:hAnsi="Calibri" w:cs="Calibri"/>
                <w:b/>
              </w:rPr>
              <w:t>SEX</w:t>
            </w:r>
          </w:p>
        </w:tc>
        <w:tc>
          <w:tcPr>
            <w:tcW w:w="172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7AFF5" w14:textId="77777777" w:rsidR="005A2227" w:rsidRPr="00E352EF" w:rsidRDefault="0097053A">
            <w:r w:rsidRPr="00E352EF">
              <w:rPr>
                <w:rFonts w:ascii="Calibri" w:eastAsia="Calibri" w:hAnsi="Calibri" w:cs="Calibri"/>
                <w:b/>
              </w:rPr>
              <w:t>POPULATION</w:t>
            </w:r>
          </w:p>
        </w:tc>
      </w:tr>
      <w:tr w:rsidR="005A2227" w:rsidRPr="00E352EF" w14:paraId="2A1E782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96F17"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78DE2" w14:textId="77777777" w:rsidR="005A2227" w:rsidRPr="00E352EF" w:rsidRDefault="0097053A">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B10B5"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CE877"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EE89C" w14:textId="77777777" w:rsidR="005A2227" w:rsidRPr="00E352EF" w:rsidRDefault="0097053A">
            <w:r w:rsidRPr="00E352EF">
              <w:rPr>
                <w:rFonts w:ascii="Calibri" w:eastAsia="Calibri" w:hAnsi="Calibri" w:cs="Calibri"/>
              </w:rPr>
              <w:t>5</w:t>
            </w:r>
          </w:p>
        </w:tc>
      </w:tr>
      <w:tr w:rsidR="005A2227" w:rsidRPr="00E352EF" w14:paraId="5D4D3BB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4FF1B"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BA7D1" w14:textId="77777777"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1E44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E57AD"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63508" w14:textId="77777777" w:rsidR="005A2227" w:rsidRPr="00E352EF" w:rsidRDefault="0097053A">
            <w:r w:rsidRPr="00E352EF">
              <w:rPr>
                <w:rFonts w:ascii="Calibri" w:eastAsia="Calibri" w:hAnsi="Calibri" w:cs="Calibri"/>
              </w:rPr>
              <w:t>2</w:t>
            </w:r>
          </w:p>
        </w:tc>
      </w:tr>
      <w:tr w:rsidR="005A2227" w:rsidRPr="00E352EF" w14:paraId="5142AA6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7A93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3EB31" w14:textId="77777777" w:rsidR="005A2227" w:rsidRPr="00E352EF" w:rsidRDefault="0097053A">
            <w:r w:rsidRPr="00E352EF">
              <w:rPr>
                <w:rFonts w:ascii="Calibri" w:eastAsia="Calibri" w:hAnsi="Calibri" w:cs="Calibri"/>
              </w:rPr>
              <w:t>France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27776"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DE0B5"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923687" w14:textId="77777777" w:rsidR="005A2227" w:rsidRPr="00E352EF" w:rsidRDefault="0097053A">
            <w:r w:rsidRPr="00E352EF">
              <w:rPr>
                <w:rFonts w:ascii="Calibri" w:eastAsia="Calibri" w:hAnsi="Calibri" w:cs="Calibri"/>
              </w:rPr>
              <w:t>3</w:t>
            </w:r>
          </w:p>
        </w:tc>
      </w:tr>
      <w:tr w:rsidR="005A2227" w:rsidRPr="00E352EF" w14:paraId="7FEF4ED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908864"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D1CAD" w14:textId="77777777" w:rsidR="005A2227" w:rsidRPr="00E352EF" w:rsidRDefault="0097053A">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1E31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2368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1FFCE" w14:textId="77777777" w:rsidR="005A2227" w:rsidRPr="00E352EF" w:rsidRDefault="0097053A">
            <w:r w:rsidRPr="00E352EF">
              <w:rPr>
                <w:rFonts w:ascii="Calibri" w:eastAsia="Calibri" w:hAnsi="Calibri" w:cs="Calibri"/>
              </w:rPr>
              <w:t>7</w:t>
            </w:r>
          </w:p>
        </w:tc>
      </w:tr>
      <w:tr w:rsidR="005A2227" w:rsidRPr="00E352EF" w14:paraId="7155091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143A3"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C857B" w14:textId="77777777" w:rsidR="005A2227" w:rsidRPr="00E352EF" w:rsidRDefault="0097053A">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97B2D"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74FBA"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A7F5D" w14:textId="77777777" w:rsidR="005A2227" w:rsidRPr="00E352EF" w:rsidRDefault="0097053A">
            <w:r w:rsidRPr="00E352EF">
              <w:rPr>
                <w:rFonts w:ascii="Calibri" w:eastAsia="Calibri" w:hAnsi="Calibri" w:cs="Calibri"/>
              </w:rPr>
              <w:t>9</w:t>
            </w:r>
          </w:p>
        </w:tc>
      </w:tr>
      <w:tr w:rsidR="005A2227" w:rsidRPr="00E352EF" w14:paraId="2E5478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AD6BA"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C84E5" w14:textId="77777777" w:rsidR="005A2227" w:rsidRPr="00E352EF" w:rsidRDefault="0097053A">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3318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047A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FD27" w14:textId="77777777" w:rsidR="005A2227" w:rsidRPr="00E352EF" w:rsidRDefault="0097053A">
            <w:r w:rsidRPr="00E352EF">
              <w:rPr>
                <w:rFonts w:ascii="Calibri" w:eastAsia="Calibri" w:hAnsi="Calibri" w:cs="Calibri"/>
              </w:rPr>
              <w:t>12</w:t>
            </w:r>
          </w:p>
        </w:tc>
      </w:tr>
    </w:tbl>
    <w:p w14:paraId="79ACA85E" w14:textId="77777777" w:rsidR="005A2227" w:rsidRPr="00E352EF" w:rsidRDefault="005A2227"/>
    <w:p w14:paraId="6FC41D4D" w14:textId="77777777" w:rsidR="005A2227" w:rsidRPr="00E352EF" w:rsidRDefault="005A2227"/>
    <w:p w14:paraId="51A4F640" w14:textId="77777777" w:rsidR="005A2227" w:rsidRPr="00E352EF" w:rsidRDefault="005A2227"/>
    <w:tbl>
      <w:tblPr>
        <w:tblW w:w="617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411"/>
        <w:gridCol w:w="994"/>
        <w:gridCol w:w="994"/>
        <w:gridCol w:w="1699"/>
      </w:tblGrid>
      <w:tr w:rsidR="005A2227" w:rsidRPr="00E352EF" w14:paraId="39030A48"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87E904" w14:textId="77777777" w:rsidR="005A2227" w:rsidRPr="00E352EF" w:rsidRDefault="0097053A">
            <w:r w:rsidRPr="00E352EF">
              <w:rPr>
                <w:rFonts w:ascii="Calibri" w:eastAsia="Calibri" w:hAnsi="Calibri" w:cs="Calibri"/>
              </w:rPr>
              <w:t>Total_population2</w:t>
            </w:r>
          </w:p>
        </w:tc>
      </w:tr>
      <w:tr w:rsidR="005A2227" w:rsidRPr="00E352EF" w14:paraId="29F54473"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AE3F1A"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B7A53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49B725"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3FF00"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5A86E2" w14:textId="77777777" w:rsidR="005A2227" w:rsidRPr="00E352EF" w:rsidRDefault="0097053A">
            <w:r w:rsidRPr="00E352EF">
              <w:rPr>
                <w:rFonts w:ascii="Calibri" w:eastAsia="Calibri" w:hAnsi="Calibri" w:cs="Calibri"/>
                <w:b/>
              </w:rPr>
              <w:t>POPULATION</w:t>
            </w:r>
          </w:p>
        </w:tc>
      </w:tr>
      <w:tr w:rsidR="005A2227" w:rsidRPr="00E352EF" w14:paraId="409747B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FBA08"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09EF9" w14:textId="77777777" w:rsidR="005A2227" w:rsidRPr="00E352EF" w:rsidRDefault="0097053A">
            <w:r w:rsidRPr="00E352EF">
              <w:rPr>
                <w:rFonts w:ascii="Calibri" w:eastAsia="Calibri" w:hAnsi="Calibri" w:cs="Calibri"/>
              </w:rPr>
              <w:t>Netherlands</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76A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8718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77DEF" w14:textId="77777777" w:rsidR="005A2227" w:rsidRPr="00E352EF" w:rsidRDefault="0097053A">
            <w:r w:rsidRPr="00E352EF">
              <w:rPr>
                <w:rFonts w:ascii="Calibri" w:eastAsia="Calibri" w:hAnsi="Calibri" w:cs="Calibri"/>
              </w:rPr>
              <w:t>23</w:t>
            </w:r>
          </w:p>
        </w:tc>
      </w:tr>
      <w:tr w:rsidR="005A2227" w:rsidRPr="00E352EF" w14:paraId="0E48AEE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7F8B4" w14:textId="0BD956CF" w:rsidR="005A2227" w:rsidRPr="00E352EF" w:rsidRDefault="0097053A">
            <w:r w:rsidRPr="00E352EF">
              <w:rPr>
                <w:rFonts w:ascii="Calibri" w:eastAsia="Calibri" w:hAnsi="Calibri" w:cs="Calibri"/>
              </w:rPr>
              <w:lastRenderedPageBreak/>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FCB91A" w14:textId="3F6E7708"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5FEA0" w14:textId="35F97E49"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6146B" w14:textId="181D4555"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A33F9" w14:textId="22871D7B" w:rsidR="005A2227" w:rsidRPr="00E352EF" w:rsidRDefault="0097053A">
            <w:r w:rsidRPr="00E352EF">
              <w:rPr>
                <w:rFonts w:ascii="Calibri" w:eastAsia="Calibri" w:hAnsi="Calibri" w:cs="Calibri"/>
              </w:rPr>
              <w:t>2</w:t>
            </w:r>
          </w:p>
        </w:tc>
      </w:tr>
      <w:tr w:rsidR="005A2227" w:rsidRPr="00E352EF" w14:paraId="6ADE13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A866C"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3A10C" w14:textId="77777777" w:rsidR="005A2227" w:rsidRPr="00E352EF" w:rsidRDefault="0097053A">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60B9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7B5F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B8B5C" w14:textId="77777777" w:rsidR="005A2227" w:rsidRPr="00E352EF" w:rsidRDefault="0097053A">
            <w:r w:rsidRPr="00E352EF">
              <w:rPr>
                <w:rFonts w:ascii="Calibri" w:eastAsia="Calibri" w:hAnsi="Calibri" w:cs="Calibri"/>
              </w:rPr>
              <w:t>5</w:t>
            </w:r>
          </w:p>
        </w:tc>
      </w:tr>
      <w:tr w:rsidR="005A2227" w:rsidRPr="00E352EF" w14:paraId="027032D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78F1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9ABB2" w14:textId="77777777" w:rsidR="005A2227" w:rsidRPr="00E352EF" w:rsidRDefault="0097053A">
            <w:r w:rsidRPr="00E352EF">
              <w:rPr>
                <w:rFonts w:ascii="Calibri" w:eastAsia="Calibri" w:hAnsi="Calibri" w:cs="Calibri"/>
              </w:rPr>
              <w:t>Iceland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7792"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06C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2D2E" w14:textId="77777777" w:rsidR="005A2227" w:rsidRPr="00E352EF" w:rsidRDefault="0097053A">
            <w:r w:rsidRPr="00E352EF">
              <w:rPr>
                <w:rFonts w:ascii="Calibri" w:eastAsia="Calibri" w:hAnsi="Calibri" w:cs="Calibri"/>
              </w:rPr>
              <w:t>1</w:t>
            </w:r>
          </w:p>
        </w:tc>
      </w:tr>
    </w:tbl>
    <w:p w14:paraId="255A9ED2" w14:textId="77777777" w:rsidR="005A2227" w:rsidRPr="00E352EF" w:rsidRDefault="005A2227"/>
    <w:p w14:paraId="208BB3C9" w14:textId="77777777" w:rsidR="005A2227" w:rsidRPr="00E352EF" w:rsidRDefault="005A2227"/>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037"/>
        <w:gridCol w:w="994"/>
        <w:gridCol w:w="1699"/>
      </w:tblGrid>
      <w:tr w:rsidR="005A2227" w:rsidRPr="00E352EF" w14:paraId="1795F66D"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7CFA2A" w14:textId="77777777" w:rsidR="005A2227" w:rsidRPr="00E352EF" w:rsidRDefault="0097053A">
            <w:r w:rsidRPr="00E352EF">
              <w:rPr>
                <w:rFonts w:ascii="Calibri" w:eastAsia="Calibri" w:hAnsi="Calibri" w:cs="Calibri"/>
              </w:rPr>
              <w:t>ds_r</w:t>
            </w:r>
          </w:p>
        </w:tc>
      </w:tr>
      <w:tr w:rsidR="005A2227" w:rsidRPr="00E352EF" w14:paraId="4A7EB84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1B6CEA"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2E4B7E" w14:textId="77777777" w:rsidR="005A2227" w:rsidRPr="00E352EF" w:rsidRDefault="0097053A">
            <w:r w:rsidRPr="00E352EF">
              <w:rPr>
                <w:rFonts w:ascii="Calibri" w:eastAsia="Calibri" w:hAnsi="Calibri" w:cs="Calibri"/>
                <w:b/>
              </w:rPr>
              <w:t>GEO</w:t>
            </w:r>
          </w:p>
        </w:tc>
        <w:tc>
          <w:tcPr>
            <w:tcW w:w="103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12C544"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2686C9"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DB8FF" w14:textId="77777777" w:rsidR="005A2227" w:rsidRPr="00E352EF" w:rsidRDefault="0097053A">
            <w:r w:rsidRPr="00E352EF">
              <w:rPr>
                <w:rFonts w:ascii="Calibri" w:eastAsia="Calibri" w:hAnsi="Calibri" w:cs="Calibri"/>
                <w:b/>
              </w:rPr>
              <w:t>POPULATION</w:t>
            </w:r>
          </w:p>
        </w:tc>
      </w:tr>
      <w:tr w:rsidR="005A2227" w:rsidRPr="00E352EF" w14:paraId="6FFC98F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1152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52EF7" w14:textId="77777777" w:rsidR="005A2227" w:rsidRPr="00E352EF" w:rsidRDefault="0097053A">
            <w:r w:rsidRPr="00E352EF">
              <w:rPr>
                <w:rFonts w:ascii="Calibri" w:eastAsia="Calibri" w:hAnsi="Calibri" w:cs="Calibri"/>
              </w:rPr>
              <w:t>Belgium</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7A3C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1FDC8"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318D0B" w14:textId="77777777" w:rsidR="005A2227" w:rsidRPr="00E352EF" w:rsidRDefault="0097053A">
            <w:r w:rsidRPr="00E352EF">
              <w:rPr>
                <w:rFonts w:ascii="Calibri" w:eastAsia="Calibri" w:hAnsi="Calibri" w:cs="Calibri"/>
              </w:rPr>
              <w:t>5</w:t>
            </w:r>
          </w:p>
        </w:tc>
      </w:tr>
      <w:tr w:rsidR="005A2227" w:rsidRPr="00E352EF" w14:paraId="320ACAD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6126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BDF70" w14:textId="77777777" w:rsidR="005A2227" w:rsidRPr="00E352EF" w:rsidRDefault="0097053A">
            <w:r w:rsidRPr="00E352EF">
              <w:rPr>
                <w:rFonts w:ascii="Calibri" w:eastAsia="Calibri" w:hAnsi="Calibri" w:cs="Calibri"/>
              </w:rPr>
              <w:t>Greece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7C17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2D7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B7816" w14:textId="77777777" w:rsidR="005A2227" w:rsidRPr="00E352EF" w:rsidRDefault="0097053A">
            <w:r w:rsidRPr="00E352EF">
              <w:rPr>
                <w:rFonts w:ascii="Calibri" w:eastAsia="Calibri" w:hAnsi="Calibri" w:cs="Calibri"/>
              </w:rPr>
              <w:t>2</w:t>
            </w:r>
          </w:p>
        </w:tc>
      </w:tr>
      <w:tr w:rsidR="005A2227" w:rsidRPr="00E352EF" w14:paraId="15467FE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58F9F"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3B2F5" w14:textId="77777777" w:rsidR="005A2227" w:rsidRPr="00E352EF" w:rsidRDefault="0097053A">
            <w:r w:rsidRPr="00E352EF">
              <w:rPr>
                <w:rFonts w:ascii="Calibri" w:eastAsia="Calibri" w:hAnsi="Calibri" w:cs="Calibri"/>
              </w:rPr>
              <w:t>France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45E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8AEF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E7049" w14:textId="77777777" w:rsidR="005A2227" w:rsidRPr="00E352EF" w:rsidRDefault="0097053A">
            <w:r w:rsidRPr="00E352EF">
              <w:rPr>
                <w:rFonts w:ascii="Calibri" w:eastAsia="Calibri" w:hAnsi="Calibri" w:cs="Calibri"/>
              </w:rPr>
              <w:t>3</w:t>
            </w:r>
          </w:p>
        </w:tc>
      </w:tr>
      <w:tr w:rsidR="005A2227" w:rsidRPr="00E352EF" w14:paraId="4151899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5A399"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8206E4" w14:textId="77777777" w:rsidR="005A2227" w:rsidRPr="00E352EF" w:rsidRDefault="0097053A">
            <w:r w:rsidRPr="00E352EF">
              <w:rPr>
                <w:rFonts w:ascii="Calibri" w:eastAsia="Calibri" w:hAnsi="Calibri" w:cs="Calibri"/>
              </w:rPr>
              <w:t>Malta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184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3C95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EFA9F" w14:textId="77777777" w:rsidR="005A2227" w:rsidRPr="00E352EF" w:rsidRDefault="0097053A">
            <w:r w:rsidRPr="00E352EF">
              <w:rPr>
                <w:rFonts w:ascii="Calibri" w:eastAsia="Calibri" w:hAnsi="Calibri" w:cs="Calibri"/>
              </w:rPr>
              <w:t>7</w:t>
            </w:r>
          </w:p>
        </w:tc>
      </w:tr>
      <w:tr w:rsidR="005A2227" w:rsidRPr="00E352EF" w14:paraId="3FD8133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6A"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1723F" w14:textId="77777777" w:rsidR="005A2227" w:rsidRPr="00E352EF" w:rsidRDefault="0097053A">
            <w:r w:rsidRPr="00E352EF">
              <w:rPr>
                <w:rFonts w:ascii="Calibri" w:eastAsia="Calibri" w:hAnsi="Calibri" w:cs="Calibri"/>
              </w:rPr>
              <w:t>Finland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B4B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A153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DC4E9" w14:textId="77777777" w:rsidR="005A2227" w:rsidRPr="00E352EF" w:rsidRDefault="0097053A">
            <w:r w:rsidRPr="00E352EF">
              <w:rPr>
                <w:rFonts w:ascii="Calibri" w:eastAsia="Calibri" w:hAnsi="Calibri" w:cs="Calibri"/>
              </w:rPr>
              <w:t>9</w:t>
            </w:r>
          </w:p>
        </w:tc>
      </w:tr>
      <w:tr w:rsidR="005A2227" w:rsidRPr="00E352EF" w14:paraId="6FE43FA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6B08C"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FDD34" w14:textId="77777777" w:rsidR="005A2227" w:rsidRPr="00E352EF" w:rsidRDefault="0097053A">
            <w:r w:rsidRPr="00E352EF">
              <w:rPr>
                <w:rFonts w:ascii="Calibri" w:eastAsia="Calibri" w:hAnsi="Calibri" w:cs="Calibri"/>
              </w:rPr>
              <w:t>Switzerland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5CE6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C66A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68E6" w14:textId="77777777" w:rsidR="005A2227" w:rsidRPr="00E352EF" w:rsidRDefault="0097053A">
            <w:r w:rsidRPr="00E352EF">
              <w:rPr>
                <w:rFonts w:ascii="Calibri" w:eastAsia="Calibri" w:hAnsi="Calibri" w:cs="Calibri"/>
              </w:rPr>
              <w:t>12</w:t>
            </w:r>
          </w:p>
        </w:tc>
      </w:tr>
      <w:tr w:rsidR="005A2227" w:rsidRPr="00E352EF" w14:paraId="5043D94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6BE74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6C61" w14:textId="77777777" w:rsidR="005A2227" w:rsidRPr="00E352EF" w:rsidRDefault="0097053A">
            <w:r w:rsidRPr="00E352EF">
              <w:rPr>
                <w:rFonts w:ascii="Calibri" w:eastAsia="Calibri" w:hAnsi="Calibri" w:cs="Calibri"/>
              </w:rPr>
              <w:t>Netherlands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E9A0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8FC9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F80FA" w14:textId="77777777" w:rsidR="005A2227" w:rsidRPr="00E352EF" w:rsidRDefault="0097053A">
            <w:r w:rsidRPr="00E352EF">
              <w:rPr>
                <w:rFonts w:ascii="Calibri" w:eastAsia="Calibri" w:hAnsi="Calibri" w:cs="Calibri"/>
              </w:rPr>
              <w:t>23</w:t>
            </w:r>
          </w:p>
        </w:tc>
      </w:tr>
      <w:tr w:rsidR="005A2227" w:rsidRPr="00E352EF" w14:paraId="6861746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3463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D8B7FD" w14:textId="77777777" w:rsidR="005A2227" w:rsidRPr="00E352EF" w:rsidRDefault="0097053A">
            <w:r w:rsidRPr="00E352EF">
              <w:rPr>
                <w:rFonts w:ascii="Calibri" w:eastAsia="Calibri" w:hAnsi="Calibri" w:cs="Calibri"/>
              </w:rPr>
              <w:t>Spain</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75E38"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672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12B93" w14:textId="77777777" w:rsidR="005A2227" w:rsidRPr="00E352EF" w:rsidRDefault="0097053A">
            <w:r w:rsidRPr="00E352EF">
              <w:rPr>
                <w:rFonts w:ascii="Calibri" w:eastAsia="Calibri" w:hAnsi="Calibri" w:cs="Calibri"/>
              </w:rPr>
              <w:t>5</w:t>
            </w:r>
          </w:p>
        </w:tc>
      </w:tr>
      <w:tr w:rsidR="005A2227" w:rsidRPr="00E352EF" w14:paraId="2A3EA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B70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CA8D5" w14:textId="77777777" w:rsidR="005A2227" w:rsidRPr="00E352EF" w:rsidRDefault="0097053A">
            <w:r w:rsidRPr="00E352EF">
              <w:rPr>
                <w:rFonts w:ascii="Calibri" w:eastAsia="Calibri" w:hAnsi="Calibri" w:cs="Calibri"/>
              </w:rPr>
              <w:t>Iceland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5ACD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4E6E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A5514" w14:textId="77777777" w:rsidR="005A2227" w:rsidRPr="00E352EF" w:rsidRDefault="0097053A">
            <w:r w:rsidRPr="00E352EF">
              <w:rPr>
                <w:rFonts w:ascii="Calibri" w:eastAsia="Calibri" w:hAnsi="Calibri" w:cs="Calibri"/>
              </w:rPr>
              <w:t>1</w:t>
            </w:r>
          </w:p>
        </w:tc>
      </w:tr>
    </w:tbl>
    <w:p w14:paraId="4079D1E2" w14:textId="77777777" w:rsidR="005A2227" w:rsidRPr="00E352EF" w:rsidRDefault="005A2227"/>
    <w:p w14:paraId="1C759429" w14:textId="77777777" w:rsidR="005A2227" w:rsidRPr="00E352EF" w:rsidRDefault="0097053A">
      <w:pPr>
        <w:rPr>
          <w:rFonts w:ascii="Cambria" w:hAnsi="Cambria"/>
        </w:rPr>
      </w:pPr>
      <w:r w:rsidRPr="00E352EF">
        <w:rPr>
          <w:rFonts w:ascii="Cambria" w:eastAsia="Calibri" w:hAnsi="Cambria"/>
        </w:rPr>
        <w:t xml:space="preserve">2)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65C1A031"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9328EE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B5396" w14:textId="77777777" w:rsidR="005A2227" w:rsidRPr="00E352EF" w:rsidRDefault="0097053A">
            <w:r w:rsidRPr="00E352EF">
              <w:rPr>
                <w:rFonts w:ascii="Calibri" w:eastAsia="Calibri" w:hAnsi="Calibri" w:cs="Calibri"/>
              </w:rPr>
              <w:t>total_population1</w:t>
            </w:r>
          </w:p>
        </w:tc>
      </w:tr>
      <w:tr w:rsidR="005A2227" w:rsidRPr="00E352EF" w14:paraId="01470BDD"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A07BCD"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BA1914"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60D12F"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45C566"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B2C547" w14:textId="77777777" w:rsidR="005A2227" w:rsidRPr="00E352EF" w:rsidRDefault="0097053A">
            <w:r w:rsidRPr="00E352EF">
              <w:rPr>
                <w:rFonts w:ascii="Calibri" w:eastAsia="Calibri" w:hAnsi="Calibri" w:cs="Calibri"/>
                <w:b/>
              </w:rPr>
              <w:t>POPULATION</w:t>
            </w:r>
          </w:p>
        </w:tc>
      </w:tr>
      <w:tr w:rsidR="005A2227" w:rsidRPr="00E352EF" w14:paraId="4F7D0650"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D35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561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D88C4"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48A9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749B76" w14:textId="77777777" w:rsidR="005A2227" w:rsidRPr="00E352EF" w:rsidRDefault="0097053A">
            <w:r w:rsidRPr="00E352EF">
              <w:rPr>
                <w:rFonts w:ascii="Calibri" w:eastAsia="Calibri" w:hAnsi="Calibri" w:cs="Calibri"/>
              </w:rPr>
              <w:t>1</w:t>
            </w:r>
          </w:p>
        </w:tc>
      </w:tr>
      <w:tr w:rsidR="005A2227" w:rsidRPr="00E352EF" w14:paraId="00214BE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FC1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DB2D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03222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D430"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5FAC0" w14:textId="77777777" w:rsidR="005A2227" w:rsidRPr="00E352EF" w:rsidRDefault="0097053A">
            <w:r w:rsidRPr="00E352EF">
              <w:rPr>
                <w:rFonts w:ascii="Calibri" w:eastAsia="Calibri" w:hAnsi="Calibri" w:cs="Calibri"/>
              </w:rPr>
              <w:t>2</w:t>
            </w:r>
          </w:p>
        </w:tc>
      </w:tr>
      <w:tr w:rsidR="005A2227" w:rsidRPr="00E352EF" w14:paraId="5109EFA7"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9A09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2286F"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5E3ED"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5D097"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0145C" w14:textId="77777777" w:rsidR="005A2227" w:rsidRPr="00E352EF" w:rsidRDefault="0097053A">
            <w:r w:rsidRPr="00E352EF">
              <w:rPr>
                <w:rFonts w:ascii="Calibri" w:eastAsia="Calibri" w:hAnsi="Calibri" w:cs="Calibri"/>
              </w:rPr>
              <w:t>3</w:t>
            </w:r>
          </w:p>
        </w:tc>
      </w:tr>
      <w:tr w:rsidR="005A2227" w:rsidRPr="00E352EF" w14:paraId="4CFA61F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BB89B"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25CB1A"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ED9882"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09AE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5EED" w14:textId="77777777" w:rsidR="005A2227" w:rsidRPr="00E352EF" w:rsidRDefault="0097053A">
            <w:r w:rsidRPr="00E352EF">
              <w:rPr>
                <w:rFonts w:ascii="Calibri" w:eastAsia="Calibri" w:hAnsi="Calibri" w:cs="Calibri"/>
              </w:rPr>
              <w:t>4</w:t>
            </w:r>
          </w:p>
        </w:tc>
      </w:tr>
      <w:tr w:rsidR="005A2227" w:rsidRPr="00E352EF" w14:paraId="28166E9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E45F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1E3007"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25519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7C78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6F40D1" w14:textId="77777777" w:rsidR="005A2227" w:rsidRPr="00E352EF" w:rsidRDefault="0097053A">
            <w:r w:rsidRPr="00E352EF">
              <w:rPr>
                <w:rFonts w:ascii="Calibri" w:eastAsia="Calibri" w:hAnsi="Calibri" w:cs="Calibri"/>
              </w:rPr>
              <w:t>5</w:t>
            </w:r>
          </w:p>
        </w:tc>
      </w:tr>
      <w:tr w:rsidR="005A2227" w:rsidRPr="00E352EF" w14:paraId="310E0E5A"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E4AF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E959B"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E5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0FDAF"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0E1AA" w14:textId="77777777" w:rsidR="005A2227" w:rsidRPr="00E352EF" w:rsidRDefault="0097053A">
            <w:r w:rsidRPr="00E352EF">
              <w:rPr>
                <w:rFonts w:ascii="Calibri" w:eastAsia="Calibri" w:hAnsi="Calibri" w:cs="Calibri"/>
              </w:rPr>
              <w:t>6</w:t>
            </w:r>
          </w:p>
        </w:tc>
      </w:tr>
    </w:tbl>
    <w:p w14:paraId="03495323" w14:textId="77777777" w:rsidR="005A2227" w:rsidRPr="00E352EF" w:rsidRDefault="005A2227"/>
    <w:p w14:paraId="2F072149" w14:textId="77777777" w:rsidR="005A2227" w:rsidRPr="00E352EF" w:rsidRDefault="005A2227"/>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4644448B" w14:textId="77777777" w:rsidTr="00897489">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94B082" w14:textId="77777777" w:rsidR="005A2227" w:rsidRPr="00E352EF" w:rsidRDefault="0097053A">
            <w:r w:rsidRPr="00E352EF">
              <w:rPr>
                <w:rFonts w:ascii="Calibri" w:eastAsia="Calibri" w:hAnsi="Calibri" w:cs="Calibri"/>
              </w:rPr>
              <w:t>total_population2</w:t>
            </w:r>
          </w:p>
        </w:tc>
      </w:tr>
      <w:tr w:rsidR="005A2227" w:rsidRPr="00E352EF" w14:paraId="10DF55D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064FC1"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2E6EFD" w14:textId="77777777" w:rsidR="005A2227" w:rsidRPr="00E352EF" w:rsidRDefault="0097053A">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4AB84" w14:textId="77777777" w:rsidR="005A2227" w:rsidRPr="00E352EF" w:rsidRDefault="0097053A">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14A4FF"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50A8D66" w14:textId="77777777" w:rsidR="005A2227" w:rsidRPr="00E352EF" w:rsidRDefault="0097053A">
            <w:r w:rsidRPr="00E352EF">
              <w:rPr>
                <w:rFonts w:ascii="Calibri" w:eastAsia="Calibri" w:hAnsi="Calibri" w:cs="Calibri"/>
                <w:b/>
              </w:rPr>
              <w:t>POPULATION</w:t>
            </w:r>
          </w:p>
        </w:tc>
      </w:tr>
      <w:tr w:rsidR="005A2227" w:rsidRPr="00E352EF" w14:paraId="14B5451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5C56"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F4388" w14:textId="77777777" w:rsidR="005A2227" w:rsidRPr="00E352EF" w:rsidRDefault="0097053A">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E8EA7" w14:textId="77777777" w:rsidR="005A2227" w:rsidRPr="00E352EF" w:rsidRDefault="0097053A">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52C5"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B0896" w14:textId="77777777" w:rsidR="005A2227" w:rsidRPr="00E352EF" w:rsidRDefault="0097053A">
            <w:r w:rsidRPr="00E352EF">
              <w:rPr>
                <w:rFonts w:ascii="Calibri" w:eastAsia="Calibri" w:hAnsi="Calibri" w:cs="Calibri"/>
              </w:rPr>
              <w:t>10</w:t>
            </w:r>
          </w:p>
        </w:tc>
      </w:tr>
      <w:tr w:rsidR="005A2227" w:rsidRPr="00E352EF" w:rsidDel="00696CCA" w14:paraId="35763882" w14:textId="7374FCED">
        <w:trPr>
          <w:del w:id="11032"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AB6C" w14:textId="2A22F76F" w:rsidR="005A2227" w:rsidRPr="00E352EF" w:rsidDel="00696CCA" w:rsidRDefault="0097053A" w:rsidP="00897489">
            <w:pPr>
              <w:rPr>
                <w:del w:id="11033" w:author="Laura Viignola" w:date="2017-07-10T16:55:00Z"/>
              </w:rPr>
            </w:pPr>
            <w:del w:id="11034" w:author="Laura Viignola" w:date="2017-05-10T16:14:00Z">
              <w:r w:rsidRPr="00E352EF" w:rsidDel="00B907AC">
                <w:rPr>
                  <w:rFonts w:ascii="Calibri" w:eastAsia="Calibri" w:hAnsi="Calibri" w:cs="Calibri"/>
                </w:rPr>
                <w:delText>201</w:delText>
              </w:r>
              <w:r w:rsidR="00897489" w:rsidRPr="00E352EF" w:rsidDel="00B907AC">
                <w:rPr>
                  <w:rFonts w:ascii="Calibri" w:eastAsia="Calibri" w:hAnsi="Calibri" w:cs="Calibri"/>
                </w:rPr>
                <w:delText>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511D1" w14:textId="1A7B3657" w:rsidR="005A2227" w:rsidRPr="00E352EF" w:rsidDel="00696CCA" w:rsidRDefault="0097053A">
            <w:pPr>
              <w:rPr>
                <w:del w:id="11035" w:author="Laura Viignola" w:date="2017-07-10T16:55:00Z"/>
              </w:rPr>
            </w:pPr>
            <w:del w:id="11036" w:author="Laura Viignola" w:date="2017-05-10T16:14:00Z">
              <w:r w:rsidRPr="00E352EF" w:rsidDel="00B907AC">
                <w:rPr>
                  <w:rFonts w:ascii="Calibri" w:eastAsia="Calibri" w:hAnsi="Calibri" w:cs="Calibri"/>
                </w:rPr>
                <w:delText>Greece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978FD" w14:textId="03E0795B" w:rsidR="005A2227" w:rsidRPr="00E352EF" w:rsidDel="00696CCA" w:rsidRDefault="0097053A">
            <w:pPr>
              <w:rPr>
                <w:del w:id="11037" w:author="Laura Viignola" w:date="2017-07-10T16:55:00Z"/>
              </w:rPr>
            </w:pPr>
            <w:del w:id="11038"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333157" w14:textId="559C520D" w:rsidR="005A2227" w:rsidRPr="00E352EF" w:rsidDel="00696CCA" w:rsidRDefault="0097053A">
            <w:pPr>
              <w:rPr>
                <w:del w:id="11039" w:author="Laura Viignola" w:date="2017-07-10T16:55:00Z"/>
              </w:rPr>
            </w:pPr>
            <w:del w:id="11040"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8AF9F" w14:textId="6904AD30" w:rsidR="005A2227" w:rsidRPr="00E352EF" w:rsidDel="00696CCA" w:rsidRDefault="0097053A">
            <w:pPr>
              <w:rPr>
                <w:del w:id="11041" w:author="Laura Viignola" w:date="2017-07-10T16:55:00Z"/>
              </w:rPr>
            </w:pPr>
            <w:del w:id="11042" w:author="Laura Viignola" w:date="2017-05-10T16:14:00Z">
              <w:r w:rsidRPr="00E352EF" w:rsidDel="00B907AC">
                <w:rPr>
                  <w:rFonts w:ascii="Calibri" w:eastAsia="Calibri" w:hAnsi="Calibri" w:cs="Calibri"/>
                </w:rPr>
                <w:delText>20</w:delText>
              </w:r>
            </w:del>
          </w:p>
        </w:tc>
      </w:tr>
      <w:tr w:rsidR="00897489" w:rsidRPr="00E352EF" w:rsidDel="00696CCA" w14:paraId="541D669A" w14:textId="4CE5CD5D">
        <w:trPr>
          <w:del w:id="11043"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2B396" w14:textId="6A17FEEA" w:rsidR="00897489" w:rsidRPr="00E352EF" w:rsidDel="00696CCA" w:rsidRDefault="00897489">
            <w:pPr>
              <w:rPr>
                <w:del w:id="11044" w:author="Laura Viignola" w:date="2017-07-10T16:55:00Z"/>
              </w:rPr>
            </w:pPr>
            <w:del w:id="11045"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904B99" w14:textId="359B49B9" w:rsidR="00897489" w:rsidRPr="00E352EF" w:rsidDel="00696CCA" w:rsidRDefault="00897489">
            <w:pPr>
              <w:rPr>
                <w:del w:id="11046" w:author="Laura Viignola" w:date="2017-07-10T16:55:00Z"/>
              </w:rPr>
            </w:pPr>
            <w:del w:id="11047" w:author="Laura Viignola" w:date="2017-05-10T16:14:00Z">
              <w:r w:rsidRPr="00E352EF" w:rsidDel="00B907AC">
                <w:rPr>
                  <w:rFonts w:ascii="Calibri" w:eastAsia="Calibri" w:hAnsi="Calibri" w:cs="Calibri"/>
                </w:rPr>
                <w:delText>France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0F8B5" w14:textId="21681B92" w:rsidR="00897489" w:rsidRPr="00E352EF" w:rsidDel="00696CCA" w:rsidRDefault="00897489">
            <w:pPr>
              <w:rPr>
                <w:del w:id="11048" w:author="Laura Viignola" w:date="2017-07-10T16:55:00Z"/>
              </w:rPr>
            </w:pPr>
            <w:del w:id="11049"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22692" w14:textId="31F66FF4" w:rsidR="00897489" w:rsidRPr="00E352EF" w:rsidDel="00696CCA" w:rsidRDefault="00897489">
            <w:pPr>
              <w:rPr>
                <w:del w:id="11050" w:author="Laura Viignola" w:date="2017-07-10T16:55:00Z"/>
              </w:rPr>
            </w:pPr>
            <w:del w:id="11051"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EA1AE" w14:textId="5631BB28" w:rsidR="00897489" w:rsidRPr="00E352EF" w:rsidDel="00696CCA" w:rsidRDefault="00897489">
            <w:pPr>
              <w:rPr>
                <w:del w:id="11052" w:author="Laura Viignola" w:date="2017-07-10T16:55:00Z"/>
              </w:rPr>
            </w:pPr>
            <w:del w:id="11053" w:author="Laura Viignola" w:date="2017-05-10T16:14:00Z">
              <w:r w:rsidRPr="00E352EF" w:rsidDel="00B907AC">
                <w:rPr>
                  <w:rFonts w:ascii="Calibri" w:eastAsia="Calibri" w:hAnsi="Calibri" w:cs="Calibri"/>
                </w:rPr>
                <w:delText>30</w:delText>
              </w:r>
            </w:del>
          </w:p>
        </w:tc>
      </w:tr>
      <w:tr w:rsidR="00897489" w:rsidRPr="00E352EF" w:rsidDel="00696CCA" w14:paraId="1FE36C6A" w14:textId="1F17BD08">
        <w:trPr>
          <w:del w:id="11054"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0C59" w14:textId="27044ED7" w:rsidR="00897489" w:rsidRPr="00E352EF" w:rsidDel="00696CCA" w:rsidRDefault="00897489">
            <w:pPr>
              <w:rPr>
                <w:del w:id="11055" w:author="Laura Viignola" w:date="2017-07-10T16:55:00Z"/>
              </w:rPr>
            </w:pPr>
            <w:del w:id="11056"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4631D" w14:textId="6B5150B7" w:rsidR="00897489" w:rsidRPr="00E352EF" w:rsidDel="00696CCA" w:rsidRDefault="00897489">
            <w:pPr>
              <w:rPr>
                <w:del w:id="11057" w:author="Laura Viignola" w:date="2017-07-10T16:55:00Z"/>
              </w:rPr>
            </w:pPr>
            <w:del w:id="11058" w:author="Laura Viignola" w:date="2017-05-10T16:14:00Z">
              <w:r w:rsidRPr="00E352EF" w:rsidDel="00B907AC">
                <w:rPr>
                  <w:rFonts w:ascii="Calibri" w:eastAsia="Calibri" w:hAnsi="Calibri" w:cs="Calibri"/>
                </w:rPr>
                <w:delText>Malta</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B0C86" w14:textId="299268AE" w:rsidR="00897489" w:rsidRPr="00E352EF" w:rsidDel="00696CCA" w:rsidRDefault="00897489">
            <w:pPr>
              <w:rPr>
                <w:del w:id="11059" w:author="Laura Viignola" w:date="2017-07-10T16:55:00Z"/>
              </w:rPr>
            </w:pPr>
            <w:del w:id="11060"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C6B56" w14:textId="70C699C6" w:rsidR="00897489" w:rsidRPr="00E352EF" w:rsidDel="00696CCA" w:rsidRDefault="00897489">
            <w:pPr>
              <w:rPr>
                <w:del w:id="11061" w:author="Laura Viignola" w:date="2017-07-10T16:55:00Z"/>
              </w:rPr>
            </w:pPr>
            <w:del w:id="11062"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EA958" w14:textId="0E063479" w:rsidR="00897489" w:rsidRPr="00E352EF" w:rsidDel="00696CCA" w:rsidRDefault="00897489">
            <w:pPr>
              <w:rPr>
                <w:del w:id="11063" w:author="Laura Viignola" w:date="2017-07-10T16:55:00Z"/>
              </w:rPr>
            </w:pPr>
            <w:del w:id="11064" w:author="Laura Viignola" w:date="2017-05-10T16:14:00Z">
              <w:r w:rsidRPr="00E352EF" w:rsidDel="00B907AC">
                <w:rPr>
                  <w:rFonts w:ascii="Calibri" w:eastAsia="Calibri" w:hAnsi="Calibri" w:cs="Calibri"/>
                </w:rPr>
                <w:delText>40</w:delText>
              </w:r>
            </w:del>
          </w:p>
        </w:tc>
      </w:tr>
      <w:tr w:rsidR="00897489" w:rsidRPr="00E352EF" w:rsidDel="00696CCA" w14:paraId="395055CC" w14:textId="4BF01598">
        <w:trPr>
          <w:del w:id="11065"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2D102" w14:textId="6CBBA2C9" w:rsidR="00897489" w:rsidRPr="00E352EF" w:rsidDel="00696CCA" w:rsidRDefault="00897489">
            <w:pPr>
              <w:rPr>
                <w:del w:id="11066" w:author="Laura Viignola" w:date="2017-07-10T16:55:00Z"/>
              </w:rPr>
            </w:pPr>
            <w:del w:id="11067"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923E7" w14:textId="7560F2C6" w:rsidR="00897489" w:rsidRPr="00E352EF" w:rsidDel="00696CCA" w:rsidRDefault="00897489">
            <w:pPr>
              <w:rPr>
                <w:del w:id="11068" w:author="Laura Viignola" w:date="2017-07-10T16:55:00Z"/>
              </w:rPr>
            </w:pPr>
            <w:del w:id="11069" w:author="Laura Viignola" w:date="2017-05-10T16:14:00Z">
              <w:r w:rsidRPr="00E352EF" w:rsidDel="00B907AC">
                <w:rPr>
                  <w:rFonts w:ascii="Calibri" w:eastAsia="Calibri" w:hAnsi="Calibri" w:cs="Calibri"/>
                </w:rPr>
                <w:delText>Finland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3173B" w14:textId="234E9C94" w:rsidR="00897489" w:rsidRPr="00E352EF" w:rsidDel="00696CCA" w:rsidRDefault="00897489">
            <w:pPr>
              <w:rPr>
                <w:del w:id="11070" w:author="Laura Viignola" w:date="2017-07-10T16:55:00Z"/>
              </w:rPr>
            </w:pPr>
            <w:del w:id="11071"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F02C1" w14:textId="19D99CFB" w:rsidR="00897489" w:rsidRPr="00E352EF" w:rsidDel="00696CCA" w:rsidRDefault="00897489">
            <w:pPr>
              <w:rPr>
                <w:del w:id="11072" w:author="Laura Viignola" w:date="2017-07-10T16:55:00Z"/>
              </w:rPr>
            </w:pPr>
            <w:del w:id="11073"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99B87" w14:textId="4C67FA09" w:rsidR="00897489" w:rsidRPr="00E352EF" w:rsidDel="00696CCA" w:rsidRDefault="00897489">
            <w:pPr>
              <w:rPr>
                <w:del w:id="11074" w:author="Laura Viignola" w:date="2017-07-10T16:55:00Z"/>
              </w:rPr>
            </w:pPr>
            <w:del w:id="11075" w:author="Laura Viignola" w:date="2017-05-10T16:14:00Z">
              <w:r w:rsidRPr="00E352EF" w:rsidDel="00B907AC">
                <w:rPr>
                  <w:rFonts w:ascii="Calibri" w:eastAsia="Calibri" w:hAnsi="Calibri" w:cs="Calibri"/>
                </w:rPr>
                <w:delText>50</w:delText>
              </w:r>
            </w:del>
          </w:p>
        </w:tc>
      </w:tr>
      <w:tr w:rsidR="00897489" w:rsidRPr="00E352EF" w:rsidDel="00696CCA" w14:paraId="2F014C48" w14:textId="57CB69F6">
        <w:trPr>
          <w:del w:id="11076"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83F16" w14:textId="54793864" w:rsidR="00897489" w:rsidRPr="00E352EF" w:rsidDel="00696CCA" w:rsidRDefault="00897489">
            <w:pPr>
              <w:rPr>
                <w:del w:id="11077" w:author="Laura Viignola" w:date="2017-07-10T16:55:00Z"/>
              </w:rPr>
            </w:pPr>
            <w:del w:id="11078"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90FE0" w14:textId="49753BCE" w:rsidR="00897489" w:rsidRPr="00E352EF" w:rsidDel="00696CCA" w:rsidRDefault="00897489">
            <w:pPr>
              <w:rPr>
                <w:del w:id="11079" w:author="Laura Viignola" w:date="2017-07-10T16:55:00Z"/>
              </w:rPr>
            </w:pPr>
            <w:del w:id="11080" w:author="Laura Viignola" w:date="2017-05-10T16:14:00Z">
              <w:r w:rsidRPr="00E352EF" w:rsidDel="00B907AC">
                <w:rPr>
                  <w:rFonts w:ascii="Calibri" w:eastAsia="Calibri" w:hAnsi="Calibri" w:cs="Calibri"/>
                </w:rPr>
                <w:delText>Switzerland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2D8E5" w14:textId="318421C2" w:rsidR="00897489" w:rsidRPr="00E352EF" w:rsidDel="00696CCA" w:rsidRDefault="00897489">
            <w:pPr>
              <w:rPr>
                <w:del w:id="11081" w:author="Laura Viignola" w:date="2017-07-10T16:55:00Z"/>
              </w:rPr>
            </w:pPr>
            <w:del w:id="11082"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79ED7" w14:textId="350FD3BD" w:rsidR="00897489" w:rsidRPr="00E352EF" w:rsidDel="00696CCA" w:rsidRDefault="00897489">
            <w:pPr>
              <w:rPr>
                <w:del w:id="11083" w:author="Laura Viignola" w:date="2017-07-10T16:55:00Z"/>
              </w:rPr>
            </w:pPr>
            <w:del w:id="11084"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42D3" w14:textId="3B3ABF58" w:rsidR="00897489" w:rsidRPr="00E352EF" w:rsidDel="00696CCA" w:rsidRDefault="00897489">
            <w:pPr>
              <w:rPr>
                <w:del w:id="11085" w:author="Laura Viignola" w:date="2017-07-10T16:55:00Z"/>
              </w:rPr>
            </w:pPr>
            <w:del w:id="11086" w:author="Laura Viignola" w:date="2017-05-10T16:14:00Z">
              <w:r w:rsidRPr="00E352EF" w:rsidDel="00B907AC">
                <w:rPr>
                  <w:rFonts w:ascii="Calibri" w:eastAsia="Calibri" w:hAnsi="Calibri" w:cs="Calibri"/>
                </w:rPr>
                <w:delText>60</w:delText>
              </w:r>
            </w:del>
          </w:p>
        </w:tc>
      </w:tr>
    </w:tbl>
    <w:p w14:paraId="5FD83667" w14:textId="77777777" w:rsidR="005A2227" w:rsidRPr="00E352EF" w:rsidRDefault="005A2227"/>
    <w:p w14:paraId="04ABFBDE"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346A99A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EA1D15" w14:textId="332DC60D" w:rsidR="005A2227" w:rsidRPr="00E352EF" w:rsidRDefault="0097053A">
            <w:del w:id="11087" w:author="Laura Viignola" w:date="2017-05-10T16:10:00Z">
              <w:r w:rsidRPr="00E352EF" w:rsidDel="00B907AC">
                <w:rPr>
                  <w:rFonts w:ascii="Calibri" w:eastAsia="Calibri" w:hAnsi="Calibri" w:cs="Calibri"/>
                </w:rPr>
                <w:delText>total_population1</w:delText>
              </w:r>
            </w:del>
            <w:ins w:id="11088" w:author="Laura Viignola" w:date="2017-05-10T16:10:00Z">
              <w:r w:rsidR="00B907AC">
                <w:rPr>
                  <w:rFonts w:ascii="Calibri" w:eastAsia="Calibri" w:hAnsi="Calibri" w:cs="Calibri"/>
                </w:rPr>
                <w:t>ds_r</w:t>
              </w:r>
            </w:ins>
          </w:p>
        </w:tc>
      </w:tr>
      <w:tr w:rsidR="005A2227" w:rsidRPr="00E352EF" w14:paraId="6DE2C9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477A6"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BF040D"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B6487"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1C67FC"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CDF952" w14:textId="77777777" w:rsidR="005A2227" w:rsidRPr="00E352EF" w:rsidRDefault="0097053A">
            <w:r w:rsidRPr="00E352EF">
              <w:rPr>
                <w:rFonts w:ascii="Calibri" w:eastAsia="Calibri" w:hAnsi="Calibri" w:cs="Calibri"/>
                <w:b/>
              </w:rPr>
              <w:t>POPULATION</w:t>
            </w:r>
          </w:p>
        </w:tc>
      </w:tr>
      <w:tr w:rsidR="005A2227" w:rsidRPr="00E352EF" w14:paraId="58A5BF4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E15A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1A4BA"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92D1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49E8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39271" w14:textId="77777777" w:rsidR="005A2227" w:rsidRPr="00E352EF" w:rsidRDefault="0097053A">
            <w:r w:rsidRPr="00E352EF">
              <w:rPr>
                <w:rFonts w:ascii="Calibri" w:eastAsia="Calibri" w:hAnsi="Calibri" w:cs="Calibri"/>
              </w:rPr>
              <w:t>1</w:t>
            </w:r>
          </w:p>
        </w:tc>
      </w:tr>
      <w:tr w:rsidR="005A2227" w:rsidRPr="00E352EF" w14:paraId="5895380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7286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5168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E64E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2CC2A"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2898" w14:textId="77777777" w:rsidR="005A2227" w:rsidRPr="00E352EF" w:rsidRDefault="0097053A">
            <w:r w:rsidRPr="00E352EF">
              <w:rPr>
                <w:rFonts w:ascii="Calibri" w:eastAsia="Calibri" w:hAnsi="Calibri" w:cs="Calibri"/>
              </w:rPr>
              <w:t>2</w:t>
            </w:r>
          </w:p>
        </w:tc>
      </w:tr>
      <w:tr w:rsidR="005A2227" w:rsidRPr="00E352EF" w14:paraId="780DA9C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3DC41" w14:textId="77777777" w:rsidR="005A2227" w:rsidRPr="00E352EF" w:rsidRDefault="0097053A">
            <w:r w:rsidRPr="00E352EF">
              <w:rPr>
                <w:rFonts w:ascii="Calibri" w:eastAsia="Calibri" w:hAnsi="Calibri" w:cs="Calibri"/>
              </w:rPr>
              <w:lastRenderedPageBreak/>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596C9"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6698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FE9D"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6AB13" w14:textId="77777777" w:rsidR="005A2227" w:rsidRPr="00E352EF" w:rsidRDefault="0097053A">
            <w:r w:rsidRPr="00E352EF">
              <w:rPr>
                <w:rFonts w:ascii="Calibri" w:eastAsia="Calibri" w:hAnsi="Calibri" w:cs="Calibri"/>
              </w:rPr>
              <w:t>3</w:t>
            </w:r>
          </w:p>
        </w:tc>
      </w:tr>
      <w:tr w:rsidR="005A2227" w:rsidRPr="00E352EF" w14:paraId="43B9A8D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81C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F0967"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8A81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5FF08"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ACF9" w14:textId="77777777" w:rsidR="005A2227" w:rsidRPr="00E352EF" w:rsidRDefault="0097053A">
            <w:r w:rsidRPr="00E352EF">
              <w:rPr>
                <w:rFonts w:ascii="Calibri" w:eastAsia="Calibri" w:hAnsi="Calibri" w:cs="Calibri"/>
              </w:rPr>
              <w:t>4</w:t>
            </w:r>
          </w:p>
        </w:tc>
      </w:tr>
      <w:tr w:rsidR="005A2227" w:rsidRPr="00E352EF" w14:paraId="6E4F8AE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F3EE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4AD4"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F81F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414B"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79C2F" w14:textId="77777777" w:rsidR="005A2227" w:rsidRPr="00E352EF" w:rsidRDefault="0097053A">
            <w:r w:rsidRPr="00E352EF">
              <w:rPr>
                <w:rFonts w:ascii="Calibri" w:eastAsia="Calibri" w:hAnsi="Calibri" w:cs="Calibri"/>
              </w:rPr>
              <w:t>5</w:t>
            </w:r>
          </w:p>
        </w:tc>
      </w:tr>
      <w:tr w:rsidR="005A2227" w:rsidRPr="00E352EF" w14:paraId="6140ABB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13D06"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EFF7F"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C8FC5"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429F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9F74A" w14:textId="77777777" w:rsidR="005A2227" w:rsidRPr="00E352EF" w:rsidRDefault="0097053A">
            <w:r w:rsidRPr="00E352EF">
              <w:rPr>
                <w:rFonts w:ascii="Calibri" w:eastAsia="Calibri" w:hAnsi="Calibri" w:cs="Calibri"/>
              </w:rPr>
              <w:t>6</w:t>
            </w:r>
          </w:p>
        </w:tc>
      </w:tr>
      <w:tr w:rsidR="005A2227" w:rsidRPr="00E352EF" w14:paraId="59C9FD2E" w14:textId="77777777">
        <w:trPr>
          <w:trHeight w:val="331"/>
        </w:trPr>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8A9E2"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9F62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41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7EFB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4CB5A" w14:textId="77777777" w:rsidR="005A2227" w:rsidRPr="00E352EF" w:rsidRDefault="0097053A">
            <w:r w:rsidRPr="00E352EF">
              <w:rPr>
                <w:rFonts w:ascii="Calibri" w:eastAsia="Calibri" w:hAnsi="Calibri" w:cs="Calibri"/>
              </w:rPr>
              <w:t>10</w:t>
            </w:r>
          </w:p>
        </w:tc>
      </w:tr>
    </w:tbl>
    <w:p w14:paraId="3502C479" w14:textId="77777777" w:rsidR="005A2227" w:rsidRPr="00E352EF" w:rsidRDefault="005A2227"/>
    <w:p w14:paraId="206897A0" w14:textId="77777777" w:rsidR="005A2227" w:rsidRPr="00E352EF" w:rsidRDefault="005A2227">
      <w:pPr>
        <w:jc w:val="both"/>
      </w:pPr>
    </w:p>
    <w:p w14:paraId="678D9064" w14:textId="77777777" w:rsidR="005A2227" w:rsidRPr="00E352EF" w:rsidRDefault="0097053A" w:rsidP="00EA6708">
      <w:pPr>
        <w:rPr>
          <w:rFonts w:ascii="Cambria" w:eastAsia="Calibri" w:hAnsi="Cambria" w:cs="Calibri"/>
          <w:b/>
        </w:rPr>
      </w:pPr>
      <w:r w:rsidRPr="00E352EF">
        <w:rPr>
          <w:rFonts w:ascii="Cambria" w:eastAsia="Calibri" w:hAnsi="Cambria"/>
        </w:rPr>
        <w:t xml:space="preserve">3) </w:t>
      </w:r>
      <w:r w:rsidRPr="00E352EF">
        <w:rPr>
          <w:rFonts w:ascii="Cambria" w:eastAsia="Calibri" w:hAnsi="Cambria" w:cs="Calibri"/>
        </w:rPr>
        <w:t xml:space="preserve">total_population := </w:t>
      </w:r>
      <w:r w:rsidRPr="00E352EF">
        <w:rPr>
          <w:rFonts w:ascii="Cambria" w:eastAsia="Calibri" w:hAnsi="Cambria" w:cs="Calibri"/>
          <w:b/>
        </w:rPr>
        <w:t>union (</w:t>
      </w:r>
      <w:r w:rsidRPr="00E352EF">
        <w:rPr>
          <w:rFonts w:ascii="Cambria" w:eastAsia="Calibri" w:hAnsi="Cambria" w:cs="Calibri"/>
        </w:rPr>
        <w:t>total_population1, total_population2</w:t>
      </w:r>
      <w:r w:rsidRPr="00E352EF">
        <w:rPr>
          <w:rFonts w:ascii="Cambria" w:eastAsia="Calibri" w:hAnsi="Cambria" w:cs="Calibri"/>
          <w:b/>
        </w:rPr>
        <w:t>)</w:t>
      </w:r>
    </w:p>
    <w:p w14:paraId="3CE9402B" w14:textId="77777777" w:rsidR="00EA6708" w:rsidRPr="00E352EF" w:rsidRDefault="00EA6708" w:rsidP="00EA6708">
      <w:pPr>
        <w:rPr>
          <w:rFonts w:ascii="Cambria" w:hAnsi="Cambria"/>
        </w:rPr>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497CBB3"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B4F846A" w14:textId="77777777" w:rsidR="005A2227" w:rsidRPr="00E352EF" w:rsidRDefault="0097053A">
            <w:pPr>
              <w:jc w:val="both"/>
            </w:pPr>
            <w:r w:rsidRPr="00E352EF">
              <w:rPr>
                <w:rFonts w:ascii="Calibri" w:eastAsia="Calibri" w:hAnsi="Calibri" w:cs="Calibri"/>
                <w:b/>
              </w:rPr>
              <w:t>total_population1</w:t>
            </w:r>
          </w:p>
        </w:tc>
      </w:tr>
      <w:tr w:rsidR="005A2227" w:rsidRPr="00E352EF" w14:paraId="7B12280A"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1E6E48CD"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EBB1D9"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8128F58" w14:textId="77777777" w:rsidR="005A2227" w:rsidRPr="00E352EF" w:rsidRDefault="0097053A">
            <w:pPr>
              <w:jc w:val="both"/>
            </w:pPr>
            <w:r w:rsidRPr="00E352EF">
              <w:rPr>
                <w:rFonts w:ascii="Calibri" w:eastAsia="Calibri" w:hAnsi="Calibri" w:cs="Calibri"/>
                <w:b/>
              </w:rPr>
              <w:t>POPULATION</w:t>
            </w:r>
          </w:p>
        </w:tc>
      </w:tr>
      <w:tr w:rsidR="005A2227" w:rsidRPr="00E352EF" w14:paraId="1EE6E99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6F84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E8963"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98883" w14:textId="77777777" w:rsidR="005A2227" w:rsidRPr="00E352EF" w:rsidRDefault="0097053A">
            <w:pPr>
              <w:jc w:val="both"/>
            </w:pPr>
            <w:r w:rsidRPr="00E352EF">
              <w:rPr>
                <w:rFonts w:ascii="Calibri" w:eastAsia="Calibri" w:hAnsi="Calibri" w:cs="Calibri"/>
              </w:rPr>
              <w:t>5</w:t>
            </w:r>
          </w:p>
        </w:tc>
      </w:tr>
      <w:tr w:rsidR="005A2227" w:rsidRPr="00E352EF" w14:paraId="549A39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B7A0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3F47"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94D5F" w14:textId="77777777" w:rsidR="005A2227" w:rsidRPr="00E352EF" w:rsidRDefault="0097053A">
            <w:pPr>
              <w:jc w:val="both"/>
            </w:pPr>
            <w:r w:rsidRPr="00E352EF">
              <w:rPr>
                <w:rFonts w:ascii="Calibri" w:eastAsia="Calibri" w:hAnsi="Calibri" w:cs="Calibri"/>
              </w:rPr>
              <w:t>2</w:t>
            </w:r>
          </w:p>
        </w:tc>
      </w:tr>
      <w:tr w:rsidR="005A2227" w:rsidRPr="00E352EF" w14:paraId="6170883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6B83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0A8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B9503" w14:textId="77777777" w:rsidR="005A2227" w:rsidRPr="00E352EF" w:rsidRDefault="0097053A">
            <w:pPr>
              <w:jc w:val="both"/>
            </w:pPr>
            <w:r w:rsidRPr="00E352EF">
              <w:rPr>
                <w:rFonts w:ascii="Calibri" w:eastAsia="Calibri" w:hAnsi="Calibri" w:cs="Calibri"/>
              </w:rPr>
              <w:t>3</w:t>
            </w:r>
          </w:p>
        </w:tc>
      </w:tr>
      <w:tr w:rsidR="005A2227" w:rsidRPr="00E352EF" w14:paraId="0B38BAE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707E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6821B"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1C34" w14:textId="77777777" w:rsidR="005A2227" w:rsidRPr="00E352EF" w:rsidRDefault="0097053A">
            <w:pPr>
              <w:jc w:val="both"/>
            </w:pPr>
            <w:r w:rsidRPr="00E352EF">
              <w:rPr>
                <w:rFonts w:ascii="Calibri" w:eastAsia="Calibri" w:hAnsi="Calibri" w:cs="Calibri"/>
              </w:rPr>
              <w:t>7</w:t>
            </w:r>
          </w:p>
        </w:tc>
      </w:tr>
      <w:tr w:rsidR="005A2227" w:rsidRPr="00E352EF" w14:paraId="19BD23F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67ED3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52084"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D3C3E" w14:textId="77777777" w:rsidR="005A2227" w:rsidRPr="00E352EF" w:rsidRDefault="0097053A">
            <w:pPr>
              <w:jc w:val="both"/>
            </w:pPr>
            <w:r w:rsidRPr="00E352EF">
              <w:rPr>
                <w:rFonts w:ascii="Calibri" w:eastAsia="Calibri" w:hAnsi="Calibri" w:cs="Calibri"/>
              </w:rPr>
              <w:t>9</w:t>
            </w:r>
          </w:p>
        </w:tc>
      </w:tr>
      <w:tr w:rsidR="005A2227" w:rsidRPr="00E352EF" w14:paraId="714D9AE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A785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7ED8F"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B1711F" w14:textId="77777777" w:rsidR="005A2227" w:rsidRPr="00E352EF" w:rsidRDefault="0097053A">
            <w:pPr>
              <w:jc w:val="both"/>
            </w:pPr>
            <w:r w:rsidRPr="00E352EF">
              <w:rPr>
                <w:rFonts w:ascii="Calibri" w:eastAsia="Calibri" w:hAnsi="Calibri" w:cs="Calibri"/>
              </w:rPr>
              <w:t>12</w:t>
            </w:r>
          </w:p>
        </w:tc>
      </w:tr>
    </w:tbl>
    <w:p w14:paraId="493DB983"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60995041" w14:textId="77777777" w:rsidTr="00696CCA">
        <w:tc>
          <w:tcPr>
            <w:tcW w:w="578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002A5A3" w14:textId="77777777" w:rsidR="005A2227" w:rsidRPr="00E352EF" w:rsidRDefault="0097053A">
            <w:pPr>
              <w:jc w:val="both"/>
            </w:pPr>
            <w:r w:rsidRPr="00E352EF">
              <w:rPr>
                <w:rFonts w:ascii="Calibri" w:eastAsia="Calibri" w:hAnsi="Calibri" w:cs="Calibri"/>
                <w:b/>
              </w:rPr>
              <w:t>total_population2</w:t>
            </w:r>
          </w:p>
        </w:tc>
      </w:tr>
      <w:tr w:rsidR="005A2227" w:rsidRPr="00E352EF" w14:paraId="58A87050" w14:textId="77777777" w:rsidTr="00696CCA">
        <w:tc>
          <w:tcPr>
            <w:tcW w:w="1929"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4A8B8FC"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CD808E"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1C9755D" w14:textId="77777777" w:rsidR="005A2227" w:rsidRPr="00E352EF" w:rsidRDefault="0097053A">
            <w:pPr>
              <w:jc w:val="both"/>
            </w:pPr>
            <w:r w:rsidRPr="00E352EF">
              <w:rPr>
                <w:rFonts w:ascii="Calibri" w:eastAsia="Calibri" w:hAnsi="Calibri" w:cs="Calibri"/>
                <w:b/>
              </w:rPr>
              <w:t>POPULATION</w:t>
            </w:r>
          </w:p>
        </w:tc>
      </w:tr>
      <w:tr w:rsidR="005A2227" w:rsidRPr="00E352EF" w14:paraId="685F6655"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98CE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F133F"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21A7F" w14:textId="77777777" w:rsidR="005A2227" w:rsidRPr="00E352EF" w:rsidRDefault="0097053A">
            <w:pPr>
              <w:jc w:val="both"/>
            </w:pPr>
            <w:r w:rsidRPr="00E352EF">
              <w:rPr>
                <w:rFonts w:ascii="Calibri" w:eastAsia="Calibri" w:hAnsi="Calibri" w:cs="Calibri"/>
              </w:rPr>
              <w:t>23</w:t>
            </w:r>
          </w:p>
        </w:tc>
      </w:tr>
      <w:tr w:rsidR="005A2227" w:rsidRPr="00E352EF" w:rsidDel="00696CCA" w14:paraId="751F9133" w14:textId="54AFADE6" w:rsidTr="00696CCA">
        <w:trPr>
          <w:del w:id="11089" w:author="Laura Viignola" w:date="2017-07-10T16:55:00Z"/>
        </w:trPr>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5AFCF" w14:textId="0F5AE863" w:rsidR="005A2227" w:rsidRPr="00E352EF" w:rsidDel="00696CCA" w:rsidRDefault="0097053A">
            <w:pPr>
              <w:jc w:val="both"/>
              <w:rPr>
                <w:del w:id="11090" w:author="Laura Viignola" w:date="2017-07-10T16:55:00Z"/>
              </w:rPr>
            </w:pPr>
            <w:del w:id="11091" w:author="Laura Viignola" w:date="2017-05-10T16:14: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66560" w14:textId="2D91D976" w:rsidR="005A2227" w:rsidRPr="00E352EF" w:rsidDel="00696CCA" w:rsidRDefault="0097053A">
            <w:pPr>
              <w:jc w:val="both"/>
              <w:rPr>
                <w:del w:id="11092" w:author="Laura Viignola" w:date="2017-07-10T16:55:00Z"/>
              </w:rPr>
            </w:pPr>
            <w:del w:id="11093" w:author="Laura Viignola" w:date="2017-05-10T16:14:00Z">
              <w:r w:rsidRPr="00E352EF" w:rsidDel="00B907AC">
                <w:rPr>
                  <w:rFonts w:ascii="Calibri" w:eastAsia="Calibri" w:hAnsi="Calibri" w:cs="Calibri"/>
                </w:rPr>
                <w:delText>Greece</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BF128" w14:textId="4F503FE2" w:rsidR="005A2227" w:rsidRPr="00E352EF" w:rsidDel="00696CCA" w:rsidRDefault="0097053A">
            <w:pPr>
              <w:jc w:val="both"/>
              <w:rPr>
                <w:del w:id="11094" w:author="Laura Viignola" w:date="2017-07-10T16:55:00Z"/>
              </w:rPr>
            </w:pPr>
            <w:del w:id="11095" w:author="Laura Viignola" w:date="2017-05-10T16:14:00Z">
              <w:r w:rsidRPr="00E352EF" w:rsidDel="00B907AC">
                <w:rPr>
                  <w:rFonts w:ascii="Calibri" w:eastAsia="Calibri" w:hAnsi="Calibri" w:cs="Calibri"/>
                </w:rPr>
                <w:delText>2</w:delText>
              </w:r>
            </w:del>
          </w:p>
        </w:tc>
      </w:tr>
      <w:tr w:rsidR="005A2227" w:rsidRPr="00E352EF" w14:paraId="37F1DB29"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538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B4193"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94F2" w14:textId="77777777" w:rsidR="005A2227" w:rsidRPr="00E352EF" w:rsidRDefault="0097053A">
            <w:pPr>
              <w:jc w:val="both"/>
            </w:pPr>
            <w:r w:rsidRPr="00E352EF">
              <w:rPr>
                <w:rFonts w:ascii="Calibri" w:eastAsia="Calibri" w:hAnsi="Calibri" w:cs="Calibri"/>
              </w:rPr>
              <w:t>5</w:t>
            </w:r>
          </w:p>
        </w:tc>
      </w:tr>
      <w:tr w:rsidR="005A2227" w:rsidRPr="00E352EF" w14:paraId="07F83BCC"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862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4E408"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CDA86" w14:textId="77777777" w:rsidR="005A2227" w:rsidRPr="00E352EF" w:rsidRDefault="0097053A">
            <w:pPr>
              <w:jc w:val="both"/>
            </w:pPr>
            <w:r w:rsidRPr="00E352EF">
              <w:rPr>
                <w:rFonts w:ascii="Calibri" w:eastAsia="Calibri" w:hAnsi="Calibri" w:cs="Calibri"/>
              </w:rPr>
              <w:t>1</w:t>
            </w:r>
          </w:p>
        </w:tc>
      </w:tr>
    </w:tbl>
    <w:p w14:paraId="591AB0EA"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18ED002"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001D680" w14:textId="77777777" w:rsidR="005A2227" w:rsidRPr="00E352EF" w:rsidRDefault="0097053A">
            <w:pPr>
              <w:jc w:val="both"/>
            </w:pPr>
            <w:r w:rsidRPr="00E352EF">
              <w:rPr>
                <w:rFonts w:ascii="Calibri" w:eastAsia="Calibri" w:hAnsi="Calibri" w:cs="Calibri"/>
                <w:b/>
              </w:rPr>
              <w:t>total_population</w:t>
            </w:r>
          </w:p>
        </w:tc>
      </w:tr>
      <w:tr w:rsidR="005A2227" w:rsidRPr="00E352EF" w14:paraId="5D1DC353"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ECE989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46C0DE14"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0147D74" w14:textId="77777777" w:rsidR="005A2227" w:rsidRPr="00E352EF" w:rsidRDefault="0097053A">
            <w:pPr>
              <w:jc w:val="both"/>
            </w:pPr>
            <w:r w:rsidRPr="00E352EF">
              <w:rPr>
                <w:rFonts w:ascii="Calibri" w:eastAsia="Calibri" w:hAnsi="Calibri" w:cs="Calibri"/>
                <w:b/>
              </w:rPr>
              <w:t>POPULATION</w:t>
            </w:r>
          </w:p>
        </w:tc>
      </w:tr>
      <w:tr w:rsidR="005A2227" w:rsidRPr="00E352EF" w14:paraId="343DB50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B2E7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2EAAB"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16E9F" w14:textId="77777777" w:rsidR="005A2227" w:rsidRPr="00E352EF" w:rsidRDefault="0097053A">
            <w:pPr>
              <w:jc w:val="both"/>
            </w:pPr>
            <w:r w:rsidRPr="00E352EF">
              <w:rPr>
                <w:rFonts w:ascii="Calibri" w:eastAsia="Calibri" w:hAnsi="Calibri" w:cs="Calibri"/>
              </w:rPr>
              <w:t>5</w:t>
            </w:r>
          </w:p>
        </w:tc>
      </w:tr>
      <w:tr w:rsidR="005A2227" w:rsidRPr="00E352EF" w14:paraId="4C1DDA6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7DE7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1350"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4BCDB" w14:textId="77777777" w:rsidR="005A2227" w:rsidRPr="00E352EF" w:rsidRDefault="0097053A">
            <w:pPr>
              <w:jc w:val="both"/>
            </w:pPr>
            <w:r w:rsidRPr="00E352EF">
              <w:rPr>
                <w:rFonts w:ascii="Calibri" w:eastAsia="Calibri" w:hAnsi="Calibri" w:cs="Calibri"/>
              </w:rPr>
              <w:t>2</w:t>
            </w:r>
          </w:p>
        </w:tc>
      </w:tr>
      <w:tr w:rsidR="005A2227" w:rsidRPr="00E352EF" w14:paraId="7DEFBF2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067C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A064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F821E" w14:textId="77777777" w:rsidR="005A2227" w:rsidRPr="00E352EF" w:rsidRDefault="0097053A">
            <w:pPr>
              <w:jc w:val="both"/>
            </w:pPr>
            <w:r w:rsidRPr="00E352EF">
              <w:rPr>
                <w:rFonts w:ascii="Calibri" w:eastAsia="Calibri" w:hAnsi="Calibri" w:cs="Calibri"/>
              </w:rPr>
              <w:t>3</w:t>
            </w:r>
          </w:p>
        </w:tc>
      </w:tr>
      <w:tr w:rsidR="005A2227" w:rsidRPr="00E352EF" w14:paraId="0BF15194"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5C1A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29582"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E697A" w14:textId="77777777" w:rsidR="005A2227" w:rsidRPr="00E352EF" w:rsidRDefault="0097053A">
            <w:pPr>
              <w:jc w:val="both"/>
            </w:pPr>
            <w:r w:rsidRPr="00E352EF">
              <w:rPr>
                <w:rFonts w:ascii="Calibri" w:eastAsia="Calibri" w:hAnsi="Calibri" w:cs="Calibri"/>
              </w:rPr>
              <w:t>7</w:t>
            </w:r>
          </w:p>
        </w:tc>
      </w:tr>
      <w:tr w:rsidR="005A2227" w:rsidRPr="00E352EF" w14:paraId="5EE5D67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4F9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12FDF"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63395" w14:textId="77777777" w:rsidR="005A2227" w:rsidRPr="00E352EF" w:rsidRDefault="0097053A">
            <w:pPr>
              <w:jc w:val="both"/>
            </w:pPr>
            <w:r w:rsidRPr="00E352EF">
              <w:rPr>
                <w:rFonts w:ascii="Calibri" w:eastAsia="Calibri" w:hAnsi="Calibri" w:cs="Calibri"/>
              </w:rPr>
              <w:t>9</w:t>
            </w:r>
          </w:p>
        </w:tc>
      </w:tr>
      <w:tr w:rsidR="005A2227" w:rsidRPr="00E352EF" w14:paraId="7A1D838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61461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6076"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062DD" w14:textId="77777777" w:rsidR="005A2227" w:rsidRPr="00E352EF" w:rsidRDefault="0097053A">
            <w:pPr>
              <w:jc w:val="both"/>
            </w:pPr>
            <w:r w:rsidRPr="00E352EF">
              <w:rPr>
                <w:rFonts w:ascii="Calibri" w:eastAsia="Calibri" w:hAnsi="Calibri" w:cs="Calibri"/>
              </w:rPr>
              <w:t>12</w:t>
            </w:r>
          </w:p>
        </w:tc>
      </w:tr>
      <w:tr w:rsidR="005A2227" w:rsidRPr="00E352EF" w14:paraId="6E05D7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4B208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B3F65"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BDE8F" w14:textId="77777777" w:rsidR="005A2227" w:rsidRPr="00E352EF" w:rsidRDefault="0097053A">
            <w:pPr>
              <w:jc w:val="both"/>
            </w:pPr>
            <w:r w:rsidRPr="00E352EF">
              <w:rPr>
                <w:rFonts w:ascii="Calibri" w:eastAsia="Calibri" w:hAnsi="Calibri" w:cs="Calibri"/>
              </w:rPr>
              <w:t>23</w:t>
            </w:r>
          </w:p>
        </w:tc>
      </w:tr>
      <w:tr w:rsidR="005A2227" w:rsidRPr="00E352EF" w14:paraId="47633FF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3161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2C69F"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EA9502" w14:textId="77777777" w:rsidR="005A2227" w:rsidRPr="00E352EF" w:rsidRDefault="0097053A">
            <w:pPr>
              <w:jc w:val="both"/>
            </w:pPr>
            <w:r w:rsidRPr="00E352EF">
              <w:rPr>
                <w:rFonts w:ascii="Calibri" w:eastAsia="Calibri" w:hAnsi="Calibri" w:cs="Calibri"/>
              </w:rPr>
              <w:t>5</w:t>
            </w:r>
          </w:p>
        </w:tc>
      </w:tr>
      <w:tr w:rsidR="005A2227" w:rsidRPr="00E352EF" w14:paraId="0F581AD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B046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503C3"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E44F4" w14:textId="77777777" w:rsidR="005A2227" w:rsidRPr="00E352EF" w:rsidRDefault="0097053A">
            <w:pPr>
              <w:jc w:val="both"/>
            </w:pPr>
            <w:r w:rsidRPr="00E352EF">
              <w:rPr>
                <w:rFonts w:ascii="Calibri" w:eastAsia="Calibri" w:hAnsi="Calibri" w:cs="Calibri"/>
              </w:rPr>
              <w:t>1</w:t>
            </w:r>
          </w:p>
        </w:tc>
      </w:tr>
    </w:tbl>
    <w:p w14:paraId="42094CB1" w14:textId="77777777" w:rsidR="005A2227" w:rsidRPr="00E352EF" w:rsidRDefault="005A2227">
      <w:pPr>
        <w:jc w:val="both"/>
      </w:pPr>
    </w:p>
    <w:p w14:paraId="79D005CD" w14:textId="77777777" w:rsidR="005A2227" w:rsidRPr="00E352EF" w:rsidRDefault="0097053A" w:rsidP="00EA6708">
      <w:pPr>
        <w:rPr>
          <w:rFonts w:ascii="Cambria" w:eastAsia="Calibri" w:hAnsi="Cambria" w:cs="Calibri"/>
          <w:b/>
        </w:rPr>
      </w:pPr>
      <w:r w:rsidRPr="00E352EF">
        <w:rPr>
          <w:rFonts w:ascii="Cambria" w:eastAsia="Calibri" w:hAnsi="Cambria"/>
        </w:rPr>
        <w:t xml:space="preserve">4) </w:t>
      </w:r>
      <w:r w:rsidRPr="00E352EF">
        <w:rPr>
          <w:rFonts w:ascii="Cambria" w:eastAsia="Calibri" w:hAnsi="Cambria" w:cs="Calibri"/>
        </w:rPr>
        <w:t xml:space="preserve">time_geo := </w:t>
      </w:r>
      <w:r w:rsidRPr="00E352EF">
        <w:rPr>
          <w:rFonts w:ascii="Cambria" w:eastAsia="Calibri" w:hAnsi="Cambria" w:cs="Calibri"/>
          <w:b/>
        </w:rPr>
        <w:t>union (</w:t>
      </w:r>
      <w:r w:rsidRPr="00E352EF">
        <w:rPr>
          <w:rFonts w:ascii="Cambria" w:eastAsia="Calibri" w:hAnsi="Cambria" w:cs="Calibri"/>
        </w:rPr>
        <w:t>time_geo1, time_geo2</w:t>
      </w:r>
      <w:r w:rsidRPr="00E352EF">
        <w:rPr>
          <w:rFonts w:ascii="Cambria" w:eastAsia="Calibri" w:hAnsi="Cambria" w:cs="Calibri"/>
          <w:b/>
        </w:rPr>
        <w:t>)</w:t>
      </w:r>
    </w:p>
    <w:p w14:paraId="3C7B9211" w14:textId="77777777" w:rsidR="00EA6708" w:rsidRPr="00E352EF" w:rsidRDefault="00EA6708" w:rsidP="00EA6708">
      <w:pPr>
        <w:rPr>
          <w:rFonts w:ascii="Cambria" w:hAnsi="Cambria"/>
        </w:rPr>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5F5C9254"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B9F751C" w14:textId="77777777" w:rsidR="005A2227" w:rsidRPr="00E352EF" w:rsidRDefault="0097053A">
            <w:pPr>
              <w:jc w:val="both"/>
            </w:pPr>
            <w:r w:rsidRPr="00E352EF">
              <w:rPr>
                <w:rFonts w:ascii="Calibri" w:eastAsia="Calibri" w:hAnsi="Calibri" w:cs="Calibri"/>
                <w:b/>
              </w:rPr>
              <w:t>time_geo1</w:t>
            </w:r>
          </w:p>
        </w:tc>
      </w:tr>
      <w:tr w:rsidR="005A2227" w:rsidRPr="00E352EF" w14:paraId="255666FD"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D6694B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3649935" w14:textId="77777777" w:rsidR="005A2227" w:rsidRPr="00E352EF" w:rsidRDefault="0097053A">
            <w:pPr>
              <w:jc w:val="both"/>
            </w:pPr>
            <w:r w:rsidRPr="00E352EF">
              <w:rPr>
                <w:rFonts w:ascii="Calibri" w:eastAsia="Calibri" w:hAnsi="Calibri" w:cs="Calibri"/>
                <w:b/>
              </w:rPr>
              <w:t>GEO</w:t>
            </w:r>
          </w:p>
        </w:tc>
      </w:tr>
      <w:tr w:rsidR="005A2227" w:rsidRPr="00E352EF" w14:paraId="0F24AEC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B9BE7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C5A9" w14:textId="77777777" w:rsidR="005A2227" w:rsidRPr="00E352EF" w:rsidRDefault="0097053A">
            <w:pPr>
              <w:jc w:val="both"/>
            </w:pPr>
            <w:r w:rsidRPr="00E352EF">
              <w:rPr>
                <w:rFonts w:ascii="Calibri" w:eastAsia="Calibri" w:hAnsi="Calibri" w:cs="Calibri"/>
              </w:rPr>
              <w:t>Belgium</w:t>
            </w:r>
          </w:p>
        </w:tc>
      </w:tr>
      <w:tr w:rsidR="005A2227" w:rsidRPr="00E352EF" w14:paraId="4A8F490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2B01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B0082" w14:textId="77777777" w:rsidR="005A2227" w:rsidRPr="00E352EF" w:rsidRDefault="0097053A">
            <w:pPr>
              <w:jc w:val="both"/>
            </w:pPr>
            <w:r w:rsidRPr="00E352EF">
              <w:rPr>
                <w:rFonts w:ascii="Calibri" w:eastAsia="Calibri" w:hAnsi="Calibri" w:cs="Calibri"/>
              </w:rPr>
              <w:t>Greece</w:t>
            </w:r>
          </w:p>
        </w:tc>
      </w:tr>
      <w:tr w:rsidR="005A2227" w:rsidRPr="00E352EF" w14:paraId="1B73BC4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073AB" w14:textId="77777777" w:rsidR="005A2227" w:rsidRPr="00E352EF" w:rsidRDefault="0097053A">
            <w:pPr>
              <w:jc w:val="both"/>
            </w:pPr>
            <w:r w:rsidRPr="00E352EF">
              <w:rPr>
                <w:rFonts w:ascii="Calibri" w:eastAsia="Calibri" w:hAnsi="Calibri" w:cs="Calibri"/>
              </w:rPr>
              <w:lastRenderedPageBreak/>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24BD4" w14:textId="77777777" w:rsidR="005A2227" w:rsidRPr="00E352EF" w:rsidRDefault="0097053A">
            <w:pPr>
              <w:jc w:val="both"/>
            </w:pPr>
            <w:r w:rsidRPr="00E352EF">
              <w:rPr>
                <w:rFonts w:ascii="Calibri" w:eastAsia="Calibri" w:hAnsi="Calibri" w:cs="Calibri"/>
              </w:rPr>
              <w:t>France</w:t>
            </w:r>
          </w:p>
        </w:tc>
      </w:tr>
      <w:tr w:rsidR="005A2227" w:rsidRPr="00E352EF" w14:paraId="3EB84E0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B262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41DCE" w14:textId="77777777" w:rsidR="005A2227" w:rsidRPr="00E352EF" w:rsidRDefault="0097053A">
            <w:pPr>
              <w:jc w:val="both"/>
            </w:pPr>
            <w:r w:rsidRPr="00E352EF">
              <w:rPr>
                <w:rFonts w:ascii="Calibri" w:eastAsia="Calibri" w:hAnsi="Calibri" w:cs="Calibri"/>
              </w:rPr>
              <w:t>Malta</w:t>
            </w:r>
          </w:p>
        </w:tc>
      </w:tr>
      <w:tr w:rsidR="005A2227" w:rsidRPr="00E352EF" w14:paraId="60DC5D6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A62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216AB" w14:textId="77777777" w:rsidR="005A2227" w:rsidRPr="00E352EF" w:rsidRDefault="0097053A">
            <w:pPr>
              <w:jc w:val="both"/>
            </w:pPr>
            <w:r w:rsidRPr="00E352EF">
              <w:rPr>
                <w:rFonts w:ascii="Calibri" w:eastAsia="Calibri" w:hAnsi="Calibri" w:cs="Calibri"/>
              </w:rPr>
              <w:t>Finland</w:t>
            </w:r>
          </w:p>
        </w:tc>
      </w:tr>
      <w:tr w:rsidR="005A2227" w:rsidRPr="00E352EF" w14:paraId="506EDBA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57D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EDB9" w14:textId="77777777" w:rsidR="005A2227" w:rsidRPr="00E352EF" w:rsidRDefault="0097053A">
            <w:pPr>
              <w:jc w:val="both"/>
            </w:pPr>
            <w:r w:rsidRPr="00E352EF">
              <w:rPr>
                <w:rFonts w:ascii="Calibri" w:eastAsia="Calibri" w:hAnsi="Calibri" w:cs="Calibri"/>
              </w:rPr>
              <w:t>Switzerland</w:t>
            </w:r>
          </w:p>
        </w:tc>
      </w:tr>
    </w:tbl>
    <w:p w14:paraId="47EC7373"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414A9BC1"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515D2F3" w14:textId="77777777" w:rsidR="005A2227" w:rsidRPr="00E352EF" w:rsidRDefault="0097053A">
            <w:pPr>
              <w:jc w:val="both"/>
            </w:pPr>
            <w:r w:rsidRPr="00E352EF">
              <w:rPr>
                <w:rFonts w:ascii="Calibri" w:eastAsia="Calibri" w:hAnsi="Calibri" w:cs="Calibri"/>
                <w:b/>
              </w:rPr>
              <w:t>time_geo2</w:t>
            </w:r>
          </w:p>
        </w:tc>
      </w:tr>
      <w:tr w:rsidR="005A2227" w:rsidRPr="00E352EF" w14:paraId="3EA47717"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6460F0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8BB9088" w14:textId="77777777" w:rsidR="005A2227" w:rsidRPr="00E352EF" w:rsidRDefault="0097053A">
            <w:pPr>
              <w:jc w:val="both"/>
            </w:pPr>
            <w:r w:rsidRPr="00E352EF">
              <w:rPr>
                <w:rFonts w:ascii="Calibri" w:eastAsia="Calibri" w:hAnsi="Calibri" w:cs="Calibri"/>
                <w:b/>
              </w:rPr>
              <w:t>GEO</w:t>
            </w:r>
          </w:p>
        </w:tc>
      </w:tr>
      <w:tr w:rsidR="005A2227" w:rsidRPr="00E352EF" w14:paraId="5DE9E54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79845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71FC0" w14:textId="77777777" w:rsidR="005A2227" w:rsidRPr="00E352EF" w:rsidRDefault="0097053A">
            <w:pPr>
              <w:jc w:val="both"/>
            </w:pPr>
            <w:r w:rsidRPr="00E352EF">
              <w:rPr>
                <w:rFonts w:ascii="Calibri" w:eastAsia="Calibri" w:hAnsi="Calibri" w:cs="Calibri"/>
              </w:rPr>
              <w:t>Netherlands</w:t>
            </w:r>
          </w:p>
        </w:tc>
      </w:tr>
      <w:tr w:rsidR="005A2227" w:rsidRPr="00E352EF" w14:paraId="31F4E7E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E07DE" w14:textId="1D7884E1" w:rsidR="005A2227" w:rsidRPr="00E352EF" w:rsidRDefault="0097053A">
            <w:pPr>
              <w:jc w:val="both"/>
            </w:pPr>
            <w:del w:id="11096" w:author="Laura Viignola" w:date="2017-05-10T16:15: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50D47F" w14:textId="12248114" w:rsidR="005A2227" w:rsidRPr="00E352EF" w:rsidRDefault="0097053A">
            <w:pPr>
              <w:jc w:val="both"/>
            </w:pPr>
            <w:del w:id="11097" w:author="Laura Viignola" w:date="2017-05-10T16:15:00Z">
              <w:r w:rsidRPr="00E352EF" w:rsidDel="00B907AC">
                <w:rPr>
                  <w:rFonts w:ascii="Calibri" w:eastAsia="Calibri" w:hAnsi="Calibri" w:cs="Calibri"/>
                </w:rPr>
                <w:delText>Greece</w:delText>
              </w:r>
            </w:del>
          </w:p>
        </w:tc>
      </w:tr>
      <w:tr w:rsidR="005A2227" w:rsidRPr="00E352EF" w14:paraId="3E6F2EC1"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23622"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37153" w14:textId="77777777" w:rsidR="005A2227" w:rsidRPr="00E352EF" w:rsidRDefault="0097053A">
            <w:pPr>
              <w:jc w:val="both"/>
            </w:pPr>
            <w:r w:rsidRPr="00E352EF">
              <w:rPr>
                <w:rFonts w:ascii="Calibri" w:eastAsia="Calibri" w:hAnsi="Calibri" w:cs="Calibri"/>
              </w:rPr>
              <w:t>Spain</w:t>
            </w:r>
          </w:p>
        </w:tc>
      </w:tr>
      <w:tr w:rsidR="005A2227" w:rsidRPr="00E352EF" w14:paraId="3A9621A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61856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4105" w14:textId="77777777" w:rsidR="005A2227" w:rsidRPr="00E352EF" w:rsidRDefault="0097053A">
            <w:pPr>
              <w:jc w:val="both"/>
            </w:pPr>
            <w:r w:rsidRPr="00E352EF">
              <w:rPr>
                <w:rFonts w:ascii="Calibri" w:eastAsia="Calibri" w:hAnsi="Calibri" w:cs="Calibri"/>
              </w:rPr>
              <w:t>Iceland</w:t>
            </w:r>
          </w:p>
        </w:tc>
      </w:tr>
    </w:tbl>
    <w:p w14:paraId="2C96C0EA"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26CFD41C"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E73AD65" w14:textId="77777777" w:rsidR="005A2227" w:rsidRPr="00E352EF" w:rsidRDefault="0097053A">
            <w:pPr>
              <w:jc w:val="both"/>
            </w:pPr>
            <w:r w:rsidRPr="00E352EF">
              <w:rPr>
                <w:rFonts w:ascii="Calibri" w:eastAsia="Calibri" w:hAnsi="Calibri" w:cs="Calibri"/>
                <w:b/>
              </w:rPr>
              <w:t>time_geo</w:t>
            </w:r>
          </w:p>
        </w:tc>
      </w:tr>
      <w:tr w:rsidR="005A2227" w:rsidRPr="00E352EF" w14:paraId="177CB368"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E08F68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8E6C0BC" w14:textId="77777777" w:rsidR="005A2227" w:rsidRPr="00E352EF" w:rsidRDefault="0097053A">
            <w:pPr>
              <w:jc w:val="both"/>
            </w:pPr>
            <w:r w:rsidRPr="00E352EF">
              <w:rPr>
                <w:rFonts w:ascii="Calibri" w:eastAsia="Calibri" w:hAnsi="Calibri" w:cs="Calibri"/>
                <w:b/>
              </w:rPr>
              <w:t>GEO</w:t>
            </w:r>
          </w:p>
        </w:tc>
      </w:tr>
      <w:tr w:rsidR="005A2227" w:rsidRPr="00E352EF" w14:paraId="00BB1F9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B5EB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D8CB0" w14:textId="77777777" w:rsidR="005A2227" w:rsidRPr="00E352EF" w:rsidRDefault="0097053A">
            <w:pPr>
              <w:jc w:val="both"/>
            </w:pPr>
            <w:r w:rsidRPr="00E352EF">
              <w:rPr>
                <w:rFonts w:ascii="Calibri" w:eastAsia="Calibri" w:hAnsi="Calibri" w:cs="Calibri"/>
              </w:rPr>
              <w:t>Belgium</w:t>
            </w:r>
          </w:p>
        </w:tc>
      </w:tr>
      <w:tr w:rsidR="005A2227" w:rsidRPr="00E352EF" w14:paraId="79EA368C"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7D40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DC0CD" w14:textId="77777777" w:rsidR="005A2227" w:rsidRPr="00E352EF" w:rsidRDefault="0097053A">
            <w:pPr>
              <w:jc w:val="both"/>
            </w:pPr>
            <w:r w:rsidRPr="00E352EF">
              <w:rPr>
                <w:rFonts w:ascii="Calibri" w:eastAsia="Calibri" w:hAnsi="Calibri" w:cs="Calibri"/>
              </w:rPr>
              <w:t>Greece</w:t>
            </w:r>
          </w:p>
        </w:tc>
      </w:tr>
      <w:tr w:rsidR="005A2227" w:rsidRPr="00E352EF" w14:paraId="5A0EB3F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3B98A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BFD3B" w14:textId="77777777" w:rsidR="005A2227" w:rsidRPr="00E352EF" w:rsidRDefault="0097053A">
            <w:pPr>
              <w:jc w:val="both"/>
            </w:pPr>
            <w:r w:rsidRPr="00E352EF">
              <w:rPr>
                <w:rFonts w:ascii="Calibri" w:eastAsia="Calibri" w:hAnsi="Calibri" w:cs="Calibri"/>
              </w:rPr>
              <w:t>France</w:t>
            </w:r>
          </w:p>
        </w:tc>
      </w:tr>
      <w:tr w:rsidR="005A2227" w:rsidRPr="00E352EF" w14:paraId="387B384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34E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FC14" w14:textId="77777777" w:rsidR="005A2227" w:rsidRPr="00E352EF" w:rsidRDefault="0097053A">
            <w:pPr>
              <w:jc w:val="both"/>
            </w:pPr>
            <w:r w:rsidRPr="00E352EF">
              <w:rPr>
                <w:rFonts w:ascii="Calibri" w:eastAsia="Calibri" w:hAnsi="Calibri" w:cs="Calibri"/>
              </w:rPr>
              <w:t>Malta</w:t>
            </w:r>
          </w:p>
        </w:tc>
      </w:tr>
      <w:tr w:rsidR="005A2227" w:rsidRPr="00E352EF" w14:paraId="5BC80227"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BA75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BEBF92" w14:textId="77777777" w:rsidR="005A2227" w:rsidRPr="00E352EF" w:rsidRDefault="0097053A">
            <w:pPr>
              <w:jc w:val="both"/>
            </w:pPr>
            <w:r w:rsidRPr="00E352EF">
              <w:rPr>
                <w:rFonts w:ascii="Calibri" w:eastAsia="Calibri" w:hAnsi="Calibri" w:cs="Calibri"/>
              </w:rPr>
              <w:t>Finland</w:t>
            </w:r>
          </w:p>
        </w:tc>
      </w:tr>
      <w:tr w:rsidR="005A2227" w:rsidRPr="00E352EF" w14:paraId="6094ADF8"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7824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D13FC" w14:textId="77777777" w:rsidR="005A2227" w:rsidRPr="00E352EF" w:rsidRDefault="0097053A">
            <w:pPr>
              <w:jc w:val="both"/>
            </w:pPr>
            <w:r w:rsidRPr="00E352EF">
              <w:rPr>
                <w:rFonts w:ascii="Calibri" w:eastAsia="Calibri" w:hAnsi="Calibri" w:cs="Calibri"/>
              </w:rPr>
              <w:t>Switzerland</w:t>
            </w:r>
          </w:p>
        </w:tc>
      </w:tr>
      <w:tr w:rsidR="005A2227" w:rsidRPr="00E352EF" w14:paraId="0518DDD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2F40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7E6AB" w14:textId="77777777" w:rsidR="005A2227" w:rsidRPr="00E352EF" w:rsidRDefault="0097053A">
            <w:pPr>
              <w:jc w:val="both"/>
            </w:pPr>
            <w:r w:rsidRPr="00E352EF">
              <w:rPr>
                <w:rFonts w:ascii="Calibri" w:eastAsia="Calibri" w:hAnsi="Calibri" w:cs="Calibri"/>
              </w:rPr>
              <w:t>Netherlands</w:t>
            </w:r>
          </w:p>
        </w:tc>
      </w:tr>
      <w:tr w:rsidR="005A2227" w:rsidRPr="00E352EF" w14:paraId="581C817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3C2B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1F477" w14:textId="77777777" w:rsidR="005A2227" w:rsidRPr="00E352EF" w:rsidRDefault="0097053A">
            <w:pPr>
              <w:jc w:val="both"/>
            </w:pPr>
            <w:r w:rsidRPr="00E352EF">
              <w:rPr>
                <w:rFonts w:ascii="Calibri" w:eastAsia="Calibri" w:hAnsi="Calibri" w:cs="Calibri"/>
              </w:rPr>
              <w:t>Spain</w:t>
            </w:r>
          </w:p>
        </w:tc>
      </w:tr>
      <w:tr w:rsidR="005A2227" w:rsidRPr="00E352EF" w14:paraId="5589AC3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FB4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A11" w14:textId="77777777" w:rsidR="005A2227" w:rsidRPr="00E352EF" w:rsidRDefault="0097053A">
            <w:pPr>
              <w:jc w:val="both"/>
            </w:pPr>
            <w:r w:rsidRPr="00E352EF">
              <w:rPr>
                <w:rFonts w:ascii="Calibri" w:eastAsia="Calibri" w:hAnsi="Calibri" w:cs="Calibri"/>
              </w:rPr>
              <w:t>Iceland</w:t>
            </w:r>
          </w:p>
        </w:tc>
      </w:tr>
    </w:tbl>
    <w:p w14:paraId="61578A7E" w14:textId="77777777" w:rsidR="005A2227" w:rsidRPr="00E352EF" w:rsidRDefault="005A2227"/>
    <w:p w14:paraId="7668EA6C" w14:textId="77777777" w:rsidR="005A2227" w:rsidRPr="00E352EF" w:rsidRDefault="0097053A" w:rsidP="00A667AB">
      <w:pPr>
        <w:pStyle w:val="Stile3"/>
        <w:rPr>
          <w:lang w:val="en-GB"/>
        </w:rPr>
      </w:pPr>
      <w:bookmarkStart w:id="11098" w:name="_Toc462659728"/>
      <w:bookmarkStart w:id="11099" w:name="_Toc463805780"/>
      <w:bookmarkStart w:id="11100" w:name="_Toc464487957"/>
      <w:r w:rsidRPr="00E352EF">
        <w:rPr>
          <w:lang w:val="en-GB"/>
        </w:rPr>
        <w:t>intersect</w:t>
      </w:r>
      <w:bookmarkEnd w:id="11098"/>
      <w:bookmarkEnd w:id="11099"/>
      <w:bookmarkEnd w:id="11100"/>
    </w:p>
    <w:p w14:paraId="31F62B9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4BF33185"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intersect</w:t>
      </w:r>
      <w:r w:rsidRPr="00E352EF">
        <w:rPr>
          <w:rFonts w:ascii="Cambria" w:eastAsia="Calibri" w:hAnsi="Cambria" w:cs="Calibri"/>
        </w:rPr>
        <w:t xml:space="preserve"> takes as input Datasets and returns another Dataset with the intersection of the input </w:t>
      </w:r>
      <w:r w:rsidR="00297BF2" w:rsidRPr="00E352EF">
        <w:t>Dataset</w:t>
      </w:r>
      <w:r w:rsidRPr="00E352EF">
        <w:rPr>
          <w:rFonts w:ascii="Cambria" w:eastAsia="Calibri" w:hAnsi="Cambria" w:cs="Calibri"/>
        </w:rPr>
        <w:t>s.</w:t>
      </w:r>
    </w:p>
    <w:p w14:paraId="4BBFAA36" w14:textId="77777777" w:rsidR="003C3D77" w:rsidRPr="00E352EF" w:rsidRDefault="003C3D77" w:rsidP="003C3D77">
      <w:pPr>
        <w:rPr>
          <w:rFonts w:eastAsia="Calibri"/>
        </w:rPr>
      </w:pPr>
    </w:p>
    <w:p w14:paraId="12F1ACD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C816C8E" w14:textId="77777777" w:rsidR="005A2227" w:rsidRPr="00E352EF" w:rsidRDefault="0097053A" w:rsidP="00897489">
      <w:pPr>
        <w:rPr>
          <w:rFonts w:ascii="Cambria" w:hAnsi="Cambria"/>
        </w:rPr>
      </w:pPr>
      <w:r w:rsidRPr="00E352EF">
        <w:rPr>
          <w:rFonts w:ascii="Cambria" w:eastAsia="Calibri" w:hAnsi="Cambria" w:cs="Calibri"/>
          <w:b/>
        </w:rPr>
        <w:t>intersect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6C2E6E5B" w14:textId="77777777" w:rsidR="003C3D77" w:rsidRPr="00E352EF" w:rsidRDefault="003C3D77" w:rsidP="003C3D77">
      <w:pPr>
        <w:rPr>
          <w:rFonts w:eastAsia="Calibri"/>
        </w:rPr>
      </w:pPr>
    </w:p>
    <w:p w14:paraId="4C4C930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30B1DBBF"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3248048E"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FE39115" w14:textId="77777777" w:rsidR="005A2227" w:rsidRPr="00E352EF" w:rsidRDefault="0097053A" w:rsidP="00897489">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00897489" w:rsidRPr="00E352EF">
        <w:rPr>
          <w:rFonts w:ascii="Cambria" w:eastAsia="Calibri" w:hAnsi="Cambria" w:cs="Calibri"/>
          <w:i/>
        </w:rPr>
        <w:t xml:space="preserve"> </w:t>
      </w:r>
      <w:r w:rsidRPr="00E352EF">
        <w:rPr>
          <w:rFonts w:ascii="Cambria" w:eastAsia="Calibri" w:hAnsi="Cambria" w:cs="Calibri"/>
        </w:rPr>
        <w:t xml:space="preserve"> list&lt;component-ref * (t*t) -&gt; t &gt; (t is the type of the referred Component)</w:t>
      </w:r>
    </w:p>
    <w:p w14:paraId="28418FC6" w14:textId="77777777" w:rsidR="00DE5E99" w:rsidRPr="00E352EF" w:rsidRDefault="00DE5E99" w:rsidP="00897489">
      <w:pPr>
        <w:rPr>
          <w:rFonts w:ascii="Cambria" w:hAnsi="Cambria"/>
        </w:rPr>
      </w:pPr>
    </w:p>
    <w:p w14:paraId="76355ACB"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are the input </w:t>
      </w:r>
      <w:r w:rsidR="00297BF2" w:rsidRPr="00E352EF">
        <w:t>Dataset</w:t>
      </w:r>
      <w:r w:rsidRPr="00E352EF">
        <w:rPr>
          <w:rFonts w:ascii="Cambria" w:eastAsia="Calibri" w:hAnsi="Cambria" w:cs="Calibri"/>
        </w:rPr>
        <w:t>s.</w:t>
      </w:r>
    </w:p>
    <w:p w14:paraId="77E922F7"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45EF5C6F" w14:textId="77777777" w:rsidR="00897489" w:rsidRPr="00E352EF" w:rsidRDefault="00897489" w:rsidP="00897489">
      <w:pPr>
        <w:rPr>
          <w:rFonts w:ascii="Cambria" w:eastAsia="Calibri" w:hAnsi="Cambria" w:cs="Calibri"/>
          <w:i/>
          <w:color w:val="5B9BD5"/>
        </w:rPr>
      </w:pPr>
    </w:p>
    <w:p w14:paraId="0AB9EE2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9F25A96" w14:textId="77777777" w:rsidR="005A2227" w:rsidRPr="00E352EF" w:rsidRDefault="0097053A" w:rsidP="00897489">
      <w:pPr>
        <w:rPr>
          <w:rFonts w:ascii="Cambria" w:hAnsi="Cambria"/>
        </w:rPr>
      </w:pPr>
      <w:r w:rsidRPr="00E352EF">
        <w:rPr>
          <w:rFonts w:ascii="Cambria" w:eastAsia="Calibri" w:hAnsi="Cambria" w:cs="Calibri"/>
        </w:rPr>
        <w:t xml:space="preserve">All the Datasets </w:t>
      </w:r>
      <w:r w:rsidRPr="00E352EF">
        <w:rPr>
          <w:rFonts w:ascii="Cambria" w:eastAsia="Calibri" w:hAnsi="Cambria" w:cs="Calibri"/>
          <w:i/>
        </w:rPr>
        <w:t>ds</w:t>
      </w:r>
      <w:r w:rsidRPr="00E352EF">
        <w:rPr>
          <w:rFonts w:ascii="Cambria" w:eastAsia="Calibri" w:hAnsi="Cambria" w:cs="Calibri"/>
        </w:rPr>
        <w:t xml:space="preserve"> must have the same Identifier and Measure Components, in name and type (static).</w:t>
      </w:r>
    </w:p>
    <w:p w14:paraId="0189EF1C" w14:textId="77777777" w:rsidR="00897489" w:rsidRPr="00E352EF" w:rsidRDefault="00897489" w:rsidP="00897489">
      <w:pPr>
        <w:rPr>
          <w:rFonts w:ascii="Cambria" w:eastAsia="Calibri" w:hAnsi="Cambria" w:cs="Calibri"/>
          <w:i/>
          <w:color w:val="5B9BD5"/>
        </w:rPr>
      </w:pPr>
    </w:p>
    <w:p w14:paraId="23A6A4A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B070C82" w14:textId="77777777" w:rsidR="005A2227" w:rsidRPr="00E352EF" w:rsidRDefault="0097053A" w:rsidP="00897489">
      <w:pPr>
        <w:rPr>
          <w:rFonts w:ascii="Cambria" w:hAnsi="Cambria"/>
        </w:rPr>
      </w:pPr>
      <w:r w:rsidRPr="00E352EF">
        <w:rPr>
          <w:rFonts w:ascii="Cambria" w:eastAsia="Calibri" w:hAnsi="Cambria" w:cs="Calibri"/>
        </w:rPr>
        <w:t xml:space="preserve">A Dataset having the same Identifier, Measure and Attribute Components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w:t>
      </w:r>
    </w:p>
    <w:p w14:paraId="6877AFE7" w14:textId="77777777" w:rsidR="00897489" w:rsidRPr="00E352EF" w:rsidRDefault="00897489" w:rsidP="00897489">
      <w:pPr>
        <w:rPr>
          <w:rFonts w:ascii="Cambria" w:eastAsia="Calibri" w:hAnsi="Cambria" w:cs="Calibri"/>
          <w:i/>
          <w:color w:val="5B9BD5"/>
        </w:rPr>
      </w:pPr>
    </w:p>
    <w:p w14:paraId="52A41C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CF246FA" w14:textId="77777777" w:rsidR="005A2227" w:rsidRPr="00E352EF" w:rsidRDefault="0097053A" w:rsidP="00897489">
      <w:pPr>
        <w:rPr>
          <w:rFonts w:ascii="Cambria" w:hAnsi="Cambria"/>
        </w:rPr>
      </w:pPr>
      <w:r w:rsidRPr="00E352EF">
        <w:rPr>
          <w:rFonts w:ascii="Cambria" w:eastAsia="Calibri" w:hAnsi="Cambria" w:cs="Calibri"/>
        </w:rPr>
        <w:t xml:space="preserve">The operator takes as input Datasets and returns another one Dataset with the same structure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 which is their intersection. If two Data Points appear in all the input Datasets, but with different value</w:t>
      </w:r>
      <w:r w:rsidR="008D0823" w:rsidRPr="00E352EF">
        <w:rPr>
          <w:rFonts w:ascii="Cambria" w:eastAsia="Calibri" w:hAnsi="Cambria" w:cs="Calibri"/>
        </w:rPr>
        <w:t>s</w:t>
      </w:r>
      <w:r w:rsidRPr="00E352EF">
        <w:rPr>
          <w:rFonts w:ascii="Cambria" w:eastAsia="Calibri" w:hAnsi="Cambria" w:cs="Calibri"/>
        </w:rPr>
        <w:t xml:space="preserve"> for the Measure Components, then the values for the Measures are determined by combining the input ones with a </w:t>
      </w:r>
      <w:r w:rsidRPr="00E352EF">
        <w:rPr>
          <w:rFonts w:ascii="Cambria" w:eastAsia="Calibri" w:hAnsi="Cambria" w:cs="Calibri"/>
          <w:i/>
        </w:rPr>
        <w:t>consResFunction</w:t>
      </w:r>
      <w:r w:rsidRPr="00E352EF">
        <w:rPr>
          <w:rFonts w:ascii="Cambria" w:eastAsia="Calibri" w:hAnsi="Cambria" w:cs="Calibri"/>
        </w:rPr>
        <w:t xml:space="preserve"> that solves the conflicts.</w:t>
      </w:r>
    </w:p>
    <w:p w14:paraId="7599E8D7" w14:textId="77777777" w:rsidR="00897489" w:rsidRPr="00E352EF" w:rsidRDefault="00897489" w:rsidP="00897489">
      <w:pPr>
        <w:rPr>
          <w:rFonts w:ascii="Cambria" w:eastAsia="Calibri" w:hAnsi="Cambria" w:cs="Calibri"/>
          <w:i/>
          <w:color w:val="5B9BD5"/>
        </w:rPr>
      </w:pPr>
    </w:p>
    <w:p w14:paraId="2C86826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3F45A4D3" w14:textId="77777777" w:rsidR="00EA6708" w:rsidRPr="00E352EF" w:rsidRDefault="00EA6708" w:rsidP="00897489">
      <w:pPr>
        <w:rPr>
          <w:rFonts w:ascii="Cambria" w:eastAsia="Calibri" w:hAnsi="Cambria" w:cs="Calibri"/>
        </w:rPr>
      </w:pPr>
    </w:p>
    <w:p w14:paraId="6DD112B5"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d_r := </w:t>
      </w:r>
      <w:r w:rsidRPr="00E352EF">
        <w:rPr>
          <w:rFonts w:ascii="Cambria" w:eastAsia="Calibri" w:hAnsi="Cambria" w:cs="Calibri"/>
          <w:b/>
        </w:rPr>
        <w:t>intersect(</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08C7A4B7" w14:textId="77777777" w:rsidR="00EA6708" w:rsidRPr="00E352EF" w:rsidRDefault="00EA6708" w:rsidP="00897489">
      <w:pPr>
        <w:rPr>
          <w:rFonts w:ascii="Cambria" w:hAnsi="Cambria"/>
        </w:rPr>
      </w:pP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129FCAC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06B6CD" w14:textId="77777777" w:rsidR="005A2227" w:rsidRPr="00E352EF" w:rsidRDefault="0097053A">
            <w:pPr>
              <w:jc w:val="both"/>
            </w:pPr>
            <w:r w:rsidRPr="00E352EF">
              <w:rPr>
                <w:rFonts w:ascii="Calibri" w:eastAsia="Calibri" w:hAnsi="Calibri" w:cs="Calibri"/>
              </w:rPr>
              <w:t>total_population1</w:t>
            </w:r>
          </w:p>
        </w:tc>
      </w:tr>
      <w:tr w:rsidR="005A2227" w:rsidRPr="00E352EF" w14:paraId="4DD9369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327116"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290F1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34C4BE"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6C6943"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F310A" w14:textId="77777777" w:rsidR="005A2227" w:rsidRPr="00E352EF" w:rsidRDefault="0097053A">
            <w:pPr>
              <w:jc w:val="both"/>
            </w:pPr>
            <w:r w:rsidRPr="00E352EF">
              <w:rPr>
                <w:rFonts w:ascii="Calibri" w:eastAsia="Calibri" w:hAnsi="Calibri" w:cs="Calibri"/>
                <w:b/>
              </w:rPr>
              <w:t>POPULATION</w:t>
            </w:r>
          </w:p>
        </w:tc>
      </w:tr>
      <w:tr w:rsidR="005A2227" w:rsidRPr="00E352EF" w14:paraId="6ADAE5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FC5D3"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5055E"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BDF8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CC4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87FC8" w14:textId="77777777" w:rsidR="005A2227" w:rsidRPr="00E352EF" w:rsidRDefault="0097053A">
            <w:pPr>
              <w:jc w:val="both"/>
            </w:pPr>
            <w:r w:rsidRPr="00E352EF">
              <w:rPr>
                <w:rFonts w:ascii="Calibri" w:eastAsia="Calibri" w:hAnsi="Calibri" w:cs="Calibri"/>
              </w:rPr>
              <w:t>1</w:t>
            </w:r>
          </w:p>
        </w:tc>
      </w:tr>
      <w:tr w:rsidR="005A2227" w:rsidRPr="00E352EF" w14:paraId="4B3EA39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964E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5CCC"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3CF2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61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61C77" w14:textId="77777777" w:rsidR="005A2227" w:rsidRPr="00E352EF" w:rsidRDefault="0097053A">
            <w:pPr>
              <w:jc w:val="both"/>
            </w:pPr>
            <w:r w:rsidRPr="00E352EF">
              <w:rPr>
                <w:rFonts w:ascii="Calibri" w:eastAsia="Calibri" w:hAnsi="Calibri" w:cs="Calibri"/>
              </w:rPr>
              <w:t>2</w:t>
            </w:r>
          </w:p>
        </w:tc>
      </w:tr>
      <w:tr w:rsidR="005A2227" w:rsidRPr="00E352EF" w14:paraId="6D7452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7F2EA"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ECC61"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3891E"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30229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84ED" w14:textId="77777777" w:rsidR="005A2227" w:rsidRPr="00E352EF" w:rsidRDefault="0097053A">
            <w:pPr>
              <w:jc w:val="both"/>
            </w:pPr>
            <w:r w:rsidRPr="00E352EF">
              <w:rPr>
                <w:rFonts w:ascii="Calibri" w:eastAsia="Calibri" w:hAnsi="Calibri" w:cs="Calibri"/>
              </w:rPr>
              <w:t>3</w:t>
            </w:r>
          </w:p>
        </w:tc>
      </w:tr>
      <w:tr w:rsidR="005A2227" w:rsidRPr="00E352EF" w14:paraId="2851208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0D57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A500F"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E25C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BB3A3"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7291E" w14:textId="77777777" w:rsidR="005A2227" w:rsidRPr="00E352EF" w:rsidRDefault="0097053A">
            <w:pPr>
              <w:jc w:val="both"/>
            </w:pPr>
            <w:r w:rsidRPr="00E352EF">
              <w:rPr>
                <w:rFonts w:ascii="Calibri" w:eastAsia="Calibri" w:hAnsi="Calibri" w:cs="Calibri"/>
              </w:rPr>
              <w:t>4</w:t>
            </w:r>
          </w:p>
        </w:tc>
      </w:tr>
      <w:tr w:rsidR="005A2227" w:rsidRPr="00E352EF" w14:paraId="767A099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94B4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7A0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6777"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A2E2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53A1" w14:textId="77777777" w:rsidR="005A2227" w:rsidRPr="00E352EF" w:rsidRDefault="0097053A">
            <w:pPr>
              <w:jc w:val="both"/>
            </w:pPr>
            <w:r w:rsidRPr="00E352EF">
              <w:rPr>
                <w:rFonts w:ascii="Calibri" w:eastAsia="Calibri" w:hAnsi="Calibri" w:cs="Calibri"/>
              </w:rPr>
              <w:t>5</w:t>
            </w:r>
          </w:p>
        </w:tc>
      </w:tr>
      <w:tr w:rsidR="005A2227" w:rsidRPr="00E352EF" w14:paraId="57677001"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E2E2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E9C8F"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911D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E0A3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A9F6A2" w14:textId="77777777" w:rsidR="005A2227" w:rsidRPr="00E352EF" w:rsidRDefault="0097053A">
            <w:pPr>
              <w:jc w:val="both"/>
            </w:pPr>
            <w:r w:rsidRPr="00E352EF">
              <w:rPr>
                <w:rFonts w:ascii="Calibri" w:eastAsia="Calibri" w:hAnsi="Calibri" w:cs="Calibri"/>
              </w:rPr>
              <w:t>6</w:t>
            </w:r>
          </w:p>
        </w:tc>
      </w:tr>
    </w:tbl>
    <w:p w14:paraId="3640B752" w14:textId="77777777" w:rsidR="005A2227" w:rsidRPr="00E352EF" w:rsidRDefault="005A2227">
      <w:pPr>
        <w:jc w:val="both"/>
      </w:pPr>
    </w:p>
    <w:tbl>
      <w:tblPr>
        <w:tblW w:w="649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17A29551"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C5A046" w14:textId="77777777" w:rsidR="005A2227" w:rsidRPr="00E352EF" w:rsidRDefault="0097053A">
            <w:pPr>
              <w:jc w:val="both"/>
            </w:pPr>
            <w:r w:rsidRPr="00E352EF">
              <w:rPr>
                <w:rFonts w:ascii="Calibri" w:eastAsia="Calibri" w:hAnsi="Calibri" w:cs="Calibri"/>
              </w:rPr>
              <w:t>total_population2</w:t>
            </w:r>
          </w:p>
        </w:tc>
      </w:tr>
      <w:tr w:rsidR="005A2227" w:rsidRPr="00E352EF" w14:paraId="39F2BBE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470FE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390134"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F01941"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05CC00"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6FD95F" w14:textId="77777777" w:rsidR="005A2227" w:rsidRPr="00E352EF" w:rsidRDefault="0097053A">
            <w:pPr>
              <w:jc w:val="both"/>
            </w:pPr>
            <w:r w:rsidRPr="00E352EF">
              <w:rPr>
                <w:rFonts w:ascii="Calibri" w:eastAsia="Calibri" w:hAnsi="Calibri" w:cs="Calibri"/>
                <w:b/>
              </w:rPr>
              <w:t>POPULATION</w:t>
            </w:r>
          </w:p>
        </w:tc>
      </w:tr>
      <w:tr w:rsidR="005A2227" w:rsidRPr="00E352EF" w14:paraId="5B38024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201F3B"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F3B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5D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32099"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67F8D" w14:textId="77777777" w:rsidR="005A2227" w:rsidRPr="00E352EF" w:rsidRDefault="0097053A">
            <w:pPr>
              <w:jc w:val="both"/>
            </w:pPr>
            <w:r w:rsidRPr="00E352EF">
              <w:rPr>
                <w:rFonts w:ascii="Calibri" w:eastAsia="Calibri" w:hAnsi="Calibri" w:cs="Calibri"/>
              </w:rPr>
              <w:t>10</w:t>
            </w:r>
          </w:p>
        </w:tc>
      </w:tr>
      <w:tr w:rsidR="005A2227" w:rsidRPr="00E352EF" w14:paraId="2BF87E8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AD7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A8200"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A16B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52B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09388" w14:textId="77777777" w:rsidR="005A2227" w:rsidRPr="00E352EF" w:rsidRDefault="0097053A">
            <w:pPr>
              <w:jc w:val="both"/>
            </w:pPr>
            <w:r w:rsidRPr="00E352EF">
              <w:rPr>
                <w:rFonts w:ascii="Calibri" w:eastAsia="Calibri" w:hAnsi="Calibri" w:cs="Calibri"/>
              </w:rPr>
              <w:t>2</w:t>
            </w:r>
          </w:p>
        </w:tc>
      </w:tr>
      <w:tr w:rsidR="005A2227" w:rsidRPr="00E352EF" w14:paraId="2404C67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19FA3E"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A2257E"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852E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D22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C31C" w14:textId="77777777" w:rsidR="005A2227" w:rsidRPr="00E352EF" w:rsidRDefault="0097053A">
            <w:pPr>
              <w:jc w:val="both"/>
            </w:pPr>
            <w:r w:rsidRPr="00E352EF">
              <w:rPr>
                <w:rFonts w:ascii="Calibri" w:eastAsia="Calibri" w:hAnsi="Calibri" w:cs="Calibri"/>
              </w:rPr>
              <w:t>30</w:t>
            </w:r>
          </w:p>
        </w:tc>
      </w:tr>
      <w:tr w:rsidR="005A2227" w:rsidRPr="00E352EF" w14:paraId="4F6CA8B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E8D0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568E4"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A56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7518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0BF6E" w14:textId="77777777" w:rsidR="005A2227" w:rsidRPr="00E352EF" w:rsidRDefault="0097053A">
            <w:pPr>
              <w:jc w:val="both"/>
            </w:pPr>
            <w:r w:rsidRPr="00E352EF">
              <w:rPr>
                <w:rFonts w:ascii="Calibri" w:eastAsia="Calibri" w:hAnsi="Calibri" w:cs="Calibri"/>
              </w:rPr>
              <w:t>40</w:t>
            </w:r>
          </w:p>
        </w:tc>
      </w:tr>
      <w:tr w:rsidR="005A2227" w:rsidRPr="00E352EF" w14:paraId="43AB430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05DF4"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11057"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CA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CC8B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D65E8" w14:textId="77777777" w:rsidR="005A2227" w:rsidRPr="00E352EF" w:rsidRDefault="0097053A">
            <w:pPr>
              <w:jc w:val="both"/>
            </w:pPr>
            <w:r w:rsidRPr="00E352EF">
              <w:rPr>
                <w:rFonts w:ascii="Calibri" w:eastAsia="Calibri" w:hAnsi="Calibri" w:cs="Calibri"/>
              </w:rPr>
              <w:t>50</w:t>
            </w:r>
          </w:p>
        </w:tc>
      </w:tr>
      <w:tr w:rsidR="005A2227" w:rsidRPr="00E352EF" w14:paraId="5EE519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5EC2"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97F6D1"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8E9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DED9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0E4C4" w14:textId="77777777" w:rsidR="005A2227" w:rsidRPr="00E352EF" w:rsidRDefault="0097053A">
            <w:pPr>
              <w:jc w:val="both"/>
            </w:pPr>
            <w:r w:rsidRPr="00E352EF">
              <w:rPr>
                <w:rFonts w:ascii="Calibri" w:eastAsia="Calibri" w:hAnsi="Calibri" w:cs="Calibri"/>
              </w:rPr>
              <w:t>60</w:t>
            </w:r>
          </w:p>
        </w:tc>
      </w:tr>
    </w:tbl>
    <w:p w14:paraId="160F5B47" w14:textId="77777777" w:rsidR="005A2227" w:rsidRPr="00E352EF" w:rsidRDefault="005A2227">
      <w:pPr>
        <w:jc w:val="both"/>
      </w:pPr>
    </w:p>
    <w:tbl>
      <w:tblPr>
        <w:tblW w:w="413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821"/>
        <w:gridCol w:w="706"/>
        <w:gridCol w:w="706"/>
        <w:gridCol w:w="1296"/>
      </w:tblGrid>
      <w:tr w:rsidR="005A2227" w:rsidRPr="00E352EF" w14:paraId="78AA805D"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D733B" w14:textId="77777777" w:rsidR="005A2227" w:rsidRPr="00E352EF" w:rsidRDefault="0097053A">
            <w:pPr>
              <w:jc w:val="both"/>
            </w:pPr>
            <w:r w:rsidRPr="00E352EF">
              <w:rPr>
                <w:rFonts w:ascii="Calibri" w:eastAsia="Calibri" w:hAnsi="Calibri" w:cs="Calibri"/>
              </w:rPr>
              <w:t>d_r</w:t>
            </w:r>
          </w:p>
        </w:tc>
      </w:tr>
      <w:tr w:rsidR="005A2227" w:rsidRPr="00E352EF" w14:paraId="34926680"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0B5922" w14:textId="77777777" w:rsidR="005A2227" w:rsidRPr="00E352EF" w:rsidRDefault="0097053A">
            <w:pPr>
              <w:jc w:val="both"/>
            </w:pPr>
            <w:r w:rsidRPr="00E352EF">
              <w:rPr>
                <w:rFonts w:ascii="Calibri" w:eastAsia="Calibri" w:hAnsi="Calibri" w:cs="Calibri"/>
                <w:b/>
              </w:rPr>
              <w:t>TIME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67562E"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1DA9C"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C597B"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D1901C" w14:textId="77777777" w:rsidR="005A2227" w:rsidRPr="00E352EF" w:rsidRDefault="0097053A">
            <w:pPr>
              <w:jc w:val="both"/>
            </w:pPr>
            <w:r w:rsidRPr="00E352EF">
              <w:rPr>
                <w:rFonts w:ascii="Calibri" w:eastAsia="Calibri" w:hAnsi="Calibri" w:cs="Calibri"/>
                <w:b/>
              </w:rPr>
              <w:t>POPULATION</w:t>
            </w:r>
          </w:p>
        </w:tc>
      </w:tr>
      <w:tr w:rsidR="005A2227" w:rsidRPr="00E352EF" w14:paraId="3D14DA5E"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31EA7" w14:textId="77777777" w:rsidR="005A2227" w:rsidRPr="00E352EF" w:rsidRDefault="0097053A">
            <w:pPr>
              <w:jc w:val="both"/>
            </w:pPr>
            <w:r w:rsidRPr="00E352EF">
              <w:rPr>
                <w:rFonts w:ascii="Calibri" w:eastAsia="Calibri" w:hAnsi="Calibri" w:cs="Calibri"/>
              </w:rPr>
              <w:t>2012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BEAEC" w14:textId="77777777" w:rsidR="005A2227" w:rsidRPr="00E352EF" w:rsidRDefault="0097053A">
            <w:pPr>
              <w:jc w:val="both"/>
            </w:pPr>
            <w:r w:rsidRPr="00E352EF">
              <w:rPr>
                <w:rFonts w:ascii="Calibri" w:eastAsia="Calibri" w:hAnsi="Calibri" w:cs="Calibri"/>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203C1E"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F49AD"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A5893" w14:textId="77777777" w:rsidR="005A2227" w:rsidRPr="00E352EF" w:rsidRDefault="0097053A">
            <w:pPr>
              <w:jc w:val="both"/>
            </w:pPr>
            <w:r w:rsidRPr="00E352EF">
              <w:rPr>
                <w:rFonts w:ascii="Calibri" w:eastAsia="Calibri" w:hAnsi="Calibri" w:cs="Calibri"/>
              </w:rPr>
              <w:t>2</w:t>
            </w:r>
          </w:p>
        </w:tc>
      </w:tr>
    </w:tbl>
    <w:p w14:paraId="640A0F41" w14:textId="77777777" w:rsidR="005A2227" w:rsidRPr="00E352EF" w:rsidRDefault="005A2227"/>
    <w:p w14:paraId="70F818E9" w14:textId="77777777" w:rsidR="005A2227" w:rsidRPr="00E352EF" w:rsidRDefault="0097053A" w:rsidP="00A667AB">
      <w:pPr>
        <w:pStyle w:val="Stile3"/>
        <w:rPr>
          <w:lang w:val="en-GB"/>
        </w:rPr>
      </w:pPr>
      <w:bookmarkStart w:id="11101" w:name="_Toc462659729"/>
      <w:bookmarkStart w:id="11102" w:name="_Toc463805781"/>
      <w:bookmarkStart w:id="11103" w:name="_Toc464487958"/>
      <w:r w:rsidRPr="00E352EF">
        <w:rPr>
          <w:lang w:val="en-GB"/>
        </w:rPr>
        <w:t>symdiff</w:t>
      </w:r>
      <w:bookmarkEnd w:id="11101"/>
      <w:bookmarkEnd w:id="11102"/>
      <w:bookmarkEnd w:id="11103"/>
    </w:p>
    <w:p w14:paraId="78E09CD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BEE3AEC"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symdiff</w:t>
      </w:r>
      <w:r w:rsidRPr="00E352EF">
        <w:rPr>
          <w:rFonts w:ascii="Cambria" w:hAnsi="Cambria"/>
        </w:rPr>
        <w:t xml:space="preserve"> takes as input two Datasets and returns another Dataset with the </w:t>
      </w:r>
      <w:r w:rsidRPr="00E352EF">
        <w:rPr>
          <w:rFonts w:ascii="Cambria" w:eastAsia="Calibri" w:hAnsi="Cambria" w:cs="Calibri"/>
        </w:rPr>
        <w:t>s</w:t>
      </w:r>
      <w:r w:rsidRPr="00E352EF">
        <w:rPr>
          <w:rFonts w:ascii="Cambria" w:hAnsi="Cambria"/>
        </w:rPr>
        <w:t>ymmetric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5D5766F2" w14:textId="77777777" w:rsidR="00897489" w:rsidRPr="00E352EF" w:rsidRDefault="00897489" w:rsidP="00897489">
      <w:pPr>
        <w:rPr>
          <w:rFonts w:ascii="Cambria" w:eastAsia="Calibri" w:hAnsi="Cambria" w:cs="Calibri"/>
          <w:i/>
          <w:color w:val="5B9BD5"/>
        </w:rPr>
      </w:pPr>
    </w:p>
    <w:p w14:paraId="7D152B6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302DFD6F" w14:textId="77777777" w:rsidR="005A2227" w:rsidRPr="00E352EF" w:rsidRDefault="0097053A" w:rsidP="00897489">
      <w:pPr>
        <w:rPr>
          <w:rFonts w:ascii="Cambria" w:hAnsi="Cambria"/>
        </w:rPr>
      </w:pPr>
      <w:r w:rsidRPr="00E352EF">
        <w:rPr>
          <w:rFonts w:ascii="Cambria" w:hAnsi="Cambria"/>
          <w:b/>
        </w:rPr>
        <w:t>symdiff</w:t>
      </w:r>
      <w:r w:rsidRPr="00E352EF">
        <w:rPr>
          <w:rFonts w:ascii="Cambria" w:hAnsi="Cambria"/>
        </w:rPr>
        <w:t xml:space="preserve"> </w:t>
      </w:r>
      <w:r w:rsidRPr="00E352EF">
        <w:rPr>
          <w:rFonts w:ascii="Cambria" w:hAnsi="Cambria"/>
          <w:b/>
        </w:rPr>
        <w:t>(</w:t>
      </w:r>
      <w:r w:rsidRPr="00E352EF">
        <w:rPr>
          <w:rFonts w:ascii="Cambria" w:hAnsi="Cambria"/>
          <w:i/>
        </w:rPr>
        <w:t xml:space="preserve"> ds_1</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F605307" w14:textId="77777777" w:rsidR="005A2227" w:rsidRPr="00E352EF" w:rsidRDefault="005A2227" w:rsidP="00897489">
      <w:pPr>
        <w:ind w:firstLine="706"/>
        <w:jc w:val="both"/>
        <w:rPr>
          <w:rFonts w:ascii="Cambria" w:hAnsi="Cambria"/>
        </w:rPr>
      </w:pPr>
    </w:p>
    <w:p w14:paraId="5D5E2D3A" w14:textId="77777777" w:rsidR="005A2227" w:rsidRPr="00E352EF" w:rsidRDefault="005A2227" w:rsidP="00897489">
      <w:pPr>
        <w:rPr>
          <w:rFonts w:ascii="Cambria" w:hAnsi="Cambria"/>
        </w:rPr>
      </w:pPr>
    </w:p>
    <w:p w14:paraId="00F9E3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D92345B" w14:textId="77777777" w:rsidR="005A2227" w:rsidRPr="00E352EF" w:rsidRDefault="0097053A" w:rsidP="00897489">
      <w:pPr>
        <w:rPr>
          <w:rFonts w:ascii="Cambria" w:hAnsi="Cambria"/>
        </w:rPr>
      </w:pPr>
      <w:r w:rsidRPr="00E352EF">
        <w:rPr>
          <w:rFonts w:ascii="Cambria" w:eastAsia="Calibri" w:hAnsi="Cambria" w:cs="Calibri"/>
          <w:i/>
        </w:rPr>
        <w:t>ds_1, ds_2</w:t>
      </w:r>
      <w:r w:rsidR="00897489" w:rsidRPr="00E352EF">
        <w:rPr>
          <w:rFonts w:ascii="Cambria" w:hAnsi="Cambria"/>
        </w:rPr>
        <w:t xml:space="preserve"> </w:t>
      </w:r>
      <w:r w:rsidR="00897489" w:rsidRPr="00E352EF">
        <w:rPr>
          <w:rFonts w:ascii="Cambria" w:eastAsia="Calibri" w:hAnsi="Cambria" w:cs="Calibri"/>
        </w:rPr>
        <w:t>:</w:t>
      </w:r>
      <w:r w:rsidRPr="00E352EF">
        <w:rPr>
          <w:rFonts w:ascii="Cambria" w:eastAsia="Calibri" w:hAnsi="Cambria" w:cs="Calibri"/>
        </w:rPr>
        <w:t xml:space="preserve"> dataset {identifier &lt;IDENT&gt; as scalar-type}+ {measure &lt;IDENT&gt; as scalar-type}*</w:t>
      </w:r>
    </w:p>
    <w:p w14:paraId="3CEF34B1" w14:textId="77777777" w:rsidR="005A2227" w:rsidRPr="00E352EF" w:rsidRDefault="0097053A" w:rsidP="00897489">
      <w:pPr>
        <w:ind w:left="360"/>
        <w:rPr>
          <w:rFonts w:ascii="Cambria" w:eastAsia="Calibri" w:hAnsi="Cambria" w:cs="Calibri"/>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w:t>
      </w:r>
    </w:p>
    <w:p w14:paraId="3FC54108" w14:textId="77777777" w:rsidR="00DE5E99" w:rsidRPr="00E352EF" w:rsidRDefault="00DE5E99" w:rsidP="00897489">
      <w:pPr>
        <w:ind w:left="360"/>
        <w:rPr>
          <w:rFonts w:ascii="Cambria" w:hAnsi="Cambria"/>
        </w:rPr>
      </w:pPr>
    </w:p>
    <w:p w14:paraId="0D5CA015"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ds_1 – </w:t>
      </w:r>
      <w:r w:rsidRPr="00E352EF">
        <w:rPr>
          <w:rFonts w:ascii="Cambria" w:eastAsia="Calibri" w:hAnsi="Cambria" w:cs="Calibri"/>
        </w:rPr>
        <w:t>is the first input Dataset.</w:t>
      </w:r>
    </w:p>
    <w:p w14:paraId="357606BE"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ds_2 </w:t>
      </w:r>
      <w:r w:rsidRPr="00E352EF">
        <w:rPr>
          <w:rFonts w:ascii="Cambria" w:eastAsia="Calibri" w:hAnsi="Cambria" w:cs="Calibri"/>
        </w:rPr>
        <w:t>– is the second input Dataset.</w:t>
      </w:r>
    </w:p>
    <w:p w14:paraId="0BED7AF2" w14:textId="77777777" w:rsidR="00897489" w:rsidRPr="00E352EF" w:rsidRDefault="00897489" w:rsidP="00897489">
      <w:pPr>
        <w:rPr>
          <w:rFonts w:ascii="Cambria" w:eastAsia="Calibri Light" w:hAnsi="Cambria" w:cs="Calibri Light"/>
          <w:i/>
          <w:color w:val="5B9BD5"/>
        </w:rPr>
      </w:pPr>
    </w:p>
    <w:p w14:paraId="30925A2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799A3607" w14:textId="77777777" w:rsidR="005A2227" w:rsidRPr="00E352EF" w:rsidRDefault="0097053A" w:rsidP="00897489">
      <w:pPr>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 </w:t>
      </w:r>
    </w:p>
    <w:p w14:paraId="2C17A7E6" w14:textId="77777777" w:rsidR="00897489" w:rsidRPr="00E352EF" w:rsidRDefault="00897489" w:rsidP="00897489">
      <w:pPr>
        <w:rPr>
          <w:rFonts w:ascii="Cambria" w:eastAsia="Calibri Light" w:hAnsi="Cambria" w:cs="Calibri Light"/>
          <w:i/>
          <w:color w:val="5B9BD5"/>
        </w:rPr>
      </w:pPr>
    </w:p>
    <w:p w14:paraId="2290F80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E88C7DE" w14:textId="77777777" w:rsidR="005A2227" w:rsidRPr="00E352EF" w:rsidRDefault="0097053A" w:rsidP="00897489">
      <w:pPr>
        <w:rPr>
          <w:rFonts w:ascii="Cambria" w:hAnsi="Cambria"/>
        </w:rPr>
      </w:pPr>
      <w:r w:rsidRPr="00E352EF">
        <w:rPr>
          <w:rFonts w:ascii="Cambria" w:hAnsi="Cambria"/>
        </w:rPr>
        <w:t xml:space="preserve">A Dataset having the same Identifier, Measure and Attribute Components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50684B84" w14:textId="77777777" w:rsidR="00897489" w:rsidRPr="00E352EF" w:rsidRDefault="00897489" w:rsidP="00897489">
      <w:pPr>
        <w:rPr>
          <w:rFonts w:ascii="Cambria" w:eastAsia="Calibri" w:hAnsi="Cambria" w:cs="Calibri"/>
          <w:i/>
          <w:color w:val="5B9BD5"/>
        </w:rPr>
      </w:pPr>
    </w:p>
    <w:p w14:paraId="4C25E5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64EE34C0"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one Dataset with the same structure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216AA1F0" w14:textId="77777777" w:rsidR="00897489" w:rsidRPr="00E352EF" w:rsidRDefault="00897489" w:rsidP="00897489">
      <w:pPr>
        <w:rPr>
          <w:rFonts w:ascii="Cambria" w:eastAsia="Calibri Light" w:hAnsi="Cambria" w:cs="Calibri Light"/>
          <w:i/>
          <w:color w:val="5B9BD5"/>
        </w:rPr>
      </w:pPr>
    </w:p>
    <w:p w14:paraId="12D3352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Examples </w:t>
      </w:r>
    </w:p>
    <w:p w14:paraId="4BAADF27" w14:textId="77777777" w:rsidR="005A2227" w:rsidRPr="00E352EF" w:rsidRDefault="0097053A" w:rsidP="00C96285">
      <w:pPr>
        <w:rPr>
          <w:rFonts w:ascii="Cambria" w:hAnsi="Cambria"/>
        </w:rPr>
      </w:pPr>
      <w:r w:rsidRPr="00E352EF">
        <w:rPr>
          <w:rFonts w:ascii="Cambria" w:hAnsi="Cambria"/>
        </w:rPr>
        <w:t xml:space="preserve">d_r := </w:t>
      </w:r>
      <w:r w:rsidRPr="00E352EF">
        <w:rPr>
          <w:rFonts w:ascii="Cambria" w:hAnsi="Cambria"/>
          <w:b/>
        </w:rPr>
        <w:t>symdiff(</w:t>
      </w:r>
      <w:r w:rsidRPr="00E352EF">
        <w:rPr>
          <w:rFonts w:ascii="Cambria" w:hAnsi="Cambria"/>
        </w:rPr>
        <w:t>total_population1, total_population2</w:t>
      </w:r>
      <w:r w:rsidRPr="00E352EF">
        <w:rPr>
          <w:rFonts w:ascii="Cambria" w:hAnsi="Cambria"/>
          <w:b/>
        </w:rPr>
        <w:t>)</w:t>
      </w: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610366C"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3FA7AB" w14:textId="77777777" w:rsidR="005A2227" w:rsidRPr="00E352EF" w:rsidRDefault="0097053A">
            <w:pPr>
              <w:jc w:val="both"/>
            </w:pPr>
            <w:r w:rsidRPr="00E352EF">
              <w:rPr>
                <w:rFonts w:ascii="Calibri" w:eastAsia="Calibri" w:hAnsi="Calibri" w:cs="Calibri"/>
              </w:rPr>
              <w:t>total_population1</w:t>
            </w:r>
          </w:p>
        </w:tc>
      </w:tr>
      <w:tr w:rsidR="005A2227" w:rsidRPr="00E352EF" w14:paraId="431F6842"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0484E8"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B908C"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9523A7"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857A82"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B9B9F2" w14:textId="77777777" w:rsidR="005A2227" w:rsidRPr="00E352EF" w:rsidRDefault="0097053A">
            <w:pPr>
              <w:jc w:val="both"/>
            </w:pPr>
            <w:r w:rsidRPr="00E352EF">
              <w:rPr>
                <w:rFonts w:ascii="Calibri" w:eastAsia="Calibri" w:hAnsi="Calibri" w:cs="Calibri"/>
                <w:b/>
              </w:rPr>
              <w:t>POPULATION</w:t>
            </w:r>
          </w:p>
        </w:tc>
      </w:tr>
      <w:tr w:rsidR="005A2227" w:rsidRPr="00E352EF" w14:paraId="0473DF3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F82D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A79C5"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E5F5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989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5FE90" w14:textId="77777777" w:rsidR="005A2227" w:rsidRPr="00E352EF" w:rsidRDefault="0097053A">
            <w:pPr>
              <w:jc w:val="both"/>
            </w:pPr>
            <w:r w:rsidRPr="00E352EF">
              <w:rPr>
                <w:rFonts w:ascii="Calibri" w:eastAsia="Calibri" w:hAnsi="Calibri" w:cs="Calibri"/>
              </w:rPr>
              <w:t>1</w:t>
            </w:r>
          </w:p>
        </w:tc>
      </w:tr>
      <w:tr w:rsidR="005A2227" w:rsidRPr="00E352EF" w14:paraId="54C30F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7E3A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615F"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830E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830D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72AD5" w14:textId="77777777" w:rsidR="005A2227" w:rsidRPr="00E352EF" w:rsidRDefault="0097053A">
            <w:pPr>
              <w:jc w:val="both"/>
            </w:pPr>
            <w:r w:rsidRPr="00E352EF">
              <w:rPr>
                <w:rFonts w:ascii="Calibri" w:eastAsia="Calibri" w:hAnsi="Calibri" w:cs="Calibri"/>
              </w:rPr>
              <w:t>2</w:t>
            </w:r>
          </w:p>
        </w:tc>
      </w:tr>
      <w:tr w:rsidR="005A2227" w:rsidRPr="00E352EF" w14:paraId="42DE456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9734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96842"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61553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DE88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E8EF0" w14:textId="77777777" w:rsidR="005A2227" w:rsidRPr="00E352EF" w:rsidRDefault="0097053A">
            <w:pPr>
              <w:jc w:val="both"/>
            </w:pPr>
            <w:r w:rsidRPr="00E352EF">
              <w:rPr>
                <w:rFonts w:ascii="Calibri" w:eastAsia="Calibri" w:hAnsi="Calibri" w:cs="Calibri"/>
              </w:rPr>
              <w:t>3</w:t>
            </w:r>
          </w:p>
        </w:tc>
      </w:tr>
      <w:tr w:rsidR="005A2227" w:rsidRPr="00E352EF" w14:paraId="227EC29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8A34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3CE37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F0BB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A07FB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217E" w14:textId="77777777" w:rsidR="005A2227" w:rsidRPr="00E352EF" w:rsidRDefault="0097053A">
            <w:pPr>
              <w:jc w:val="both"/>
            </w:pPr>
            <w:r w:rsidRPr="00E352EF">
              <w:rPr>
                <w:rFonts w:ascii="Calibri" w:eastAsia="Calibri" w:hAnsi="Calibri" w:cs="Calibri"/>
              </w:rPr>
              <w:t>4</w:t>
            </w:r>
          </w:p>
        </w:tc>
      </w:tr>
      <w:tr w:rsidR="005A2227" w:rsidRPr="00E352EF" w14:paraId="7E2414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B7F8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76C9B"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E29C9"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5D5B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3C0B1" w14:textId="77777777" w:rsidR="005A2227" w:rsidRPr="00E352EF" w:rsidRDefault="0097053A">
            <w:pPr>
              <w:jc w:val="both"/>
            </w:pPr>
            <w:r w:rsidRPr="00E352EF">
              <w:rPr>
                <w:rFonts w:ascii="Calibri" w:eastAsia="Calibri" w:hAnsi="Calibri" w:cs="Calibri"/>
              </w:rPr>
              <w:t>5</w:t>
            </w:r>
          </w:p>
        </w:tc>
      </w:tr>
      <w:tr w:rsidR="005A2227" w:rsidRPr="00E352EF" w14:paraId="17C8BEF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44AC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64029"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84CB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50BF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7B3C7" w14:textId="77777777" w:rsidR="005A2227" w:rsidRPr="00E352EF" w:rsidRDefault="0097053A">
            <w:pPr>
              <w:jc w:val="both"/>
            </w:pPr>
            <w:r w:rsidRPr="00E352EF">
              <w:rPr>
                <w:rFonts w:ascii="Calibri" w:eastAsia="Calibri" w:hAnsi="Calibri" w:cs="Calibri"/>
              </w:rPr>
              <w:t>6</w:t>
            </w:r>
          </w:p>
        </w:tc>
      </w:tr>
    </w:tbl>
    <w:p w14:paraId="0B531C98"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5F2ACB4D"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7CA74C" w14:textId="77777777" w:rsidR="005A2227" w:rsidRPr="00E352EF" w:rsidRDefault="0097053A">
            <w:pPr>
              <w:jc w:val="both"/>
            </w:pPr>
            <w:r w:rsidRPr="00E352EF">
              <w:rPr>
                <w:rFonts w:ascii="Calibri" w:eastAsia="Calibri" w:hAnsi="Calibri" w:cs="Calibri"/>
              </w:rPr>
              <w:t>total_population2</w:t>
            </w:r>
          </w:p>
        </w:tc>
      </w:tr>
      <w:tr w:rsidR="005A2227" w:rsidRPr="00E352EF" w14:paraId="35182F6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C627C3"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F00EB3"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70BEF9"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5B170C"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8FF0DE" w14:textId="77777777" w:rsidR="005A2227" w:rsidRPr="00E352EF" w:rsidRDefault="0097053A">
            <w:pPr>
              <w:jc w:val="both"/>
            </w:pPr>
            <w:r w:rsidRPr="00E352EF">
              <w:rPr>
                <w:rFonts w:ascii="Calibri" w:eastAsia="Calibri" w:hAnsi="Calibri" w:cs="Calibri"/>
                <w:b/>
              </w:rPr>
              <w:t>POPULATION</w:t>
            </w:r>
          </w:p>
        </w:tc>
      </w:tr>
      <w:tr w:rsidR="005A2227" w:rsidRPr="00E352EF" w14:paraId="7DDE62C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EF8C0"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9CD65"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680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94B5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CC855" w14:textId="77777777" w:rsidR="005A2227" w:rsidRPr="00E352EF" w:rsidRDefault="0097053A">
            <w:pPr>
              <w:jc w:val="both"/>
            </w:pPr>
            <w:r w:rsidRPr="00E352EF">
              <w:rPr>
                <w:rFonts w:ascii="Calibri" w:eastAsia="Calibri" w:hAnsi="Calibri" w:cs="Calibri"/>
              </w:rPr>
              <w:t>1</w:t>
            </w:r>
          </w:p>
        </w:tc>
      </w:tr>
      <w:tr w:rsidR="005A2227" w:rsidRPr="00E352EF" w14:paraId="07B569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F8C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698D3"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1C69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C9D4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B2B9F" w14:textId="77777777" w:rsidR="005A2227" w:rsidRPr="00E352EF" w:rsidRDefault="0097053A">
            <w:pPr>
              <w:jc w:val="both"/>
            </w:pPr>
            <w:r w:rsidRPr="00E352EF">
              <w:rPr>
                <w:rFonts w:ascii="Calibri" w:eastAsia="Calibri" w:hAnsi="Calibri" w:cs="Calibri"/>
              </w:rPr>
              <w:t>2</w:t>
            </w:r>
          </w:p>
        </w:tc>
      </w:tr>
      <w:tr w:rsidR="005A2227" w:rsidRPr="00E352EF" w14:paraId="3397E92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6AF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04B41"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73E97B"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1110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78220" w14:textId="77777777" w:rsidR="005A2227" w:rsidRPr="00E352EF" w:rsidRDefault="0097053A">
            <w:pPr>
              <w:jc w:val="both"/>
            </w:pPr>
            <w:r w:rsidRPr="00E352EF">
              <w:rPr>
                <w:rFonts w:ascii="Calibri" w:eastAsia="Calibri" w:hAnsi="Calibri" w:cs="Calibri"/>
              </w:rPr>
              <w:t>3</w:t>
            </w:r>
          </w:p>
        </w:tc>
      </w:tr>
      <w:tr w:rsidR="005A2227" w:rsidRPr="00E352EF" w14:paraId="0D805EC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7793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23835"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2FB14"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7267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AF11B" w14:textId="77777777" w:rsidR="005A2227" w:rsidRPr="00E352EF" w:rsidRDefault="0097053A">
            <w:pPr>
              <w:jc w:val="both"/>
            </w:pPr>
            <w:r w:rsidRPr="00E352EF">
              <w:rPr>
                <w:rFonts w:ascii="Calibri" w:eastAsia="Calibri" w:hAnsi="Calibri" w:cs="Calibri"/>
              </w:rPr>
              <w:t>4</w:t>
            </w:r>
          </w:p>
        </w:tc>
      </w:tr>
      <w:tr w:rsidR="005A2227" w:rsidRPr="00E352EF" w14:paraId="4A48318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15E4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9822F"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423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3C17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0BE7A" w14:textId="77777777" w:rsidR="005A2227" w:rsidRPr="00E352EF" w:rsidRDefault="0097053A">
            <w:pPr>
              <w:jc w:val="both"/>
            </w:pPr>
            <w:r w:rsidRPr="00E352EF">
              <w:rPr>
                <w:rFonts w:ascii="Calibri" w:eastAsia="Calibri" w:hAnsi="Calibri" w:cs="Calibri"/>
              </w:rPr>
              <w:t>5</w:t>
            </w:r>
          </w:p>
        </w:tc>
      </w:tr>
      <w:tr w:rsidR="005A2227" w:rsidRPr="00E352EF" w14:paraId="2FEF17A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CE66"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B0E67"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435BF"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C04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3EA45" w14:textId="77777777" w:rsidR="005A2227" w:rsidRPr="00E352EF" w:rsidRDefault="0097053A">
            <w:pPr>
              <w:jc w:val="both"/>
            </w:pPr>
            <w:r w:rsidRPr="00E352EF">
              <w:rPr>
                <w:rFonts w:ascii="Calibri" w:eastAsia="Calibri" w:hAnsi="Calibri" w:cs="Calibri"/>
              </w:rPr>
              <w:t>6</w:t>
            </w:r>
          </w:p>
        </w:tc>
      </w:tr>
    </w:tbl>
    <w:p w14:paraId="026A6F08" w14:textId="77777777" w:rsidR="005A2227" w:rsidRPr="00E352EF" w:rsidRDefault="005A2227">
      <w:pPr>
        <w:ind w:left="720"/>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994"/>
        <w:gridCol w:w="1138"/>
        <w:gridCol w:w="1685"/>
      </w:tblGrid>
      <w:tr w:rsidR="005A2227" w:rsidRPr="00E352EF" w14:paraId="4A54705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8323CD4" w14:textId="77777777" w:rsidR="005A2227" w:rsidRPr="00E352EF" w:rsidRDefault="0097053A">
            <w:pPr>
              <w:jc w:val="both"/>
            </w:pPr>
            <w:r w:rsidRPr="00E352EF">
              <w:rPr>
                <w:rFonts w:ascii="Calibri" w:eastAsia="Calibri" w:hAnsi="Calibri" w:cs="Calibri"/>
              </w:rPr>
              <w:t>d_r</w:t>
            </w:r>
          </w:p>
        </w:tc>
      </w:tr>
      <w:tr w:rsidR="005A2227" w:rsidRPr="00E352EF" w14:paraId="78376F5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612CB"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EBCC23" w14:textId="77777777" w:rsidR="005A2227" w:rsidRPr="00E352EF" w:rsidRDefault="0097053A">
            <w:pPr>
              <w:jc w:val="both"/>
            </w:pPr>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03451D" w14:textId="77777777" w:rsidR="005A2227" w:rsidRPr="00E352EF" w:rsidRDefault="0097053A">
            <w:pPr>
              <w:jc w:val="both"/>
            </w:pPr>
            <w:r w:rsidRPr="00E352EF">
              <w:rPr>
                <w:rFonts w:ascii="Calibri" w:eastAsia="Calibri" w:hAnsi="Calibri" w:cs="Calibri"/>
                <w:b/>
              </w:rPr>
              <w:t>AGE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7F40AD"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FE11033" w14:textId="77777777" w:rsidR="005A2227" w:rsidRPr="00E352EF" w:rsidRDefault="0097053A">
            <w:pPr>
              <w:jc w:val="both"/>
            </w:pPr>
            <w:r w:rsidRPr="00E352EF">
              <w:rPr>
                <w:rFonts w:ascii="Calibri" w:eastAsia="Calibri" w:hAnsi="Calibri" w:cs="Calibri"/>
                <w:b/>
              </w:rPr>
              <w:t>POPULATION</w:t>
            </w:r>
          </w:p>
        </w:tc>
      </w:tr>
      <w:tr w:rsidR="005A2227" w:rsidRPr="00E352EF" w14:paraId="10DE6A1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704F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75A84"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68566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81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328BB" w14:textId="77777777" w:rsidR="005A2227" w:rsidRPr="00E352EF" w:rsidRDefault="0097053A">
            <w:pPr>
              <w:jc w:val="both"/>
            </w:pPr>
            <w:r w:rsidRPr="00E352EF">
              <w:rPr>
                <w:rFonts w:ascii="Calibri" w:eastAsia="Calibri" w:hAnsi="Calibri" w:cs="Calibri"/>
              </w:rPr>
              <w:t>1</w:t>
            </w:r>
          </w:p>
        </w:tc>
      </w:tr>
      <w:tr w:rsidR="005A2227" w:rsidRPr="00E352EF" w14:paraId="0D83B94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9049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207F1"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7A8C1"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1C5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947" w14:textId="77777777" w:rsidR="005A2227" w:rsidRPr="00E352EF" w:rsidRDefault="0097053A">
            <w:pPr>
              <w:jc w:val="both"/>
            </w:pPr>
            <w:r w:rsidRPr="00E352EF">
              <w:rPr>
                <w:rFonts w:ascii="Calibri" w:eastAsia="Calibri" w:hAnsi="Calibri" w:cs="Calibri"/>
              </w:rPr>
              <w:t>1</w:t>
            </w:r>
          </w:p>
        </w:tc>
      </w:tr>
    </w:tbl>
    <w:p w14:paraId="11670B78" w14:textId="77777777" w:rsidR="005A2227" w:rsidRPr="00E352EF" w:rsidRDefault="005A2227"/>
    <w:p w14:paraId="392FC30D" w14:textId="77777777" w:rsidR="005A2227" w:rsidRPr="00E352EF" w:rsidRDefault="0097053A" w:rsidP="007024E7">
      <w:pPr>
        <w:pStyle w:val="Stile3"/>
        <w:rPr>
          <w:lang w:val="en-GB"/>
        </w:rPr>
      </w:pPr>
      <w:bookmarkStart w:id="11104" w:name="_Toc462659730"/>
      <w:bookmarkStart w:id="11105" w:name="_Toc463805782"/>
      <w:bookmarkStart w:id="11106" w:name="_Toc464487959"/>
      <w:r w:rsidRPr="00E352EF">
        <w:rPr>
          <w:lang w:val="en-GB"/>
        </w:rPr>
        <w:t>setdiff</w:t>
      </w:r>
      <w:bookmarkEnd w:id="11104"/>
      <w:bookmarkEnd w:id="11105"/>
      <w:bookmarkEnd w:id="11106"/>
    </w:p>
    <w:p w14:paraId="785A95FF" w14:textId="77777777" w:rsidR="005A2227" w:rsidRPr="00E352EF" w:rsidRDefault="0097053A" w:rsidP="00897489">
      <w:pPr>
        <w:rPr>
          <w:rFonts w:ascii="Cambria" w:hAnsi="Cambria"/>
        </w:rPr>
      </w:pPr>
      <w:r w:rsidRPr="00E352EF">
        <w:rPr>
          <w:rFonts w:ascii="Cambria" w:eastAsia="Calibri" w:hAnsi="Cambria" w:cs="Calibri"/>
          <w:i/>
          <w:color w:val="5B9BD5"/>
          <w:sz w:val="22"/>
        </w:rPr>
        <w:t>Semantics</w:t>
      </w:r>
    </w:p>
    <w:p w14:paraId="46395464"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setdiff</w:t>
      </w:r>
      <w:r w:rsidRPr="00E352EF">
        <w:rPr>
          <w:rFonts w:ascii="Cambria" w:hAnsi="Cambria"/>
        </w:rPr>
        <w:t xml:space="preserve"> takes as input two Datasets and returns another Dataset with the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20676ACE" w14:textId="77777777" w:rsidR="00897489" w:rsidRPr="00E352EF" w:rsidRDefault="00897489" w:rsidP="00897489">
      <w:pPr>
        <w:rPr>
          <w:rFonts w:ascii="Cambria" w:eastAsia="Calibri" w:hAnsi="Cambria" w:cs="Calibri"/>
          <w:i/>
          <w:color w:val="5B9BD5"/>
        </w:rPr>
      </w:pPr>
    </w:p>
    <w:p w14:paraId="3A79189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2B0EB5D" w14:textId="77777777" w:rsidR="005A2227" w:rsidRPr="00E352EF" w:rsidRDefault="0097053A" w:rsidP="00897489">
      <w:pPr>
        <w:rPr>
          <w:rFonts w:ascii="Cambria" w:hAnsi="Cambria"/>
        </w:rPr>
      </w:pPr>
      <w:r w:rsidRPr="00E352EF">
        <w:rPr>
          <w:rFonts w:ascii="Cambria" w:hAnsi="Cambria"/>
          <w:b/>
        </w:rPr>
        <w:t>setdiff</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ds_1</w:t>
      </w:r>
      <w:r w:rsidRPr="00E352EF">
        <w:rPr>
          <w:rFonts w:ascii="Cambria" w:hAnsi="Cambria"/>
        </w:rPr>
        <w:t xml:space="preserve"> </w:t>
      </w:r>
      <w:r w:rsidRPr="00E352EF">
        <w:rPr>
          <w:rFonts w:ascii="Cambria" w:hAnsi="Cambria"/>
          <w:b/>
          <w:i/>
        </w:rPr>
        <w:t>,</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8422374" w14:textId="77777777" w:rsidR="00897489" w:rsidRPr="00E352EF" w:rsidRDefault="00897489" w:rsidP="00897489">
      <w:pPr>
        <w:rPr>
          <w:rFonts w:ascii="Cambria" w:eastAsia="Calibri" w:hAnsi="Cambria" w:cs="Calibri"/>
          <w:i/>
          <w:color w:val="5B9BD5"/>
        </w:rPr>
      </w:pPr>
    </w:p>
    <w:p w14:paraId="4C56FCB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02A080B" w14:textId="77777777" w:rsidR="005A2227" w:rsidRPr="00E352EF" w:rsidRDefault="0097053A" w:rsidP="00897489">
      <w:pPr>
        <w:rPr>
          <w:rFonts w:ascii="Cambria" w:hAnsi="Cambria"/>
        </w:rPr>
      </w:pPr>
      <w:r w:rsidRPr="00E352EF">
        <w:rPr>
          <w:rFonts w:ascii="Cambria" w:hAnsi="Cambria"/>
          <w:i/>
        </w:rPr>
        <w:t>ds_1, ds_2</w:t>
      </w:r>
      <w:r w:rsidR="00897489" w:rsidRPr="00E352EF">
        <w:rPr>
          <w:rFonts w:ascii="Cambria" w:hAnsi="Cambria"/>
        </w:rPr>
        <w:t xml:space="preserve"> :</w:t>
      </w:r>
      <w:r w:rsidRPr="00E352EF">
        <w:rPr>
          <w:rFonts w:ascii="Cambria" w:hAnsi="Cambria"/>
        </w:rPr>
        <w:t xml:space="preserve"> dataset {identifier &lt;IDENT&gt; as scalar-type}+ {measure &lt;IDENT&gt; as scalar-type}*</w:t>
      </w:r>
    </w:p>
    <w:p w14:paraId="278368BC" w14:textId="77777777" w:rsidR="005A2227" w:rsidRPr="00E352EF" w:rsidRDefault="0097053A" w:rsidP="00897489">
      <w:pPr>
        <w:rPr>
          <w:rFonts w:ascii="Cambria" w:hAnsi="Cambria"/>
        </w:rPr>
      </w:pPr>
      <w:r w:rsidRPr="00E352EF">
        <w:rPr>
          <w:rFonts w:ascii="Cambria" w:hAnsi="Cambria"/>
        </w:rPr>
        <w:lastRenderedPageBreak/>
        <w:tab/>
      </w:r>
      <w:r w:rsidRPr="00E352EF">
        <w:rPr>
          <w:rFonts w:ascii="Cambria" w:hAnsi="Cambria"/>
        </w:rPr>
        <w:tab/>
        <w:t xml:space="preserve">      {attribute &lt;IDENT&gt; as scalar-type}+</w:t>
      </w:r>
    </w:p>
    <w:p w14:paraId="7755CCDC" w14:textId="77777777" w:rsidR="00897489" w:rsidRPr="00E352EF" w:rsidRDefault="00897489" w:rsidP="00897489">
      <w:pPr>
        <w:rPr>
          <w:rFonts w:ascii="Cambria" w:hAnsi="Cambria"/>
        </w:rPr>
      </w:pPr>
    </w:p>
    <w:p w14:paraId="31A10896" w14:textId="77777777" w:rsidR="005A2227" w:rsidRPr="00E352EF" w:rsidRDefault="0097053A" w:rsidP="008A7573">
      <w:pPr>
        <w:numPr>
          <w:ilvl w:val="0"/>
          <w:numId w:val="31"/>
        </w:numPr>
        <w:ind w:left="360"/>
        <w:rPr>
          <w:rFonts w:ascii="Cambria" w:hAnsi="Cambria"/>
        </w:rPr>
      </w:pPr>
      <w:r w:rsidRPr="00E352EF">
        <w:rPr>
          <w:rFonts w:ascii="Cambria" w:hAnsi="Cambria"/>
          <w:i/>
        </w:rPr>
        <w:t>ds_1</w:t>
      </w:r>
      <w:r w:rsidRPr="00E352EF">
        <w:rPr>
          <w:rFonts w:ascii="Cambria" w:hAnsi="Cambria"/>
        </w:rPr>
        <w:t xml:space="preserve"> – is the first input Dataset.</w:t>
      </w:r>
    </w:p>
    <w:p w14:paraId="09D3354B" w14:textId="77777777" w:rsidR="005A2227" w:rsidRPr="00E352EF" w:rsidRDefault="0097053A" w:rsidP="008A7573">
      <w:pPr>
        <w:numPr>
          <w:ilvl w:val="0"/>
          <w:numId w:val="31"/>
        </w:numPr>
        <w:ind w:left="360"/>
        <w:rPr>
          <w:rFonts w:ascii="Cambria" w:hAnsi="Cambria"/>
        </w:rPr>
      </w:pPr>
      <w:r w:rsidRPr="00E352EF">
        <w:rPr>
          <w:rFonts w:ascii="Cambria" w:hAnsi="Cambria"/>
          <w:i/>
        </w:rPr>
        <w:t>ds_2</w:t>
      </w:r>
      <w:r w:rsidRPr="00E352EF">
        <w:rPr>
          <w:rFonts w:ascii="Cambria" w:hAnsi="Cambria"/>
        </w:rPr>
        <w:t xml:space="preserve"> – is the second input Dataset.</w:t>
      </w:r>
    </w:p>
    <w:p w14:paraId="06B026B6" w14:textId="77777777" w:rsidR="00897489" w:rsidRPr="00E352EF" w:rsidRDefault="00897489" w:rsidP="00897489">
      <w:pPr>
        <w:rPr>
          <w:rFonts w:ascii="Cambria" w:eastAsia="Calibri Light" w:hAnsi="Cambria" w:cs="Calibri Light"/>
          <w:i/>
          <w:color w:val="5B9BD5"/>
        </w:rPr>
      </w:pPr>
    </w:p>
    <w:p w14:paraId="2EC9CA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E795E34" w14:textId="77777777" w:rsidR="005A2227" w:rsidRPr="00E352EF" w:rsidRDefault="0097053A" w:rsidP="00897489">
      <w:pPr>
        <w:jc w:val="both"/>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w:t>
      </w:r>
    </w:p>
    <w:p w14:paraId="611FAE68" w14:textId="77777777" w:rsidR="00897489" w:rsidRPr="00E352EF" w:rsidRDefault="00897489" w:rsidP="00897489">
      <w:pPr>
        <w:rPr>
          <w:rFonts w:ascii="Cambria" w:eastAsia="Calibri Light" w:hAnsi="Cambria" w:cs="Calibri Light"/>
          <w:i/>
          <w:color w:val="5B9BD5"/>
        </w:rPr>
      </w:pPr>
    </w:p>
    <w:p w14:paraId="1772AA7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5036E08" w14:textId="77777777" w:rsidR="005A2227" w:rsidRPr="00E352EF" w:rsidRDefault="0097053A" w:rsidP="00897489">
      <w:pPr>
        <w:rPr>
          <w:rFonts w:ascii="Cambria" w:hAnsi="Cambria"/>
        </w:rPr>
      </w:pPr>
      <w:r w:rsidRPr="00E352EF">
        <w:rPr>
          <w:rFonts w:ascii="Cambria" w:hAnsi="Cambria"/>
        </w:rPr>
        <w:t>A Dataset having the same Identifier, Measure and Attribute Components of the input ones, containing all the Data Points that are present in ds_1 but not in ds_2.</w:t>
      </w:r>
    </w:p>
    <w:p w14:paraId="0FA0DC9C" w14:textId="77777777" w:rsidR="00897489" w:rsidRPr="00E352EF" w:rsidRDefault="00897489" w:rsidP="00897489">
      <w:pPr>
        <w:rPr>
          <w:rFonts w:ascii="Cambria" w:eastAsia="Calibri" w:hAnsi="Cambria" w:cs="Calibri"/>
          <w:i/>
          <w:color w:val="5B9BD5"/>
        </w:rPr>
      </w:pPr>
    </w:p>
    <w:p w14:paraId="293C0CE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FC72D7D"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Dataset with the same structure </w:t>
      </w:r>
      <w:r w:rsidR="007024E7" w:rsidRPr="00E352EF">
        <w:rPr>
          <w:rFonts w:ascii="Cambria" w:hAnsi="Cambria"/>
        </w:rPr>
        <w:t xml:space="preserve">as </w:t>
      </w:r>
      <w:r w:rsidRPr="00E352EF">
        <w:rPr>
          <w:rFonts w:ascii="Cambria" w:hAnsi="Cambria"/>
        </w:rPr>
        <w:t>the input ones containing all the Data Points that are present</w:t>
      </w:r>
      <w:r w:rsidR="007024E7" w:rsidRPr="00E352EF">
        <w:rPr>
          <w:rFonts w:ascii="Cambria" w:hAnsi="Cambria"/>
        </w:rPr>
        <w:t xml:space="preserve"> in</w:t>
      </w:r>
      <w:r w:rsidRPr="00E352EF">
        <w:rPr>
          <w:rFonts w:ascii="Cambria" w:hAnsi="Cambria"/>
        </w:rPr>
        <w:t xml:space="preserve"> either </w:t>
      </w:r>
      <w:r w:rsidRPr="00E352EF">
        <w:rPr>
          <w:rFonts w:ascii="Cambria" w:hAnsi="Cambria"/>
          <w:i/>
        </w:rPr>
        <w:t>ds_1</w:t>
      </w:r>
      <w:r w:rsidRPr="00E352EF">
        <w:rPr>
          <w:rFonts w:ascii="Cambria" w:hAnsi="Cambria"/>
        </w:rPr>
        <w:t xml:space="preserve"> but not in </w:t>
      </w:r>
      <w:r w:rsidRPr="00E352EF">
        <w:rPr>
          <w:rFonts w:ascii="Cambria" w:hAnsi="Cambria"/>
          <w:i/>
        </w:rPr>
        <w:t>ds_2</w:t>
      </w:r>
      <w:r w:rsidRPr="00E352EF">
        <w:rPr>
          <w:rFonts w:ascii="Cambria" w:hAnsi="Cambria"/>
        </w:rPr>
        <w:t>, which is their difference.</w:t>
      </w:r>
    </w:p>
    <w:p w14:paraId="17290A20" w14:textId="77777777" w:rsidR="00897489" w:rsidRPr="00E352EF" w:rsidRDefault="00897489" w:rsidP="00897489">
      <w:pPr>
        <w:rPr>
          <w:rFonts w:ascii="Cambria" w:eastAsia="Calibri Light" w:hAnsi="Cambria" w:cs="Calibri Light"/>
          <w:i/>
          <w:color w:val="5B9BD5"/>
        </w:rPr>
      </w:pPr>
    </w:p>
    <w:p w14:paraId="1C762E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7CF19C51" w14:textId="77777777" w:rsidR="005A2227" w:rsidRPr="00E352EF" w:rsidRDefault="003C3D77" w:rsidP="003C3D77">
      <w:pPr>
        <w:rPr>
          <w:rFonts w:ascii="Cambria" w:eastAsia="Calibri" w:hAnsi="Cambria"/>
        </w:rPr>
      </w:pPr>
      <w:r w:rsidRPr="00E352EF">
        <w:rPr>
          <w:rFonts w:ascii="Cambria" w:eastAsia="Calibri" w:hAnsi="Cambria"/>
        </w:rPr>
        <w:t xml:space="preserve">1) </w:t>
      </w:r>
      <w:r w:rsidR="0097053A" w:rsidRPr="00E352EF">
        <w:rPr>
          <w:rFonts w:ascii="Cambria" w:eastAsia="Calibri" w:hAnsi="Cambria"/>
        </w:rPr>
        <w:t xml:space="preserve">d_r := </w:t>
      </w:r>
      <w:r w:rsidR="0097053A" w:rsidRPr="00E352EF">
        <w:rPr>
          <w:rFonts w:ascii="Cambria" w:eastAsia="Calibri" w:hAnsi="Cambria"/>
          <w:b/>
        </w:rPr>
        <w:t>setdiff</w:t>
      </w:r>
      <w:r w:rsidR="0097053A" w:rsidRPr="00E352EF">
        <w:rPr>
          <w:rFonts w:ascii="Cambria" w:eastAsia="Calibri" w:hAnsi="Cambria"/>
        </w:rPr>
        <w:t xml:space="preserve"> ( total_population1,total_population2)</w:t>
      </w:r>
    </w:p>
    <w:p w14:paraId="5C06D82B" w14:textId="77777777" w:rsidR="003C3D77" w:rsidRPr="00E352EF" w:rsidRDefault="003C3D77" w:rsidP="003C3D7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47F476B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9FD67F" w14:textId="77777777" w:rsidR="005A2227" w:rsidRPr="00E352EF" w:rsidRDefault="0097053A">
            <w:pPr>
              <w:jc w:val="both"/>
            </w:pPr>
            <w:r w:rsidRPr="00E352EF">
              <w:rPr>
                <w:rFonts w:ascii="Calibri" w:eastAsia="Calibri" w:hAnsi="Calibri" w:cs="Calibri"/>
              </w:rPr>
              <w:t>total_population1</w:t>
            </w:r>
          </w:p>
        </w:tc>
      </w:tr>
      <w:tr w:rsidR="005A2227" w:rsidRPr="00E352EF" w14:paraId="5FEA32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7A32C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2F9D06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BD0BC2"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78F37B"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221A601" w14:textId="77777777" w:rsidR="005A2227" w:rsidRPr="00E352EF" w:rsidRDefault="0097053A">
            <w:pPr>
              <w:jc w:val="both"/>
            </w:pPr>
            <w:r w:rsidRPr="00E352EF">
              <w:rPr>
                <w:rFonts w:ascii="Calibri" w:eastAsia="Calibri" w:hAnsi="Calibri" w:cs="Calibri"/>
                <w:b/>
              </w:rPr>
              <w:t>POPULATION</w:t>
            </w:r>
          </w:p>
        </w:tc>
      </w:tr>
      <w:tr w:rsidR="005A2227" w:rsidRPr="00E352EF" w14:paraId="6D9A42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222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C36F0"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4904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077D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6BC4" w14:textId="77777777" w:rsidR="005A2227" w:rsidRPr="00E352EF" w:rsidRDefault="0097053A">
            <w:pPr>
              <w:jc w:val="both"/>
            </w:pPr>
            <w:r w:rsidRPr="00E352EF">
              <w:rPr>
                <w:rFonts w:ascii="Calibri" w:eastAsia="Calibri" w:hAnsi="Calibri" w:cs="Calibri"/>
              </w:rPr>
              <w:t>10</w:t>
            </w:r>
          </w:p>
        </w:tc>
      </w:tr>
      <w:tr w:rsidR="005A2227" w:rsidRPr="00E352EF" w14:paraId="0782461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F7067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0D456"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EA26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A693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327A16" w14:textId="77777777" w:rsidR="005A2227" w:rsidRPr="00E352EF" w:rsidRDefault="0097053A">
            <w:pPr>
              <w:jc w:val="both"/>
            </w:pPr>
            <w:r w:rsidRPr="00E352EF">
              <w:rPr>
                <w:rFonts w:ascii="Calibri" w:eastAsia="Calibri" w:hAnsi="Calibri" w:cs="Calibri"/>
              </w:rPr>
              <w:t>20</w:t>
            </w:r>
          </w:p>
        </w:tc>
      </w:tr>
      <w:tr w:rsidR="005A2227" w:rsidRPr="00E352EF" w14:paraId="28C465A3"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74DE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53CB7"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F6F42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0399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DC751" w14:textId="77777777" w:rsidR="005A2227" w:rsidRPr="00E352EF" w:rsidRDefault="0097053A">
            <w:pPr>
              <w:jc w:val="both"/>
            </w:pPr>
            <w:r w:rsidRPr="00E352EF">
              <w:rPr>
                <w:rFonts w:ascii="Calibri" w:eastAsia="Calibri" w:hAnsi="Calibri" w:cs="Calibri"/>
              </w:rPr>
              <w:t>30</w:t>
            </w:r>
          </w:p>
        </w:tc>
      </w:tr>
      <w:tr w:rsidR="005A2227" w:rsidRPr="00E352EF" w14:paraId="54CF936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BF7A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9A36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946A"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072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33F47" w14:textId="77777777" w:rsidR="005A2227" w:rsidRPr="00E352EF" w:rsidRDefault="0097053A">
            <w:pPr>
              <w:jc w:val="both"/>
            </w:pPr>
            <w:r w:rsidRPr="00E352EF">
              <w:rPr>
                <w:rFonts w:ascii="Calibri" w:eastAsia="Calibri" w:hAnsi="Calibri" w:cs="Calibri"/>
              </w:rPr>
              <w:t>40</w:t>
            </w:r>
          </w:p>
        </w:tc>
      </w:tr>
      <w:tr w:rsidR="005A2227" w:rsidRPr="00E352EF" w14:paraId="001C43C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0EB"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C57C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18221"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A155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6CEB" w14:textId="77777777" w:rsidR="005A2227" w:rsidRPr="00E352EF" w:rsidRDefault="0097053A">
            <w:pPr>
              <w:jc w:val="both"/>
            </w:pPr>
            <w:r w:rsidRPr="00E352EF">
              <w:rPr>
                <w:rFonts w:ascii="Calibri" w:eastAsia="Calibri" w:hAnsi="Calibri" w:cs="Calibri"/>
              </w:rPr>
              <w:t>50</w:t>
            </w:r>
          </w:p>
        </w:tc>
      </w:tr>
      <w:tr w:rsidR="005A2227" w:rsidRPr="00E352EF" w14:paraId="3768E5DC"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0B29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FEC0D"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F827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DF87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194DF" w14:textId="77777777" w:rsidR="005A2227" w:rsidRPr="00E352EF" w:rsidRDefault="0097053A">
            <w:pPr>
              <w:jc w:val="both"/>
            </w:pPr>
            <w:r w:rsidRPr="00E352EF">
              <w:rPr>
                <w:rFonts w:ascii="Calibri" w:eastAsia="Calibri" w:hAnsi="Calibri" w:cs="Calibri"/>
              </w:rPr>
              <w:t>60</w:t>
            </w:r>
          </w:p>
        </w:tc>
      </w:tr>
    </w:tbl>
    <w:p w14:paraId="4E470143"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799C692A"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508471A" w14:textId="77777777" w:rsidR="005A2227" w:rsidRPr="00E352EF" w:rsidRDefault="0097053A">
            <w:pPr>
              <w:jc w:val="both"/>
            </w:pPr>
            <w:r w:rsidRPr="00E352EF">
              <w:rPr>
                <w:rFonts w:ascii="Calibri" w:eastAsia="Calibri" w:hAnsi="Calibri" w:cs="Calibri"/>
              </w:rPr>
              <w:t>total_population2</w:t>
            </w:r>
          </w:p>
        </w:tc>
      </w:tr>
      <w:tr w:rsidR="005A2227" w:rsidRPr="00E352EF" w14:paraId="5DCB0341"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B5D5C"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B93185"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AD7D68"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B0C5B4"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9D4E20" w14:textId="77777777" w:rsidR="005A2227" w:rsidRPr="00E352EF" w:rsidRDefault="0097053A">
            <w:pPr>
              <w:jc w:val="both"/>
            </w:pPr>
            <w:r w:rsidRPr="00E352EF">
              <w:rPr>
                <w:rFonts w:ascii="Calibri" w:eastAsia="Calibri" w:hAnsi="Calibri" w:cs="Calibri"/>
                <w:b/>
              </w:rPr>
              <w:t>POPULATION</w:t>
            </w:r>
          </w:p>
        </w:tc>
      </w:tr>
      <w:tr w:rsidR="005A2227" w:rsidRPr="00E352EF" w14:paraId="029D99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8C887"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1BCC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51BE7"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C4A6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02BCF" w14:textId="77777777" w:rsidR="005A2227" w:rsidRPr="00E352EF" w:rsidRDefault="0097053A">
            <w:pPr>
              <w:jc w:val="both"/>
            </w:pPr>
            <w:r w:rsidRPr="00E352EF">
              <w:rPr>
                <w:rFonts w:ascii="Calibri" w:eastAsia="Calibri" w:hAnsi="Calibri" w:cs="Calibri"/>
              </w:rPr>
              <w:t>10</w:t>
            </w:r>
          </w:p>
        </w:tc>
      </w:tr>
      <w:tr w:rsidR="005A2227" w:rsidRPr="00E352EF" w14:paraId="2DB16F0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875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5A2A"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ED41A"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BB0E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6F58E0" w14:textId="77777777" w:rsidR="005A2227" w:rsidRPr="00E352EF" w:rsidRDefault="0097053A">
            <w:pPr>
              <w:jc w:val="both"/>
            </w:pPr>
            <w:r w:rsidRPr="00E352EF">
              <w:rPr>
                <w:rFonts w:ascii="Calibri" w:eastAsia="Calibri" w:hAnsi="Calibri" w:cs="Calibri"/>
              </w:rPr>
              <w:t>20</w:t>
            </w:r>
          </w:p>
        </w:tc>
      </w:tr>
      <w:tr w:rsidR="005A2227" w:rsidRPr="00E352EF" w14:paraId="1924010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E323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968C8"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5A3B6"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5BE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07E25" w14:textId="77777777" w:rsidR="005A2227" w:rsidRPr="00E352EF" w:rsidRDefault="0097053A">
            <w:pPr>
              <w:jc w:val="both"/>
            </w:pPr>
            <w:r w:rsidRPr="00E352EF">
              <w:rPr>
                <w:rFonts w:ascii="Calibri" w:eastAsia="Calibri" w:hAnsi="Calibri" w:cs="Calibri"/>
              </w:rPr>
              <w:t>30</w:t>
            </w:r>
          </w:p>
        </w:tc>
      </w:tr>
      <w:tr w:rsidR="005A2227" w:rsidRPr="00E352EF" w14:paraId="36366B2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803C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56613"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9A1A5"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EB205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57F6D" w14:textId="77777777" w:rsidR="005A2227" w:rsidRPr="00E352EF" w:rsidRDefault="0097053A">
            <w:pPr>
              <w:jc w:val="both"/>
            </w:pPr>
            <w:r w:rsidRPr="00E352EF">
              <w:rPr>
                <w:rFonts w:ascii="Calibri" w:eastAsia="Calibri" w:hAnsi="Calibri" w:cs="Calibri"/>
              </w:rPr>
              <w:t>40</w:t>
            </w:r>
          </w:p>
        </w:tc>
      </w:tr>
      <w:tr w:rsidR="005A2227" w:rsidRPr="00E352EF" w14:paraId="570BC82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B9F9A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C76BB"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3BAB3"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E4BE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2C5D1" w14:textId="77777777" w:rsidR="005A2227" w:rsidRPr="00E352EF" w:rsidRDefault="0097053A">
            <w:pPr>
              <w:jc w:val="both"/>
            </w:pPr>
            <w:r w:rsidRPr="00E352EF">
              <w:rPr>
                <w:rFonts w:ascii="Calibri" w:eastAsia="Calibri" w:hAnsi="Calibri" w:cs="Calibri"/>
              </w:rPr>
              <w:t>50</w:t>
            </w:r>
          </w:p>
        </w:tc>
      </w:tr>
      <w:tr w:rsidR="005A2227" w:rsidRPr="00E352EF" w14:paraId="7D1368D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A693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35624"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AA5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F06B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12AA14" w14:textId="77777777" w:rsidR="005A2227" w:rsidRPr="00E352EF" w:rsidRDefault="0097053A">
            <w:pPr>
              <w:jc w:val="both"/>
            </w:pPr>
            <w:r w:rsidRPr="00E352EF">
              <w:rPr>
                <w:rFonts w:ascii="Calibri" w:eastAsia="Calibri" w:hAnsi="Calibri" w:cs="Calibri"/>
              </w:rPr>
              <w:t>60</w:t>
            </w:r>
          </w:p>
        </w:tc>
      </w:tr>
    </w:tbl>
    <w:p w14:paraId="6CA96341" w14:textId="77777777" w:rsidR="005A2227" w:rsidRPr="00E352EF" w:rsidRDefault="005A2227">
      <w:pPr>
        <w:ind w:left="720"/>
      </w:pPr>
    </w:p>
    <w:tbl>
      <w:tblPr>
        <w:tblW w:w="42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922"/>
        <w:gridCol w:w="706"/>
        <w:gridCol w:w="706"/>
        <w:gridCol w:w="1296"/>
      </w:tblGrid>
      <w:tr w:rsidR="005A2227" w:rsidRPr="00E352EF" w14:paraId="0EFA0305"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51B784" w14:textId="77777777" w:rsidR="005A2227" w:rsidRPr="00E352EF" w:rsidRDefault="0097053A">
            <w:pPr>
              <w:jc w:val="both"/>
            </w:pPr>
            <w:r w:rsidRPr="00E352EF">
              <w:rPr>
                <w:rFonts w:ascii="Calibri" w:eastAsia="Calibri" w:hAnsi="Calibri" w:cs="Calibri"/>
              </w:rPr>
              <w:t>d_r</w:t>
            </w:r>
          </w:p>
        </w:tc>
      </w:tr>
      <w:tr w:rsidR="005A2227" w:rsidRPr="00E352EF" w14:paraId="32AC0B3C"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5295E8" w14:textId="77777777" w:rsidR="005A2227" w:rsidRPr="00E352EF" w:rsidRDefault="0097053A">
            <w:pPr>
              <w:jc w:val="both"/>
            </w:pPr>
            <w:r w:rsidRPr="00E352EF">
              <w:rPr>
                <w:rFonts w:ascii="Calibri" w:eastAsia="Calibri" w:hAnsi="Calibri" w:cs="Calibri"/>
                <w:b/>
              </w:rPr>
              <w:t>TIME</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4DBCE0"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539DD0"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DA1680"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9DE020" w14:textId="77777777" w:rsidR="005A2227" w:rsidRPr="00E352EF" w:rsidRDefault="0097053A">
            <w:pPr>
              <w:jc w:val="both"/>
            </w:pPr>
            <w:r w:rsidRPr="00E352EF">
              <w:rPr>
                <w:rFonts w:ascii="Calibri" w:eastAsia="Calibri" w:hAnsi="Calibri" w:cs="Calibri"/>
                <w:b/>
              </w:rPr>
              <w:t>POPULATION</w:t>
            </w:r>
          </w:p>
        </w:tc>
      </w:tr>
      <w:tr w:rsidR="005A2227" w:rsidRPr="00E352EF" w14:paraId="13210CC3"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7CDF3" w14:textId="77777777" w:rsidR="005A2227" w:rsidRPr="00E352EF" w:rsidRDefault="0097053A">
            <w:pPr>
              <w:jc w:val="both"/>
            </w:pPr>
            <w:r w:rsidRPr="00E352EF">
              <w:rPr>
                <w:rFonts w:ascii="Calibri" w:eastAsia="Calibri" w:hAnsi="Calibri" w:cs="Calibri"/>
              </w:rPr>
              <w:t>2012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48BE4" w14:textId="77777777" w:rsidR="005A2227" w:rsidRPr="00E352EF" w:rsidRDefault="0097053A">
            <w:pPr>
              <w:jc w:val="both"/>
            </w:pPr>
            <w:r w:rsidRPr="00E352EF">
              <w:rPr>
                <w:rFonts w:ascii="Calibri" w:eastAsia="Calibri" w:hAnsi="Calibri" w:cs="Calibri"/>
              </w:rPr>
              <w:t>Belgium</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76E89"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86D43"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487F8" w14:textId="77777777" w:rsidR="005A2227" w:rsidRPr="00E352EF" w:rsidRDefault="0097053A">
            <w:pPr>
              <w:jc w:val="both"/>
            </w:pPr>
            <w:r w:rsidRPr="00E352EF">
              <w:rPr>
                <w:rFonts w:ascii="Calibri" w:eastAsia="Calibri" w:hAnsi="Calibri" w:cs="Calibri"/>
              </w:rPr>
              <w:t>10</w:t>
            </w:r>
          </w:p>
        </w:tc>
      </w:tr>
    </w:tbl>
    <w:p w14:paraId="75F35C3E" w14:textId="77777777" w:rsidR="005A2227" w:rsidRPr="00E352EF" w:rsidRDefault="005A2227"/>
    <w:p w14:paraId="1426BAB3" w14:textId="77777777" w:rsidR="005A2227" w:rsidRPr="00E352EF" w:rsidRDefault="0097053A" w:rsidP="00EA6708">
      <w:r w:rsidRPr="00E352EF">
        <w:rPr>
          <w:rFonts w:ascii="Cambria" w:eastAsia="Calibri" w:hAnsi="Cambria"/>
        </w:rPr>
        <w:t xml:space="preserve">2) </w:t>
      </w:r>
      <w:r w:rsidRPr="00E352EF">
        <w:rPr>
          <w:rFonts w:ascii="Calibri" w:eastAsia="Calibri" w:hAnsi="Calibri" w:cs="Calibri"/>
        </w:rPr>
        <w:t xml:space="preserve">DatasetC := </w:t>
      </w:r>
      <w:r w:rsidRPr="00E352EF">
        <w:rPr>
          <w:rFonts w:ascii="Calibri" w:eastAsia="Calibri" w:hAnsi="Calibri" w:cs="Calibri"/>
          <w:b/>
        </w:rPr>
        <w:t>setdiff</w:t>
      </w:r>
      <w:r w:rsidRPr="00E352EF">
        <w:rPr>
          <w:rFonts w:ascii="Calibri" w:eastAsia="Calibri" w:hAnsi="Calibri" w:cs="Calibri"/>
        </w:rPr>
        <w:t xml:space="preserve"> (DatasetA </w:t>
      </w:r>
      <w:r w:rsidRPr="00E352EF">
        <w:rPr>
          <w:rFonts w:ascii="Calibri" w:eastAsia="Calibri" w:hAnsi="Calibri" w:cs="Calibri"/>
          <w:b/>
        </w:rPr>
        <w:t>,</w:t>
      </w:r>
      <w:r w:rsidRPr="00E352EF">
        <w:rPr>
          <w:rFonts w:ascii="Calibri" w:eastAsia="Calibri" w:hAnsi="Calibri" w:cs="Calibri"/>
        </w:rPr>
        <w:t>DatasetB)</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87B43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D52864" w14:textId="77777777" w:rsidR="005A2227" w:rsidRPr="00E352EF" w:rsidRDefault="0097053A">
            <w:pPr>
              <w:jc w:val="both"/>
            </w:pPr>
            <w:r w:rsidRPr="00E352EF">
              <w:rPr>
                <w:rFonts w:ascii="Calibri" w:eastAsia="Calibri" w:hAnsi="Calibri" w:cs="Calibri"/>
              </w:rPr>
              <w:t>Dataset A</w:t>
            </w:r>
          </w:p>
        </w:tc>
      </w:tr>
      <w:tr w:rsidR="005A2227" w:rsidRPr="00E352EF" w14:paraId="24BF5D97"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CAB7FA"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00E91C"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FB913D"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FFC899" w14:textId="77777777" w:rsidR="005A2227" w:rsidRPr="00E352EF" w:rsidRDefault="0097053A">
            <w:pPr>
              <w:jc w:val="both"/>
            </w:pPr>
            <w:r w:rsidRPr="00E352EF">
              <w:rPr>
                <w:rFonts w:ascii="Calibri" w:eastAsia="Calibri" w:hAnsi="Calibri" w:cs="Calibri"/>
                <w:b/>
              </w:rPr>
              <w:t>VALUE</w:t>
            </w:r>
          </w:p>
        </w:tc>
      </w:tr>
      <w:tr w:rsidR="005A2227" w:rsidRPr="00E352EF" w14:paraId="50BF385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632AF"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352B1"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8387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A800D" w14:textId="77777777" w:rsidR="005A2227" w:rsidRPr="00E352EF" w:rsidRDefault="0097053A">
            <w:pPr>
              <w:jc w:val="both"/>
            </w:pPr>
            <w:r w:rsidRPr="00E352EF">
              <w:rPr>
                <w:rFonts w:ascii="Calibri" w:eastAsia="Calibri" w:hAnsi="Calibri" w:cs="Calibri"/>
              </w:rPr>
              <w:t>7</w:t>
            </w:r>
          </w:p>
        </w:tc>
      </w:tr>
      <w:tr w:rsidR="005A2227" w:rsidRPr="00E352EF" w14:paraId="58B5059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0E4E7"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A4B76"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DA3A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9AA1" w14:textId="77777777" w:rsidR="005A2227" w:rsidRPr="00E352EF" w:rsidRDefault="0097053A">
            <w:pPr>
              <w:jc w:val="both"/>
            </w:pPr>
            <w:r w:rsidRPr="00E352EF">
              <w:rPr>
                <w:rFonts w:ascii="Calibri" w:eastAsia="Calibri" w:hAnsi="Calibri" w:cs="Calibri"/>
              </w:rPr>
              <w:t>10</w:t>
            </w:r>
          </w:p>
        </w:tc>
      </w:tr>
      <w:tr w:rsidR="005A2227" w:rsidRPr="00E352EF" w14:paraId="1E1E823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D89B"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83FB"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90D92"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A8EA1" w14:textId="77777777" w:rsidR="005A2227" w:rsidRPr="00E352EF" w:rsidRDefault="0097053A">
            <w:pPr>
              <w:jc w:val="both"/>
            </w:pPr>
            <w:r w:rsidRPr="00E352EF">
              <w:rPr>
                <w:rFonts w:ascii="Calibri" w:eastAsia="Calibri" w:hAnsi="Calibri" w:cs="Calibri"/>
              </w:rPr>
              <w:t>12</w:t>
            </w:r>
          </w:p>
        </w:tc>
      </w:tr>
    </w:tbl>
    <w:p w14:paraId="13775081" w14:textId="77777777" w:rsidR="005A2227" w:rsidRPr="00E352EF" w:rsidRDefault="005A2227">
      <w:pPr>
        <w:jc w:val="both"/>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B8C7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581F61" w14:textId="77777777" w:rsidR="005A2227" w:rsidRPr="00E352EF" w:rsidRDefault="0097053A">
            <w:pPr>
              <w:jc w:val="both"/>
            </w:pPr>
            <w:r w:rsidRPr="00E352EF">
              <w:rPr>
                <w:rFonts w:ascii="Calibri" w:eastAsia="Calibri" w:hAnsi="Calibri" w:cs="Calibri"/>
              </w:rPr>
              <w:lastRenderedPageBreak/>
              <w:t>Dataset B</w:t>
            </w:r>
          </w:p>
        </w:tc>
      </w:tr>
      <w:tr w:rsidR="005A2227" w:rsidRPr="00E352EF" w14:paraId="1E08873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BBC5E8"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A4205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7A4368"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78F2D4" w14:textId="77777777" w:rsidR="005A2227" w:rsidRPr="00E352EF" w:rsidRDefault="0097053A">
            <w:pPr>
              <w:jc w:val="both"/>
            </w:pPr>
            <w:r w:rsidRPr="00E352EF">
              <w:rPr>
                <w:rFonts w:ascii="Calibri" w:eastAsia="Calibri" w:hAnsi="Calibri" w:cs="Calibri"/>
                <w:b/>
              </w:rPr>
              <w:t>VALUE</w:t>
            </w:r>
          </w:p>
        </w:tc>
      </w:tr>
      <w:tr w:rsidR="005A2227" w:rsidRPr="00E352EF" w14:paraId="56D3BB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7CE13"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9963B"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51B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9A460" w14:textId="77777777" w:rsidR="005A2227" w:rsidRPr="00E352EF" w:rsidRDefault="0097053A">
            <w:pPr>
              <w:jc w:val="both"/>
            </w:pPr>
            <w:r w:rsidRPr="00E352EF">
              <w:rPr>
                <w:rFonts w:ascii="Calibri" w:eastAsia="Calibri" w:hAnsi="Calibri" w:cs="Calibri"/>
              </w:rPr>
              <w:t>7</w:t>
            </w:r>
          </w:p>
        </w:tc>
      </w:tr>
      <w:tr w:rsidR="005A2227" w:rsidRPr="00E352EF" w14:paraId="38A9B52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8D23D"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62011"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8DE9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9D27" w14:textId="77777777" w:rsidR="005A2227" w:rsidRPr="00E352EF" w:rsidRDefault="0097053A">
            <w:pPr>
              <w:jc w:val="both"/>
            </w:pPr>
            <w:r w:rsidRPr="00E352EF">
              <w:rPr>
                <w:rFonts w:ascii="Calibri" w:eastAsia="Calibri" w:hAnsi="Calibri" w:cs="Calibri"/>
              </w:rPr>
              <w:t>10</w:t>
            </w:r>
          </w:p>
        </w:tc>
      </w:tr>
    </w:tbl>
    <w:p w14:paraId="61988F6F"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A3E7C67"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C37A7A" w14:textId="77777777" w:rsidR="005A2227" w:rsidRPr="00E352EF" w:rsidRDefault="0097053A">
            <w:pPr>
              <w:jc w:val="both"/>
            </w:pPr>
            <w:r w:rsidRPr="00E352EF">
              <w:rPr>
                <w:rFonts w:ascii="Calibri" w:eastAsia="Calibri" w:hAnsi="Calibri" w:cs="Calibri"/>
              </w:rPr>
              <w:t>Dataset C</w:t>
            </w:r>
          </w:p>
        </w:tc>
      </w:tr>
      <w:tr w:rsidR="005A2227" w:rsidRPr="00E352EF" w14:paraId="6F4A5AA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374C57"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78860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BAFEB5"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CA2DC3" w14:textId="77777777" w:rsidR="005A2227" w:rsidRPr="00E352EF" w:rsidRDefault="0097053A">
            <w:pPr>
              <w:jc w:val="both"/>
            </w:pPr>
            <w:r w:rsidRPr="00E352EF">
              <w:rPr>
                <w:rFonts w:ascii="Calibri" w:eastAsia="Calibri" w:hAnsi="Calibri" w:cs="Calibri"/>
                <w:b/>
              </w:rPr>
              <w:t>VALUE</w:t>
            </w:r>
          </w:p>
        </w:tc>
      </w:tr>
      <w:tr w:rsidR="005A2227" w:rsidRPr="00E352EF" w14:paraId="3B38698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5413E"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4A96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307D8"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0AAE2" w14:textId="77777777" w:rsidR="005A2227" w:rsidRPr="00E352EF" w:rsidRDefault="0097053A">
            <w:pPr>
              <w:jc w:val="both"/>
            </w:pPr>
            <w:r w:rsidRPr="00E352EF">
              <w:rPr>
                <w:rFonts w:ascii="Calibri" w:eastAsia="Calibri" w:hAnsi="Calibri" w:cs="Calibri"/>
              </w:rPr>
              <w:t>12</w:t>
            </w:r>
          </w:p>
        </w:tc>
      </w:tr>
    </w:tbl>
    <w:p w14:paraId="7E35608B" w14:textId="77777777" w:rsidR="005A2227" w:rsidRPr="00E352EF" w:rsidRDefault="005A2227"/>
    <w:p w14:paraId="60C5A20A" w14:textId="77777777" w:rsidR="005A2227" w:rsidRPr="00E352EF" w:rsidRDefault="0097053A" w:rsidP="00897489">
      <w:pPr>
        <w:pStyle w:val="Stile3"/>
        <w:rPr>
          <w:lang w:val="en-GB"/>
        </w:rPr>
      </w:pPr>
      <w:bookmarkStart w:id="11107" w:name="_Toc462659731"/>
      <w:bookmarkStart w:id="11108" w:name="_Toc463805783"/>
      <w:bookmarkStart w:id="11109" w:name="_Toc464487960"/>
      <w:r w:rsidRPr="00E352EF">
        <w:rPr>
          <w:lang w:val="en-GB"/>
        </w:rPr>
        <w:t>subscript</w:t>
      </w:r>
      <w:bookmarkEnd w:id="11107"/>
      <w:bookmarkEnd w:id="11108"/>
      <w:bookmarkEnd w:id="11109"/>
    </w:p>
    <w:p w14:paraId="18E6490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58D5562" w14:textId="77777777" w:rsidR="005A2227" w:rsidRPr="00E352EF" w:rsidRDefault="0097053A" w:rsidP="00897489">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subscript</w:t>
      </w:r>
      <w:r w:rsidRPr="00E352EF">
        <w:rPr>
          <w:rFonts w:ascii="Cambria" w:eastAsia="Calibri" w:hAnsi="Cambria" w:cs="Calibri"/>
        </w:rPr>
        <w:t xml:space="preserve"> takes as input a Dataset and a sequence of Identifier Components with their respective values, and returns another Dataset having only the data points that contains the values specified in the subscript for the respective Identifier Component. </w:t>
      </w:r>
    </w:p>
    <w:p w14:paraId="2A116C64" w14:textId="77777777" w:rsidR="00897489" w:rsidRPr="00E352EF" w:rsidRDefault="00897489" w:rsidP="00897489">
      <w:pPr>
        <w:rPr>
          <w:rFonts w:ascii="Cambria" w:eastAsia="Calibri" w:hAnsi="Cambria" w:cs="Calibri"/>
          <w:i/>
          <w:color w:val="5B9BD5"/>
        </w:rPr>
      </w:pPr>
    </w:p>
    <w:p w14:paraId="7977FF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0B8C4DC2" w14:textId="77777777" w:rsidR="005A2227" w:rsidRPr="00E352EF" w:rsidRDefault="0097053A" w:rsidP="00897489">
      <w:pPr>
        <w:rPr>
          <w:rFonts w:ascii="Cambria" w:hAnsi="Cambria"/>
        </w:rPr>
      </w:pPr>
      <w:r w:rsidRPr="00E352EF">
        <w:rPr>
          <w:rFonts w:ascii="Cambria" w:eastAsia="Calibri" w:hAnsi="Cambria" w:cs="Calibri"/>
          <w:i/>
        </w:rPr>
        <w:t xml:space="preserve">ds </w:t>
      </w:r>
      <w:r w:rsidR="00534AA7"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  </w:t>
      </w:r>
      <w:r w:rsidRPr="00E352EF">
        <w:rPr>
          <w:rFonts w:ascii="Cambria" w:eastAsia="Calibri" w:hAnsi="Cambria" w:cs="Calibri"/>
          <w:i/>
        </w:rPr>
        <w:t>comp_value1</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comp_value2</w:t>
      </w:r>
      <w:r w:rsidRPr="00E352EF">
        <w:rPr>
          <w:rFonts w:ascii="Cambria" w:eastAsia="Calibri" w:hAnsi="Cambria" w:cs="Calibri"/>
        </w:rPr>
        <w:t xml:space="preserve"> } * </w:t>
      </w:r>
      <w:r w:rsidR="00534AA7" w:rsidRPr="00E352EF">
        <w:rPr>
          <w:rFonts w:ascii="Cambria" w:eastAsia="Calibri" w:hAnsi="Cambria" w:cs="Calibri"/>
          <w:b/>
        </w:rPr>
        <w:t>]</w:t>
      </w:r>
    </w:p>
    <w:p w14:paraId="208FBD28" w14:textId="77777777" w:rsidR="00897489" w:rsidRPr="00E352EF" w:rsidRDefault="00897489" w:rsidP="00897489">
      <w:pPr>
        <w:rPr>
          <w:rFonts w:ascii="Cambria" w:eastAsia="Calibri" w:hAnsi="Cambria" w:cs="Calibri"/>
          <w:i/>
          <w:color w:val="5B9BD5"/>
        </w:rPr>
      </w:pPr>
    </w:p>
    <w:p w14:paraId="45586B6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6C1DB113"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Dataset</w:t>
      </w:r>
    </w:p>
    <w:p w14:paraId="4A1F1180"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w:t>
      </w:r>
      <w:r w:rsidR="00297BF2" w:rsidRPr="00E352EF">
        <w:t>Dataset</w:t>
      </w:r>
      <w:r w:rsidRPr="00E352EF">
        <w:rPr>
          <w:rFonts w:ascii="Cambria" w:eastAsia="Calibri" w:hAnsi="Cambria" w:cs="Calibri"/>
        </w:rPr>
        <w:t xml:space="preserve"> component-ref</w:t>
      </w:r>
    </w:p>
    <w:p w14:paraId="24EF2F0C"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 is a valid value for component</w:t>
      </w:r>
    </w:p>
    <w:p w14:paraId="06ECA725" w14:textId="77777777" w:rsidR="00897489" w:rsidRPr="00E352EF" w:rsidRDefault="00897489" w:rsidP="00897489">
      <w:pPr>
        <w:rPr>
          <w:rFonts w:ascii="Cambria" w:eastAsia="Calibri" w:hAnsi="Cambria" w:cs="Calibri"/>
          <w:i/>
          <w:color w:val="5B9BD5"/>
        </w:rPr>
      </w:pPr>
    </w:p>
    <w:p w14:paraId="3FD4EA5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662FED44"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 </w:t>
      </w:r>
      <w:r w:rsidRPr="00E352EF">
        <w:rPr>
          <w:rFonts w:ascii="Cambria" w:eastAsia="Calibri" w:hAnsi="Cambria" w:cs="Calibri"/>
        </w:rPr>
        <w:t xml:space="preserve">must be a valid Identifier of </w:t>
      </w:r>
      <w:r w:rsidRPr="00E352EF">
        <w:rPr>
          <w:rFonts w:ascii="Cambria" w:eastAsia="Calibri" w:hAnsi="Cambria" w:cs="Calibri"/>
          <w:i/>
        </w:rPr>
        <w:t>ds</w:t>
      </w:r>
      <w:r w:rsidRPr="00E352EF">
        <w:rPr>
          <w:rFonts w:ascii="Cambria" w:eastAsia="Calibri" w:hAnsi="Cambria" w:cs="Calibri"/>
        </w:rPr>
        <w:t xml:space="preserve"> component.</w:t>
      </w:r>
    </w:p>
    <w:p w14:paraId="57AE30BA"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must be a valid value for the related component.</w:t>
      </w:r>
    </w:p>
    <w:p w14:paraId="50904668" w14:textId="77777777" w:rsidR="00897489" w:rsidRPr="00E352EF" w:rsidRDefault="00897489" w:rsidP="00897489">
      <w:pPr>
        <w:rPr>
          <w:rFonts w:ascii="Cambria" w:eastAsia="Calibri" w:hAnsi="Cambria" w:cs="Calibri"/>
          <w:i/>
          <w:color w:val="5B9BD5"/>
        </w:rPr>
      </w:pPr>
    </w:p>
    <w:p w14:paraId="49E9E0C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C60A901" w14:textId="77777777" w:rsidR="005A2227" w:rsidRPr="00E352EF" w:rsidRDefault="0097053A" w:rsidP="00897489">
      <w:pPr>
        <w:jc w:val="both"/>
        <w:rPr>
          <w:rFonts w:ascii="Cambria" w:hAnsi="Cambria"/>
        </w:rPr>
      </w:pPr>
      <w:r w:rsidRPr="00E352EF">
        <w:rPr>
          <w:rFonts w:ascii="Cambria" w:eastAsia="Calibri" w:hAnsi="Cambria" w:cs="Calibri"/>
        </w:rPr>
        <w:t xml:space="preserve">A </w:t>
      </w:r>
      <w:r w:rsidR="00297BF2" w:rsidRPr="00E352EF">
        <w:t>Dataset</w:t>
      </w:r>
      <w:r w:rsidRPr="00E352EF">
        <w:rPr>
          <w:rFonts w:ascii="Cambria" w:eastAsia="Calibri" w:hAnsi="Cambria" w:cs="Calibri"/>
        </w:rPr>
        <w:t xml:space="preserve"> having the </w:t>
      </w:r>
      <w:r w:rsidR="007024E7" w:rsidRPr="00E352EF">
        <w:rPr>
          <w:rFonts w:ascii="Cambria" w:eastAsia="Calibri" w:hAnsi="Cambria" w:cs="Calibri"/>
        </w:rPr>
        <w:t xml:space="preserve">same </w:t>
      </w:r>
      <w:r w:rsidRPr="00E352EF">
        <w:rPr>
          <w:rFonts w:ascii="Cambria" w:eastAsia="Calibri" w:hAnsi="Cambria" w:cs="Calibri"/>
        </w:rPr>
        <w:t xml:space="preserve">Measure and Attribute Components </w:t>
      </w:r>
      <w:r w:rsidR="007024E7" w:rsidRPr="00E352EF">
        <w:rPr>
          <w:rFonts w:ascii="Cambria" w:eastAsia="Calibri" w:hAnsi="Cambria" w:cs="Calibri"/>
        </w:rPr>
        <w:t xml:space="preserve">as </w:t>
      </w:r>
      <w:r w:rsidRPr="00E352EF">
        <w:rPr>
          <w:rFonts w:ascii="Cambria" w:eastAsia="Calibri" w:hAnsi="Cambria" w:cs="Calibri"/>
        </w:rPr>
        <w:t>the input one, and all the Identifier Component</w:t>
      </w:r>
      <w:r w:rsidR="007024E7" w:rsidRPr="00E352EF">
        <w:rPr>
          <w:rFonts w:ascii="Cambria" w:eastAsia="Calibri" w:hAnsi="Cambria" w:cs="Calibri"/>
        </w:rPr>
        <w:t>s</w:t>
      </w:r>
      <w:r w:rsidRPr="00E352EF">
        <w:rPr>
          <w:rFonts w:ascii="Cambria" w:eastAsia="Calibri" w:hAnsi="Cambria" w:cs="Calibri"/>
        </w:rPr>
        <w:t xml:space="preserve"> </w:t>
      </w:r>
      <w:r w:rsidR="007024E7" w:rsidRPr="00E352EF">
        <w:rPr>
          <w:rFonts w:ascii="Cambria" w:eastAsia="Calibri" w:hAnsi="Cambria" w:cs="Calibri"/>
        </w:rPr>
        <w:t xml:space="preserve">that </w:t>
      </w:r>
      <w:r w:rsidRPr="00E352EF">
        <w:rPr>
          <w:rFonts w:ascii="Cambria" w:eastAsia="Calibri" w:hAnsi="Cambria" w:cs="Calibri"/>
        </w:rPr>
        <w:t>are not specified as parameters</w:t>
      </w:r>
      <w:r w:rsidRPr="00E352EF">
        <w:rPr>
          <w:rFonts w:ascii="Cambria" w:eastAsia="Calibri" w:hAnsi="Cambria" w:cs="Calibri"/>
          <w:i/>
        </w:rPr>
        <w:t xml:space="preserve"> </w:t>
      </w:r>
      <w:r w:rsidRPr="00E352EF">
        <w:rPr>
          <w:rFonts w:ascii="Cambria" w:eastAsia="Calibri" w:hAnsi="Cambria" w:cs="Calibri"/>
        </w:rPr>
        <w:t>(</w:t>
      </w:r>
      <w:r w:rsidRPr="00E352EF">
        <w:rPr>
          <w:rFonts w:ascii="Cambria" w:eastAsia="Calibri" w:hAnsi="Cambria" w:cs="Calibri"/>
          <w:i/>
        </w:rPr>
        <w:t>comp</w:t>
      </w:r>
      <w:r w:rsidRPr="00E352EF">
        <w:rPr>
          <w:rFonts w:ascii="Cambria" w:eastAsia="Calibri" w:hAnsi="Cambria" w:cs="Calibri"/>
        </w:rPr>
        <w:t xml:space="preserve">). </w:t>
      </w:r>
      <w:r w:rsidR="007024E7" w:rsidRPr="00E352EF">
        <w:rPr>
          <w:rFonts w:ascii="Cambria" w:eastAsia="Calibri" w:hAnsi="Cambria" w:cs="Calibri"/>
        </w:rPr>
        <w:t xml:space="preserve">The </w:t>
      </w:r>
      <w:r w:rsidRPr="00E352EF">
        <w:rPr>
          <w:rFonts w:ascii="Cambria" w:eastAsia="Calibri" w:hAnsi="Cambria" w:cs="Calibri"/>
        </w:rPr>
        <w:t xml:space="preserve">Data points of the returned </w:t>
      </w:r>
      <w:r w:rsidR="00297BF2" w:rsidRPr="00E352EF">
        <w:t>Dataset</w:t>
      </w:r>
      <w:r w:rsidRPr="00E352EF">
        <w:rPr>
          <w:rFonts w:ascii="Cambria" w:eastAsia="Calibri" w:hAnsi="Cambria" w:cs="Calibri"/>
        </w:rPr>
        <w:t xml:space="preserve"> are all </w:t>
      </w:r>
      <w:r w:rsidR="00361CAC" w:rsidRPr="00E352EF">
        <w:rPr>
          <w:rFonts w:ascii="Cambria" w:eastAsia="Calibri" w:hAnsi="Cambria" w:cs="Calibri"/>
        </w:rPr>
        <w:t xml:space="preserve">those </w:t>
      </w:r>
      <w:r w:rsidRPr="00E352EF">
        <w:rPr>
          <w:rFonts w:ascii="Cambria" w:eastAsia="Calibri" w:hAnsi="Cambria" w:cs="Calibri"/>
        </w:rPr>
        <w:t xml:space="preserve">of </w:t>
      </w:r>
      <w:r w:rsidRPr="00E352EF">
        <w:rPr>
          <w:rFonts w:ascii="Cambria" w:eastAsia="Calibri" w:hAnsi="Cambria" w:cs="Calibri"/>
          <w:i/>
        </w:rPr>
        <w:t>ds</w:t>
      </w:r>
      <w:r w:rsidRPr="00E352EF">
        <w:rPr>
          <w:rFonts w:ascii="Cambria" w:eastAsia="Calibri" w:hAnsi="Cambria" w:cs="Calibri"/>
        </w:rPr>
        <w:t xml:space="preserve"> whose values having for the subscripted identifier component(s) </w:t>
      </w:r>
      <w:r w:rsidR="00361CAC" w:rsidRPr="00E352EF">
        <w:rPr>
          <w:rFonts w:ascii="Cambria" w:eastAsia="Calibri" w:hAnsi="Cambria" w:cs="Calibri"/>
        </w:rPr>
        <w:t>con</w:t>
      </w:r>
      <w:r w:rsidR="008D0823" w:rsidRPr="00E352EF">
        <w:rPr>
          <w:rFonts w:ascii="Cambria" w:eastAsia="Calibri" w:hAnsi="Cambria" w:cs="Calibri"/>
        </w:rPr>
        <w:t>cide</w:t>
      </w:r>
      <w:r w:rsidR="00361CAC" w:rsidRPr="00E352EF">
        <w:rPr>
          <w:rFonts w:ascii="Cambria" w:eastAsia="Calibri" w:hAnsi="Cambria" w:cs="Calibri"/>
        </w:rPr>
        <w:t xml:space="preserve"> with </w:t>
      </w:r>
      <w:r w:rsidRPr="00E352EF">
        <w:rPr>
          <w:rFonts w:ascii="Cambria" w:eastAsia="Calibri" w:hAnsi="Cambria" w:cs="Calibri"/>
        </w:rPr>
        <w:t>the values specified in the subscript.</w:t>
      </w:r>
    </w:p>
    <w:p w14:paraId="13405120" w14:textId="77777777" w:rsidR="00897489" w:rsidRPr="00E352EF" w:rsidRDefault="00897489" w:rsidP="006479D5">
      <w:pPr>
        <w:jc w:val="both"/>
        <w:rPr>
          <w:rFonts w:ascii="Cambria" w:eastAsia="Calibri" w:hAnsi="Cambria" w:cs="Calibri"/>
        </w:rPr>
      </w:pPr>
    </w:p>
    <w:p w14:paraId="2574F03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2308C02" w14:textId="77777777" w:rsidR="005A2227" w:rsidRPr="00E352EF" w:rsidRDefault="0097053A" w:rsidP="00897489">
      <w:pPr>
        <w:jc w:val="both"/>
        <w:rPr>
          <w:rFonts w:ascii="Cambria" w:eastAsia="Calibri" w:hAnsi="Cambria" w:cs="Calibri"/>
        </w:rPr>
      </w:pPr>
      <w:r w:rsidRPr="00E352EF">
        <w:rPr>
          <w:rFonts w:ascii="Cambria" w:eastAsia="Calibri" w:hAnsi="Cambria" w:cs="Calibri"/>
        </w:rPr>
        <w:t xml:space="preserve">This operator removes identifiers components of the </w:t>
      </w:r>
      <w:r w:rsidR="00297BF2" w:rsidRPr="00E352EF">
        <w:t>Dataset</w:t>
      </w:r>
      <w:r w:rsidRPr="00E352EF">
        <w:rPr>
          <w:rFonts w:ascii="Cambria" w:eastAsia="Calibri" w:hAnsi="Cambria" w:cs="Calibri"/>
        </w:rPr>
        <w:t xml:space="preserve"> performing before a filter over the components values specified in the subscript. This avoid</w:t>
      </w:r>
      <w:r w:rsidR="00361CAC" w:rsidRPr="00E352EF">
        <w:rPr>
          <w:rFonts w:ascii="Cambria" w:eastAsia="Calibri" w:hAnsi="Cambria" w:cs="Calibri"/>
        </w:rPr>
        <w:t>s</w:t>
      </w:r>
      <w:r w:rsidRPr="00E352EF">
        <w:rPr>
          <w:rFonts w:ascii="Cambria" w:eastAsia="Calibri" w:hAnsi="Cambria" w:cs="Calibri"/>
        </w:rPr>
        <w:t xml:space="preserve"> inconsistency on the returned </w:t>
      </w:r>
      <w:r w:rsidR="00297BF2" w:rsidRPr="00E352EF">
        <w:t>Dataset</w:t>
      </w:r>
      <w:r w:rsidRPr="00E352EF">
        <w:rPr>
          <w:rFonts w:ascii="Cambria" w:eastAsia="Calibri" w:hAnsi="Cambria" w:cs="Calibri"/>
        </w:rPr>
        <w:t xml:space="preserve">. </w:t>
      </w:r>
    </w:p>
    <w:p w14:paraId="24896480" w14:textId="77777777" w:rsidR="006479D5" w:rsidRPr="00E352EF" w:rsidRDefault="006479D5" w:rsidP="00897489">
      <w:pPr>
        <w:jc w:val="both"/>
        <w:rPr>
          <w:rFonts w:ascii="Cambria" w:eastAsia="Calibri" w:hAnsi="Cambria" w:cs="Calibri"/>
        </w:rPr>
      </w:pPr>
    </w:p>
    <w:p w14:paraId="6B77DF4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r w:rsidRPr="00E352EF">
        <w:rPr>
          <w:rFonts w:ascii="Cambria" w:eastAsia="Calibri" w:hAnsi="Cambria" w:cs="Calibri"/>
          <w:i/>
          <w:color w:val="5B9BD5"/>
        </w:rPr>
        <w:t xml:space="preserve"> </w:t>
      </w:r>
    </w:p>
    <w:p w14:paraId="70BD6342" w14:textId="77777777" w:rsidR="005A2227" w:rsidRPr="00E352EF" w:rsidRDefault="0097053A" w:rsidP="00C96285">
      <w:pPr>
        <w:rPr>
          <w:rFonts w:ascii="Cambria" w:eastAsia="Calibri" w:hAnsi="Cambria"/>
        </w:rPr>
      </w:pPr>
      <w:r w:rsidRPr="00E352EF">
        <w:rPr>
          <w:rFonts w:ascii="Cambria" w:eastAsia="Calibri" w:hAnsi="Cambria"/>
        </w:rPr>
        <w:t xml:space="preserve">1)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b/>
        </w:rPr>
        <w:t xml:space="preserve"> </w:t>
      </w:r>
    </w:p>
    <w:p w14:paraId="2C95CB4C"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1553C90B"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A4E0E1" w14:textId="77777777" w:rsidR="005A2227" w:rsidRPr="00E352EF" w:rsidRDefault="0097053A">
            <w:pPr>
              <w:jc w:val="both"/>
            </w:pPr>
            <w:r w:rsidRPr="00E352EF">
              <w:rPr>
                <w:rFonts w:ascii="Calibri" w:eastAsia="Calibri" w:hAnsi="Calibri" w:cs="Calibri"/>
              </w:rPr>
              <w:t>ds_1</w:t>
            </w:r>
          </w:p>
        </w:tc>
      </w:tr>
      <w:tr w:rsidR="005A2227" w:rsidRPr="00E352EF" w14:paraId="4C57CC23"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547267"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5B73B"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4315CB"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A7F1E7"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07F7E6A4" w14:textId="77777777" w:rsidR="005A2227" w:rsidRPr="00E352EF" w:rsidRDefault="0097053A">
            <w:pPr>
              <w:jc w:val="both"/>
            </w:pPr>
            <w:r w:rsidRPr="00E352EF">
              <w:rPr>
                <w:rFonts w:ascii="Calibri" w:eastAsia="Calibri" w:hAnsi="Calibri" w:cs="Calibri"/>
                <w:b/>
              </w:rPr>
              <w:t>OBS_STATUS</w:t>
            </w:r>
          </w:p>
        </w:tc>
      </w:tr>
      <w:tr w:rsidR="005A2227" w:rsidRPr="00E352EF" w14:paraId="1F22E43C"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F3B2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CF1E1"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80CB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C438"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D6119" w14:textId="77777777" w:rsidR="005A2227" w:rsidRPr="00E352EF" w:rsidRDefault="0097053A">
            <w:pPr>
              <w:jc w:val="both"/>
            </w:pPr>
            <w:r w:rsidRPr="00E352EF">
              <w:rPr>
                <w:rFonts w:ascii="Calibri" w:eastAsia="Calibri" w:hAnsi="Calibri" w:cs="Calibri"/>
              </w:rPr>
              <w:t>D</w:t>
            </w:r>
          </w:p>
        </w:tc>
      </w:tr>
      <w:tr w:rsidR="005A2227" w:rsidRPr="00E352EF" w14:paraId="7A677F25"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A97B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AC049"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F9FF1"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797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C1B7E" w14:textId="77777777" w:rsidR="005A2227" w:rsidRPr="00E352EF" w:rsidRDefault="0097053A">
            <w:pPr>
              <w:jc w:val="both"/>
            </w:pPr>
            <w:r w:rsidRPr="00E352EF">
              <w:rPr>
                <w:rFonts w:ascii="Calibri" w:eastAsia="Calibri" w:hAnsi="Calibri" w:cs="Calibri"/>
              </w:rPr>
              <w:t>P</w:t>
            </w:r>
          </w:p>
        </w:tc>
      </w:tr>
      <w:tr w:rsidR="005A2227" w:rsidRPr="00E352EF" w14:paraId="48ECDB68"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5AE7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401F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B899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A3642"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031A1" w14:textId="77777777" w:rsidR="005A2227" w:rsidRPr="00E352EF" w:rsidRDefault="0097053A">
            <w:pPr>
              <w:jc w:val="both"/>
            </w:pPr>
            <w:r w:rsidRPr="00E352EF">
              <w:rPr>
                <w:rFonts w:ascii="Calibri" w:eastAsia="Calibri" w:hAnsi="Calibri" w:cs="Calibri"/>
              </w:rPr>
              <w:t>P</w:t>
            </w:r>
          </w:p>
        </w:tc>
      </w:tr>
      <w:tr w:rsidR="005A2227" w:rsidRPr="00E352EF" w14:paraId="4DAA2B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A109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4BCC65"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D207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39D5E"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91010" w14:textId="77777777" w:rsidR="005A2227" w:rsidRPr="00E352EF" w:rsidRDefault="0097053A">
            <w:pPr>
              <w:jc w:val="both"/>
            </w:pPr>
            <w:r w:rsidRPr="00E352EF">
              <w:rPr>
                <w:rFonts w:ascii="Calibri" w:eastAsia="Calibri" w:hAnsi="Calibri" w:cs="Calibri"/>
              </w:rPr>
              <w:t>P</w:t>
            </w:r>
          </w:p>
        </w:tc>
      </w:tr>
    </w:tbl>
    <w:p w14:paraId="57A73EFE" w14:textId="77777777" w:rsidR="005A2227" w:rsidRPr="00E352EF" w:rsidRDefault="005A2227">
      <w:pPr>
        <w:tabs>
          <w:tab w:val="left" w:pos="0"/>
        </w:tabs>
        <w:spacing w:after="40"/>
      </w:pPr>
    </w:p>
    <w:p w14:paraId="1F8B0BBD" w14:textId="77777777" w:rsidR="006479D5" w:rsidRPr="00E352EF" w:rsidRDefault="006479D5">
      <w:pPr>
        <w:tabs>
          <w:tab w:val="left" w:pos="0"/>
        </w:tabs>
        <w:spacing w:after="40"/>
      </w:pPr>
    </w:p>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1A72C26A" w14:textId="77777777">
        <w:trPr>
          <w:trHeight w:val="331"/>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6287DE6" w14:textId="77777777" w:rsidR="005A2227" w:rsidRPr="00E352EF" w:rsidRDefault="0097053A">
            <w:pPr>
              <w:jc w:val="both"/>
            </w:pPr>
            <w:r w:rsidRPr="00E352EF">
              <w:rPr>
                <w:rFonts w:ascii="Calibri" w:eastAsia="Calibri" w:hAnsi="Calibri" w:cs="Calibri"/>
              </w:rPr>
              <w:lastRenderedPageBreak/>
              <w:t>ds_2</w:t>
            </w:r>
          </w:p>
        </w:tc>
      </w:tr>
      <w:tr w:rsidR="005A2227" w:rsidRPr="00E352EF" w14:paraId="1D5722B7" w14:textId="77777777">
        <w:trPr>
          <w:trHeight w:val="101"/>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F991887"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4EB979"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3A2E4D45" w14:textId="77777777" w:rsidR="005A2227" w:rsidRPr="00E352EF" w:rsidRDefault="0097053A">
            <w:pPr>
              <w:jc w:val="both"/>
            </w:pPr>
            <w:r w:rsidRPr="00E352EF">
              <w:rPr>
                <w:rFonts w:ascii="Calibri" w:eastAsia="Calibri" w:hAnsi="Calibri" w:cs="Calibri"/>
                <w:b/>
              </w:rPr>
              <w:t>OBS_STATUS</w:t>
            </w:r>
          </w:p>
        </w:tc>
      </w:tr>
      <w:tr w:rsidR="005A2227" w:rsidRPr="00E352EF" w14:paraId="1B0919AF" w14:textId="77777777">
        <w:trPr>
          <w:trHeight w:val="216"/>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75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50687"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839AB" w14:textId="77777777" w:rsidR="005A2227" w:rsidRPr="00E352EF" w:rsidRDefault="0097053A">
            <w:pPr>
              <w:jc w:val="both"/>
            </w:pPr>
            <w:r w:rsidRPr="00E352EF">
              <w:rPr>
                <w:rFonts w:ascii="Calibri" w:eastAsia="Calibri" w:hAnsi="Calibri" w:cs="Calibri"/>
              </w:rPr>
              <w:t>D</w:t>
            </w:r>
          </w:p>
        </w:tc>
      </w:tr>
    </w:tbl>
    <w:p w14:paraId="472B09C4" w14:textId="77777777" w:rsidR="005A2227" w:rsidRPr="00E352EF" w:rsidRDefault="005A2227">
      <w:pPr>
        <w:tabs>
          <w:tab w:val="left" w:pos="0"/>
        </w:tabs>
        <w:spacing w:after="40"/>
      </w:pPr>
    </w:p>
    <w:p w14:paraId="59229113" w14:textId="77777777" w:rsidR="005A2227" w:rsidRPr="00E352EF" w:rsidRDefault="0097053A" w:rsidP="00C96285">
      <w:pPr>
        <w:rPr>
          <w:rFonts w:ascii="Cambria" w:hAnsi="Cambria"/>
        </w:rPr>
      </w:pPr>
      <w:r w:rsidRPr="00E352EF">
        <w:rPr>
          <w:rFonts w:ascii="Cambria" w:eastAsia="Calibri" w:hAnsi="Cambria"/>
        </w:rPr>
        <w:t xml:space="preserve">2) ds_2 := ds_1 </w:t>
      </w:r>
      <w:r w:rsidR="00534AA7" w:rsidRPr="00E352EF">
        <w:rPr>
          <w:rFonts w:ascii="Cambria" w:eastAsia="Calibri" w:hAnsi="Cambria"/>
          <w:b/>
        </w:rPr>
        <w:t>[</w:t>
      </w:r>
      <w:r w:rsidRPr="00E352EF">
        <w:rPr>
          <w:rFonts w:ascii="Cambria" w:eastAsia="Calibri" w:hAnsi="Cambria"/>
        </w:rPr>
        <w:t xml:space="preserve">time = 2010, ref_area = EU25, partner = CA </w:t>
      </w:r>
      <w:r w:rsidR="00534AA7" w:rsidRPr="00E352EF">
        <w:rPr>
          <w:rFonts w:ascii="Cambria" w:eastAsia="Calibri" w:hAnsi="Cambria"/>
          <w:b/>
        </w:rPr>
        <w:t>]</w:t>
      </w:r>
      <w:r w:rsidRPr="00E352EF">
        <w:rPr>
          <w:rFonts w:ascii="Cambria" w:eastAsia="Calibri" w:hAnsi="Cambria"/>
          <w:b/>
        </w:rPr>
        <w:t xml:space="preserve"> </w:t>
      </w:r>
    </w:p>
    <w:p w14:paraId="1E245CD2" w14:textId="77777777" w:rsidR="005A2227" w:rsidRPr="00E352EF" w:rsidRDefault="005A2227">
      <w:pPr>
        <w:tabs>
          <w:tab w:val="left" w:pos="0"/>
        </w:tabs>
        <w:spacing w:after="40"/>
      </w:pPr>
    </w:p>
    <w:tbl>
      <w:tblPr>
        <w:tblW w:w="272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10"/>
        <w:gridCol w:w="1412"/>
      </w:tblGrid>
      <w:tr w:rsidR="005A2227" w:rsidRPr="00E352EF" w14:paraId="331ADD52" w14:textId="77777777">
        <w:trPr>
          <w:trHeight w:val="101"/>
        </w:trPr>
        <w:tc>
          <w:tcPr>
            <w:tcW w:w="131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09B2BC" w14:textId="77777777" w:rsidR="005A2227" w:rsidRPr="00E352EF" w:rsidRDefault="0097053A">
            <w:pPr>
              <w:jc w:val="both"/>
            </w:pPr>
            <w:r w:rsidRPr="00E352EF">
              <w:rPr>
                <w:rFonts w:ascii="Calibri" w:eastAsia="Calibri" w:hAnsi="Calibri" w:cs="Calibri"/>
              </w:rPr>
              <w:t>ds_2</w:t>
            </w:r>
          </w:p>
        </w:tc>
      </w:tr>
      <w:tr w:rsidR="005A2227" w:rsidRPr="00E352EF" w14:paraId="2174C256" w14:textId="77777777">
        <w:trPr>
          <w:trHeight w:val="101"/>
        </w:trPr>
        <w:tc>
          <w:tcPr>
            <w:tcW w:w="13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A9528E"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2D0DB2B" w14:textId="77777777" w:rsidR="005A2227" w:rsidRPr="00E352EF" w:rsidRDefault="0097053A">
            <w:pPr>
              <w:jc w:val="both"/>
            </w:pPr>
            <w:r w:rsidRPr="00E352EF">
              <w:rPr>
                <w:rFonts w:ascii="Calibri" w:eastAsia="Calibri" w:hAnsi="Calibri" w:cs="Calibri"/>
                <w:b/>
              </w:rPr>
              <w:t>OBS_STATUS</w:t>
            </w:r>
          </w:p>
        </w:tc>
      </w:tr>
      <w:tr w:rsidR="005A2227" w:rsidRPr="00E352EF" w14:paraId="3CD946E9" w14:textId="77777777">
        <w:trPr>
          <w:trHeight w:val="302"/>
        </w:trPr>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01C30"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617BB" w14:textId="77777777" w:rsidR="005A2227" w:rsidRPr="00E352EF" w:rsidRDefault="0097053A">
            <w:pPr>
              <w:jc w:val="both"/>
            </w:pPr>
            <w:r w:rsidRPr="00E352EF">
              <w:rPr>
                <w:rFonts w:ascii="Calibri" w:eastAsia="Calibri" w:hAnsi="Calibri" w:cs="Calibri"/>
              </w:rPr>
              <w:t>D</w:t>
            </w:r>
          </w:p>
        </w:tc>
      </w:tr>
    </w:tbl>
    <w:p w14:paraId="76823AB9" w14:textId="77777777" w:rsidR="005A2227" w:rsidRPr="00E352EF" w:rsidRDefault="005A2227"/>
    <w:p w14:paraId="7D13C27D" w14:textId="77777777" w:rsidR="005A2227" w:rsidRPr="00E352EF" w:rsidRDefault="0097053A" w:rsidP="00C96285">
      <w:pPr>
        <w:rPr>
          <w:rFonts w:ascii="Cambria" w:eastAsia="Calibri" w:hAnsi="Cambria"/>
        </w:rPr>
      </w:pPr>
      <w:r w:rsidRPr="00E352EF">
        <w:rPr>
          <w:rFonts w:ascii="Cambria" w:eastAsia="Calibri" w:hAnsi="Cambria"/>
        </w:rPr>
        <w:t xml:space="preserve">3) ds_2 := ds_1 </w:t>
      </w:r>
      <w:r w:rsidR="00534AA7" w:rsidRPr="00E352EF">
        <w:rPr>
          <w:rFonts w:ascii="Cambria" w:eastAsia="Calibri" w:hAnsi="Cambria"/>
          <w:b/>
        </w:rPr>
        <w:t>[</w:t>
      </w:r>
      <w:r w:rsidRPr="00E352EF">
        <w:rPr>
          <w:rFonts w:ascii="Cambria" w:eastAsia="Calibri" w:hAnsi="Cambria"/>
        </w:rPr>
        <w:t xml:space="preserve">ref_area = EU25 </w:t>
      </w:r>
      <w:r w:rsidR="00534AA7" w:rsidRPr="00E352EF">
        <w:rPr>
          <w:rFonts w:ascii="Cambria" w:eastAsia="Calibri" w:hAnsi="Cambria"/>
          <w:b/>
        </w:rPr>
        <w:t>]</w:t>
      </w:r>
      <w:r w:rsidRPr="00E352EF">
        <w:rPr>
          <w:rFonts w:ascii="Cambria" w:eastAsia="Calibri" w:hAnsi="Cambria"/>
        </w:rPr>
        <w:t xml:space="preserve"> +  ds_1</w:t>
      </w:r>
      <w:r w:rsidR="00534AA7" w:rsidRPr="00E352EF">
        <w:rPr>
          <w:rFonts w:ascii="Cambria" w:eastAsia="Calibri" w:hAnsi="Cambria"/>
          <w:b/>
        </w:rPr>
        <w:t>[</w:t>
      </w:r>
      <w:r w:rsidRPr="00E352EF">
        <w:rPr>
          <w:rFonts w:ascii="Cambria" w:eastAsia="Calibri" w:hAnsi="Cambria"/>
          <w:b/>
        </w:rPr>
        <w:t xml:space="preserve"> </w:t>
      </w:r>
      <w:r w:rsidRPr="00E352EF">
        <w:rPr>
          <w:rFonts w:ascii="Cambria" w:eastAsia="Calibri" w:hAnsi="Cambria"/>
        </w:rPr>
        <w:t xml:space="preserve">ref_area = BG </w:t>
      </w:r>
      <w:r w:rsidR="00534AA7" w:rsidRPr="00E352EF">
        <w:rPr>
          <w:rFonts w:ascii="Cambria" w:eastAsia="Calibri" w:hAnsi="Cambria"/>
          <w:b/>
        </w:rPr>
        <w:t>]</w:t>
      </w:r>
      <w:r w:rsidRPr="00E352EF">
        <w:rPr>
          <w:rFonts w:ascii="Cambria" w:eastAsia="Calibri" w:hAnsi="Cambria"/>
        </w:rPr>
        <w:t xml:space="preserve"> + ds_1 </w:t>
      </w:r>
      <w:r w:rsidR="00534AA7" w:rsidRPr="00E352EF">
        <w:rPr>
          <w:rFonts w:ascii="Cambria" w:eastAsia="Calibri" w:hAnsi="Cambria"/>
          <w:b/>
        </w:rPr>
        <w:t>[</w:t>
      </w:r>
      <w:r w:rsidRPr="00E352EF">
        <w:rPr>
          <w:rFonts w:ascii="Cambria" w:eastAsia="Calibri" w:hAnsi="Cambria"/>
        </w:rPr>
        <w:t xml:space="preserve"> ref_area = RO </w:t>
      </w:r>
      <w:r w:rsidR="00534AA7" w:rsidRPr="00E352EF">
        <w:rPr>
          <w:rFonts w:ascii="Cambria" w:eastAsia="Calibri" w:hAnsi="Cambria"/>
          <w:b/>
        </w:rPr>
        <w:t>]</w:t>
      </w:r>
    </w:p>
    <w:p w14:paraId="7A193C34" w14:textId="77777777" w:rsidR="005A2227" w:rsidRPr="00E352EF" w:rsidRDefault="005A2227">
      <w:pPr>
        <w:tabs>
          <w:tab w:val="left" w:pos="0"/>
        </w:tabs>
        <w:spacing w:after="40"/>
      </w:pPr>
    </w:p>
    <w:tbl>
      <w:tblPr>
        <w:tblW w:w="30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080"/>
        <w:gridCol w:w="1310"/>
      </w:tblGrid>
      <w:tr w:rsidR="005A2227" w:rsidRPr="00E352EF" w14:paraId="498ED478" w14:textId="77777777">
        <w:trPr>
          <w:trHeight w:val="374"/>
        </w:trPr>
        <w:tc>
          <w:tcPr>
            <w:tcW w:w="691"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278E67" w14:textId="77777777" w:rsidR="005A2227" w:rsidRPr="00E352EF" w:rsidRDefault="0097053A">
            <w:pPr>
              <w:jc w:val="both"/>
            </w:pPr>
            <w:r w:rsidRPr="00E352EF">
              <w:rPr>
                <w:rFonts w:ascii="Calibri" w:eastAsia="Calibri" w:hAnsi="Calibri" w:cs="Calibri"/>
              </w:rPr>
              <w:t>ds_2</w:t>
            </w:r>
          </w:p>
        </w:tc>
      </w:tr>
      <w:tr w:rsidR="005A2227" w:rsidRPr="00E352EF" w14:paraId="2892FC72"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779CB46" w14:textId="77777777" w:rsidR="005A2227" w:rsidRPr="00E352EF" w:rsidRDefault="0097053A">
            <w:pPr>
              <w:jc w:val="both"/>
            </w:pPr>
            <w:r w:rsidRPr="00E352EF">
              <w:rPr>
                <w:rFonts w:ascii="Calibri" w:eastAsia="Calibri" w:hAnsi="Calibri" w:cs="Calibri"/>
                <w:b/>
              </w:rPr>
              <w:t xml:space="preserve">TIME </w:t>
            </w:r>
          </w:p>
        </w:tc>
        <w:tc>
          <w:tcPr>
            <w:tcW w:w="108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66780170" w14:textId="77777777" w:rsidR="005A2227" w:rsidRPr="00E352EF" w:rsidRDefault="0097053A">
            <w:pPr>
              <w:jc w:val="both"/>
            </w:pPr>
            <w:r w:rsidRPr="00E352EF">
              <w:rPr>
                <w:rFonts w:ascii="Calibri" w:eastAsia="Calibri" w:hAnsi="Calibri" w:cs="Calibri"/>
                <w:b/>
                <w:shd w:val="clear" w:color="auto" w:fill="C6D9F1"/>
              </w:rPr>
              <w:t>PARTNER</w:t>
            </w:r>
            <w:r w:rsidRPr="00E352EF">
              <w:rPr>
                <w:rFonts w:ascii="Calibri" w:eastAsia="Calibri" w:hAnsi="Calibri" w:cs="Calibri"/>
                <w:b/>
              </w:rPr>
              <w:t xml:space="preserve"> </w:t>
            </w:r>
          </w:p>
        </w:tc>
        <w:tc>
          <w:tcPr>
            <w:tcW w:w="1310"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4DC0AB1"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4F59A0C" w14:textId="77777777">
        <w:trPr>
          <w:trHeight w:val="230"/>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B7A95" w14:textId="77777777" w:rsidR="005A2227" w:rsidRPr="00E352EF" w:rsidRDefault="0097053A">
            <w:pPr>
              <w:jc w:val="both"/>
            </w:pPr>
            <w:r w:rsidRPr="00E352EF">
              <w:rPr>
                <w:rFonts w:ascii="Calibri" w:eastAsia="Calibri" w:hAnsi="Calibri" w:cs="Calibri"/>
              </w:rPr>
              <w:t>2010</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A5F7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BC96E4" w14:textId="77777777" w:rsidR="005A2227" w:rsidRPr="00E352EF" w:rsidRDefault="0097053A">
            <w:pPr>
              <w:jc w:val="both"/>
            </w:pPr>
            <w:r w:rsidRPr="00E352EF">
              <w:rPr>
                <w:rFonts w:ascii="Calibri" w:eastAsia="Calibri" w:hAnsi="Calibri" w:cs="Calibri"/>
              </w:rPr>
              <w:t xml:space="preserve">22 </w:t>
            </w:r>
          </w:p>
        </w:tc>
      </w:tr>
    </w:tbl>
    <w:p w14:paraId="7D238384" w14:textId="77777777" w:rsidR="005A2227" w:rsidRPr="00E352EF" w:rsidRDefault="005A2227"/>
    <w:p w14:paraId="567951E4" w14:textId="77777777" w:rsidR="005A2227" w:rsidRPr="00E352EF" w:rsidRDefault="0097053A" w:rsidP="00C96285">
      <w:pPr>
        <w:rPr>
          <w:rFonts w:ascii="Cambria" w:eastAsia="Calibri" w:hAnsi="Cambria"/>
        </w:rPr>
      </w:pPr>
      <w:r w:rsidRPr="00E352EF">
        <w:rPr>
          <w:rFonts w:ascii="Cambria" w:eastAsia="Calibri" w:hAnsi="Cambria"/>
        </w:rPr>
        <w:t xml:space="preserve">4)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rPr>
        <w:t xml:space="preserve"> </w:t>
      </w:r>
    </w:p>
    <w:p w14:paraId="07478A3F"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BA4B74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E8F545F" w14:textId="77777777" w:rsidR="005A2227" w:rsidRPr="00E352EF" w:rsidRDefault="0097053A">
            <w:pPr>
              <w:jc w:val="both"/>
            </w:pPr>
            <w:r w:rsidRPr="00E352EF">
              <w:rPr>
                <w:rFonts w:ascii="Calibri" w:eastAsia="Calibri" w:hAnsi="Calibri" w:cs="Calibri"/>
              </w:rPr>
              <w:t>ds_1</w:t>
            </w:r>
          </w:p>
        </w:tc>
      </w:tr>
      <w:tr w:rsidR="005A2227" w:rsidRPr="00E352EF" w14:paraId="3A5B0DBC"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17CE7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57D955"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397DA1"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7295449B"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6375D436" w14:textId="77777777" w:rsidR="005A2227" w:rsidRPr="00E352EF" w:rsidRDefault="0097053A">
            <w:pPr>
              <w:jc w:val="both"/>
            </w:pPr>
            <w:r w:rsidRPr="00E352EF">
              <w:rPr>
                <w:rFonts w:ascii="Calibri" w:eastAsia="Calibri" w:hAnsi="Calibri" w:cs="Calibri"/>
                <w:b/>
              </w:rPr>
              <w:t>OBS_STATUS</w:t>
            </w:r>
          </w:p>
        </w:tc>
      </w:tr>
      <w:tr w:rsidR="005A2227" w:rsidRPr="00E352EF" w14:paraId="4E3059B8"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AB146"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FAB50"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BF09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959C6"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C5CC02" w14:textId="77777777" w:rsidR="005A2227" w:rsidRPr="00E352EF" w:rsidRDefault="0097053A">
            <w:pPr>
              <w:jc w:val="both"/>
            </w:pPr>
            <w:r w:rsidRPr="00E352EF">
              <w:rPr>
                <w:rFonts w:ascii="Calibri" w:eastAsia="Calibri" w:hAnsi="Calibri" w:cs="Calibri"/>
              </w:rPr>
              <w:t>D</w:t>
            </w:r>
          </w:p>
        </w:tc>
      </w:tr>
      <w:tr w:rsidR="005A2227" w:rsidRPr="00E352EF" w14:paraId="2446B207"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EBE63"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AADEF"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9F17"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6F32D"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B335" w14:textId="77777777" w:rsidR="005A2227" w:rsidRPr="00E352EF" w:rsidRDefault="0097053A">
            <w:pPr>
              <w:jc w:val="both"/>
            </w:pPr>
            <w:r w:rsidRPr="00E352EF">
              <w:rPr>
                <w:rFonts w:ascii="Calibri" w:eastAsia="Calibri" w:hAnsi="Calibri" w:cs="Calibri"/>
              </w:rPr>
              <w:t>P</w:t>
            </w:r>
          </w:p>
        </w:tc>
      </w:tr>
      <w:tr w:rsidR="005A2227" w:rsidRPr="00E352EF" w14:paraId="4137CA7B"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86BB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A3083"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E3FF4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56A5D"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3944" w14:textId="77777777" w:rsidR="005A2227" w:rsidRPr="00E352EF" w:rsidRDefault="0097053A">
            <w:pPr>
              <w:jc w:val="both"/>
            </w:pPr>
            <w:r w:rsidRPr="00E352EF">
              <w:rPr>
                <w:rFonts w:ascii="Calibri" w:eastAsia="Calibri" w:hAnsi="Calibri" w:cs="Calibri"/>
              </w:rPr>
              <w:t>P</w:t>
            </w:r>
          </w:p>
        </w:tc>
      </w:tr>
      <w:tr w:rsidR="005A2227" w:rsidRPr="00E352EF" w14:paraId="4EF5233E"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B64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0F40C"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4EE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700D"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E851A" w14:textId="77777777" w:rsidR="005A2227" w:rsidRPr="00E352EF" w:rsidRDefault="0097053A">
            <w:pPr>
              <w:jc w:val="both"/>
            </w:pPr>
            <w:r w:rsidRPr="00E352EF">
              <w:rPr>
                <w:rFonts w:ascii="Calibri" w:eastAsia="Calibri" w:hAnsi="Calibri" w:cs="Calibri"/>
              </w:rPr>
              <w:t>P</w:t>
            </w:r>
          </w:p>
        </w:tc>
      </w:tr>
    </w:tbl>
    <w:p w14:paraId="2D55D179" w14:textId="77777777" w:rsidR="005A2227" w:rsidRPr="00E352EF" w:rsidRDefault="005A2227"/>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7045D853" w14:textId="77777777" w:rsidTr="00EA6708">
        <w:trPr>
          <w:trHeight w:val="374"/>
        </w:trPr>
        <w:tc>
          <w:tcPr>
            <w:tcW w:w="380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051E187" w14:textId="77777777" w:rsidR="005A2227" w:rsidRPr="00E352EF" w:rsidRDefault="0097053A">
            <w:pPr>
              <w:jc w:val="both"/>
            </w:pPr>
            <w:r w:rsidRPr="00E352EF">
              <w:rPr>
                <w:rFonts w:ascii="Calibri" w:eastAsia="Calibri" w:hAnsi="Calibri" w:cs="Calibri"/>
              </w:rPr>
              <w:t>ds_2</w:t>
            </w:r>
          </w:p>
        </w:tc>
      </w:tr>
      <w:tr w:rsidR="005A2227" w:rsidRPr="00E352EF" w14:paraId="780EEFF0" w14:textId="77777777" w:rsidTr="00EA6708">
        <w:trPr>
          <w:trHeight w:val="101"/>
        </w:trPr>
        <w:tc>
          <w:tcPr>
            <w:tcW w:w="108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88D1A7" w14:textId="77777777" w:rsidR="005A2227" w:rsidRPr="00E352EF" w:rsidRDefault="0097053A">
            <w:pPr>
              <w:jc w:val="both"/>
            </w:pPr>
            <w:r w:rsidRPr="00E352EF">
              <w:rPr>
                <w:rFonts w:ascii="Calibri" w:eastAsia="Calibri" w:hAnsi="Calibri" w:cs="Calibri"/>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15DFC3EB" w14:textId="77777777" w:rsidR="005A2227" w:rsidRPr="00E352EF" w:rsidRDefault="0097053A">
            <w:pPr>
              <w:jc w:val="both"/>
            </w:pPr>
            <w:r w:rsidRPr="00E352EF">
              <w:rPr>
                <w:rFonts w:ascii="Calibri" w:eastAsia="Calibri" w:hAnsi="Calibri" w:cs="Calibri"/>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446BD674" w14:textId="77777777" w:rsidR="005A2227" w:rsidRPr="00E352EF" w:rsidRDefault="0097053A">
            <w:pPr>
              <w:jc w:val="both"/>
            </w:pPr>
            <w:r w:rsidRPr="00E352EF">
              <w:rPr>
                <w:rFonts w:ascii="Calibri" w:eastAsia="Calibri" w:hAnsi="Calibri" w:cs="Calibri"/>
              </w:rPr>
              <w:t>OBS_STATUS</w:t>
            </w:r>
          </w:p>
        </w:tc>
      </w:tr>
      <w:tr w:rsidR="005A2227" w:rsidRPr="00E352EF" w14:paraId="77D4860A"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B52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EB4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33A67" w14:textId="77777777" w:rsidR="005A2227" w:rsidRPr="00E352EF" w:rsidRDefault="0097053A">
            <w:pPr>
              <w:jc w:val="both"/>
            </w:pPr>
            <w:r w:rsidRPr="00E352EF">
              <w:rPr>
                <w:rFonts w:ascii="Calibri" w:eastAsia="Calibri" w:hAnsi="Calibri" w:cs="Calibri"/>
              </w:rPr>
              <w:t>D</w:t>
            </w:r>
          </w:p>
        </w:tc>
      </w:tr>
      <w:tr w:rsidR="005A2227" w:rsidRPr="00E352EF" w14:paraId="5C49C792"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71AF4"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1DD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B2B53" w14:textId="77777777" w:rsidR="005A2227" w:rsidRPr="00E352EF" w:rsidRDefault="0097053A">
            <w:pPr>
              <w:jc w:val="both"/>
            </w:pPr>
            <w:r w:rsidRPr="00E352EF">
              <w:rPr>
                <w:rFonts w:ascii="Calibri" w:eastAsia="Calibri" w:hAnsi="Calibri" w:cs="Calibri"/>
              </w:rPr>
              <w:t>P</w:t>
            </w:r>
          </w:p>
        </w:tc>
      </w:tr>
    </w:tbl>
    <w:p w14:paraId="41EDE605" w14:textId="77777777" w:rsidR="006479D5" w:rsidRPr="00E352EF" w:rsidRDefault="006479D5" w:rsidP="006479D5">
      <w:pPr>
        <w:jc w:val="both"/>
        <w:rPr>
          <w:rFonts w:ascii="Cambria" w:eastAsia="Calibri" w:hAnsi="Cambria" w:cs="Calibri"/>
        </w:rPr>
      </w:pPr>
    </w:p>
    <w:p w14:paraId="09B58712" w14:textId="77777777" w:rsidR="005A2227" w:rsidRPr="00E352EF" w:rsidRDefault="008D0823" w:rsidP="00A667AB">
      <w:pPr>
        <w:pStyle w:val="Stile3"/>
        <w:rPr>
          <w:lang w:val="en-GB"/>
        </w:rPr>
      </w:pPr>
      <w:bookmarkStart w:id="11110" w:name="_Toc464487961"/>
      <w:r w:rsidRPr="00E352EF">
        <w:rPr>
          <w:lang w:val="en-GB"/>
        </w:rPr>
        <w:t>transcode</w:t>
      </w:r>
      <w:bookmarkEnd w:id="11110"/>
    </w:p>
    <w:p w14:paraId="140B7E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7F2817F" w14:textId="77777777" w:rsidR="005A2227" w:rsidRPr="00E352EF" w:rsidRDefault="0097053A" w:rsidP="00897489">
      <w:pPr>
        <w:rPr>
          <w:rFonts w:ascii="Cambria" w:hAnsi="Cambria"/>
        </w:rPr>
      </w:pPr>
      <w:r w:rsidRPr="00E352EF">
        <w:rPr>
          <w:rFonts w:ascii="Cambria" w:eastAsia="Calibri" w:hAnsi="Cambria" w:cs="Calibri"/>
        </w:rPr>
        <w:t xml:space="preserve">The </w:t>
      </w:r>
      <w:r w:rsidR="008D0823" w:rsidRPr="00E352EF">
        <w:rPr>
          <w:rFonts w:ascii="Cambria" w:eastAsia="Calibri" w:hAnsi="Cambria" w:cs="Calibri"/>
          <w:b/>
        </w:rPr>
        <w:t xml:space="preserve">transcode </w:t>
      </w:r>
      <w:r w:rsidRPr="00E352EF">
        <w:rPr>
          <w:rFonts w:ascii="Cambria" w:eastAsia="Calibri" w:hAnsi="Cambria" w:cs="Calibri"/>
        </w:rPr>
        <w:t xml:space="preserve">operator recodes the identifiers values using a map </w:t>
      </w:r>
      <w:r w:rsidR="00297BF2" w:rsidRPr="00E352EF">
        <w:t>Dataset</w:t>
      </w:r>
      <w:r w:rsidRPr="00E352EF">
        <w:rPr>
          <w:rFonts w:ascii="Cambria" w:eastAsia="Calibri" w:hAnsi="Cambria" w:cs="Calibri"/>
        </w:rPr>
        <w:t xml:space="preserve"> or a mapping object.</w:t>
      </w:r>
    </w:p>
    <w:p w14:paraId="4D5E9FE1" w14:textId="77777777" w:rsidR="00296497" w:rsidRPr="00E352EF" w:rsidRDefault="00296497" w:rsidP="00897489">
      <w:pPr>
        <w:rPr>
          <w:rFonts w:ascii="Cambria" w:eastAsia="Calibri" w:hAnsi="Cambria" w:cs="Calibri"/>
          <w:i/>
          <w:color w:val="5B9BD5"/>
        </w:rPr>
      </w:pPr>
    </w:p>
    <w:p w14:paraId="4228642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2297688A" w14:textId="0F3AC288" w:rsidR="005A2227" w:rsidRPr="00E352EF" w:rsidRDefault="008D0823" w:rsidP="00897489">
      <w:pPr>
        <w:rPr>
          <w:rFonts w:ascii="Cambria" w:hAnsi="Cambria"/>
        </w:rPr>
      </w:pPr>
      <w:r w:rsidRPr="00E352EF">
        <w:rPr>
          <w:rFonts w:ascii="Cambria" w:eastAsia="Calibri" w:hAnsi="Cambria" w:cs="Calibri"/>
          <w:b/>
        </w:rPr>
        <w:t>transcode</w:t>
      </w:r>
      <w:r w:rsidR="0097053A" w:rsidRPr="00E352EF">
        <w:rPr>
          <w:rFonts w:ascii="Cambria" w:eastAsia="Calibri" w:hAnsi="Cambria" w:cs="Calibri"/>
          <w:b/>
        </w:rPr>
        <w:t>(</w:t>
      </w:r>
      <w:r w:rsidR="0097053A" w:rsidRPr="00E352EF">
        <w:rPr>
          <w:rFonts w:ascii="Cambria" w:eastAsia="Calibri" w:hAnsi="Cambria" w:cs="Calibri"/>
          <w:i/>
        </w:rPr>
        <w:t>ds</w:t>
      </w:r>
      <w:del w:id="11111" w:author="Laura Viignola" w:date="2017-05-11T09:40:00Z">
        <w:r w:rsidR="0097053A" w:rsidRPr="00E352EF" w:rsidDel="004266D2">
          <w:rPr>
            <w:rFonts w:ascii="Cambria" w:eastAsia="Calibri" w:hAnsi="Cambria" w:cs="Calibri"/>
            <w:i/>
          </w:rPr>
          <w:delText>.</w:delText>
        </w:r>
      </w:del>
      <w:ins w:id="11112" w:author="Laura Viignola" w:date="2017-05-11T09:40:00Z">
        <w:r w:rsidR="004266D2">
          <w:rPr>
            <w:rFonts w:ascii="Cambria" w:eastAsia="Calibri" w:hAnsi="Cambria" w:cs="Calibri"/>
            <w:i/>
          </w:rPr>
          <w:t>#</w:t>
        </w:r>
      </w:ins>
      <w:r w:rsidR="0097053A" w:rsidRPr="00E352EF">
        <w:rPr>
          <w:rFonts w:ascii="Cambria" w:eastAsia="Calibri" w:hAnsi="Cambria" w:cs="Calibri"/>
          <w:i/>
        </w:rPr>
        <w:t>comp</w:t>
      </w:r>
      <w:r w:rsidR="0097053A" w:rsidRPr="00E352EF">
        <w:rPr>
          <w:rFonts w:ascii="Cambria" w:eastAsia="Calibri" w:hAnsi="Cambria" w:cs="Calibri"/>
        </w:rPr>
        <w:t>, [</w:t>
      </w:r>
      <w:r w:rsidR="0097053A" w:rsidRPr="00E352EF">
        <w:rPr>
          <w:rFonts w:ascii="Cambria" w:eastAsia="Calibri" w:hAnsi="Cambria" w:cs="Calibri"/>
          <w:i/>
        </w:rPr>
        <w:t>ds_map</w:t>
      </w:r>
      <w:r w:rsidR="0097053A" w:rsidRPr="00E352EF">
        <w:rPr>
          <w:rFonts w:ascii="Cambria" w:eastAsia="Calibri" w:hAnsi="Cambria" w:cs="Calibri"/>
        </w:rPr>
        <w:t>|</w:t>
      </w:r>
      <w:r w:rsidR="0097053A" w:rsidRPr="00E352EF">
        <w:rPr>
          <w:rFonts w:ascii="Cambria" w:eastAsia="Calibri" w:hAnsi="Cambria" w:cs="Calibri"/>
          <w:i/>
        </w:rPr>
        <w:t xml:space="preserve"> mapping</w:t>
      </w:r>
      <w:r w:rsidR="0097053A" w:rsidRPr="00E352EF">
        <w:rPr>
          <w:rFonts w:ascii="Cambria" w:eastAsia="Calibri" w:hAnsi="Cambria" w:cs="Calibri"/>
        </w:rPr>
        <w:t>]</w:t>
      </w:r>
      <w:r w:rsidR="0097053A" w:rsidRPr="00E352EF">
        <w:rPr>
          <w:rFonts w:ascii="Cambria" w:eastAsia="Calibri" w:hAnsi="Cambria" w:cs="Calibri"/>
          <w:b/>
        </w:rPr>
        <w:t>)</w:t>
      </w:r>
    </w:p>
    <w:p w14:paraId="25924256" w14:textId="77777777" w:rsidR="00296497" w:rsidRPr="00E352EF" w:rsidRDefault="00296497" w:rsidP="00897489">
      <w:pPr>
        <w:rPr>
          <w:rFonts w:ascii="Cambria" w:eastAsia="Calibri" w:hAnsi="Cambria" w:cs="Calibri"/>
          <w:i/>
          <w:color w:val="5B9BD5"/>
        </w:rPr>
      </w:pPr>
    </w:p>
    <w:p w14:paraId="7707ACA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7C77E446" w14:textId="556F4BFF" w:rsidR="00897489" w:rsidRPr="00E352EF" w:rsidRDefault="00246FFA" w:rsidP="00897489">
      <w:pPr>
        <w:rPr>
          <w:rFonts w:ascii="Cambria" w:eastAsia="Calibri" w:hAnsi="Cambria" w:cs="Calibri"/>
        </w:rPr>
      </w:pPr>
      <w:r w:rsidRPr="00E352EF">
        <w:rPr>
          <w:rFonts w:ascii="Cambria" w:eastAsia="Calibri" w:hAnsi="Cambria" w:cs="Calibri"/>
          <w:i/>
        </w:rPr>
        <w:t>ds</w:t>
      </w:r>
      <w:del w:id="11113" w:author="Laura Viignola" w:date="2017-05-11T09:41:00Z">
        <w:r w:rsidRPr="00E352EF" w:rsidDel="004266D2">
          <w:rPr>
            <w:rFonts w:ascii="Cambria" w:eastAsia="Calibri" w:hAnsi="Cambria" w:cs="Calibri"/>
            <w:i/>
          </w:rPr>
          <w:delText>.</w:delText>
        </w:r>
      </w:del>
      <w:ins w:id="11114" w:author="Laura Viignola" w:date="2017-05-11T09:41:00Z">
        <w:r w:rsidR="004266D2">
          <w:rPr>
            <w:rFonts w:ascii="Cambria" w:eastAsia="Calibri" w:hAnsi="Cambria" w:cs="Calibri"/>
            <w:i/>
          </w:rPr>
          <w:t>#</w:t>
        </w:r>
      </w:ins>
      <w:r w:rsidRPr="00E352EF">
        <w:rPr>
          <w:rFonts w:ascii="Cambria" w:eastAsia="Calibri" w:hAnsi="Cambria" w:cs="Calibri"/>
          <w:i/>
        </w:rPr>
        <w:t>comp</w:t>
      </w:r>
      <w:r w:rsidR="00897489" w:rsidRPr="00E352EF">
        <w:rPr>
          <w:rFonts w:ascii="Cambria" w:eastAsia="Calibri" w:hAnsi="Cambria" w:cs="Calibri"/>
          <w:i/>
        </w:rPr>
        <w:t xml:space="preserve"> </w:t>
      </w:r>
      <w:r w:rsidR="00897489" w:rsidRPr="00E352EF">
        <w:rPr>
          <w:rFonts w:ascii="Cambria" w:eastAsia="Calibri" w:hAnsi="Cambria" w:cs="Calibri"/>
        </w:rPr>
        <w:t>:  Component-ref</w:t>
      </w:r>
    </w:p>
    <w:p w14:paraId="1E7D4EA3" w14:textId="77777777" w:rsidR="005A2227" w:rsidRPr="00E352EF" w:rsidRDefault="0097053A" w:rsidP="00897489">
      <w:pPr>
        <w:rPr>
          <w:rFonts w:ascii="Cambria" w:hAnsi="Cambria"/>
        </w:rPr>
      </w:pPr>
      <w:r w:rsidRPr="00E352EF">
        <w:rPr>
          <w:rFonts w:ascii="Cambria" w:eastAsia="Calibri" w:hAnsi="Cambria" w:cs="Calibri"/>
          <w:i/>
        </w:rPr>
        <w:t>ds</w:t>
      </w:r>
      <w:r w:rsidR="00897489" w:rsidRPr="00E352EF">
        <w:rPr>
          <w:rFonts w:ascii="Cambria" w:eastAsia="Calibri" w:hAnsi="Cambria" w:cs="Calibri"/>
        </w:rPr>
        <w:t xml:space="preserve"> </w:t>
      </w:r>
      <w:r w:rsidRPr="00E352EF">
        <w:rPr>
          <w:rFonts w:ascii="Cambria" w:eastAsia="Calibri" w:hAnsi="Cambria" w:cs="Calibri"/>
        </w:rPr>
        <w:t xml:space="preserve">: dataset {identifier &lt;IDENT&gt; as scalar-type}+ </w:t>
      </w:r>
    </w:p>
    <w:p w14:paraId="483E8AC5" w14:textId="77777777" w:rsidR="005A2227" w:rsidRPr="00E352EF" w:rsidRDefault="00897489" w:rsidP="00897489">
      <w:pPr>
        <w:ind w:left="706"/>
        <w:rPr>
          <w:rFonts w:ascii="Cambria" w:hAnsi="Cambria"/>
        </w:rPr>
      </w:pPr>
      <w:r w:rsidRPr="00E352EF">
        <w:rPr>
          <w:rFonts w:ascii="Cambria" w:eastAsia="Calibri" w:hAnsi="Cambria" w:cs="Calibri"/>
        </w:rPr>
        <w:t xml:space="preserve">      </w:t>
      </w:r>
      <w:r w:rsidR="0097053A" w:rsidRPr="00E352EF">
        <w:rPr>
          <w:rFonts w:ascii="Cambria" w:eastAsia="Calibri" w:hAnsi="Cambria" w:cs="Calibri"/>
        </w:rPr>
        <w:t>{measure &lt;IDENT&gt; as scalar-type}* {attribute &lt;IDENT&gt; as scalar-type}*</w:t>
      </w:r>
    </w:p>
    <w:p w14:paraId="225E9351" w14:textId="77777777" w:rsidR="005A2227" w:rsidRPr="00E352EF" w:rsidRDefault="0097053A" w:rsidP="00897489">
      <w:pPr>
        <w:rPr>
          <w:rFonts w:ascii="Cambria" w:eastAsia="Calibri" w:hAnsi="Cambria" w:cs="Calibri"/>
        </w:rPr>
      </w:pPr>
      <w:r w:rsidRPr="00E352EF">
        <w:rPr>
          <w:rFonts w:ascii="Cambria" w:eastAsia="Calibri" w:hAnsi="Cambria" w:cs="Calibri"/>
          <w:i/>
        </w:rPr>
        <w:t>ds_map</w:t>
      </w:r>
      <w:r w:rsidR="00897489" w:rsidRPr="00E352EF">
        <w:rPr>
          <w:rFonts w:ascii="Cambria" w:eastAsia="Calibri" w:hAnsi="Cambria" w:cs="Calibri"/>
          <w:i/>
        </w:rPr>
        <w:t xml:space="preserve"> </w:t>
      </w:r>
      <w:r w:rsidRPr="00E352EF">
        <w:rPr>
          <w:rFonts w:ascii="Cambria" w:eastAsia="Calibri" w:hAnsi="Cambria" w:cs="Calibri"/>
        </w:rPr>
        <w:t>:</w:t>
      </w:r>
      <w:r w:rsidR="00897489" w:rsidRPr="00E352EF">
        <w:rPr>
          <w:rFonts w:ascii="Cambria" w:eastAsia="Calibri" w:hAnsi="Cambria" w:cs="Calibri"/>
        </w:rPr>
        <w:t xml:space="preserve"> </w:t>
      </w:r>
      <w:r w:rsidRPr="00E352EF">
        <w:rPr>
          <w:rFonts w:ascii="Cambria" w:eastAsia="Calibri" w:hAnsi="Cambria" w:cs="Calibri"/>
        </w:rPr>
        <w:t xml:space="preserve">dataset {identifier </w:t>
      </w:r>
      <w:r w:rsidRPr="00E352EF">
        <w:rPr>
          <w:rFonts w:ascii="Cambria" w:eastAsia="Calibri" w:hAnsi="Cambria" w:cs="Calibri"/>
          <w:b/>
        </w:rPr>
        <w:t>MAPS_FROM</w:t>
      </w:r>
      <w:r w:rsidRPr="00E352EF">
        <w:rPr>
          <w:rFonts w:ascii="Cambria" w:eastAsia="Calibri" w:hAnsi="Cambria" w:cs="Calibri"/>
        </w:rPr>
        <w:t xml:space="preserve"> as scalar-type; } {measure </w:t>
      </w:r>
      <w:r w:rsidRPr="00E352EF">
        <w:rPr>
          <w:rFonts w:ascii="Cambria" w:eastAsia="Calibri" w:hAnsi="Cambria" w:cs="Calibri"/>
          <w:b/>
        </w:rPr>
        <w:t xml:space="preserve">MAPS_TO </w:t>
      </w:r>
      <w:r w:rsidRPr="00E352EF">
        <w:rPr>
          <w:rFonts w:ascii="Cambria" w:eastAsia="Calibri" w:hAnsi="Cambria" w:cs="Calibri"/>
        </w:rPr>
        <w:t>as scalar-type; }</w:t>
      </w:r>
    </w:p>
    <w:p w14:paraId="2146458C" w14:textId="77777777" w:rsidR="00897489" w:rsidRPr="00E352EF" w:rsidRDefault="00897489" w:rsidP="00897489">
      <w:pPr>
        <w:rPr>
          <w:rFonts w:ascii="Cambria" w:hAnsi="Cambria"/>
        </w:rPr>
      </w:pPr>
    </w:p>
    <w:p w14:paraId="1FE6CB67" w14:textId="58E943D0"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ds</w:t>
      </w:r>
      <w:del w:id="11115" w:author="Laura Viignola" w:date="2017-05-11T09:41:00Z">
        <w:r w:rsidRPr="00E352EF" w:rsidDel="004266D2">
          <w:rPr>
            <w:rFonts w:ascii="Cambria" w:eastAsia="Calibri" w:hAnsi="Cambria" w:cs="Calibri"/>
            <w:i/>
          </w:rPr>
          <w:delText>.</w:delText>
        </w:r>
      </w:del>
      <w:ins w:id="11116" w:author="Laura Viignola" w:date="2017-05-11T09:41:00Z">
        <w:r w:rsidR="004266D2">
          <w:rPr>
            <w:rFonts w:ascii="Cambria" w:eastAsia="Calibri" w:hAnsi="Cambria" w:cs="Calibri"/>
            <w:i/>
          </w:rPr>
          <w:t>#</w:t>
        </w:r>
      </w:ins>
      <w:r w:rsidRPr="00E352EF">
        <w:rPr>
          <w:rFonts w:ascii="Cambria" w:eastAsia="Calibri" w:hAnsi="Cambria" w:cs="Calibri"/>
          <w:i/>
        </w:rPr>
        <w:t xml:space="preserve">comp – </w:t>
      </w:r>
      <w:r w:rsidRPr="00E352EF">
        <w:rPr>
          <w:rFonts w:ascii="Cambria" w:eastAsia="Calibri" w:hAnsi="Cambria" w:cs="Calibri"/>
        </w:rPr>
        <w:t xml:space="preserve">is a valid Identifier Component of the </w:t>
      </w:r>
      <w:r w:rsidR="00297BF2" w:rsidRPr="00E352EF">
        <w:t>Dataset</w:t>
      </w:r>
      <w:r w:rsidRPr="00E352EF">
        <w:rPr>
          <w:rFonts w:ascii="Cambria" w:eastAsia="Calibri" w:hAnsi="Cambria" w:cs="Calibri"/>
          <w:i/>
        </w:rPr>
        <w:t>.</w:t>
      </w:r>
    </w:p>
    <w:p w14:paraId="7415E317"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lastRenderedPageBreak/>
        <w:t xml:space="preserve">ds_map – </w:t>
      </w:r>
      <w:r w:rsidRPr="00E352EF">
        <w:rPr>
          <w:rFonts w:ascii="Cambria" w:eastAsia="Calibri" w:hAnsi="Cambria" w:cs="Calibri"/>
        </w:rPr>
        <w:t xml:space="preserve">is the Dataset that the defines the mapping. It has an Identifier Component, </w:t>
      </w:r>
      <w:r w:rsidRPr="00E352EF">
        <w:rPr>
          <w:rFonts w:ascii="Cambria" w:eastAsia="Calibri" w:hAnsi="Cambria" w:cs="Calibri"/>
          <w:b/>
        </w:rPr>
        <w:t>MAPS_FROM</w:t>
      </w:r>
      <w:r w:rsidRPr="00E352EF">
        <w:rPr>
          <w:rFonts w:ascii="Cambria" w:eastAsia="Calibri" w:hAnsi="Cambria" w:cs="Calibri"/>
        </w:rPr>
        <w:t xml:space="preserve">, that specifies the values to be transformed and a Measure Component, </w:t>
      </w:r>
      <w:r w:rsidRPr="00E352EF">
        <w:rPr>
          <w:rFonts w:ascii="Cambria" w:eastAsia="Calibri" w:hAnsi="Cambria" w:cs="Calibri"/>
          <w:b/>
        </w:rPr>
        <w:t>MAPS_TO</w:t>
      </w:r>
      <w:r w:rsidRPr="00E352EF">
        <w:rPr>
          <w:rFonts w:ascii="Cambria" w:eastAsia="Calibri" w:hAnsi="Cambria" w:cs="Calibri"/>
        </w:rPr>
        <w:t>, specifying the target value for each of them.</w:t>
      </w:r>
    </w:p>
    <w:p w14:paraId="06B5DDCC"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mapping –</w:t>
      </w:r>
      <w:r w:rsidRPr="00E352EF">
        <w:rPr>
          <w:rFonts w:ascii="Cambria" w:eastAsia="Calibri" w:hAnsi="Cambria" w:cs="Calibri"/>
        </w:rPr>
        <w:t xml:space="preserve"> a mapping, persistent object created with define mapping</w:t>
      </w:r>
    </w:p>
    <w:p w14:paraId="0A0A9914" w14:textId="77777777" w:rsidR="00897489" w:rsidRPr="00E352EF" w:rsidRDefault="00897489" w:rsidP="00897489">
      <w:pPr>
        <w:rPr>
          <w:rFonts w:ascii="Cambria" w:eastAsia="Calibri" w:hAnsi="Cambria" w:cs="Calibri"/>
          <w:i/>
          <w:color w:val="5B9BD5"/>
        </w:rPr>
      </w:pPr>
    </w:p>
    <w:p w14:paraId="539F500F"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21CF2758" w14:textId="77777777" w:rsidR="005A2227" w:rsidRPr="00E352EF" w:rsidRDefault="0097053A" w:rsidP="00897489">
      <w:pPr>
        <w:rPr>
          <w:rFonts w:ascii="Cambria" w:hAnsi="Cambria"/>
        </w:rPr>
      </w:pPr>
      <w:r w:rsidRPr="00E352EF">
        <w:rPr>
          <w:rFonts w:ascii="Cambria" w:eastAsia="Calibri" w:hAnsi="Cambria" w:cs="Calibri"/>
        </w:rPr>
        <w:t>The following conditions guarantee that the resulting Dataset does not have duplicates:</w:t>
      </w:r>
    </w:p>
    <w:p w14:paraId="232510EB"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All the values of the Measure Component </w:t>
      </w:r>
      <w:r w:rsidRPr="00E352EF">
        <w:rPr>
          <w:rFonts w:ascii="Cambria" w:eastAsia="Calibri" w:hAnsi="Cambria" w:cs="Calibri"/>
          <w:b/>
        </w:rPr>
        <w:t>MAPS_TO</w:t>
      </w:r>
      <w:r w:rsidRPr="00E352EF">
        <w:rPr>
          <w:rFonts w:ascii="Cambria" w:eastAsia="Calibri" w:hAnsi="Cambria" w:cs="Calibri"/>
        </w:rPr>
        <w:t xml:space="preserve"> must be distinct.</w:t>
      </w:r>
    </w:p>
    <w:p w14:paraId="6006D8D1"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For each distinct value of the Identifier Component to be recoded, there is a value (and only one) in the Identifier Component </w:t>
      </w:r>
      <w:r w:rsidRPr="00E352EF">
        <w:rPr>
          <w:rFonts w:ascii="Cambria" w:eastAsia="Calibri" w:hAnsi="Cambria" w:cs="Calibri"/>
          <w:b/>
        </w:rPr>
        <w:t>MAPS_FROM</w:t>
      </w:r>
      <w:r w:rsidRPr="00E352EF">
        <w:rPr>
          <w:rFonts w:ascii="Cambria" w:eastAsia="Calibri" w:hAnsi="Cambria" w:cs="Calibri"/>
        </w:rPr>
        <w:t xml:space="preserve"> in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object</w:t>
      </w:r>
    </w:p>
    <w:p w14:paraId="01B8B4C7" w14:textId="77777777" w:rsidR="00897489" w:rsidRPr="00E352EF" w:rsidRDefault="00897489" w:rsidP="00897489">
      <w:pPr>
        <w:rPr>
          <w:rFonts w:ascii="Cambria" w:eastAsia="Calibri" w:hAnsi="Cambria" w:cs="Calibri"/>
          <w:i/>
          <w:color w:val="5B9BD5"/>
        </w:rPr>
      </w:pPr>
    </w:p>
    <w:p w14:paraId="25FBEA8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C60BAF2" w14:textId="77777777" w:rsidR="005A2227" w:rsidRPr="00E352EF" w:rsidRDefault="0097053A" w:rsidP="00897489">
      <w:pPr>
        <w:jc w:val="both"/>
        <w:rPr>
          <w:rFonts w:ascii="Cambria" w:hAnsi="Cambria"/>
        </w:rPr>
      </w:pPr>
      <w:r w:rsidRPr="00E352EF">
        <w:rPr>
          <w:rFonts w:ascii="Cambria" w:eastAsia="Calibri" w:hAnsi="Cambria" w:cs="Calibri"/>
        </w:rPr>
        <w:t xml:space="preserve">A Dataset that has the same Identifier, Measure and Attribute Components as the input one. The values of the Identifier Component are recoded into the corresponding values in the </w:t>
      </w:r>
      <w:r w:rsidRPr="00E352EF">
        <w:rPr>
          <w:rFonts w:ascii="Cambria" w:eastAsia="Calibri" w:hAnsi="Cambria" w:cs="Calibri"/>
          <w:b/>
        </w:rPr>
        <w:t xml:space="preserve">MAPS_TO </w:t>
      </w:r>
      <w:r w:rsidRPr="00E352EF">
        <w:rPr>
          <w:rFonts w:ascii="Cambria" w:eastAsia="Calibri" w:hAnsi="Cambria" w:cs="Calibri"/>
        </w:rPr>
        <w:t xml:space="preserve">Measure Component of the Dataset </w:t>
      </w:r>
      <w:r w:rsidRPr="00E352EF">
        <w:rPr>
          <w:rFonts w:ascii="Cambria" w:eastAsia="Calibri" w:hAnsi="Cambria" w:cs="Calibri"/>
          <w:i/>
        </w:rPr>
        <w:t>ds_map</w:t>
      </w:r>
      <w:r w:rsidRPr="00E352EF">
        <w:rPr>
          <w:rFonts w:ascii="Cambria" w:eastAsia="Calibri" w:hAnsi="Cambria" w:cs="Calibri"/>
        </w:rPr>
        <w:t>.</w:t>
      </w:r>
    </w:p>
    <w:p w14:paraId="35F0C376" w14:textId="77777777" w:rsidR="00897489" w:rsidRPr="00E352EF" w:rsidRDefault="00897489" w:rsidP="00897489">
      <w:pPr>
        <w:rPr>
          <w:rFonts w:ascii="Cambria" w:eastAsia="Calibri" w:hAnsi="Cambria" w:cs="Calibri"/>
          <w:i/>
          <w:color w:val="5B9BD5"/>
        </w:rPr>
      </w:pPr>
    </w:p>
    <w:p w14:paraId="70874EC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1E5D1A8" w14:textId="77777777" w:rsidR="005A2227" w:rsidRPr="00E352EF" w:rsidRDefault="0097053A" w:rsidP="00897489">
      <w:pPr>
        <w:jc w:val="both"/>
        <w:rPr>
          <w:rFonts w:ascii="Cambria" w:hAnsi="Cambria"/>
        </w:rPr>
      </w:pPr>
      <w:r w:rsidRPr="00E352EF">
        <w:rPr>
          <w:rFonts w:ascii="Cambria" w:eastAsia="Calibri" w:hAnsi="Cambria" w:cs="Calibri"/>
        </w:rPr>
        <w:t>This operator allows to transform an input Dataset by mapping the values of one Identifier Component into corresponding values, as specified by a mapping Dataset. Since the mapping Dataset is guaranteed to have one distinct target value for each input one, and the input values appear only once, the resulting Dataset will contain no duplicates.</w:t>
      </w:r>
    </w:p>
    <w:p w14:paraId="38A8D7B3" w14:textId="2392720F" w:rsidR="005A2227" w:rsidRPr="00E352EF" w:rsidRDefault="0097053A" w:rsidP="00897489">
      <w:pPr>
        <w:jc w:val="both"/>
        <w:rPr>
          <w:rFonts w:ascii="Cambria" w:hAnsi="Cambria"/>
        </w:rPr>
      </w:pPr>
      <w:r w:rsidRPr="00E352EF">
        <w:rPr>
          <w:rFonts w:ascii="Cambria" w:eastAsia="Calibri" w:hAnsi="Cambria" w:cs="Calibri"/>
        </w:rPr>
        <w:t xml:space="preserve">All the Data Points of </w:t>
      </w:r>
      <w:r w:rsidRPr="00E352EF">
        <w:rPr>
          <w:rFonts w:ascii="Cambria" w:eastAsia="Calibri" w:hAnsi="Cambria" w:cs="Calibri"/>
          <w:i/>
        </w:rPr>
        <w:t>ds</w:t>
      </w:r>
      <w:r w:rsidRPr="00E352EF">
        <w:rPr>
          <w:rFonts w:ascii="Cambria" w:eastAsia="Calibri" w:hAnsi="Cambria" w:cs="Calibri"/>
        </w:rPr>
        <w:t xml:space="preserve"> are also present in the result and the values of the Identifier Component </w:t>
      </w:r>
      <w:r w:rsidRPr="00E352EF">
        <w:rPr>
          <w:rFonts w:ascii="Cambria" w:eastAsia="Calibri" w:hAnsi="Cambria" w:cs="Calibri"/>
          <w:i/>
        </w:rPr>
        <w:t>ds</w:t>
      </w:r>
      <w:del w:id="11117" w:author="Laura Viignola" w:date="2017-05-11T09:42:00Z">
        <w:r w:rsidRPr="00E352EF" w:rsidDel="004266D2">
          <w:rPr>
            <w:rFonts w:ascii="Cambria" w:eastAsia="Calibri" w:hAnsi="Cambria" w:cs="Calibri"/>
            <w:i/>
          </w:rPr>
          <w:delText>.</w:delText>
        </w:r>
      </w:del>
      <w:ins w:id="11118"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are modified as follows. For each data points of the </w:t>
      </w:r>
      <w:r w:rsidR="00297BF2" w:rsidRPr="00E352EF">
        <w:t>Dataset</w:t>
      </w:r>
      <w:r w:rsidRPr="00E352EF">
        <w:rPr>
          <w:rFonts w:ascii="Cambria" w:eastAsia="Calibri" w:hAnsi="Cambria" w:cs="Calibri"/>
        </w:rPr>
        <w:t xml:space="preserve">, the value </w:t>
      </w:r>
      <w:r w:rsidRPr="00E352EF">
        <w:rPr>
          <w:rFonts w:ascii="Cambria" w:eastAsia="Calibri" w:hAnsi="Cambria" w:cs="Calibri"/>
          <w:i/>
        </w:rPr>
        <w:t>v</w:t>
      </w:r>
      <w:r w:rsidRPr="00E352EF">
        <w:rPr>
          <w:rFonts w:ascii="Cambria" w:eastAsia="Calibri" w:hAnsi="Cambria" w:cs="Calibri"/>
        </w:rPr>
        <w:t xml:space="preserve"> of </w:t>
      </w:r>
      <w:r w:rsidRPr="00E352EF">
        <w:rPr>
          <w:rFonts w:ascii="Cambria" w:eastAsia="Calibri" w:hAnsi="Cambria" w:cs="Calibri"/>
          <w:i/>
        </w:rPr>
        <w:t>ds</w:t>
      </w:r>
      <w:del w:id="11119" w:author="Laura Viignola" w:date="2017-05-11T09:42:00Z">
        <w:r w:rsidRPr="00E352EF" w:rsidDel="004266D2">
          <w:rPr>
            <w:rFonts w:ascii="Cambria" w:eastAsia="Calibri" w:hAnsi="Cambria" w:cs="Calibri"/>
            <w:i/>
          </w:rPr>
          <w:delText>.</w:delText>
        </w:r>
      </w:del>
      <w:ins w:id="11120"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is replaced by the value included in the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corresponding to </w:t>
      </w:r>
      <w:r w:rsidRPr="00E352EF">
        <w:rPr>
          <w:rFonts w:ascii="Cambria" w:eastAsia="Calibri" w:hAnsi="Cambria" w:cs="Calibri"/>
          <w:i/>
        </w:rPr>
        <w:t>v</w:t>
      </w:r>
      <w:r w:rsidRPr="00E352EF">
        <w:rPr>
          <w:rFonts w:ascii="Cambria" w:eastAsia="Calibri" w:hAnsi="Cambria" w:cs="Calibri"/>
        </w:rPr>
        <w:t xml:space="preserve">. </w:t>
      </w:r>
    </w:p>
    <w:p w14:paraId="4067B44F" w14:textId="77777777" w:rsidR="00897489" w:rsidRPr="00E352EF" w:rsidRDefault="00897489" w:rsidP="00897489">
      <w:pPr>
        <w:rPr>
          <w:rFonts w:ascii="Cambria" w:eastAsia="Calibri" w:hAnsi="Cambria" w:cs="Calibri"/>
          <w:i/>
          <w:color w:val="5B9BD5"/>
        </w:rPr>
      </w:pPr>
    </w:p>
    <w:p w14:paraId="657D2313"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0CB76AB8" w14:textId="3A4573F4" w:rsidR="005A2227" w:rsidRPr="00E352EF" w:rsidRDefault="00EA6708" w:rsidP="00C96285">
      <w:pPr>
        <w:rPr>
          <w:rFonts w:ascii="Cambria" w:hAnsi="Cambria"/>
        </w:rPr>
      </w:pPr>
      <w:r w:rsidRPr="00E352EF">
        <w:rPr>
          <w:rFonts w:ascii="Cambria" w:eastAsia="Calibri" w:hAnsi="Cambria"/>
        </w:rPr>
        <w:t>d</w:t>
      </w:r>
      <w:r w:rsidR="0097053A" w:rsidRPr="00E352EF">
        <w:rPr>
          <w:rFonts w:ascii="Cambria" w:eastAsia="Calibri" w:hAnsi="Cambria"/>
        </w:rPr>
        <w:t xml:space="preserve">s_2 := </w:t>
      </w:r>
      <w:r w:rsidR="008D0823" w:rsidRPr="00E352EF">
        <w:rPr>
          <w:rFonts w:ascii="Cambria" w:eastAsia="Calibri" w:hAnsi="Cambria"/>
          <w:b/>
        </w:rPr>
        <w:t>transcode</w:t>
      </w:r>
      <w:r w:rsidR="0097053A" w:rsidRPr="00E352EF">
        <w:rPr>
          <w:rFonts w:ascii="Cambria" w:eastAsia="Calibri" w:hAnsi="Cambria"/>
          <w:b/>
        </w:rPr>
        <w:t>(</w:t>
      </w:r>
      <w:r w:rsidR="0097053A" w:rsidRPr="00E352EF">
        <w:rPr>
          <w:rFonts w:ascii="Cambria" w:eastAsia="Calibri" w:hAnsi="Cambria"/>
        </w:rPr>
        <w:t xml:space="preserve"> ds</w:t>
      </w:r>
      <w:ins w:id="11121" w:author="Laura Viignola" w:date="2017-05-11T09:42:00Z">
        <w:r w:rsidR="004266D2">
          <w:rPr>
            <w:rFonts w:ascii="Cambria" w:eastAsia="Calibri" w:hAnsi="Cambria"/>
          </w:rPr>
          <w:t>#</w:t>
        </w:r>
      </w:ins>
      <w:ins w:id="11122" w:author="Laura Viignola" w:date="2017-05-10T15:40:00Z">
        <w:r w:rsidR="008F48A1" w:rsidRPr="00E352EF">
          <w:rPr>
            <w:rFonts w:ascii="Cambria" w:eastAsia="Calibri" w:hAnsi="Cambria"/>
          </w:rPr>
          <w:t>REF_AREA</w:t>
        </w:r>
      </w:ins>
      <w:r w:rsidR="0097053A" w:rsidRPr="00E352EF">
        <w:rPr>
          <w:rFonts w:ascii="Cambria" w:eastAsia="Calibri" w:hAnsi="Cambria"/>
        </w:rPr>
        <w:t>, ds_map</w:t>
      </w:r>
      <w:del w:id="11123" w:author="Laura Viignola" w:date="2017-05-10T15:40:00Z">
        <w:r w:rsidR="0097053A" w:rsidRPr="00E352EF" w:rsidDel="008F48A1">
          <w:rPr>
            <w:rFonts w:ascii="Cambria" w:eastAsia="Calibri" w:hAnsi="Cambria"/>
          </w:rPr>
          <w:delText xml:space="preserve">, REF_AREA </w:delText>
        </w:r>
      </w:del>
      <w:r w:rsidR="0097053A" w:rsidRPr="00E352EF">
        <w:rPr>
          <w:rFonts w:ascii="Cambria" w:eastAsia="Calibri" w:hAnsi="Cambria"/>
          <w:b/>
        </w:rPr>
        <w:t>)</w:t>
      </w:r>
    </w:p>
    <w:p w14:paraId="7385CE03"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1AD8CF19"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F3D39A1" w14:textId="77777777" w:rsidR="005A2227" w:rsidRPr="00E352EF" w:rsidRDefault="0097053A">
            <w:pPr>
              <w:jc w:val="both"/>
            </w:pPr>
            <w:r w:rsidRPr="00E352EF">
              <w:rPr>
                <w:rFonts w:ascii="Calibri" w:eastAsia="Calibri" w:hAnsi="Calibri" w:cs="Calibri"/>
              </w:rPr>
              <w:t>ds_map</w:t>
            </w:r>
          </w:p>
        </w:tc>
      </w:tr>
      <w:tr w:rsidR="005A2227" w:rsidRPr="00E352EF" w14:paraId="7C49881A" w14:textId="77777777">
        <w:tc>
          <w:tcPr>
            <w:tcW w:w="151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A8DC46F" w14:textId="77777777" w:rsidR="005A2227" w:rsidRPr="00E352EF" w:rsidRDefault="0097053A">
            <w:pPr>
              <w:jc w:val="both"/>
            </w:pPr>
            <w:r w:rsidRPr="00E352EF">
              <w:rPr>
                <w:rFonts w:ascii="Calibri" w:eastAsia="Calibri" w:hAnsi="Calibri" w:cs="Calibri"/>
              </w:rPr>
              <w:t>MAPS_FROM</w:t>
            </w:r>
          </w:p>
        </w:tc>
        <w:tc>
          <w:tcPr>
            <w:tcW w:w="1714" w:type="dxa"/>
            <w:tcBorders>
              <w:top w:val="single" w:sz="6" w:space="0" w:color="000000"/>
              <w:left w:val="single" w:sz="6" w:space="0" w:color="000000"/>
              <w:bottom w:val="single" w:sz="6" w:space="0" w:color="000000"/>
              <w:right w:val="single" w:sz="6" w:space="0" w:color="000000"/>
            </w:tcBorders>
            <w:shd w:val="clear" w:color="auto" w:fill="DBE5F1"/>
            <w:tcMar>
              <w:top w:w="43" w:type="dxa"/>
              <w:left w:w="115" w:type="dxa"/>
              <w:bottom w:w="43" w:type="dxa"/>
              <w:right w:w="43" w:type="dxa"/>
            </w:tcMar>
          </w:tcPr>
          <w:p w14:paraId="7BB57B56" w14:textId="77777777" w:rsidR="005A2227" w:rsidRPr="00E352EF" w:rsidRDefault="0097053A">
            <w:pPr>
              <w:jc w:val="both"/>
            </w:pPr>
            <w:r w:rsidRPr="00E352EF">
              <w:rPr>
                <w:rFonts w:ascii="Calibri" w:eastAsia="Calibri" w:hAnsi="Calibri" w:cs="Calibri"/>
              </w:rPr>
              <w:t>MAPS_TO</w:t>
            </w:r>
          </w:p>
        </w:tc>
      </w:tr>
      <w:tr w:rsidR="005A2227" w:rsidRPr="00E352EF" w14:paraId="7122359B"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74302"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7D6A" w14:textId="77777777" w:rsidR="005A2227" w:rsidRPr="00E352EF" w:rsidRDefault="0097053A">
            <w:pPr>
              <w:jc w:val="both"/>
            </w:pPr>
            <w:r w:rsidRPr="00E352EF">
              <w:rPr>
                <w:rFonts w:ascii="Calibri" w:eastAsia="Calibri" w:hAnsi="Calibri" w:cs="Calibri"/>
              </w:rPr>
              <w:t>LUX</w:t>
            </w:r>
          </w:p>
        </w:tc>
      </w:tr>
      <w:tr w:rsidR="005A2227" w:rsidRPr="00E352EF" w14:paraId="79135A35"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F5CF1"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D5719" w14:textId="77777777" w:rsidR="005A2227" w:rsidRPr="00E352EF" w:rsidRDefault="0097053A">
            <w:pPr>
              <w:jc w:val="both"/>
            </w:pPr>
            <w:r w:rsidRPr="00E352EF">
              <w:rPr>
                <w:rFonts w:ascii="Calibri" w:eastAsia="Calibri" w:hAnsi="Calibri" w:cs="Calibri"/>
              </w:rPr>
              <w:t>BEL</w:t>
            </w:r>
          </w:p>
        </w:tc>
      </w:tr>
      <w:tr w:rsidR="005A2227" w:rsidRPr="00E352EF" w14:paraId="01856A8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89478"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AB1F" w14:textId="77777777" w:rsidR="005A2227" w:rsidRPr="00E352EF" w:rsidRDefault="0097053A">
            <w:pPr>
              <w:jc w:val="both"/>
            </w:pPr>
            <w:r w:rsidRPr="00E352EF">
              <w:rPr>
                <w:rFonts w:ascii="Calibri" w:eastAsia="Calibri" w:hAnsi="Calibri" w:cs="Calibri"/>
              </w:rPr>
              <w:t>ITA</w:t>
            </w:r>
          </w:p>
        </w:tc>
      </w:tr>
    </w:tbl>
    <w:p w14:paraId="76557617"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6BA42237"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A04C83" w14:textId="77777777" w:rsidR="005A2227" w:rsidRPr="00E352EF" w:rsidRDefault="0097053A">
            <w:pPr>
              <w:jc w:val="both"/>
            </w:pPr>
            <w:r w:rsidRPr="00E352EF">
              <w:rPr>
                <w:rFonts w:ascii="Calibri" w:eastAsia="Calibri" w:hAnsi="Calibri" w:cs="Calibri"/>
              </w:rPr>
              <w:t>ds</w:t>
            </w:r>
          </w:p>
        </w:tc>
      </w:tr>
      <w:tr w:rsidR="005A2227" w:rsidRPr="00E352EF" w14:paraId="754C7DAF"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2C19603"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7A4B8A6" w14:textId="77777777" w:rsidR="005A2227" w:rsidRPr="00E352EF" w:rsidRDefault="0097053A">
            <w:pPr>
              <w:jc w:val="both"/>
            </w:pPr>
            <w:r w:rsidRPr="00E352EF">
              <w:rPr>
                <w:rFonts w:ascii="Calibri" w:eastAsia="Calibri" w:hAnsi="Calibri" w:cs="Calibri"/>
              </w:rPr>
              <w:t>VALUE</w:t>
            </w:r>
          </w:p>
        </w:tc>
      </w:tr>
      <w:tr w:rsidR="005A2227" w:rsidRPr="00E352EF" w14:paraId="1EF956D7"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AA6C"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CB0DA" w14:textId="77777777" w:rsidR="005A2227" w:rsidRPr="00E352EF" w:rsidRDefault="0097053A">
            <w:pPr>
              <w:jc w:val="both"/>
            </w:pPr>
            <w:r w:rsidRPr="00E352EF">
              <w:rPr>
                <w:rFonts w:ascii="Calibri" w:eastAsia="Calibri" w:hAnsi="Calibri" w:cs="Calibri"/>
              </w:rPr>
              <w:t>10</w:t>
            </w:r>
          </w:p>
        </w:tc>
      </w:tr>
      <w:tr w:rsidR="005A2227" w:rsidRPr="00E352EF" w14:paraId="05C44B11"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5400F"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76401" w14:textId="77777777" w:rsidR="005A2227" w:rsidRPr="00E352EF" w:rsidRDefault="0097053A">
            <w:pPr>
              <w:jc w:val="both"/>
            </w:pPr>
            <w:r w:rsidRPr="00E352EF">
              <w:rPr>
                <w:rFonts w:ascii="Calibri" w:eastAsia="Calibri" w:hAnsi="Calibri" w:cs="Calibri"/>
              </w:rPr>
              <w:t>11</w:t>
            </w:r>
          </w:p>
        </w:tc>
      </w:tr>
      <w:tr w:rsidR="005A2227" w:rsidRPr="00E352EF" w14:paraId="194947E2"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07057"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2970B" w14:textId="77777777" w:rsidR="005A2227" w:rsidRPr="00E352EF" w:rsidRDefault="0097053A">
            <w:pPr>
              <w:jc w:val="both"/>
            </w:pPr>
            <w:r w:rsidRPr="00E352EF">
              <w:rPr>
                <w:rFonts w:ascii="Calibri" w:eastAsia="Calibri" w:hAnsi="Calibri" w:cs="Calibri"/>
              </w:rPr>
              <w:t>13</w:t>
            </w:r>
          </w:p>
        </w:tc>
      </w:tr>
    </w:tbl>
    <w:p w14:paraId="2B575623" w14:textId="77777777" w:rsidR="005A2227" w:rsidRPr="00E352EF" w:rsidRDefault="005A2227">
      <w:pPr>
        <w:spacing w:after="120"/>
      </w:pPr>
    </w:p>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4789EE7B"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090368F" w14:textId="77777777" w:rsidR="005A2227" w:rsidRPr="00E352EF" w:rsidRDefault="0097053A">
            <w:pPr>
              <w:jc w:val="both"/>
            </w:pPr>
            <w:r w:rsidRPr="00E352EF">
              <w:rPr>
                <w:rFonts w:ascii="Calibri" w:eastAsia="Calibri" w:hAnsi="Calibri" w:cs="Calibri"/>
              </w:rPr>
              <w:t>ds_2</w:t>
            </w:r>
          </w:p>
        </w:tc>
      </w:tr>
      <w:tr w:rsidR="005A2227" w:rsidRPr="00E352EF" w14:paraId="5376E011"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18EB90E"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B5E15CB" w14:textId="77777777" w:rsidR="005A2227" w:rsidRPr="00E352EF" w:rsidRDefault="0097053A">
            <w:pPr>
              <w:jc w:val="both"/>
            </w:pPr>
            <w:r w:rsidRPr="00E352EF">
              <w:rPr>
                <w:rFonts w:ascii="Calibri" w:eastAsia="Calibri" w:hAnsi="Calibri" w:cs="Calibri"/>
              </w:rPr>
              <w:t>VALUE</w:t>
            </w:r>
          </w:p>
        </w:tc>
      </w:tr>
      <w:tr w:rsidR="005A2227" w:rsidRPr="00E352EF" w14:paraId="5257AAE3"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C56B" w14:textId="77777777" w:rsidR="005A2227" w:rsidRPr="00E352EF" w:rsidRDefault="0097053A">
            <w:pPr>
              <w:jc w:val="both"/>
            </w:pPr>
            <w:r w:rsidRPr="00E352EF">
              <w:rPr>
                <w:rFonts w:ascii="Calibri" w:eastAsia="Calibri" w:hAnsi="Calibri" w:cs="Calibri"/>
              </w:rPr>
              <w:t>LUX</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85A29" w14:textId="77777777" w:rsidR="005A2227" w:rsidRPr="00E352EF" w:rsidRDefault="0097053A">
            <w:pPr>
              <w:jc w:val="both"/>
            </w:pPr>
            <w:r w:rsidRPr="00E352EF">
              <w:rPr>
                <w:rFonts w:ascii="Calibri" w:eastAsia="Calibri" w:hAnsi="Calibri" w:cs="Calibri"/>
              </w:rPr>
              <w:t>10</w:t>
            </w:r>
          </w:p>
        </w:tc>
      </w:tr>
      <w:tr w:rsidR="005A2227" w:rsidRPr="00E352EF" w14:paraId="6DAA1F74"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3B80F" w14:textId="77777777" w:rsidR="005A2227" w:rsidRPr="00E352EF" w:rsidRDefault="0097053A">
            <w:pPr>
              <w:jc w:val="both"/>
            </w:pPr>
            <w:r w:rsidRPr="00E352EF">
              <w:rPr>
                <w:rFonts w:ascii="Calibri" w:eastAsia="Calibri" w:hAnsi="Calibri" w:cs="Calibri"/>
              </w:rPr>
              <w:t>BEL</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8D903" w14:textId="77777777" w:rsidR="005A2227" w:rsidRPr="00E352EF" w:rsidRDefault="0097053A">
            <w:pPr>
              <w:jc w:val="both"/>
            </w:pPr>
            <w:r w:rsidRPr="00E352EF">
              <w:rPr>
                <w:rFonts w:ascii="Calibri" w:eastAsia="Calibri" w:hAnsi="Calibri" w:cs="Calibri"/>
              </w:rPr>
              <w:t>11</w:t>
            </w:r>
          </w:p>
        </w:tc>
      </w:tr>
      <w:tr w:rsidR="005A2227" w:rsidRPr="00E352EF" w14:paraId="17585E6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9D67" w14:textId="77777777" w:rsidR="005A2227" w:rsidRPr="00E352EF" w:rsidRDefault="0097053A">
            <w:pPr>
              <w:jc w:val="both"/>
            </w:pPr>
            <w:r w:rsidRPr="00E352EF">
              <w:rPr>
                <w:rFonts w:ascii="Calibri" w:eastAsia="Calibri" w:hAnsi="Calibri" w:cs="Calibri"/>
              </w:rPr>
              <w:t>ITA</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406C" w14:textId="77777777" w:rsidR="005A2227" w:rsidRPr="00E352EF" w:rsidRDefault="0097053A">
            <w:pPr>
              <w:jc w:val="both"/>
            </w:pPr>
            <w:r w:rsidRPr="00E352EF">
              <w:rPr>
                <w:rFonts w:ascii="Calibri" w:eastAsia="Calibri" w:hAnsi="Calibri" w:cs="Calibri"/>
              </w:rPr>
              <w:t>13</w:t>
            </w:r>
          </w:p>
        </w:tc>
      </w:tr>
    </w:tbl>
    <w:p w14:paraId="00A9D6A3" w14:textId="77777777" w:rsidR="005A2227" w:rsidRPr="00E352EF" w:rsidRDefault="0097053A" w:rsidP="00A667AB">
      <w:pPr>
        <w:pStyle w:val="Stile3"/>
        <w:rPr>
          <w:lang w:val="en-GB"/>
        </w:rPr>
      </w:pPr>
      <w:bookmarkStart w:id="11124" w:name="_Toc462659733"/>
      <w:bookmarkStart w:id="11125" w:name="_Toc463805785"/>
      <w:bookmarkStart w:id="11126" w:name="_Toc464487962"/>
      <w:r w:rsidRPr="00E352EF">
        <w:rPr>
          <w:lang w:val="en-GB"/>
        </w:rPr>
        <w:t>aggregate</w:t>
      </w:r>
      <w:bookmarkEnd w:id="11124"/>
      <w:bookmarkEnd w:id="11125"/>
      <w:bookmarkEnd w:id="11126"/>
    </w:p>
    <w:p w14:paraId="0E9BCAC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9BE6061"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aggregate </w:t>
      </w:r>
      <w:r w:rsidRPr="00E352EF">
        <w:rPr>
          <w:rFonts w:ascii="Cambria" w:eastAsia="Calibri" w:hAnsi="Cambria" w:cs="Calibri"/>
        </w:rPr>
        <w:t>takes as input a Dataset and returns a new Dataset with the data aggregated based on the rules and Boolean conditions specified in the hierarchical ruleset.</w:t>
      </w:r>
    </w:p>
    <w:p w14:paraId="6784176E" w14:textId="77777777" w:rsidR="00897489" w:rsidRPr="00E352EF" w:rsidRDefault="00897489" w:rsidP="00897489">
      <w:pPr>
        <w:rPr>
          <w:rFonts w:ascii="Cambria" w:eastAsia="Calibri" w:hAnsi="Cambria" w:cs="Calibri"/>
          <w:i/>
          <w:color w:val="5B9BD5"/>
        </w:rPr>
      </w:pPr>
    </w:p>
    <w:p w14:paraId="5183C34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46E70A3A" w14:textId="77777777" w:rsidR="005A2227" w:rsidRPr="00E352EF" w:rsidRDefault="0097053A" w:rsidP="00897489">
      <w:pPr>
        <w:jc w:val="both"/>
        <w:rPr>
          <w:rFonts w:ascii="Cambria" w:hAnsi="Cambria"/>
        </w:rPr>
      </w:pPr>
      <w:r w:rsidRPr="00E352EF">
        <w:rPr>
          <w:rFonts w:ascii="Cambria" w:eastAsia="Calibri" w:hAnsi="Cambria" w:cs="Calibri"/>
          <w:b/>
        </w:rPr>
        <w:t>aggregate (</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hr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total</w:t>
      </w:r>
      <w:r w:rsidRPr="00E352EF">
        <w:rPr>
          <w:rFonts w:ascii="Cambria" w:eastAsia="Calibri" w:hAnsi="Cambria" w:cs="Calibri"/>
        </w:rPr>
        <w:t xml:space="preserve"> | </w:t>
      </w:r>
      <w:r w:rsidRPr="00E352EF">
        <w:rPr>
          <w:rFonts w:ascii="Cambria" w:eastAsia="Calibri" w:hAnsi="Cambria" w:cs="Calibri"/>
          <w:b/>
        </w:rPr>
        <w:t>partial</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return</w:t>
      </w:r>
      <w:r w:rsidRPr="00E352EF">
        <w:rPr>
          <w:rFonts w:ascii="Cambria" w:eastAsia="Calibri" w:hAnsi="Cambria" w:cs="Calibri"/>
        </w:rPr>
        <w:t xml:space="preserve"> </w:t>
      </w:r>
      <w:r w:rsidRPr="00E352EF">
        <w:rPr>
          <w:rFonts w:ascii="Cambria" w:eastAsia="Calibri" w:hAnsi="Cambria" w:cs="Calibri"/>
          <w:b/>
        </w:rPr>
        <w:t>aggregates</w:t>
      </w:r>
      <w:r w:rsidRPr="00E352EF">
        <w:rPr>
          <w:rFonts w:ascii="Cambria" w:eastAsia="Calibri" w:hAnsi="Cambria" w:cs="Calibri"/>
        </w:rPr>
        <w:t xml:space="preserve"> | </w:t>
      </w:r>
      <w:r w:rsidRPr="00E352EF">
        <w:rPr>
          <w:rFonts w:ascii="Cambria" w:eastAsia="Calibri" w:hAnsi="Cambria" w:cs="Calibri"/>
          <w:b/>
        </w:rPr>
        <w:t>return all data points</w:t>
      </w:r>
      <w:r w:rsidRPr="00E352EF">
        <w:rPr>
          <w:rFonts w:ascii="Cambria" w:eastAsia="Calibri" w:hAnsi="Cambria" w:cs="Calibri"/>
        </w:rPr>
        <w:t xml:space="preserve">] } </w:t>
      </w:r>
      <w:r w:rsidRPr="00E352EF">
        <w:rPr>
          <w:rFonts w:ascii="Cambria" w:eastAsia="Calibri" w:hAnsi="Cambria" w:cs="Calibri"/>
          <w:b/>
        </w:rPr>
        <w:t>);</w:t>
      </w:r>
    </w:p>
    <w:p w14:paraId="28803CF2" w14:textId="77777777" w:rsidR="00897489" w:rsidRPr="00E352EF" w:rsidRDefault="00897489" w:rsidP="00897489">
      <w:pPr>
        <w:rPr>
          <w:rFonts w:ascii="Cambria" w:eastAsia="Calibri" w:hAnsi="Cambria" w:cs="Calibri"/>
          <w:i/>
          <w:color w:val="5B9BD5"/>
        </w:rPr>
      </w:pPr>
    </w:p>
    <w:p w14:paraId="5AAEDCA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153596C"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0097053A" w:rsidRPr="00E352EF">
        <w:rPr>
          <w:rFonts w:ascii="Cambria" w:eastAsia="Calibri" w:hAnsi="Cambria" w:cs="Calibri"/>
        </w:rPr>
        <w:t xml:space="preserve"> dataset {identifier &lt;IDENT&gt; as scalar-type}+ {measure &lt;IDENT&gt; as numeric}+ </w:t>
      </w:r>
    </w:p>
    <w:p w14:paraId="759A2F8A"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                    {measure &lt;IDENT&gt; as scalar-type}* {attribute &lt;IDENT&gt; as scalar-type}*</w:t>
      </w:r>
    </w:p>
    <w:p w14:paraId="371EC0E3" w14:textId="77777777" w:rsidR="00897489" w:rsidRPr="00E352EF" w:rsidRDefault="00897489" w:rsidP="00897489">
      <w:pPr>
        <w:rPr>
          <w:rFonts w:ascii="Cambria" w:hAnsi="Cambria"/>
        </w:rPr>
      </w:pPr>
    </w:p>
    <w:p w14:paraId="31DA9E4E"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input Dataset to aggregate.</w:t>
      </w:r>
    </w:p>
    <w:p w14:paraId="2AF7E80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hr </w:t>
      </w:r>
      <w:r w:rsidRPr="00E352EF">
        <w:rPr>
          <w:rFonts w:ascii="Cambria" w:eastAsia="Calibri" w:hAnsi="Cambria" w:cs="Calibri"/>
        </w:rPr>
        <w:t>– is the hierarchical ruleset (see define hierarchical ruleset) where the rules and the conditions to perform the aggregate operation are defined</w:t>
      </w:r>
      <w:r w:rsidRPr="00E352EF">
        <w:rPr>
          <w:rFonts w:ascii="Cambria" w:eastAsia="Calibri" w:hAnsi="Cambria" w:cs="Calibri"/>
          <w:i/>
        </w:rPr>
        <w:t>.</w:t>
      </w:r>
    </w:p>
    <w:p w14:paraId="038C6E1F"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total – </w:t>
      </w:r>
      <w:r w:rsidRPr="00E352EF">
        <w:rPr>
          <w:rFonts w:ascii="Cambria" w:eastAsia="Calibri" w:hAnsi="Cambria" w:cs="Calibri"/>
        </w:rPr>
        <w:t>a keyword to specify that the aggregation is performed only when all the elements in the right-hand elements of the aggregation conditions in vr are not NULL (default behaviour).</w:t>
      </w:r>
    </w:p>
    <w:p w14:paraId="3D694320"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partial – </w:t>
      </w:r>
      <w:r w:rsidRPr="00E352EF">
        <w:rPr>
          <w:rFonts w:ascii="Cambria" w:eastAsia="Calibri" w:hAnsi="Cambria" w:cs="Calibri"/>
        </w:rPr>
        <w:t>a keyword to specify that the aggregation is performed when at least one element of the right-hand side of the aggregation conditions in vr is not NULL and, in this case, all the NULLs are treated as zero (that is, ignored in the summation).</w:t>
      </w:r>
    </w:p>
    <w:p w14:paraId="0A40EE6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aggregates – </w:t>
      </w:r>
      <w:r w:rsidRPr="00E352EF">
        <w:rPr>
          <w:rFonts w:ascii="Cambria" w:eastAsia="Calibri" w:hAnsi="Cambria" w:cs="Calibri"/>
        </w:rPr>
        <w:t>a keyword to specify that the output Dataset contains only the data points resulting from aggregations (default behaviour).</w:t>
      </w:r>
    </w:p>
    <w:p w14:paraId="7805CB36"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all data points – </w:t>
      </w:r>
      <w:r w:rsidRPr="00E352EF">
        <w:rPr>
          <w:rFonts w:ascii="Cambria" w:eastAsia="Calibri" w:hAnsi="Cambria" w:cs="Calibri"/>
        </w:rPr>
        <w:t xml:space="preserve">a keyword to specify that the output Dataset contains data points resulting from aggregations as well as the data points of the input Dataset ds. </w:t>
      </w:r>
    </w:p>
    <w:p w14:paraId="1151DDDE" w14:textId="77777777" w:rsidR="00897489" w:rsidRPr="00E352EF" w:rsidRDefault="00897489" w:rsidP="00897489">
      <w:pPr>
        <w:rPr>
          <w:rFonts w:ascii="Cambria" w:eastAsia="Calibri" w:hAnsi="Cambria" w:cs="Calibri"/>
          <w:i/>
          <w:color w:val="5B9BD5"/>
        </w:rPr>
      </w:pPr>
    </w:p>
    <w:p w14:paraId="0CB93BE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393B035A" w14:textId="77777777" w:rsidR="005A2227" w:rsidRPr="00E352EF" w:rsidRDefault="0097053A" w:rsidP="008A7573">
      <w:pPr>
        <w:numPr>
          <w:ilvl w:val="0"/>
          <w:numId w:val="35"/>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w:t>
      </w:r>
      <w:r w:rsidR="008D0823" w:rsidRPr="00E352EF">
        <w:rPr>
          <w:rFonts w:ascii="Cambria" w:eastAsia="Calibri" w:hAnsi="Cambria" w:cs="Calibri"/>
        </w:rPr>
        <w:t>ve</w:t>
      </w:r>
      <w:r w:rsidRPr="00E352EF">
        <w:rPr>
          <w:rFonts w:ascii="Cambria" w:eastAsia="Calibri" w:hAnsi="Cambria" w:cs="Calibri"/>
        </w:rPr>
        <w:t xml:space="preserve"> at least one numeric </w:t>
      </w:r>
      <w:r w:rsidR="00D6733B" w:rsidRPr="00E352EF">
        <w:rPr>
          <w:rFonts w:ascii="Cambria" w:eastAsia="Calibri" w:hAnsi="Cambria" w:cs="Calibri"/>
        </w:rPr>
        <w:t>M</w:t>
      </w:r>
      <w:r w:rsidRPr="00E352EF">
        <w:rPr>
          <w:rFonts w:ascii="Cambria" w:eastAsia="Calibri" w:hAnsi="Cambria" w:cs="Calibri"/>
        </w:rPr>
        <w:t xml:space="preserve">easure. </w:t>
      </w:r>
    </w:p>
    <w:p w14:paraId="27FC5AA7" w14:textId="77777777" w:rsidR="005A2227" w:rsidRPr="00E352EF" w:rsidRDefault="0097053A" w:rsidP="008A7573">
      <w:pPr>
        <w:numPr>
          <w:ilvl w:val="0"/>
          <w:numId w:val="35"/>
        </w:numPr>
        <w:tabs>
          <w:tab w:val="left" w:pos="0"/>
        </w:tabs>
        <w:ind w:left="360"/>
        <w:rPr>
          <w:rFonts w:ascii="Cambria" w:hAnsi="Cambria"/>
        </w:rPr>
      </w:pPr>
      <w:r w:rsidRPr="00E352EF">
        <w:rPr>
          <w:rFonts w:ascii="Cambria" w:eastAsia="Calibri" w:hAnsi="Cambria" w:cs="Calibri"/>
          <w:i/>
        </w:rPr>
        <w:t>hr</w:t>
      </w:r>
      <w:r w:rsidRPr="00E352EF">
        <w:rPr>
          <w:rFonts w:ascii="Cambria" w:eastAsia="Calibri" w:hAnsi="Cambria" w:cs="Calibri"/>
        </w:rPr>
        <w:t xml:space="preserve"> must be defined for calculation purposes (hence following the respective constraints). </w:t>
      </w:r>
    </w:p>
    <w:p w14:paraId="172E9309" w14:textId="77777777" w:rsidR="00897489" w:rsidRPr="00E352EF" w:rsidRDefault="00897489" w:rsidP="00897489">
      <w:pPr>
        <w:rPr>
          <w:rFonts w:ascii="Cambria" w:eastAsia="Calibri" w:hAnsi="Cambria" w:cs="Calibri"/>
          <w:i/>
          <w:color w:val="5B9BD5"/>
        </w:rPr>
      </w:pPr>
    </w:p>
    <w:p w14:paraId="70CB75F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87A742E" w14:textId="662E3F77" w:rsidR="005A2227" w:rsidRPr="00E352EF" w:rsidRDefault="0097053A" w:rsidP="00897489">
      <w:pPr>
        <w:jc w:val="both"/>
        <w:rPr>
          <w:rFonts w:ascii="Cambria" w:hAnsi="Cambria"/>
        </w:rPr>
      </w:pPr>
      <w:r w:rsidRPr="00E352EF">
        <w:rPr>
          <w:rFonts w:ascii="Cambria" w:eastAsia="Calibri" w:hAnsi="Cambria" w:cs="Calibri"/>
        </w:rPr>
        <w:t xml:space="preserve">A Dataset with all the Identifier and Measure Components of </w:t>
      </w:r>
      <w:r w:rsidRPr="00E352EF">
        <w:rPr>
          <w:rFonts w:ascii="Cambria" w:eastAsia="Calibri" w:hAnsi="Cambria" w:cs="Calibri"/>
          <w:i/>
        </w:rPr>
        <w:t>ds</w:t>
      </w:r>
      <w:r w:rsidRPr="00E352EF">
        <w:rPr>
          <w:rFonts w:ascii="Cambria" w:eastAsia="Calibri" w:hAnsi="Cambria" w:cs="Calibri"/>
        </w:rPr>
        <w:t xml:space="preserve">, with the data aggregated on the basis of the rules and Boolean conditions specified in the </w:t>
      </w:r>
      <w:r w:rsidR="00AE69F4" w:rsidRPr="00E352EF">
        <w:rPr>
          <w:rFonts w:ascii="Cambria" w:eastAsia="Calibri" w:hAnsi="Cambria" w:cs="Calibri"/>
        </w:rPr>
        <w:t xml:space="preserve">hierarchical (vertical) </w:t>
      </w:r>
      <w:r w:rsidRPr="00E352EF">
        <w:rPr>
          <w:rFonts w:ascii="Cambria" w:eastAsia="Calibri" w:hAnsi="Cambria" w:cs="Calibri"/>
        </w:rPr>
        <w:t xml:space="preserve">Ruleset </w:t>
      </w:r>
      <w:r w:rsidRPr="00E352EF">
        <w:rPr>
          <w:rFonts w:ascii="Cambria" w:eastAsia="Calibri" w:hAnsi="Cambria" w:cs="Calibri"/>
          <w:i/>
        </w:rPr>
        <w:t>hr</w:t>
      </w:r>
      <w:r w:rsidRPr="00E352EF">
        <w:rPr>
          <w:rFonts w:ascii="Cambria" w:eastAsia="Calibri" w:hAnsi="Cambria" w:cs="Calibri"/>
        </w:rPr>
        <w:t xml:space="preserve">.   </w:t>
      </w:r>
    </w:p>
    <w:p w14:paraId="1CC7D990" w14:textId="77777777" w:rsidR="00897489" w:rsidRPr="00E352EF" w:rsidRDefault="00897489" w:rsidP="00897489">
      <w:pPr>
        <w:rPr>
          <w:rFonts w:ascii="Cambria" w:eastAsia="Calibri" w:hAnsi="Cambria" w:cs="Calibri"/>
          <w:i/>
          <w:color w:val="5B9BD5"/>
        </w:rPr>
      </w:pPr>
    </w:p>
    <w:p w14:paraId="39F21C6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838E3B4"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aggregate operator takes as input a Dataset, with at least a numeric Measure Component, and a hierarchical ruleset and returns a new Dataset, with the data aggregated based on the rules and Boolean conditions specified in the ruleset. </w:t>
      </w:r>
    </w:p>
    <w:p w14:paraId="59843805"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operator computes the numeric Measure Components associated to the aggregates defined in the left side of the rules in </w:t>
      </w:r>
      <w:r w:rsidRPr="00E352EF">
        <w:rPr>
          <w:rFonts w:ascii="Cambria" w:eastAsia="Calibri" w:hAnsi="Cambria" w:cs="Calibri"/>
          <w:i/>
        </w:rPr>
        <w:t>hr</w:t>
      </w:r>
      <w:r w:rsidRPr="00E352EF">
        <w:rPr>
          <w:rFonts w:ascii="Cambria" w:eastAsia="Calibri" w:hAnsi="Cambria" w:cs="Calibri"/>
        </w:rPr>
        <w:t>. The aggregation is pr</w:t>
      </w:r>
      <w:r w:rsidR="008D0823" w:rsidRPr="00E352EF">
        <w:rPr>
          <w:rFonts w:ascii="Cambria" w:eastAsia="Calibri" w:hAnsi="Cambria" w:cs="Calibri"/>
        </w:rPr>
        <w:t>er</w:t>
      </w:r>
      <w:r w:rsidRPr="00E352EF">
        <w:rPr>
          <w:rFonts w:ascii="Cambria" w:eastAsia="Calibri" w:hAnsi="Cambria" w:cs="Calibri"/>
        </w:rPr>
        <w:t>formed computing all aggregates in a single operation according to a bottom-up calculation.</w:t>
      </w:r>
    </w:p>
    <w:p w14:paraId="40660A88"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rules are executed in an appropriate order. In practice, if a rule in the ruleset depends on another one, the latter is evaluated before, and its output exploited by the former. </w:t>
      </w:r>
      <w:r w:rsidR="007038CD" w:rsidRPr="00E352EF">
        <w:rPr>
          <w:rFonts w:ascii="Cambria" w:eastAsia="Calibri" w:hAnsi="Cambria" w:cs="Calibri"/>
        </w:rPr>
        <w:t>T</w:t>
      </w:r>
      <w:r w:rsidRPr="00E352EF">
        <w:rPr>
          <w:rFonts w:ascii="Cambria" w:eastAsia="Calibri" w:hAnsi="Cambria" w:cs="Calibri"/>
        </w:rPr>
        <w:t>he functional constraints ensure that each aggregate is calculated once.</w:t>
      </w:r>
    </w:p>
    <w:p w14:paraId="25AEE0C5" w14:textId="349174E8" w:rsidR="005A2227" w:rsidRPr="00E352EF" w:rsidRDefault="0097053A" w:rsidP="00897489">
      <w:pPr>
        <w:jc w:val="both"/>
        <w:rPr>
          <w:rFonts w:ascii="Cambria" w:hAnsi="Cambria"/>
        </w:rPr>
      </w:pPr>
      <w:r w:rsidRPr="00E352EF">
        <w:rPr>
          <w:rFonts w:ascii="Cambria" w:eastAsia="Calibri" w:hAnsi="Cambria" w:cs="Calibri"/>
        </w:rPr>
        <w:t xml:space="preserve">By default, the aggregation is performed only when all element of the right side of an aggregation rule in the </w:t>
      </w:r>
      <w:r w:rsidR="00AE69F4" w:rsidRPr="00E352EF">
        <w:rPr>
          <w:rFonts w:ascii="Cambria" w:eastAsia="Calibri" w:hAnsi="Cambria" w:cs="Calibri"/>
        </w:rPr>
        <w:t>hierarchical (</w:t>
      </w:r>
      <w:r w:rsidR="00946CD3" w:rsidRPr="00E352EF">
        <w:rPr>
          <w:rFonts w:ascii="Cambria" w:eastAsia="Calibri" w:hAnsi="Cambria" w:cs="Calibri"/>
        </w:rPr>
        <w:t>v</w:t>
      </w:r>
      <w:r w:rsidRPr="00E352EF">
        <w:rPr>
          <w:rFonts w:ascii="Cambria" w:eastAsia="Calibri" w:hAnsi="Cambria" w:cs="Calibri"/>
        </w:rPr>
        <w:t>ertical</w:t>
      </w:r>
      <w:r w:rsidR="00AE69F4" w:rsidRPr="00E352EF">
        <w:rPr>
          <w:rFonts w:ascii="Cambria" w:eastAsia="Calibri" w:hAnsi="Cambria" w:cs="Calibri"/>
        </w:rPr>
        <w:t>)</w:t>
      </w:r>
      <w:r w:rsidRPr="00E352EF">
        <w:rPr>
          <w:rFonts w:ascii="Cambria" w:eastAsia="Calibri" w:hAnsi="Cambria" w:cs="Calibri"/>
        </w:rPr>
        <w:t xml:space="preserve"> Ruleset of input </w:t>
      </w:r>
      <w:r w:rsidRPr="00E352EF">
        <w:rPr>
          <w:rFonts w:ascii="Cambria" w:eastAsia="Calibri" w:hAnsi="Cambria" w:cs="Calibri"/>
          <w:i/>
        </w:rPr>
        <w:t xml:space="preserve">hr </w:t>
      </w:r>
      <w:r w:rsidRPr="00E352EF">
        <w:rPr>
          <w:rFonts w:ascii="Cambria" w:eastAsia="Calibri" w:hAnsi="Cambria" w:cs="Calibri"/>
        </w:rPr>
        <w:t xml:space="preserve">are not NULL in the input Dataset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b/>
        </w:rPr>
        <w:t xml:space="preserve">total </w:t>
      </w:r>
      <w:r w:rsidRPr="00E352EF">
        <w:rPr>
          <w:rFonts w:ascii="Cambria" w:eastAsia="Calibri" w:hAnsi="Cambria" w:cs="Calibri"/>
        </w:rPr>
        <w:t>clause).</w:t>
      </w:r>
      <w:r w:rsidRPr="00E352EF">
        <w:rPr>
          <w:rFonts w:ascii="Cambria" w:eastAsia="Calibri" w:hAnsi="Cambria" w:cs="Calibri"/>
          <w:i/>
        </w:rPr>
        <w:t xml:space="preserve"> </w:t>
      </w:r>
      <w:r w:rsidR="008D0823" w:rsidRPr="00E352EF">
        <w:rPr>
          <w:rFonts w:ascii="Cambria" w:eastAsia="Calibri" w:hAnsi="Cambria" w:cs="Calibri"/>
        </w:rPr>
        <w:t>By s</w:t>
      </w:r>
      <w:r w:rsidRPr="00E352EF">
        <w:rPr>
          <w:rFonts w:ascii="Cambria" w:eastAsia="Calibri" w:hAnsi="Cambria" w:cs="Calibri"/>
        </w:rPr>
        <w:t xml:space="preserve">pecifying the </w:t>
      </w:r>
      <w:r w:rsidRPr="00E352EF">
        <w:rPr>
          <w:rFonts w:ascii="Cambria" w:eastAsia="Calibri" w:hAnsi="Cambria" w:cs="Calibri"/>
          <w:b/>
        </w:rPr>
        <w:t>partial</w:t>
      </w:r>
      <w:r w:rsidRPr="00E352EF">
        <w:rPr>
          <w:rFonts w:ascii="Cambria" w:eastAsia="Calibri" w:hAnsi="Cambria" w:cs="Calibri"/>
        </w:rPr>
        <w:t xml:space="preserve"> clause the aggregation is performed either if there are NULL values. </w:t>
      </w:r>
    </w:p>
    <w:p w14:paraId="40F1A57B" w14:textId="77777777" w:rsidR="005A2227" w:rsidRPr="00E352EF" w:rsidRDefault="0097053A" w:rsidP="00897489">
      <w:pPr>
        <w:jc w:val="both"/>
        <w:rPr>
          <w:rFonts w:ascii="Cambria" w:hAnsi="Cambria"/>
        </w:rPr>
      </w:pPr>
      <w:r w:rsidRPr="00E352EF">
        <w:rPr>
          <w:rFonts w:ascii="Cambria" w:eastAsia="Calibri" w:hAnsi="Cambria" w:cs="Calibri"/>
        </w:rPr>
        <w:t>The Dataset’s data points that are not implied in the aggregation are not shown in the resulting Dataset, essentially the data points containing values that are not involved in the aggregation will be lost (</w:t>
      </w:r>
      <w:r w:rsidRPr="00E352EF">
        <w:rPr>
          <w:rFonts w:ascii="Cambria" w:eastAsia="Calibri" w:hAnsi="Cambria" w:cs="Calibri"/>
          <w:b/>
        </w:rPr>
        <w:t xml:space="preserve">return aggregates </w:t>
      </w:r>
      <w:r w:rsidRPr="00E352EF">
        <w:rPr>
          <w:rFonts w:ascii="Cambria" w:eastAsia="Calibri" w:hAnsi="Cambria" w:cs="Calibri"/>
        </w:rPr>
        <w:t xml:space="preserve">clause). Specifying the </w:t>
      </w:r>
      <w:r w:rsidRPr="00E352EF">
        <w:rPr>
          <w:rFonts w:ascii="Cambria" w:eastAsia="Calibri" w:hAnsi="Cambria" w:cs="Calibri"/>
          <w:b/>
        </w:rPr>
        <w:t>return all data points</w:t>
      </w:r>
      <w:r w:rsidRPr="00E352EF">
        <w:rPr>
          <w:rFonts w:ascii="Cambria" w:eastAsia="Calibri" w:hAnsi="Cambria" w:cs="Calibri"/>
        </w:rPr>
        <w:t xml:space="preserve"> clause, the returned Dataset will contain also the disaggregated data points of the input Dataset </w:t>
      </w:r>
      <w:r w:rsidRPr="00E352EF">
        <w:rPr>
          <w:rFonts w:ascii="Cambria" w:eastAsia="Calibri" w:hAnsi="Cambria" w:cs="Calibri"/>
          <w:i/>
        </w:rPr>
        <w:t xml:space="preserve">ds. </w:t>
      </w:r>
    </w:p>
    <w:p w14:paraId="11663734" w14:textId="77777777" w:rsidR="005A2227" w:rsidRPr="00E352EF" w:rsidRDefault="005A2227" w:rsidP="00897489">
      <w:pPr>
        <w:jc w:val="both"/>
        <w:rPr>
          <w:rFonts w:ascii="Cambria" w:hAnsi="Cambria"/>
        </w:rPr>
      </w:pPr>
    </w:p>
    <w:p w14:paraId="19607F5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2602D27A" w14:textId="2A48A1F7" w:rsidR="005A2227" w:rsidRPr="00E352EF" w:rsidRDefault="0097053A" w:rsidP="00C96285">
      <w:pPr>
        <w:rPr>
          <w:rFonts w:ascii="Cambria" w:hAnsi="Cambria"/>
        </w:rPr>
      </w:pPr>
      <w:r w:rsidRPr="00E352EF">
        <w:rPr>
          <w:rFonts w:ascii="Cambria" w:eastAsia="Calibri" w:hAnsi="Cambria"/>
        </w:rPr>
        <w:t>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555154EE" w14:textId="77777777" w:rsidR="005A2227" w:rsidRPr="00E352EF" w:rsidRDefault="005A2227" w:rsidP="00897489">
      <w:pPr>
        <w:rPr>
          <w:rFonts w:ascii="Cambria" w:hAnsi="Cambria"/>
        </w:rPr>
      </w:pPr>
    </w:p>
    <w:p w14:paraId="2C341AA9" w14:textId="77777777" w:rsidR="005A2227" w:rsidRPr="00E352EF" w:rsidRDefault="0097053A" w:rsidP="00897489">
      <w:pPr>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 condition ( time ) rule ( ref_area ) ) is</w:t>
      </w:r>
    </w:p>
    <w:p w14:paraId="65EF83F5" w14:textId="77777777" w:rsidR="005A2227" w:rsidRPr="00576524" w:rsidRDefault="0097053A" w:rsidP="00C96285">
      <w:pPr>
        <w:ind w:left="284"/>
        <w:rPr>
          <w:rFonts w:ascii="Cambria" w:hAnsi="Cambria"/>
          <w:lang w:val="es-ES"/>
        </w:rPr>
      </w:pPr>
      <w:r w:rsidRPr="00576524">
        <w:rPr>
          <w:rFonts w:ascii="Cambria" w:eastAsia="Calibri" w:hAnsi="Cambria"/>
          <w:lang w:val="es-ES"/>
        </w:rPr>
        <w:t>EU15 = AT + BE + LU + DE + ES + FI + FR + EL + IE + IT + NL + PT + DK + UK + SE ;</w:t>
      </w:r>
    </w:p>
    <w:p w14:paraId="30A6418B" w14:textId="77777777" w:rsidR="005A2227" w:rsidRPr="00576524" w:rsidRDefault="0097053A" w:rsidP="00C96285">
      <w:pPr>
        <w:ind w:left="284"/>
        <w:rPr>
          <w:rFonts w:ascii="Cambria" w:hAnsi="Cambria"/>
          <w:lang w:val="nn-NO"/>
        </w:rPr>
      </w:pPr>
      <w:r w:rsidRPr="00576524">
        <w:rPr>
          <w:rFonts w:ascii="Cambria" w:eastAsia="Calibri" w:hAnsi="Cambria"/>
          <w:lang w:val="nn-NO"/>
        </w:rPr>
        <w:t>EU25 = EU15 + CY + CZ + ES + HU + LT + LV + MT + PL + SK + SI ;</w:t>
      </w:r>
    </w:p>
    <w:p w14:paraId="752D4EC7" w14:textId="77777777" w:rsidR="005A2227" w:rsidRPr="00576524" w:rsidRDefault="0097053A" w:rsidP="00C96285">
      <w:pPr>
        <w:ind w:left="284"/>
        <w:rPr>
          <w:rFonts w:ascii="Cambria" w:hAnsi="Cambria"/>
          <w:lang w:val="pt-PT"/>
        </w:rPr>
      </w:pPr>
      <w:r w:rsidRPr="00576524">
        <w:rPr>
          <w:rFonts w:ascii="Cambria" w:eastAsia="Calibri" w:hAnsi="Cambria"/>
          <w:lang w:val="pt-PT"/>
        </w:rPr>
        <w:t>EU27 = EU25 + BG + RO ;</w:t>
      </w:r>
    </w:p>
    <w:p w14:paraId="66342DF7" w14:textId="77777777" w:rsidR="005A2227" w:rsidRPr="00576524" w:rsidRDefault="0097053A" w:rsidP="00C96285">
      <w:pPr>
        <w:ind w:left="284"/>
        <w:rPr>
          <w:rFonts w:ascii="Cambria" w:hAnsi="Cambria"/>
          <w:lang w:val="pt-PT"/>
        </w:rPr>
      </w:pPr>
      <w:r w:rsidRPr="00576524">
        <w:rPr>
          <w:rFonts w:ascii="Cambria" w:eastAsia="Calibri" w:hAnsi="Cambria"/>
          <w:lang w:val="pt-PT"/>
        </w:rPr>
        <w:t>EU28 = EU27 + HR ;</w:t>
      </w:r>
    </w:p>
    <w:p w14:paraId="7AD4385D"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EU = EU15 ;</w:t>
      </w:r>
    </w:p>
    <w:p w14:paraId="3A834D9C"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EU = EU25 ;</w:t>
      </w:r>
    </w:p>
    <w:p w14:paraId="5A451D08"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EU = EU27 ;</w:t>
      </w:r>
    </w:p>
    <w:p w14:paraId="2877A110" w14:textId="77777777" w:rsidR="005A2227" w:rsidRPr="00576524" w:rsidRDefault="0097053A" w:rsidP="00897489">
      <w:pPr>
        <w:ind w:left="288"/>
        <w:rPr>
          <w:rFonts w:ascii="Cambria" w:hAnsi="Cambria"/>
          <w:lang w:val="pt-PT"/>
        </w:rPr>
      </w:pPr>
      <w:r w:rsidRPr="00576524">
        <w:rPr>
          <w:rFonts w:ascii="Cambria" w:eastAsia="Calibri" w:hAnsi="Cambria" w:cs="Calibri"/>
          <w:lang w:val="pt-PT"/>
        </w:rPr>
        <w:t xml:space="preserve">when time &gt;= 2013 then EU = EU28 </w:t>
      </w:r>
    </w:p>
    <w:p w14:paraId="106A9E89" w14:textId="77777777" w:rsidR="005A2227" w:rsidRPr="00576524" w:rsidRDefault="0097053A" w:rsidP="007038CD">
      <w:pPr>
        <w:ind w:left="288"/>
        <w:rPr>
          <w:rFonts w:ascii="Cambria" w:hAnsi="Cambria"/>
          <w:lang w:val="pt-PT"/>
        </w:rPr>
      </w:pPr>
      <w:r w:rsidRPr="00576524">
        <w:rPr>
          <w:rFonts w:ascii="Cambria" w:eastAsia="Calibri" w:hAnsi="Cambria"/>
          <w:lang w:val="pt-PT"/>
        </w:rPr>
        <w:t>EEA15 = EU15 + IS + NO + LI ;</w:t>
      </w:r>
    </w:p>
    <w:p w14:paraId="65509854" w14:textId="77777777" w:rsidR="005A2227" w:rsidRPr="00576524" w:rsidRDefault="0097053A" w:rsidP="007038CD">
      <w:pPr>
        <w:ind w:left="288"/>
        <w:rPr>
          <w:rFonts w:ascii="Cambria" w:hAnsi="Cambria"/>
          <w:lang w:val="pt-PT"/>
        </w:rPr>
      </w:pPr>
      <w:r w:rsidRPr="00576524">
        <w:rPr>
          <w:rFonts w:ascii="Cambria" w:eastAsia="Calibri" w:hAnsi="Cambria"/>
          <w:lang w:val="pt-PT"/>
        </w:rPr>
        <w:lastRenderedPageBreak/>
        <w:t>EEA25 = EU25 + IS + NO + LI ;</w:t>
      </w:r>
    </w:p>
    <w:p w14:paraId="5FF0AEF2" w14:textId="77777777" w:rsidR="005A2227" w:rsidRPr="00576524" w:rsidRDefault="0097053A" w:rsidP="007038CD">
      <w:pPr>
        <w:ind w:left="288"/>
        <w:rPr>
          <w:rFonts w:ascii="Cambria" w:hAnsi="Cambria"/>
          <w:lang w:val="pt-PT"/>
        </w:rPr>
      </w:pPr>
      <w:r w:rsidRPr="00576524">
        <w:rPr>
          <w:rFonts w:ascii="Cambria" w:eastAsia="Calibri" w:hAnsi="Cambria"/>
          <w:lang w:val="pt-PT"/>
        </w:rPr>
        <w:t>EEA27 = EU27 + IS + NO + LI ;</w:t>
      </w:r>
    </w:p>
    <w:p w14:paraId="2F74715A" w14:textId="77777777" w:rsidR="005A2227" w:rsidRPr="00576524" w:rsidRDefault="0097053A" w:rsidP="007038CD">
      <w:pPr>
        <w:ind w:left="288"/>
        <w:rPr>
          <w:rFonts w:ascii="Cambria" w:hAnsi="Cambria"/>
          <w:lang w:val="pt-PT"/>
        </w:rPr>
      </w:pPr>
      <w:r w:rsidRPr="00576524">
        <w:rPr>
          <w:rFonts w:ascii="Cambria" w:eastAsia="Calibri" w:hAnsi="Cambria"/>
          <w:lang w:val="pt-PT"/>
        </w:rPr>
        <w:t>EEA30 = EU27 + IS + NO + LI ;</w:t>
      </w:r>
    </w:p>
    <w:p w14:paraId="212D51B4"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EEA = EEA15 ;</w:t>
      </w:r>
    </w:p>
    <w:p w14:paraId="62A42F38"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EEA = EEA25 ;</w:t>
      </w:r>
    </w:p>
    <w:p w14:paraId="4FB46676"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EEA = EEA27 ;</w:t>
      </w:r>
    </w:p>
    <w:p w14:paraId="56CBA504" w14:textId="77777777" w:rsidR="005A2227" w:rsidRPr="00E352EF" w:rsidRDefault="0097053A" w:rsidP="00897489">
      <w:pPr>
        <w:ind w:left="288"/>
        <w:rPr>
          <w:rFonts w:ascii="Cambria" w:hAnsi="Cambria"/>
        </w:rPr>
      </w:pPr>
      <w:r w:rsidRPr="00E352EF">
        <w:rPr>
          <w:rFonts w:ascii="Cambria" w:eastAsia="Calibri" w:hAnsi="Cambria" w:cs="Calibri"/>
        </w:rPr>
        <w:t>when time &gt;= 2013 then EEA = EEA30 ;</w:t>
      </w:r>
    </w:p>
    <w:p w14:paraId="5D8676B9" w14:textId="29676BDE" w:rsidR="005A2227" w:rsidRPr="00E352EF" w:rsidRDefault="00246FFA" w:rsidP="00897489">
      <w:pPr>
        <w:rPr>
          <w:rFonts w:ascii="Cambria" w:hAnsi="Cambria"/>
        </w:rPr>
      </w:pPr>
      <w:r w:rsidRPr="00E352EF">
        <w:rPr>
          <w:rFonts w:ascii="Cambria" w:eastAsia="Calibri" w:hAnsi="Cambria" w:cs="Calibri"/>
          <w:b/>
        </w:rPr>
        <w:t>end hierarchical rul</w:t>
      </w:r>
      <w:r w:rsidR="0047307A" w:rsidRPr="00E352EF">
        <w:rPr>
          <w:rFonts w:ascii="Cambria" w:eastAsia="Calibri" w:hAnsi="Cambria" w:cs="Calibri"/>
          <w:b/>
        </w:rPr>
        <w:t>e</w:t>
      </w:r>
      <w:r w:rsidRPr="00E352EF">
        <w:rPr>
          <w:rFonts w:ascii="Cambria" w:eastAsia="Calibri" w:hAnsi="Cambria" w:cs="Calibri"/>
          <w:b/>
        </w:rPr>
        <w:t>set</w:t>
      </w:r>
    </w:p>
    <w:p w14:paraId="0A85831B" w14:textId="77777777" w:rsidR="005A2227" w:rsidRPr="00E352EF" w:rsidRDefault="005A2227" w:rsidP="00897489">
      <w:pPr>
        <w:jc w:val="both"/>
        <w:rPr>
          <w:rFonts w:ascii="Cambria" w:hAnsi="Cambria"/>
        </w:rPr>
      </w:pPr>
    </w:p>
    <w:p w14:paraId="3F036BDD" w14:textId="77777777" w:rsidR="005A2227" w:rsidRPr="00E352EF" w:rsidRDefault="0097053A" w:rsidP="00897489">
      <w:pPr>
        <w:jc w:val="both"/>
        <w:rPr>
          <w:rFonts w:ascii="Cambria" w:hAnsi="Cambria"/>
        </w:rPr>
      </w:pPr>
      <w:r w:rsidRPr="00E352EF">
        <w:rPr>
          <w:rFonts w:ascii="Cambria" w:eastAsia="Calibri" w:hAnsi="Cambria" w:cs="Calibri"/>
        </w:rPr>
        <w:t>The Dataset to aggregate:</w:t>
      </w:r>
    </w:p>
    <w:p w14:paraId="014DDAF3" w14:textId="77777777" w:rsidR="005A2227" w:rsidRPr="00E352EF" w:rsidRDefault="005A2227">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6CAC2D6C"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22D551B4" w14:textId="77777777" w:rsidR="005A2227" w:rsidRPr="00E352EF" w:rsidRDefault="0097053A">
            <w:pPr>
              <w:jc w:val="both"/>
            </w:pPr>
            <w:r w:rsidRPr="00E352EF">
              <w:rPr>
                <w:rFonts w:ascii="Calibri" w:eastAsia="Calibri" w:hAnsi="Calibri" w:cs="Calibri"/>
              </w:rPr>
              <w:t>ds_bop</w:t>
            </w:r>
          </w:p>
        </w:tc>
      </w:tr>
      <w:tr w:rsidR="005A2227" w:rsidRPr="00E352EF" w14:paraId="6566386E"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4577512"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32F3E7"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3BFE2"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A50836"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5D38C18D" w14:textId="77777777" w:rsidR="005A2227" w:rsidRPr="00E352EF" w:rsidRDefault="0097053A">
            <w:pPr>
              <w:jc w:val="both"/>
            </w:pPr>
            <w:r w:rsidRPr="00E352EF">
              <w:rPr>
                <w:rFonts w:ascii="Calibri" w:eastAsia="Calibri" w:hAnsi="Calibri" w:cs="Calibri"/>
                <w:b/>
              </w:rPr>
              <w:t>OBS_STATUS</w:t>
            </w:r>
          </w:p>
        </w:tc>
      </w:tr>
      <w:tr w:rsidR="005A2227" w:rsidRPr="00E352EF" w14:paraId="79ACA488"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B79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3F234"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F8B8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C7D32B"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CE366" w14:textId="77777777" w:rsidR="005A2227" w:rsidRPr="00E352EF" w:rsidRDefault="0097053A">
            <w:pPr>
              <w:jc w:val="both"/>
            </w:pPr>
            <w:r w:rsidRPr="00E352EF">
              <w:rPr>
                <w:rFonts w:ascii="Calibri" w:eastAsia="Calibri" w:hAnsi="Calibri" w:cs="Calibri"/>
              </w:rPr>
              <w:t>D</w:t>
            </w:r>
          </w:p>
        </w:tc>
      </w:tr>
      <w:tr w:rsidR="005A2227" w:rsidRPr="00E352EF" w14:paraId="0385C5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E57F"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2F26"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AA1F0"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36B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020C4" w14:textId="77777777" w:rsidR="005A2227" w:rsidRPr="00E352EF" w:rsidRDefault="0097053A">
            <w:pPr>
              <w:jc w:val="both"/>
            </w:pPr>
            <w:r w:rsidRPr="00E352EF">
              <w:rPr>
                <w:rFonts w:ascii="Calibri" w:eastAsia="Calibri" w:hAnsi="Calibri" w:cs="Calibri"/>
              </w:rPr>
              <w:t>P</w:t>
            </w:r>
          </w:p>
        </w:tc>
      </w:tr>
      <w:tr w:rsidR="005A2227" w:rsidRPr="00E352EF" w14:paraId="4ECD4202"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60E6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4200D"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E4BE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5A5F"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1C19B" w14:textId="77777777" w:rsidR="005A2227" w:rsidRPr="00E352EF" w:rsidRDefault="0097053A">
            <w:pPr>
              <w:jc w:val="both"/>
            </w:pPr>
            <w:r w:rsidRPr="00E352EF">
              <w:rPr>
                <w:rFonts w:ascii="Calibri" w:eastAsia="Calibri" w:hAnsi="Calibri" w:cs="Calibri"/>
              </w:rPr>
              <w:t>P</w:t>
            </w:r>
          </w:p>
        </w:tc>
      </w:tr>
      <w:tr w:rsidR="005A2227" w:rsidRPr="00E352EF" w14:paraId="13C697B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A1361"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6431D"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95EF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D02BF" w14:textId="77777777" w:rsidR="005A2227" w:rsidRPr="00E352EF" w:rsidRDefault="0097053A">
            <w:pPr>
              <w:jc w:val="both"/>
            </w:pPr>
            <w:r w:rsidRPr="00E352EF">
              <w:rPr>
                <w:rFonts w:ascii="Calibri" w:eastAsia="Calibri" w:hAnsi="Calibri" w:cs="Calibri"/>
              </w:rPr>
              <w:t>25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2B22" w14:textId="77777777" w:rsidR="005A2227" w:rsidRPr="00E352EF" w:rsidRDefault="0097053A">
            <w:pPr>
              <w:jc w:val="both"/>
            </w:pPr>
            <w:r w:rsidRPr="00E352EF">
              <w:rPr>
                <w:rFonts w:ascii="Calibri" w:eastAsia="Calibri" w:hAnsi="Calibri" w:cs="Calibri"/>
              </w:rPr>
              <w:t>P</w:t>
            </w:r>
          </w:p>
        </w:tc>
      </w:tr>
      <w:tr w:rsidR="005A2227" w:rsidRPr="00E352EF" w14:paraId="3EB7133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EB39"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AB5D6" w14:textId="77777777" w:rsidR="005A2227" w:rsidRPr="00E352EF" w:rsidRDefault="0097053A">
            <w:pPr>
              <w:jc w:val="both"/>
            </w:pPr>
            <w:r w:rsidRPr="00E352EF">
              <w:rPr>
                <w:rFonts w:ascii="Calibri" w:eastAsia="Calibri" w:hAnsi="Calibri" w:cs="Calibri"/>
              </w:rPr>
              <w:t>HR</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E9B3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4BFCE"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F1861" w14:textId="77777777" w:rsidR="005A2227" w:rsidRPr="00E352EF" w:rsidRDefault="0097053A">
            <w:pPr>
              <w:jc w:val="both"/>
            </w:pPr>
            <w:r w:rsidRPr="00E352EF">
              <w:rPr>
                <w:rFonts w:ascii="Calibri" w:eastAsia="Calibri" w:hAnsi="Calibri" w:cs="Calibri"/>
              </w:rPr>
              <w:t>P</w:t>
            </w:r>
          </w:p>
        </w:tc>
      </w:tr>
    </w:tbl>
    <w:p w14:paraId="1068CD85" w14:textId="77777777" w:rsidR="005A2227" w:rsidRPr="00E352EF" w:rsidRDefault="005A2227">
      <w:pPr>
        <w:spacing w:after="40"/>
        <w:jc w:val="both"/>
      </w:pPr>
    </w:p>
    <w:p w14:paraId="1FA1250F" w14:textId="77777777" w:rsidR="00EA6708" w:rsidRPr="00E352EF" w:rsidRDefault="00EA6708" w:rsidP="00EA6708">
      <w:pPr>
        <w:jc w:val="both"/>
        <w:rPr>
          <w:rFonts w:ascii="Cambria" w:eastAsia="Calibri" w:hAnsi="Cambria" w:cs="Calibri"/>
        </w:rPr>
      </w:pPr>
      <w:r w:rsidRPr="00E352EF">
        <w:rPr>
          <w:rFonts w:ascii="Cambria" w:eastAsia="Calibri" w:hAnsi="Cambria" w:cs="Calibri"/>
        </w:rPr>
        <w:t xml:space="preserve">1) ds_2 := </w:t>
      </w:r>
      <w:r w:rsidRPr="00E352EF">
        <w:rPr>
          <w:rFonts w:ascii="Cambria" w:eastAsia="Calibri" w:hAnsi="Cambria" w:cs="Calibri"/>
          <w:b/>
        </w:rPr>
        <w:t>aggregate</w:t>
      </w:r>
      <w:r w:rsidRPr="00E352EF">
        <w:rPr>
          <w:rFonts w:ascii="Cambria" w:eastAsia="Calibri" w:hAnsi="Cambria" w:cs="Calibri"/>
        </w:rPr>
        <w:t>( ds_bop, hr_ref_area );</w:t>
      </w:r>
    </w:p>
    <w:p w14:paraId="04177DB4" w14:textId="77777777" w:rsidR="005A2227" w:rsidRPr="00E352EF" w:rsidRDefault="005A2227">
      <w:pPr>
        <w:spacing w:after="40"/>
        <w:jc w:val="both"/>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325"/>
        <w:gridCol w:w="1253"/>
        <w:gridCol w:w="1411"/>
      </w:tblGrid>
      <w:tr w:rsidR="005A2227" w:rsidRPr="00E352EF" w14:paraId="2E694558" w14:textId="77777777">
        <w:trPr>
          <w:trHeight w:val="302"/>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43E2049" w14:textId="77777777" w:rsidR="005A2227" w:rsidRPr="00E352EF" w:rsidRDefault="0097053A">
            <w:pPr>
              <w:jc w:val="both"/>
            </w:pPr>
            <w:r w:rsidRPr="00E352EF">
              <w:rPr>
                <w:rFonts w:ascii="Calibri" w:eastAsia="Calibri" w:hAnsi="Calibri" w:cs="Calibri"/>
              </w:rPr>
              <w:t>ds_2</w:t>
            </w:r>
          </w:p>
        </w:tc>
      </w:tr>
      <w:tr w:rsidR="005A2227" w:rsidRPr="00E352EF" w14:paraId="3047A023"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61CFC" w14:textId="77777777" w:rsidR="005A2227" w:rsidRPr="00E352EF" w:rsidRDefault="0097053A">
            <w:pPr>
              <w:jc w:val="both"/>
            </w:pPr>
            <w:r w:rsidRPr="00E352EF">
              <w:rPr>
                <w:rFonts w:ascii="Calibri" w:eastAsia="Calibri" w:hAnsi="Calibri" w:cs="Calibri"/>
                <w:b/>
              </w:rPr>
              <w:t xml:space="preserve">TIME </w:t>
            </w:r>
          </w:p>
        </w:tc>
        <w:tc>
          <w:tcPr>
            <w:tcW w:w="132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E2A51E" w14:textId="77777777" w:rsidR="005A2227" w:rsidRPr="00E352EF" w:rsidRDefault="0097053A">
            <w:pPr>
              <w:jc w:val="both"/>
            </w:pPr>
            <w:r w:rsidRPr="00E352EF">
              <w:rPr>
                <w:rFonts w:ascii="Calibri" w:eastAsia="Calibri" w:hAnsi="Calibri" w:cs="Calibri"/>
                <w:b/>
              </w:rPr>
              <w:t xml:space="preserve">REF_AREA </w:t>
            </w:r>
          </w:p>
        </w:tc>
        <w:tc>
          <w:tcPr>
            <w:tcW w:w="12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E56B3B"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4F8FA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3188FDD9"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732B6"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3B58" w14:textId="77777777" w:rsidR="005A2227" w:rsidRPr="00E352EF" w:rsidRDefault="0097053A">
            <w:pPr>
              <w:jc w:val="both"/>
            </w:pPr>
            <w:r w:rsidRPr="00E352EF">
              <w:rPr>
                <w:rFonts w:ascii="Calibri" w:eastAsia="Calibri" w:hAnsi="Calibri" w:cs="Calibri"/>
              </w:rPr>
              <w:t>EU27</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E86E5"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9D68F" w14:textId="77777777" w:rsidR="005A2227" w:rsidRPr="00E352EF" w:rsidRDefault="0097053A">
            <w:pPr>
              <w:jc w:val="both"/>
            </w:pPr>
            <w:r w:rsidRPr="00E352EF">
              <w:rPr>
                <w:rFonts w:ascii="Calibri" w:eastAsia="Calibri" w:hAnsi="Calibri" w:cs="Calibri"/>
              </w:rPr>
              <w:t>22</w:t>
            </w:r>
          </w:p>
        </w:tc>
      </w:tr>
      <w:tr w:rsidR="005A2227" w:rsidRPr="00E352EF" w14:paraId="06B43EB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35C3"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E6210" w14:textId="77777777" w:rsidR="005A2227" w:rsidRPr="00E352EF" w:rsidRDefault="0097053A">
            <w:pPr>
              <w:jc w:val="both"/>
            </w:pPr>
            <w:r w:rsidRPr="00E352EF">
              <w:rPr>
                <w:rFonts w:ascii="Calibri" w:eastAsia="Calibri" w:hAnsi="Calibri" w:cs="Calibri"/>
              </w:rPr>
              <w:t>EU28</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4F321"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0173" w14:textId="77777777" w:rsidR="005A2227" w:rsidRPr="00E352EF" w:rsidRDefault="0097053A">
            <w:pPr>
              <w:jc w:val="both"/>
            </w:pPr>
            <w:r w:rsidRPr="00E352EF">
              <w:rPr>
                <w:rFonts w:ascii="Calibri" w:eastAsia="Calibri" w:hAnsi="Calibri" w:cs="Calibri"/>
              </w:rPr>
              <w:t>27</w:t>
            </w:r>
          </w:p>
        </w:tc>
      </w:tr>
      <w:tr w:rsidR="008F48A1" w:rsidRPr="00E352EF" w14:paraId="3C3D7AA4" w14:textId="77777777">
        <w:trPr>
          <w:trHeight w:val="302"/>
          <w:ins w:id="11127" w:author="Laura Viignola" w:date="2017-05-10T15:33: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2634F" w14:textId="6E8ECD49" w:rsidR="008F48A1" w:rsidRPr="00E352EF" w:rsidRDefault="008F48A1">
            <w:pPr>
              <w:jc w:val="both"/>
              <w:rPr>
                <w:ins w:id="11128" w:author="Laura Viignola" w:date="2017-05-10T15:33:00Z"/>
                <w:rFonts w:ascii="Calibri" w:eastAsia="Calibri" w:hAnsi="Calibri" w:cs="Calibri"/>
              </w:rPr>
            </w:pPr>
            <w:ins w:id="11129" w:author="Laura Viignola" w:date="2017-05-10T15:33:00Z">
              <w:r>
                <w:rPr>
                  <w:rFonts w:ascii="Calibri" w:eastAsia="Calibri" w:hAnsi="Calibri" w:cs="Calibri"/>
                </w:rPr>
                <w:t>2010</w:t>
              </w:r>
            </w:ins>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8B0E8" w14:textId="64FB5AF5" w:rsidR="008F48A1" w:rsidRPr="00E352EF" w:rsidRDefault="008F48A1">
            <w:pPr>
              <w:jc w:val="both"/>
              <w:rPr>
                <w:ins w:id="11130" w:author="Laura Viignola" w:date="2017-05-10T15:33:00Z"/>
                <w:rFonts w:ascii="Calibri" w:eastAsia="Calibri" w:hAnsi="Calibri" w:cs="Calibri"/>
              </w:rPr>
            </w:pPr>
            <w:ins w:id="11131" w:author="Laura Viignola" w:date="2017-05-10T15:33:00Z">
              <w:r>
                <w:rPr>
                  <w:rFonts w:ascii="Calibri" w:eastAsia="Calibri" w:hAnsi="Calibri" w:cs="Calibri"/>
                </w:rPr>
                <w:t>EU</w:t>
              </w:r>
            </w:ins>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77AA4" w14:textId="13CB4516" w:rsidR="008F48A1" w:rsidRPr="00E352EF" w:rsidRDefault="008F48A1">
            <w:pPr>
              <w:jc w:val="both"/>
              <w:rPr>
                <w:ins w:id="11132" w:author="Laura Viignola" w:date="2017-05-10T15:33:00Z"/>
                <w:rFonts w:ascii="Calibri" w:eastAsia="Calibri" w:hAnsi="Calibri" w:cs="Calibri"/>
              </w:rPr>
            </w:pPr>
            <w:ins w:id="11133" w:author="Laura Viignola" w:date="2017-05-10T15:33: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AE8F" w14:textId="778D597D" w:rsidR="008F48A1" w:rsidRPr="00E352EF" w:rsidRDefault="008F48A1">
            <w:pPr>
              <w:jc w:val="both"/>
              <w:rPr>
                <w:ins w:id="11134" w:author="Laura Viignola" w:date="2017-05-10T15:33:00Z"/>
                <w:rFonts w:ascii="Calibri" w:eastAsia="Calibri" w:hAnsi="Calibri" w:cs="Calibri"/>
              </w:rPr>
            </w:pPr>
            <w:ins w:id="11135" w:author="Laura Viignola" w:date="2017-05-10T15:34:00Z">
              <w:r>
                <w:rPr>
                  <w:rFonts w:ascii="Calibri" w:eastAsia="Calibri" w:hAnsi="Calibri" w:cs="Calibri"/>
                </w:rPr>
                <w:t>22</w:t>
              </w:r>
            </w:ins>
          </w:p>
        </w:tc>
      </w:tr>
    </w:tbl>
    <w:p w14:paraId="4BD5E2B2" w14:textId="77777777" w:rsidR="005A2227" w:rsidRPr="00E352EF" w:rsidRDefault="005A2227">
      <w:pPr>
        <w:spacing w:after="40"/>
        <w:jc w:val="both"/>
      </w:pPr>
    </w:p>
    <w:p w14:paraId="6766A1B1" w14:textId="77777777" w:rsidR="005A2227" w:rsidRPr="00E352EF" w:rsidRDefault="0097053A" w:rsidP="00C96285">
      <w:pPr>
        <w:rPr>
          <w:rFonts w:ascii="Cambria" w:eastAsia="Calibri" w:hAnsi="Cambria"/>
        </w:rPr>
      </w:pPr>
      <w:r w:rsidRPr="00E352EF">
        <w:rPr>
          <w:rFonts w:ascii="Cambria" w:eastAsia="Calibri" w:hAnsi="Cambria"/>
        </w:rPr>
        <w:t xml:space="preserve">2) ds_2 := </w:t>
      </w:r>
      <w:r w:rsidRPr="00E352EF">
        <w:rPr>
          <w:rFonts w:ascii="Cambria" w:eastAsia="Calibri" w:hAnsi="Cambria"/>
          <w:b/>
        </w:rPr>
        <w:t>aggregate</w:t>
      </w:r>
      <w:r w:rsidRPr="00E352EF">
        <w:rPr>
          <w:rFonts w:ascii="Cambria" w:eastAsia="Calibri" w:hAnsi="Cambria"/>
        </w:rPr>
        <w:t>( ds_bop, hr_ref_area, return all data points );</w:t>
      </w:r>
    </w:p>
    <w:p w14:paraId="6755E874" w14:textId="77777777" w:rsidR="00EA6708" w:rsidRPr="00E352EF" w:rsidRDefault="00EA6708" w:rsidP="00C96285">
      <w:pPr>
        <w:rPr>
          <w:rFonts w:ascii="Cambria" w:eastAsia="Calibri" w:hAnsi="Cambria"/>
        </w:rPr>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296"/>
        <w:gridCol w:w="1282"/>
        <w:gridCol w:w="1411"/>
      </w:tblGrid>
      <w:tr w:rsidR="005A2227" w:rsidRPr="00E352EF" w14:paraId="19E737A2" w14:textId="77777777">
        <w:trPr>
          <w:trHeight w:val="374"/>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65C38C38" w14:textId="77777777" w:rsidR="005A2227" w:rsidRPr="00E352EF" w:rsidRDefault="0097053A">
            <w:pPr>
              <w:jc w:val="both"/>
            </w:pPr>
            <w:r w:rsidRPr="00E352EF">
              <w:rPr>
                <w:rFonts w:ascii="Calibri" w:eastAsia="Calibri" w:hAnsi="Calibri" w:cs="Calibri"/>
              </w:rPr>
              <w:t>ds_2</w:t>
            </w:r>
          </w:p>
        </w:tc>
      </w:tr>
      <w:tr w:rsidR="005A2227" w:rsidRPr="00E352EF" w14:paraId="6F786CBF"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4DFBEC" w14:textId="77777777" w:rsidR="005A2227" w:rsidRPr="00E352EF" w:rsidRDefault="0097053A">
            <w:pPr>
              <w:jc w:val="both"/>
            </w:pPr>
            <w:r w:rsidRPr="00E352EF">
              <w:rPr>
                <w:rFonts w:ascii="Calibri" w:eastAsia="Calibri" w:hAnsi="Calibri" w:cs="Calibri"/>
                <w:b/>
              </w:rPr>
              <w:t xml:space="preserve">TIME </w:t>
            </w:r>
          </w:p>
        </w:tc>
        <w:tc>
          <w:tcPr>
            <w:tcW w:w="129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8C65DCF" w14:textId="77777777" w:rsidR="005A2227" w:rsidRPr="00E352EF" w:rsidRDefault="0097053A">
            <w:pPr>
              <w:jc w:val="both"/>
            </w:pPr>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099635"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D43816"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1E252D3"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0C389"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A4B31" w14:textId="77777777" w:rsidR="005A2227" w:rsidRPr="00E352EF" w:rsidRDefault="0097053A">
            <w:pPr>
              <w:jc w:val="both"/>
            </w:pPr>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36A58"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C3A01D" w14:textId="77777777" w:rsidR="005A2227" w:rsidRPr="00E352EF" w:rsidRDefault="0097053A">
            <w:pPr>
              <w:jc w:val="both"/>
            </w:pPr>
            <w:r w:rsidRPr="00E352EF">
              <w:rPr>
                <w:rFonts w:ascii="Calibri" w:eastAsia="Calibri" w:hAnsi="Calibri" w:cs="Calibri"/>
              </w:rPr>
              <w:t xml:space="preserve">20 </w:t>
            </w:r>
          </w:p>
        </w:tc>
      </w:tr>
      <w:tr w:rsidR="005A2227" w:rsidRPr="00E352EF" w14:paraId="037BA1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03DC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9E9597" w14:textId="77777777" w:rsidR="005A2227" w:rsidRPr="00E352EF" w:rsidRDefault="0097053A">
            <w:pPr>
              <w:jc w:val="both"/>
            </w:pPr>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DB8B2"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3525C" w14:textId="77777777" w:rsidR="005A2227" w:rsidRPr="00E352EF" w:rsidRDefault="0097053A">
            <w:pPr>
              <w:jc w:val="both"/>
            </w:pPr>
            <w:r w:rsidRPr="00E352EF">
              <w:rPr>
                <w:rFonts w:ascii="Calibri" w:eastAsia="Calibri" w:hAnsi="Calibri" w:cs="Calibri"/>
              </w:rPr>
              <w:t>1</w:t>
            </w:r>
          </w:p>
        </w:tc>
      </w:tr>
      <w:tr w:rsidR="005A2227" w:rsidRPr="00E352EF" w14:paraId="1FD379D3"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EFADF"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B1B46" w14:textId="77777777" w:rsidR="005A2227" w:rsidRPr="00E352EF" w:rsidRDefault="0097053A">
            <w:pPr>
              <w:jc w:val="both"/>
            </w:pPr>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2133E"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D796" w14:textId="77777777" w:rsidR="005A2227" w:rsidRPr="00E352EF" w:rsidRDefault="0097053A">
            <w:pPr>
              <w:jc w:val="both"/>
            </w:pPr>
            <w:r w:rsidRPr="00E352EF">
              <w:rPr>
                <w:rFonts w:ascii="Calibri" w:eastAsia="Calibri" w:hAnsi="Calibri" w:cs="Calibri"/>
              </w:rPr>
              <w:t xml:space="preserve">1 </w:t>
            </w:r>
          </w:p>
        </w:tc>
      </w:tr>
      <w:tr w:rsidR="005A2227" w:rsidRPr="00E352EF" w14:paraId="65742FD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56674"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681899" w14:textId="77777777" w:rsidR="005A2227" w:rsidRPr="00E352EF" w:rsidRDefault="0097053A">
            <w:pPr>
              <w:jc w:val="both"/>
            </w:pPr>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4A914"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75C13" w14:textId="77777777" w:rsidR="005A2227" w:rsidRPr="00E352EF" w:rsidRDefault="0097053A">
            <w:pPr>
              <w:jc w:val="both"/>
            </w:pPr>
            <w:r w:rsidRPr="00E352EF">
              <w:rPr>
                <w:rFonts w:ascii="Calibri" w:eastAsia="Calibri" w:hAnsi="Calibri" w:cs="Calibri"/>
              </w:rPr>
              <w:t>22</w:t>
            </w:r>
          </w:p>
        </w:tc>
      </w:tr>
      <w:tr w:rsidR="005A2227" w:rsidRPr="00E352EF" w14:paraId="2EA7899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B933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B4521" w14:textId="77777777" w:rsidR="005A2227" w:rsidRPr="00E352EF" w:rsidRDefault="0097053A">
            <w:pPr>
              <w:jc w:val="both"/>
            </w:pPr>
            <w:r w:rsidRPr="00E352EF">
              <w:rPr>
                <w:rFonts w:ascii="Calibri" w:eastAsia="Calibri" w:hAnsi="Calibri" w:cs="Calibri"/>
              </w:rPr>
              <w:t>HR</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7B38B"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FA9F3" w14:textId="77777777" w:rsidR="005A2227" w:rsidRPr="00E352EF" w:rsidRDefault="0097053A">
            <w:pPr>
              <w:jc w:val="both"/>
            </w:pPr>
            <w:r w:rsidRPr="00E352EF">
              <w:rPr>
                <w:rFonts w:ascii="Calibri" w:eastAsia="Calibri" w:hAnsi="Calibri" w:cs="Calibri"/>
              </w:rPr>
              <w:t>2</w:t>
            </w:r>
          </w:p>
        </w:tc>
      </w:tr>
      <w:tr w:rsidR="008F48A1" w:rsidRPr="00E352EF" w14:paraId="21C07F0B" w14:textId="77777777">
        <w:trPr>
          <w:trHeight w:val="302"/>
          <w:ins w:id="11136" w:author="Laura Viignola" w:date="2017-05-10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BE19B" w14:textId="73600A28" w:rsidR="008F48A1" w:rsidRPr="00E352EF" w:rsidRDefault="008F48A1">
            <w:pPr>
              <w:jc w:val="both"/>
              <w:rPr>
                <w:ins w:id="11137" w:author="Laura Viignola" w:date="2017-05-10T15:35:00Z"/>
                <w:rFonts w:ascii="Calibri" w:eastAsia="Calibri" w:hAnsi="Calibri" w:cs="Calibri"/>
              </w:rPr>
            </w:pPr>
            <w:ins w:id="11138" w:author="Laura Viignola" w:date="2017-05-10T15:35: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AF9AF" w14:textId="245E9265" w:rsidR="008F48A1" w:rsidRPr="00E352EF" w:rsidRDefault="008F48A1">
            <w:pPr>
              <w:jc w:val="both"/>
              <w:rPr>
                <w:ins w:id="11139" w:author="Laura Viignola" w:date="2017-05-10T15:35:00Z"/>
                <w:rFonts w:ascii="Calibri" w:eastAsia="Calibri" w:hAnsi="Calibri" w:cs="Calibri"/>
              </w:rPr>
            </w:pPr>
            <w:ins w:id="11140" w:author="Laura Viignola" w:date="2017-05-10T15:35:00Z">
              <w:r>
                <w:rPr>
                  <w:rFonts w:ascii="Calibri" w:eastAsia="Calibri" w:hAnsi="Calibri" w:cs="Calibri"/>
                </w:rPr>
                <w:t>EU</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98A82" w14:textId="057F6E34" w:rsidR="008F48A1" w:rsidRPr="00E352EF" w:rsidRDefault="008F48A1">
            <w:pPr>
              <w:jc w:val="both"/>
              <w:rPr>
                <w:ins w:id="11141" w:author="Laura Viignola" w:date="2017-05-10T15:35:00Z"/>
                <w:rFonts w:ascii="Calibri" w:eastAsia="Calibri" w:hAnsi="Calibri" w:cs="Calibri"/>
              </w:rPr>
            </w:pPr>
            <w:ins w:id="11142" w:author="Laura Viignola" w:date="2017-05-10T15:35: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39890" w14:textId="3EBAA213" w:rsidR="008F48A1" w:rsidRPr="00E352EF" w:rsidRDefault="008F48A1">
            <w:pPr>
              <w:jc w:val="both"/>
              <w:rPr>
                <w:ins w:id="11143" w:author="Laura Viignola" w:date="2017-05-10T15:35:00Z"/>
                <w:rFonts w:ascii="Calibri" w:eastAsia="Calibri" w:hAnsi="Calibri" w:cs="Calibri"/>
              </w:rPr>
            </w:pPr>
            <w:ins w:id="11144" w:author="Laura Viignola" w:date="2017-05-10T15:35:00Z">
              <w:r>
                <w:rPr>
                  <w:rFonts w:ascii="Calibri" w:eastAsia="Calibri" w:hAnsi="Calibri" w:cs="Calibri"/>
                </w:rPr>
                <w:t>22</w:t>
              </w:r>
            </w:ins>
          </w:p>
        </w:tc>
      </w:tr>
      <w:tr w:rsidR="0013623F" w:rsidRPr="00E352EF" w14:paraId="6FC7A70A" w14:textId="77777777">
        <w:trPr>
          <w:trHeight w:val="302"/>
          <w:ins w:id="11145" w:author="Laura Viignola" w:date="2017-05-10T15:09: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9DA5A" w14:textId="092CCB3B" w:rsidR="0013623F" w:rsidRPr="00E352EF" w:rsidRDefault="0013623F">
            <w:pPr>
              <w:jc w:val="both"/>
              <w:rPr>
                <w:ins w:id="11146" w:author="Laura Viignola" w:date="2017-05-10T15:09:00Z"/>
                <w:rFonts w:ascii="Calibri" w:eastAsia="Calibri" w:hAnsi="Calibri" w:cs="Calibri"/>
              </w:rPr>
            </w:pPr>
            <w:ins w:id="11147" w:author="Laura Viignola" w:date="2017-05-10T15:09: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A9306" w14:textId="5B07AD9C" w:rsidR="0013623F" w:rsidRPr="00E352EF" w:rsidRDefault="0013623F">
            <w:pPr>
              <w:jc w:val="both"/>
              <w:rPr>
                <w:ins w:id="11148" w:author="Laura Viignola" w:date="2017-05-10T15:09:00Z"/>
                <w:rFonts w:ascii="Calibri" w:eastAsia="Calibri" w:hAnsi="Calibri" w:cs="Calibri"/>
              </w:rPr>
            </w:pPr>
            <w:ins w:id="11149" w:author="Laura Viignola" w:date="2017-05-10T15:09:00Z">
              <w:r>
                <w:rPr>
                  <w:rFonts w:ascii="Calibri" w:eastAsia="Calibri" w:hAnsi="Calibri" w:cs="Calibri"/>
                </w:rPr>
                <w:t>EU28</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74656" w14:textId="19D2A3AC" w:rsidR="0013623F" w:rsidRPr="00E352EF" w:rsidRDefault="0013623F">
            <w:pPr>
              <w:jc w:val="both"/>
              <w:rPr>
                <w:ins w:id="11150" w:author="Laura Viignola" w:date="2017-05-10T15:09:00Z"/>
                <w:rFonts w:ascii="Calibri" w:eastAsia="Calibri" w:hAnsi="Calibri" w:cs="Calibri"/>
              </w:rPr>
            </w:pPr>
            <w:ins w:id="11151" w:author="Laura Viignola" w:date="2017-05-10T15:09: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24681" w14:textId="26F844AD" w:rsidR="0013623F" w:rsidRPr="00E352EF" w:rsidRDefault="0013623F">
            <w:pPr>
              <w:jc w:val="both"/>
              <w:rPr>
                <w:ins w:id="11152" w:author="Laura Viignola" w:date="2017-05-10T15:09:00Z"/>
                <w:rFonts w:ascii="Calibri" w:eastAsia="Calibri" w:hAnsi="Calibri" w:cs="Calibri"/>
              </w:rPr>
            </w:pPr>
            <w:ins w:id="11153" w:author="Laura Viignola" w:date="2017-05-10T15:09:00Z">
              <w:r>
                <w:rPr>
                  <w:rFonts w:ascii="Calibri" w:eastAsia="Calibri" w:hAnsi="Calibri" w:cs="Calibri"/>
                </w:rPr>
                <w:t>27</w:t>
              </w:r>
            </w:ins>
          </w:p>
        </w:tc>
      </w:tr>
    </w:tbl>
    <w:p w14:paraId="6C558C04" w14:textId="77777777" w:rsidR="005A2227" w:rsidRPr="00E352EF" w:rsidRDefault="005A2227">
      <w:pPr>
        <w:spacing w:after="40"/>
        <w:jc w:val="both"/>
      </w:pPr>
    </w:p>
    <w:p w14:paraId="28E95776" w14:textId="7FA1EC8D" w:rsidR="005A2227" w:rsidRPr="00E352EF" w:rsidRDefault="0097053A" w:rsidP="00C96285">
      <w:pPr>
        <w:rPr>
          <w:rFonts w:ascii="Cambria" w:eastAsia="Calibri" w:hAnsi="Cambria"/>
        </w:rPr>
      </w:pPr>
      <w:r w:rsidRPr="00E352EF">
        <w:rPr>
          <w:rFonts w:ascii="Cambria" w:eastAsia="Calibri" w:hAnsi="Cambria"/>
        </w:rPr>
        <w:t>3) 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487E43D8" w14:textId="77777777" w:rsidR="00EA6708" w:rsidRPr="00E352EF" w:rsidRDefault="00EA6708" w:rsidP="00C96285">
      <w:pPr>
        <w:rPr>
          <w:rFonts w:ascii="Cambria" w:hAnsi="Cambria"/>
        </w:rPr>
      </w:pPr>
    </w:p>
    <w:p w14:paraId="2EFD862B"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(condition ( time ) rule ( ref_area ) ) is</w:t>
      </w:r>
    </w:p>
    <w:p w14:paraId="4F10EB26"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then EU= IT+BE+LU;</w:t>
      </w:r>
    </w:p>
    <w:p w14:paraId="5719EE3D"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 AS=IN+CH;</w:t>
      </w:r>
    </w:p>
    <w:p w14:paraId="18D58769" w14:textId="77777777" w:rsidR="005A2227" w:rsidRPr="00E352EF" w:rsidRDefault="00246FFA">
      <w:pPr>
        <w:spacing w:after="40"/>
        <w:rPr>
          <w:rFonts w:ascii="Cambria" w:hAnsi="Cambria"/>
        </w:rPr>
      </w:pPr>
      <w:r w:rsidRPr="00E352EF">
        <w:rPr>
          <w:rFonts w:ascii="Cambria" w:eastAsia="Calibri" w:hAnsi="Cambria" w:cs="Calibri"/>
          <w:b/>
        </w:rPr>
        <w:t>end hierarchical ruleset</w:t>
      </w:r>
    </w:p>
    <w:p w14:paraId="52B8742D" w14:textId="77777777" w:rsidR="005A2227" w:rsidRPr="00E352EF" w:rsidRDefault="005A2227">
      <w:pPr>
        <w:spacing w:after="40"/>
        <w:jc w:val="both"/>
        <w:rPr>
          <w:rFonts w:ascii="Cambria" w:hAnsi="Cambria"/>
        </w:rPr>
      </w:pPr>
    </w:p>
    <w:p w14:paraId="094DC28F" w14:textId="77777777" w:rsidR="005A2227" w:rsidRPr="00E352EF" w:rsidRDefault="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(ds_bop, hr_ref_area);</w:t>
      </w:r>
    </w:p>
    <w:p w14:paraId="072DA41F" w14:textId="77777777" w:rsidR="00EA6708" w:rsidRPr="00E352EF" w:rsidRDefault="00EA6708">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39E09C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7CFDE744" w14:textId="77777777" w:rsidR="005A2227" w:rsidRPr="00E352EF" w:rsidRDefault="0097053A">
            <w:pPr>
              <w:jc w:val="both"/>
            </w:pPr>
            <w:r w:rsidRPr="00E352EF">
              <w:rPr>
                <w:rFonts w:ascii="Calibri" w:eastAsia="Calibri" w:hAnsi="Calibri" w:cs="Calibri"/>
              </w:rPr>
              <w:t>ds_bop</w:t>
            </w:r>
          </w:p>
        </w:tc>
      </w:tr>
      <w:tr w:rsidR="005A2227" w:rsidRPr="00E352EF" w14:paraId="7B40DF6D"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E9C45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31D845D"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B9FF5"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1E4280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38DFC2CC" w14:textId="77777777" w:rsidR="005A2227" w:rsidRPr="00E352EF" w:rsidRDefault="0097053A">
            <w:pPr>
              <w:jc w:val="both"/>
            </w:pPr>
            <w:r w:rsidRPr="00E352EF">
              <w:rPr>
                <w:rFonts w:ascii="Calibri" w:eastAsia="Calibri" w:hAnsi="Calibri" w:cs="Calibri"/>
                <w:b/>
              </w:rPr>
              <w:t>OBS_STATUS</w:t>
            </w:r>
          </w:p>
        </w:tc>
      </w:tr>
      <w:tr w:rsidR="005A2227" w:rsidRPr="00E352EF" w14:paraId="7C427356"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583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C8341" w14:textId="77777777" w:rsidR="005A2227" w:rsidRPr="00E352EF" w:rsidRDefault="0097053A">
            <w:pPr>
              <w:jc w:val="both"/>
            </w:pPr>
            <w:r w:rsidRPr="00E352EF">
              <w:rPr>
                <w:rFonts w:ascii="Calibri" w:eastAsia="Calibri" w:hAnsi="Calibri" w:cs="Calibri"/>
              </w:rPr>
              <w:t>IT</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42F9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21EE1"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569D" w14:textId="77777777" w:rsidR="005A2227" w:rsidRPr="00E352EF" w:rsidRDefault="0097053A">
            <w:pPr>
              <w:jc w:val="both"/>
            </w:pPr>
            <w:r w:rsidRPr="00E352EF">
              <w:rPr>
                <w:rFonts w:ascii="Calibri" w:eastAsia="Calibri" w:hAnsi="Calibri" w:cs="Calibri"/>
              </w:rPr>
              <w:t>P</w:t>
            </w:r>
          </w:p>
        </w:tc>
      </w:tr>
      <w:tr w:rsidR="005A2227" w:rsidRPr="00E352EF" w14:paraId="2A5349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FB430"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C05859" w14:textId="77777777" w:rsidR="005A2227" w:rsidRPr="00E352EF" w:rsidRDefault="0097053A">
            <w:pPr>
              <w:jc w:val="both"/>
            </w:pPr>
            <w:r w:rsidRPr="00E352EF">
              <w:rPr>
                <w:rFonts w:ascii="Calibri" w:eastAsia="Calibri" w:hAnsi="Calibri" w:cs="Calibri"/>
              </w:rPr>
              <w:t>BE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A300A"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4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C01F0" w14:textId="77777777" w:rsidR="005A2227" w:rsidRPr="00E352EF" w:rsidRDefault="0097053A">
            <w:pPr>
              <w:jc w:val="both"/>
            </w:pPr>
            <w:r w:rsidRPr="00E352EF">
              <w:rPr>
                <w:rFonts w:ascii="Calibri" w:eastAsia="Calibri" w:hAnsi="Calibri" w:cs="Calibri"/>
              </w:rPr>
              <w:t>P</w:t>
            </w:r>
          </w:p>
        </w:tc>
      </w:tr>
      <w:tr w:rsidR="005A2227" w:rsidRPr="00E352EF" w14:paraId="44F8F014"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1245D"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CE6EA" w14:textId="77777777" w:rsidR="005A2227" w:rsidRPr="00E352EF" w:rsidRDefault="0097053A">
            <w:pPr>
              <w:jc w:val="both"/>
            </w:pPr>
            <w:r w:rsidRPr="00E352EF">
              <w:rPr>
                <w:rFonts w:ascii="Calibri" w:eastAsia="Calibri" w:hAnsi="Calibri" w:cs="Calibri"/>
              </w:rPr>
              <w:t>LU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384C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F9F1"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968DE" w14:textId="77777777" w:rsidR="005A2227" w:rsidRPr="00E352EF" w:rsidRDefault="0097053A">
            <w:pPr>
              <w:jc w:val="both"/>
            </w:pPr>
            <w:r w:rsidRPr="00E352EF">
              <w:rPr>
                <w:rFonts w:ascii="Calibri" w:eastAsia="Calibri" w:hAnsi="Calibri" w:cs="Calibri"/>
              </w:rPr>
              <w:t>P</w:t>
            </w:r>
          </w:p>
        </w:tc>
      </w:tr>
      <w:tr w:rsidR="005A2227" w:rsidRPr="00E352EF" w14:paraId="08B82E3A"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F0A88"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3C006" w14:textId="77777777" w:rsidR="005A2227" w:rsidRPr="00E352EF" w:rsidRDefault="0097053A">
            <w:pPr>
              <w:jc w:val="both"/>
            </w:pPr>
            <w:r w:rsidRPr="00E352EF">
              <w:rPr>
                <w:rFonts w:ascii="Calibri" w:eastAsia="Calibri" w:hAnsi="Calibri" w:cs="Calibri"/>
              </w:rPr>
              <w:t>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A7DF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74FB" w14:textId="77777777" w:rsidR="005A2227" w:rsidRPr="00E352EF" w:rsidRDefault="0097053A">
            <w:pPr>
              <w:jc w:val="both"/>
            </w:pPr>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496C1" w14:textId="77777777" w:rsidR="005A2227" w:rsidRPr="00E352EF" w:rsidRDefault="0097053A">
            <w:pPr>
              <w:jc w:val="both"/>
            </w:pPr>
            <w:r w:rsidRPr="00E352EF">
              <w:rPr>
                <w:rFonts w:ascii="Calibri" w:eastAsia="Calibri" w:hAnsi="Calibri" w:cs="Calibri"/>
              </w:rPr>
              <w:t>D</w:t>
            </w:r>
          </w:p>
        </w:tc>
      </w:tr>
      <w:tr w:rsidR="005A2227" w:rsidRPr="00E352EF" w14:paraId="0D4A3E49"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1ED2"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51729" w14:textId="77777777" w:rsidR="005A2227" w:rsidRPr="00E352EF" w:rsidRDefault="0097053A">
            <w:pPr>
              <w:jc w:val="both"/>
            </w:pPr>
            <w:r w:rsidRPr="00E352EF">
              <w:rPr>
                <w:rFonts w:ascii="Calibri" w:eastAsia="Calibri" w:hAnsi="Calibri" w:cs="Calibri"/>
              </w:rPr>
              <w:t>CH</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5491" w14:textId="77777777" w:rsidR="005A2227" w:rsidRPr="00E352EF" w:rsidRDefault="005A2227">
            <w:pPr>
              <w:jc w:val="both"/>
            </w:pP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6FBE5" w14:textId="77777777" w:rsidR="005A2227" w:rsidRPr="00E352EF" w:rsidRDefault="0097053A">
            <w:pPr>
              <w:jc w:val="both"/>
            </w:pPr>
            <w:r w:rsidRPr="00E352EF">
              <w:rPr>
                <w:rFonts w:ascii="Calibri" w:eastAsia="Calibri" w:hAnsi="Calibri" w:cs="Calibri"/>
              </w:rPr>
              <w:t>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A4307" w14:textId="77777777" w:rsidR="005A2227" w:rsidRPr="00E352EF" w:rsidRDefault="0097053A">
            <w:pPr>
              <w:jc w:val="both"/>
            </w:pPr>
            <w:r w:rsidRPr="00E352EF">
              <w:rPr>
                <w:rFonts w:ascii="Calibri" w:eastAsia="Calibri" w:hAnsi="Calibri" w:cs="Calibri"/>
              </w:rPr>
              <w:t>D</w:t>
            </w:r>
          </w:p>
        </w:tc>
      </w:tr>
    </w:tbl>
    <w:p w14:paraId="744428B8" w14:textId="77777777" w:rsidR="005A2227" w:rsidRPr="00E352EF" w:rsidRDefault="005A2227">
      <w:pPr>
        <w:spacing w:after="40"/>
        <w:jc w:val="both"/>
      </w:pPr>
    </w:p>
    <w:tbl>
      <w:tblPr>
        <w:tblW w:w="5818"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66"/>
        <w:gridCol w:w="1080"/>
        <w:gridCol w:w="1354"/>
        <w:gridCol w:w="1526"/>
      </w:tblGrid>
      <w:tr w:rsidR="005A2227" w:rsidRPr="00E352EF" w14:paraId="6FEEC105" w14:textId="77777777">
        <w:trPr>
          <w:trHeight w:val="302"/>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5DB0F81" w14:textId="77777777" w:rsidR="005A2227" w:rsidRPr="00E352EF" w:rsidRDefault="0097053A">
            <w:pPr>
              <w:jc w:val="both"/>
            </w:pPr>
            <w:r w:rsidRPr="00E352EF">
              <w:rPr>
                <w:rFonts w:ascii="Calibri" w:eastAsia="Calibri" w:hAnsi="Calibri" w:cs="Calibri"/>
              </w:rPr>
              <w:t>ds_2</w:t>
            </w:r>
          </w:p>
        </w:tc>
      </w:tr>
      <w:tr w:rsidR="005A2227" w:rsidRPr="00E352EF" w14:paraId="36F2CD89"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6FD215"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DDB2D7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6B42A1" w14:textId="77777777" w:rsidR="005A2227" w:rsidRPr="00E352EF" w:rsidRDefault="0097053A">
            <w:pPr>
              <w:jc w:val="both"/>
            </w:pPr>
            <w:r w:rsidRPr="00E352EF">
              <w:rPr>
                <w:rFonts w:ascii="Calibri" w:eastAsia="Calibri" w:hAnsi="Calibri" w:cs="Calibri"/>
                <w:b/>
              </w:rPr>
              <w:t xml:space="preserve">PARTNER </w:t>
            </w:r>
          </w:p>
        </w:tc>
        <w:tc>
          <w:tcPr>
            <w:tcW w:w="135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9E820FC" w14:textId="77777777" w:rsidR="005A2227" w:rsidRPr="00E352EF" w:rsidRDefault="0097053A">
            <w:pPr>
              <w:jc w:val="both"/>
            </w:pPr>
            <w:r w:rsidRPr="00E352EF">
              <w:rPr>
                <w:rFonts w:ascii="Calibri" w:eastAsia="Calibri" w:hAnsi="Calibri" w:cs="Calibri"/>
                <w:b/>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19463F30" w14:textId="77777777" w:rsidR="005A2227" w:rsidRPr="00E352EF" w:rsidRDefault="0097053A">
            <w:pPr>
              <w:jc w:val="both"/>
            </w:pPr>
            <w:r w:rsidRPr="00E352EF">
              <w:rPr>
                <w:rFonts w:ascii="Calibri" w:eastAsia="Calibri" w:hAnsi="Calibri" w:cs="Calibri"/>
                <w:b/>
              </w:rPr>
              <w:t>OBS_STATUS</w:t>
            </w:r>
          </w:p>
        </w:tc>
      </w:tr>
      <w:tr w:rsidR="005A2227" w:rsidRPr="00E352EF" w14:paraId="2F9CF9C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3C3FC"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4B67" w14:textId="77777777" w:rsidR="005A2227" w:rsidRPr="00E352EF" w:rsidRDefault="0097053A">
            <w:pPr>
              <w:jc w:val="both"/>
            </w:pPr>
            <w:r w:rsidRPr="00E352EF">
              <w:rPr>
                <w:rFonts w:ascii="Calibri" w:eastAsia="Calibri" w:hAnsi="Calibri" w:cs="Calibri"/>
              </w:rPr>
              <w:t>EU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37261"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57C368" w14:textId="77777777" w:rsidR="005A2227" w:rsidRPr="00E352EF" w:rsidRDefault="0097053A">
            <w:pPr>
              <w:jc w:val="both"/>
            </w:pPr>
            <w:r w:rsidRPr="00E352EF">
              <w:rPr>
                <w:rFonts w:ascii="Calibri" w:eastAsia="Calibri" w:hAnsi="Calibri" w:cs="Calibri"/>
              </w:rPr>
              <w:t>4</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07AA0" w14:textId="77777777" w:rsidR="005A2227" w:rsidRPr="00E352EF" w:rsidRDefault="0097053A">
            <w:pPr>
              <w:jc w:val="both"/>
            </w:pPr>
            <w:r w:rsidRPr="00E352EF">
              <w:rPr>
                <w:rFonts w:ascii="Calibri" w:eastAsia="Calibri" w:hAnsi="Calibri" w:cs="Calibri"/>
              </w:rPr>
              <w:t>P</w:t>
            </w:r>
          </w:p>
        </w:tc>
      </w:tr>
      <w:tr w:rsidR="005A2227" w:rsidRPr="00E352EF" w14:paraId="6484923C"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652B5"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FAB51" w14:textId="77777777" w:rsidR="005A2227" w:rsidRPr="00E352EF" w:rsidRDefault="0097053A">
            <w:pPr>
              <w:jc w:val="both"/>
            </w:pPr>
            <w:r w:rsidRPr="00E352EF">
              <w:rPr>
                <w:rFonts w:ascii="Calibri" w:eastAsia="Calibri" w:hAnsi="Calibri" w:cs="Calibri"/>
              </w:rPr>
              <w:t>AS</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C19CB"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52A4" w14:textId="77777777" w:rsidR="005A2227" w:rsidRPr="00E352EF" w:rsidRDefault="0097053A">
            <w:pPr>
              <w:jc w:val="both"/>
            </w:pPr>
            <w:r w:rsidRPr="00E352EF">
              <w:rPr>
                <w:rFonts w:ascii="Calibri" w:eastAsia="Calibri" w:hAnsi="Calibri" w:cs="Calibri"/>
              </w:rPr>
              <w:t>8</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D4BE0" w14:textId="77777777" w:rsidR="005A2227" w:rsidRPr="00E352EF" w:rsidRDefault="0097053A">
            <w:pPr>
              <w:jc w:val="both"/>
            </w:pPr>
            <w:r w:rsidRPr="00E352EF">
              <w:rPr>
                <w:rFonts w:ascii="Calibri" w:eastAsia="Calibri" w:hAnsi="Calibri" w:cs="Calibri"/>
              </w:rPr>
              <w:t>D</w:t>
            </w:r>
          </w:p>
        </w:tc>
      </w:tr>
    </w:tbl>
    <w:p w14:paraId="4CEAFB0A" w14:textId="77777777" w:rsidR="005A2227" w:rsidRPr="00E352EF" w:rsidRDefault="005A2227">
      <w:pPr>
        <w:jc w:val="both"/>
      </w:pPr>
    </w:p>
    <w:p w14:paraId="6DAD870C" w14:textId="77777777" w:rsidR="005A2227" w:rsidRPr="00E352EF" w:rsidRDefault="0097053A" w:rsidP="00C96285">
      <w:r w:rsidRPr="00E352EF">
        <w:rPr>
          <w:rFonts w:ascii="Cambria" w:eastAsia="Calibri" w:hAnsi="Cambria"/>
        </w:rPr>
        <w:t>4) In this example the Italian northern population has been obtained summing the population of nord_east and nord-</w:t>
      </w:r>
      <w:r w:rsidRPr="00E352EF">
        <w:rPr>
          <w:rFonts w:eastAsia="Calibri"/>
        </w:rPr>
        <w:t>west (rule 1) and summing the population of all the regions being part of the nord (rule 2).</w:t>
      </w:r>
    </w:p>
    <w:p w14:paraId="3522BE16" w14:textId="64CA99A5" w:rsidR="005A2227" w:rsidRPr="00E352EF" w:rsidRDefault="00AE69F4">
      <w:pPr>
        <w:jc w:val="both"/>
        <w:rPr>
          <w:rFonts w:ascii="Cambria" w:hAnsi="Cambria"/>
        </w:rPr>
      </w:pPr>
      <w:r w:rsidRPr="00E352EF">
        <w:rPr>
          <w:rFonts w:ascii="Cambria" w:eastAsia="Calibri" w:hAnsi="Cambria" w:cs="Calibri"/>
        </w:rPr>
        <w:t>Hierarchical (v</w:t>
      </w:r>
      <w:r w:rsidR="0097053A" w:rsidRPr="00E352EF">
        <w:rPr>
          <w:rFonts w:ascii="Cambria" w:eastAsia="Calibri" w:hAnsi="Cambria" w:cs="Calibri"/>
        </w:rPr>
        <w:t>ertical</w:t>
      </w:r>
      <w:r w:rsidRPr="00E352EF">
        <w:rPr>
          <w:rFonts w:ascii="Cambria" w:eastAsia="Calibri" w:hAnsi="Cambria" w:cs="Calibri"/>
        </w:rPr>
        <w:t xml:space="preserve">) </w:t>
      </w:r>
      <w:r w:rsidR="0097053A" w:rsidRPr="00E352EF">
        <w:rPr>
          <w:rFonts w:ascii="Cambria" w:eastAsia="Calibri" w:hAnsi="Cambria" w:cs="Calibri"/>
        </w:rPr>
        <w:t>Ruleset:</w:t>
      </w:r>
    </w:p>
    <w:p w14:paraId="10E32D09"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hr_IT_north_pop (rule ( ref_area ) ) is</w:t>
      </w:r>
    </w:p>
    <w:p w14:paraId="764359FB" w14:textId="77777777" w:rsidR="005A2227" w:rsidRPr="00E352EF" w:rsidRDefault="0097053A" w:rsidP="00EA6708">
      <w:pPr>
        <w:ind w:left="706"/>
        <w:rPr>
          <w:rFonts w:ascii="Cambria" w:hAnsi="Cambria"/>
        </w:rPr>
      </w:pPr>
      <w:r w:rsidRPr="00E352EF">
        <w:rPr>
          <w:rFonts w:ascii="Cambria" w:eastAsia="Calibri" w:hAnsi="Cambria"/>
        </w:rPr>
        <w:t>ITCD = ITC + ITD;</w:t>
      </w:r>
    </w:p>
    <w:p w14:paraId="10DFD65E" w14:textId="77777777" w:rsidR="005A2227" w:rsidRPr="00E352EF" w:rsidRDefault="0097053A" w:rsidP="00EA6708">
      <w:pPr>
        <w:ind w:left="706"/>
        <w:rPr>
          <w:rFonts w:ascii="Cambria" w:hAnsi="Cambria"/>
        </w:rPr>
      </w:pPr>
      <w:r w:rsidRPr="00E352EF">
        <w:rPr>
          <w:rFonts w:ascii="Cambria" w:eastAsia="Calibri" w:hAnsi="Cambria"/>
        </w:rPr>
        <w:t>ITCD =ITC1+ITC2+ITC3+ITC4+ITD1+ITD2</w:t>
      </w:r>
    </w:p>
    <w:p w14:paraId="762F8214" w14:textId="77777777" w:rsidR="005A2227" w:rsidRPr="00E352EF" w:rsidRDefault="00067DF9">
      <w:pPr>
        <w:spacing w:after="40"/>
        <w:rPr>
          <w:rFonts w:ascii="Cambria" w:eastAsia="Calibri" w:hAnsi="Cambria" w:cs="Calibri"/>
          <w:b/>
        </w:rPr>
      </w:pPr>
      <w:r w:rsidRPr="00E352EF">
        <w:rPr>
          <w:rFonts w:ascii="Cambria" w:eastAsia="Calibri" w:hAnsi="Cambria" w:cs="Calibri"/>
        </w:rPr>
        <w:t xml:space="preserve"> </w:t>
      </w:r>
      <w:r w:rsidRPr="00E352EF">
        <w:rPr>
          <w:rFonts w:ascii="Cambria" w:eastAsia="Calibri" w:hAnsi="Cambria" w:cs="Calibri"/>
          <w:b/>
        </w:rPr>
        <w:t>end hierarchical ruleset</w:t>
      </w:r>
    </w:p>
    <w:p w14:paraId="179E205F" w14:textId="77777777" w:rsidR="00EA6708" w:rsidRPr="00E352EF" w:rsidRDefault="00EA6708" w:rsidP="00EA6708">
      <w:pPr>
        <w:spacing w:after="40"/>
        <w:jc w:val="both"/>
        <w:rPr>
          <w:rFonts w:ascii="Cambria" w:eastAsia="Calibri" w:hAnsi="Cambria" w:cs="Calibri"/>
        </w:rPr>
      </w:pPr>
    </w:p>
    <w:p w14:paraId="284C8D97" w14:textId="77777777" w:rsidR="00EA6708" w:rsidRPr="00E352EF" w:rsidRDefault="00EA6708" w:rsidP="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(IT_nord_bop, hr_IT_nord_pop);</w:t>
      </w:r>
    </w:p>
    <w:p w14:paraId="1BE0B2B9" w14:textId="77777777" w:rsidR="005A2227" w:rsidRPr="00E352EF" w:rsidRDefault="005A2227">
      <w:pPr>
        <w:spacing w:after="40"/>
        <w:jc w:val="both"/>
      </w:pPr>
    </w:p>
    <w:tbl>
      <w:tblPr>
        <w:tblW w:w="4536"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1026AD0E"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352705" w14:textId="77777777" w:rsidR="005A2227" w:rsidRPr="00E352EF" w:rsidRDefault="0097053A">
            <w:pPr>
              <w:jc w:val="both"/>
            </w:pPr>
            <w:r w:rsidRPr="00E352EF">
              <w:rPr>
                <w:rFonts w:ascii="Calibri" w:eastAsia="Calibri" w:hAnsi="Calibri" w:cs="Calibri"/>
              </w:rPr>
              <w:t>IT_nord_pop</w:t>
            </w:r>
          </w:p>
        </w:tc>
      </w:tr>
      <w:tr w:rsidR="005A2227" w:rsidRPr="00E352EF" w14:paraId="6A3172B1"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6C9BB71"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28B138"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823A302"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0F144723"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9F0E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AB5E3"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0B09E" w14:textId="77777777" w:rsidR="005A2227" w:rsidRPr="00E352EF" w:rsidRDefault="0097053A">
            <w:pPr>
              <w:jc w:val="both"/>
            </w:pPr>
            <w:r w:rsidRPr="00E352EF">
              <w:rPr>
                <w:rFonts w:ascii="Calibri" w:eastAsia="Calibri" w:hAnsi="Calibri" w:cs="Calibri"/>
              </w:rPr>
              <w:t>27799803</w:t>
            </w:r>
          </w:p>
        </w:tc>
      </w:tr>
      <w:tr w:rsidR="005A2227" w:rsidRPr="00E352EF" w14:paraId="4AC7179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9C3D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BA6F6"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1159D" w14:textId="77777777" w:rsidR="005A2227" w:rsidRPr="00E352EF" w:rsidRDefault="0097053A">
            <w:pPr>
              <w:jc w:val="both"/>
            </w:pPr>
            <w:r w:rsidRPr="00E352EF">
              <w:rPr>
                <w:rFonts w:ascii="Calibri" w:eastAsia="Calibri" w:hAnsi="Calibri" w:cs="Calibri"/>
              </w:rPr>
              <w:t>16138643</w:t>
            </w:r>
          </w:p>
        </w:tc>
      </w:tr>
      <w:tr w:rsidR="005A2227" w:rsidRPr="00E352EF" w14:paraId="700E3FC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5A9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E39EA"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089AA" w14:textId="77777777" w:rsidR="005A2227" w:rsidRPr="00E352EF" w:rsidRDefault="0097053A">
            <w:pPr>
              <w:jc w:val="both"/>
            </w:pPr>
            <w:r w:rsidRPr="00E352EF">
              <w:rPr>
                <w:rFonts w:ascii="Calibri" w:eastAsia="Calibri" w:hAnsi="Calibri" w:cs="Calibri"/>
              </w:rPr>
              <w:t>4424467</w:t>
            </w:r>
          </w:p>
        </w:tc>
      </w:tr>
      <w:tr w:rsidR="005A2227" w:rsidRPr="00E352EF" w14:paraId="7ED5DA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1D3C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6A2"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CC5D" w14:textId="77777777" w:rsidR="005A2227" w:rsidRPr="00E352EF" w:rsidRDefault="0097053A">
            <w:pPr>
              <w:jc w:val="both"/>
            </w:pPr>
            <w:r w:rsidRPr="00E352EF">
              <w:rPr>
                <w:rFonts w:ascii="Calibri" w:eastAsia="Calibri" w:hAnsi="Calibri" w:cs="Calibri"/>
              </w:rPr>
              <w:t>128298</w:t>
            </w:r>
          </w:p>
        </w:tc>
      </w:tr>
      <w:tr w:rsidR="005A2227" w:rsidRPr="00E352EF" w14:paraId="6D87739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62F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AFD6D"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92A45" w14:textId="77777777" w:rsidR="005A2227" w:rsidRPr="00E352EF" w:rsidRDefault="0097053A">
            <w:pPr>
              <w:jc w:val="both"/>
            </w:pPr>
            <w:r w:rsidRPr="00E352EF">
              <w:rPr>
                <w:rFonts w:ascii="Calibri" w:eastAsia="Calibri" w:hAnsi="Calibri" w:cs="Calibri"/>
              </w:rPr>
              <w:t>1583263</w:t>
            </w:r>
          </w:p>
        </w:tc>
      </w:tr>
      <w:tr w:rsidR="005A2227" w:rsidRPr="00E352EF" w14:paraId="461280B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9DECB"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4C61E"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6BD3" w14:textId="77777777" w:rsidR="005A2227" w:rsidRPr="00E352EF" w:rsidRDefault="0097053A">
            <w:pPr>
              <w:jc w:val="both"/>
            </w:pPr>
            <w:r w:rsidRPr="00E352EF">
              <w:rPr>
                <w:rFonts w:ascii="Calibri" w:eastAsia="Calibri" w:hAnsi="Calibri" w:cs="Calibri"/>
              </w:rPr>
              <w:t>10002615</w:t>
            </w:r>
          </w:p>
        </w:tc>
      </w:tr>
      <w:tr w:rsidR="005A2227" w:rsidRPr="00E352EF" w14:paraId="761C73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0476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FA48B"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81A7A" w14:textId="77777777" w:rsidR="005A2227" w:rsidRPr="00E352EF" w:rsidRDefault="0097053A">
            <w:pPr>
              <w:jc w:val="both"/>
            </w:pPr>
            <w:r w:rsidRPr="00E352EF">
              <w:rPr>
                <w:rFonts w:ascii="Calibri" w:eastAsia="Calibri" w:hAnsi="Calibri" w:cs="Calibri"/>
              </w:rPr>
              <w:t>11661160</w:t>
            </w:r>
          </w:p>
        </w:tc>
      </w:tr>
      <w:tr w:rsidR="005A2227" w:rsidRPr="00E352EF" w14:paraId="371FE649"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0129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250B7B"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66079" w14:textId="77777777" w:rsidR="005A2227" w:rsidRPr="00E352EF" w:rsidRDefault="0097053A">
            <w:pPr>
              <w:jc w:val="both"/>
            </w:pPr>
            <w:r w:rsidRPr="00E352EF">
              <w:rPr>
                <w:rFonts w:ascii="Calibri" w:eastAsia="Calibri" w:hAnsi="Calibri" w:cs="Calibri"/>
              </w:rPr>
              <w:t>518518</w:t>
            </w:r>
          </w:p>
        </w:tc>
      </w:tr>
      <w:tr w:rsidR="005A2227" w:rsidRPr="00E352EF" w14:paraId="1587EC2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D260C0"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6849B"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2CDD" w14:textId="77777777" w:rsidR="005A2227" w:rsidRPr="00E352EF" w:rsidRDefault="0097053A">
            <w:pPr>
              <w:jc w:val="both"/>
            </w:pPr>
            <w:r w:rsidRPr="00E352EF">
              <w:rPr>
                <w:rFonts w:ascii="Calibri" w:eastAsia="Calibri" w:hAnsi="Calibri" w:cs="Calibri"/>
              </w:rPr>
              <w:t>537416</w:t>
            </w:r>
          </w:p>
        </w:tc>
      </w:tr>
      <w:tr w:rsidR="005A2227" w:rsidRPr="00E352EF" w14:paraId="3CF24F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8F0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70197"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ABB" w14:textId="77777777" w:rsidR="005A2227" w:rsidRPr="00E352EF" w:rsidRDefault="0097053A">
            <w:pPr>
              <w:jc w:val="both"/>
            </w:pPr>
            <w:r w:rsidRPr="00E352EF">
              <w:rPr>
                <w:rFonts w:ascii="Calibri" w:eastAsia="Calibri" w:hAnsi="Calibri" w:cs="Calibri"/>
              </w:rPr>
              <w:t>4927596</w:t>
            </w:r>
          </w:p>
        </w:tc>
      </w:tr>
      <w:tr w:rsidR="005A2227" w:rsidRPr="00E352EF" w14:paraId="572F25F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8C2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4F00"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7A2F" w14:textId="77777777" w:rsidR="005A2227" w:rsidRPr="00E352EF" w:rsidRDefault="0097053A">
            <w:pPr>
              <w:jc w:val="both"/>
            </w:pPr>
            <w:r w:rsidRPr="00E352EF">
              <w:rPr>
                <w:rFonts w:ascii="Calibri" w:eastAsia="Calibri" w:hAnsi="Calibri" w:cs="Calibri"/>
              </w:rPr>
              <w:t>1227122</w:t>
            </w:r>
          </w:p>
        </w:tc>
      </w:tr>
      <w:tr w:rsidR="005A2227" w:rsidRPr="00E352EF" w14:paraId="353A285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0DDE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F14F"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F5058" w14:textId="77777777" w:rsidR="005A2227" w:rsidRPr="00E352EF" w:rsidRDefault="0097053A">
            <w:pPr>
              <w:jc w:val="both"/>
            </w:pPr>
            <w:r w:rsidRPr="00E352EF">
              <w:rPr>
                <w:rFonts w:ascii="Calibri" w:eastAsia="Calibri" w:hAnsi="Calibri" w:cs="Calibri"/>
              </w:rPr>
              <w:t>4450508</w:t>
            </w:r>
          </w:p>
        </w:tc>
      </w:tr>
    </w:tbl>
    <w:p w14:paraId="132A92C9" w14:textId="77777777" w:rsidR="005A2227" w:rsidRPr="00E352EF" w:rsidRDefault="005A2227">
      <w:pPr>
        <w:spacing w:after="40"/>
        <w:jc w:val="both"/>
      </w:pPr>
    </w:p>
    <w:tbl>
      <w:tblPr>
        <w:tblW w:w="4464"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15"/>
      </w:tblGrid>
      <w:tr w:rsidR="005A2227" w:rsidRPr="00E352EF" w14:paraId="3DEB3BFB"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634DE230" w14:textId="77777777" w:rsidR="005A2227" w:rsidRPr="00E352EF" w:rsidRDefault="0097053A">
            <w:pPr>
              <w:jc w:val="both"/>
            </w:pPr>
            <w:r w:rsidRPr="00E352EF">
              <w:rPr>
                <w:rFonts w:ascii="Calibri" w:eastAsia="Calibri" w:hAnsi="Calibri" w:cs="Calibri"/>
              </w:rPr>
              <w:t>ds_2</w:t>
            </w:r>
          </w:p>
        </w:tc>
      </w:tr>
      <w:tr w:rsidR="005A2227" w:rsidRPr="00E352EF" w14:paraId="160C3779"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468DF48"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64A917E" w14:textId="77777777" w:rsidR="005A2227" w:rsidRPr="00E352EF" w:rsidRDefault="0097053A">
            <w:pPr>
              <w:jc w:val="both"/>
            </w:pPr>
            <w:r w:rsidRPr="00E352EF">
              <w:rPr>
                <w:rFonts w:ascii="Calibri" w:eastAsia="Calibri" w:hAnsi="Calibri" w:cs="Calibri"/>
                <w:b/>
              </w:rPr>
              <w:t xml:space="preserve">REF_AREA </w:t>
            </w:r>
          </w:p>
        </w:tc>
        <w:tc>
          <w:tcPr>
            <w:tcW w:w="1915"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5BC5B6D"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B041AD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8CC62" w14:textId="77777777" w:rsidR="005A2227" w:rsidRPr="00E352EF" w:rsidRDefault="0097053A">
            <w:pPr>
              <w:jc w:val="both"/>
            </w:pPr>
            <w:r w:rsidRPr="00E352EF">
              <w:rPr>
                <w:rFonts w:ascii="Calibri" w:eastAsia="Calibri" w:hAnsi="Calibri" w:cs="Calibri"/>
              </w:rPr>
              <w:lastRenderedPageBreak/>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5CAFA" w14:textId="77777777" w:rsidR="005A2227" w:rsidRPr="00E352EF" w:rsidRDefault="0097053A">
            <w:pPr>
              <w:jc w:val="both"/>
            </w:pPr>
            <w:r w:rsidRPr="00E352EF">
              <w:rPr>
                <w:rFonts w:ascii="Calibri" w:eastAsia="Calibri" w:hAnsi="Calibri" w:cs="Calibri"/>
              </w:rPr>
              <w:t>ITCD</w:t>
            </w:r>
          </w:p>
        </w:tc>
        <w:tc>
          <w:tcPr>
            <w:tcW w:w="191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8D0EE" w14:textId="77777777" w:rsidR="005A2227" w:rsidRPr="00E352EF" w:rsidRDefault="0097053A">
            <w:pPr>
              <w:jc w:val="both"/>
            </w:pPr>
            <w:r w:rsidRPr="00E352EF">
              <w:rPr>
                <w:rFonts w:ascii="Calibri" w:eastAsia="Calibri" w:hAnsi="Calibri" w:cs="Calibri"/>
              </w:rPr>
              <w:t>27799803</w:t>
            </w:r>
          </w:p>
        </w:tc>
      </w:tr>
    </w:tbl>
    <w:p w14:paraId="5785B464" w14:textId="77777777" w:rsidR="005A2227" w:rsidRPr="00E352EF" w:rsidRDefault="005A2227"/>
    <w:p w14:paraId="3F6652D2" w14:textId="77777777" w:rsidR="005A2227" w:rsidRPr="00E352EF" w:rsidRDefault="00EB2324" w:rsidP="00B3632D">
      <w:pPr>
        <w:pStyle w:val="Stile1"/>
        <w:rPr>
          <w:lang w:val="en-GB"/>
        </w:rPr>
      </w:pPr>
      <w:bookmarkStart w:id="11154" w:name="_Toc462659734"/>
      <w:bookmarkStart w:id="11155" w:name="_Toc463805786"/>
      <w:bookmarkStart w:id="11156" w:name="_Toc464487963"/>
      <w:r w:rsidRPr="00E352EF">
        <w:rPr>
          <w:lang w:val="en-GB"/>
        </w:rPr>
        <w:lastRenderedPageBreak/>
        <w:t>VTL-</w:t>
      </w:r>
      <w:r w:rsidR="0097053A" w:rsidRPr="00E352EF">
        <w:rPr>
          <w:lang w:val="en-GB"/>
        </w:rPr>
        <w:t>ML  -  Statistical functions</w:t>
      </w:r>
      <w:bookmarkEnd w:id="11154"/>
      <w:bookmarkEnd w:id="11155"/>
      <w:bookmarkEnd w:id="11156"/>
    </w:p>
    <w:p w14:paraId="53840ABE" w14:textId="77777777" w:rsidR="005A2227" w:rsidRPr="00E352EF" w:rsidRDefault="0097053A" w:rsidP="00C96285">
      <w:pPr>
        <w:pStyle w:val="Stile3"/>
        <w:rPr>
          <w:lang w:val="en-GB"/>
        </w:rPr>
      </w:pPr>
      <w:bookmarkStart w:id="11157" w:name="_Toc462659735"/>
      <w:bookmarkStart w:id="11158" w:name="_Toc463805787"/>
      <w:bookmarkStart w:id="11159" w:name="_Toc464487964"/>
      <w:r w:rsidRPr="00E352EF">
        <w:rPr>
          <w:lang w:val="en-GB"/>
        </w:rPr>
        <w:t>Aggregate functions</w:t>
      </w:r>
      <w:bookmarkEnd w:id="11157"/>
      <w:bookmarkEnd w:id="11158"/>
      <w:bookmarkEnd w:id="11159"/>
    </w:p>
    <w:p w14:paraId="0B9D0DA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3220927" w14:textId="77777777" w:rsidR="00361CAC" w:rsidRPr="00E352EF" w:rsidRDefault="00361CAC" w:rsidP="00897489">
      <w:pPr>
        <w:pStyle w:val="Sottotitolo"/>
        <w:rPr>
          <w:i w:val="0"/>
          <w:color w:val="000000" w:themeColor="text1"/>
          <w:sz w:val="20"/>
        </w:rPr>
      </w:pPr>
      <w:r w:rsidRPr="00E352EF">
        <w:rPr>
          <w:i w:val="0"/>
          <w:color w:val="000000" w:themeColor="text1"/>
          <w:sz w:val="20"/>
        </w:rPr>
        <w:t>VTL includes a set of statistical functions, that can be used to aggregate data.</w:t>
      </w:r>
    </w:p>
    <w:p w14:paraId="6BC5E133" w14:textId="77777777" w:rsidR="00A667AB" w:rsidRPr="00E352EF" w:rsidRDefault="00A667AB" w:rsidP="00897489">
      <w:pPr>
        <w:rPr>
          <w:rFonts w:ascii="Cambria" w:eastAsia="Calibri" w:hAnsi="Cambria" w:cs="Calibri"/>
          <w:i/>
          <w:color w:val="5B9BD5"/>
        </w:rPr>
      </w:pPr>
    </w:p>
    <w:p w14:paraId="215D5F0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16139957" w14:textId="77777777" w:rsidR="005A2227" w:rsidRPr="00E352EF" w:rsidRDefault="0097053A" w:rsidP="00897489">
      <w:pPr>
        <w:tabs>
          <w:tab w:val="left" w:pos="0"/>
          <w:tab w:val="left" w:pos="1138"/>
          <w:tab w:val="left" w:pos="1699"/>
          <w:tab w:val="left" w:pos="2275"/>
        </w:tabs>
        <w:ind w:right="-5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i/>
        </w:rPr>
        <w:t xml:space="preserve"> ds </w:t>
      </w:r>
      <w:r w:rsidRPr="00E352EF">
        <w:rPr>
          <w:rFonts w:ascii="Cambria" w:eastAsia="Calibri" w:hAnsi="Cambria" w:cs="Calibri"/>
        </w:rPr>
        <w:t xml:space="preserve">{, </w:t>
      </w:r>
      <w:r w:rsidRPr="00E352EF">
        <w:rPr>
          <w:rFonts w:ascii="Cambria" w:eastAsia="Calibri" w:hAnsi="Cambria" w:cs="Calibri"/>
          <w:i/>
        </w:rPr>
        <w:t xml:space="preserve">other_parameters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 xml:space="preserve">{ [ </w:t>
      </w:r>
      <w:r w:rsidRPr="00E352EF">
        <w:rPr>
          <w:rFonts w:ascii="Cambria" w:eastAsia="Calibri" w:hAnsi="Cambria" w:cs="Calibri"/>
          <w:b/>
        </w:rPr>
        <w:t>group by</w:t>
      </w:r>
      <w:r w:rsidRPr="00E352EF">
        <w:rPr>
          <w:rFonts w:ascii="Cambria" w:eastAsia="Calibri" w:hAnsi="Cambria" w:cs="Calibri"/>
        </w:rPr>
        <w:t xml:space="preserve"> | </w:t>
      </w:r>
      <w:r w:rsidRPr="00E352EF">
        <w:rPr>
          <w:rFonts w:ascii="Cambria" w:eastAsia="Calibri" w:hAnsi="Cambria" w:cs="Calibri"/>
          <w:b/>
        </w:rPr>
        <w:t>along</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w:t>
      </w:r>
    </w:p>
    <w:p w14:paraId="08EE5382" w14:textId="77777777" w:rsidR="005A2227" w:rsidRPr="00E352EF" w:rsidRDefault="005A2227" w:rsidP="00897489">
      <w:pPr>
        <w:tabs>
          <w:tab w:val="left" w:pos="1138"/>
          <w:tab w:val="left" w:pos="1699"/>
          <w:tab w:val="left" w:pos="2275"/>
        </w:tabs>
        <w:ind w:right="-58"/>
        <w:rPr>
          <w:rFonts w:ascii="Cambria" w:hAnsi="Cambria"/>
        </w:rPr>
      </w:pPr>
    </w:p>
    <w:p w14:paraId="3A065ED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21715C49" w14:textId="77777777" w:rsidR="005A2227" w:rsidRPr="00E352EF" w:rsidRDefault="0046626F" w:rsidP="0046626F">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 </w:t>
      </w:r>
    </w:p>
    <w:p w14:paraId="14EE31DE" w14:textId="77777777" w:rsidR="005A2227" w:rsidRPr="00E352EF" w:rsidRDefault="0097053A" w:rsidP="00897489">
      <w:pPr>
        <w:ind w:firstLine="706"/>
        <w:rPr>
          <w:rFonts w:ascii="Cambria" w:hAnsi="Cambria"/>
        </w:rPr>
      </w:pPr>
      <w:r w:rsidRPr="00E352EF">
        <w:rPr>
          <w:rFonts w:ascii="Cambria" w:hAnsi="Cambria"/>
        </w:rPr>
        <w:t>[ {measure &lt;IDENT&gt; as numeric}+ | {attribute &lt;IDENT&gt; as numeric}+ ]</w:t>
      </w:r>
    </w:p>
    <w:p w14:paraId="10FBC0DB" w14:textId="77777777" w:rsidR="005A2227" w:rsidRPr="00E352EF" w:rsidRDefault="0097053A" w:rsidP="00897489">
      <w:pPr>
        <w:ind w:left="720"/>
        <w:rPr>
          <w:rFonts w:ascii="Cambria" w:hAnsi="Cambria"/>
        </w:rPr>
      </w:pPr>
      <w:r w:rsidRPr="00E352EF">
        <w:rPr>
          <w:rFonts w:ascii="Cambria" w:hAnsi="Cambria"/>
        </w:rPr>
        <w:t>{measure &lt;IDENT&gt; as scalar-type}* {attribute &lt;IDENT&gt; as scalar-type}*</w:t>
      </w:r>
    </w:p>
    <w:p w14:paraId="252255AC" w14:textId="77777777" w:rsidR="005A2227" w:rsidRPr="00E352EF" w:rsidRDefault="0097053A" w:rsidP="0046626F">
      <w:pPr>
        <w:tabs>
          <w:tab w:val="left" w:pos="1138"/>
          <w:tab w:val="left" w:pos="1699"/>
          <w:tab w:val="left" w:pos="2275"/>
        </w:tabs>
        <w:ind w:right="-58"/>
        <w:rPr>
          <w:rFonts w:ascii="Cambria" w:hAnsi="Cambria"/>
        </w:rPr>
      </w:pPr>
      <w:r w:rsidRPr="00E352EF">
        <w:rPr>
          <w:rFonts w:ascii="Cambria" w:hAnsi="Cambria"/>
          <w:i/>
        </w:rPr>
        <w:t>idComp</w:t>
      </w:r>
      <w:r w:rsidR="0046626F" w:rsidRPr="00E352EF">
        <w:rPr>
          <w:rFonts w:ascii="Cambria" w:hAnsi="Cambria"/>
        </w:rPr>
        <w:t xml:space="preserve"> </w:t>
      </w:r>
      <w:r w:rsidR="00067DF9" w:rsidRPr="00E352EF">
        <w:rPr>
          <w:rFonts w:ascii="Cambria" w:hAnsi="Cambria"/>
        </w:rPr>
        <w:t xml:space="preserve">: </w:t>
      </w:r>
      <w:r w:rsidRPr="00E352EF">
        <w:rPr>
          <w:rFonts w:ascii="Cambria" w:hAnsi="Cambria"/>
        </w:rPr>
        <w:t>component-ref</w:t>
      </w:r>
    </w:p>
    <w:p w14:paraId="313D5F3B" w14:textId="77777777" w:rsidR="0046626F" w:rsidRPr="00E352EF" w:rsidRDefault="0046626F" w:rsidP="0046626F">
      <w:pPr>
        <w:tabs>
          <w:tab w:val="left" w:pos="1138"/>
          <w:tab w:val="left" w:pos="1699"/>
          <w:tab w:val="left" w:pos="2275"/>
        </w:tabs>
        <w:ind w:right="-58"/>
        <w:rPr>
          <w:rFonts w:ascii="Cambria" w:hAnsi="Cambria"/>
        </w:rPr>
      </w:pPr>
    </w:p>
    <w:p w14:paraId="1A7B39AC"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one of the aggregate functions described in the table below.</w:t>
      </w:r>
    </w:p>
    <w:p w14:paraId="046029CB" w14:textId="77777777" w:rsidR="005E2FEF" w:rsidRPr="00E352EF" w:rsidRDefault="005E2FEF"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other_parameters – </w:t>
      </w:r>
      <w:r w:rsidRPr="00E352EF">
        <w:rPr>
          <w:rFonts w:ascii="Cambria" w:eastAsia="Calibri" w:hAnsi="Cambria" w:cs="Calibri"/>
        </w:rPr>
        <w:t xml:space="preserve">specific parameters additional to </w:t>
      </w:r>
      <w:r w:rsidRPr="00E352EF">
        <w:rPr>
          <w:rFonts w:ascii="Cambria" w:eastAsia="Calibri" w:hAnsi="Cambria" w:cs="Calibri"/>
          <w:i/>
        </w:rPr>
        <w:t>ds</w:t>
      </w:r>
      <w:r w:rsidR="00AC0311" w:rsidRPr="00E352EF">
        <w:rPr>
          <w:rFonts w:ascii="Cambria" w:eastAsia="Calibri" w:hAnsi="Cambria" w:cs="Calibri"/>
        </w:rPr>
        <w:t>,</w:t>
      </w:r>
      <w:r w:rsidRPr="00E352EF">
        <w:rPr>
          <w:rFonts w:ascii="Cambria" w:eastAsia="Calibri" w:hAnsi="Cambria" w:cs="Calibri"/>
        </w:rPr>
        <w:t xml:space="preserve"> related to the function used (see table </w:t>
      </w:r>
      <w:r w:rsidRPr="00E352EF">
        <w:rPr>
          <w:rFonts w:ascii="Calibri" w:eastAsia="Calibri" w:hAnsi="Calibri" w:cs="Calibri"/>
          <w:b/>
        </w:rPr>
        <w:t>List of aggregate functions</w:t>
      </w:r>
      <w:r w:rsidRPr="00E352EF">
        <w:rPr>
          <w:rFonts w:ascii="Calibri" w:eastAsia="Calibri" w:hAnsi="Calibri" w:cs="Calibri"/>
        </w:rPr>
        <w:t>)</w:t>
      </w:r>
    </w:p>
    <w:p w14:paraId="78300DF6"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input Dataset to which the aggregate function is applied.</w:t>
      </w:r>
    </w:p>
    <w:p w14:paraId="66947F91"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group by</w:t>
      </w:r>
      <w:r w:rsidRPr="00E352EF">
        <w:rPr>
          <w:rFonts w:ascii="Cambria" w:eastAsia="Calibri" w:hAnsi="Cambria" w:cs="Calibri"/>
          <w:i/>
        </w:rPr>
        <w:t xml:space="preserve"> – </w:t>
      </w:r>
      <w:r w:rsidRPr="00E352EF">
        <w:rPr>
          <w:rFonts w:ascii="Cambria" w:eastAsia="Calibri" w:hAnsi="Cambria" w:cs="Calibri"/>
        </w:rPr>
        <w:t>represents the VTL groups data composed by the Identifier Components specified as idComp.</w:t>
      </w:r>
    </w:p>
    <w:p w14:paraId="69EEB869"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along</w:t>
      </w:r>
      <w:r w:rsidRPr="00E352EF">
        <w:rPr>
          <w:rFonts w:ascii="Cambria" w:eastAsia="Calibri" w:hAnsi="Cambria" w:cs="Calibri"/>
          <w:i/>
        </w:rPr>
        <w:t xml:space="preserve"> – </w:t>
      </w:r>
      <w:r w:rsidRPr="00E352EF">
        <w:rPr>
          <w:rFonts w:ascii="Cambria" w:eastAsia="Calibri" w:hAnsi="Cambria" w:cs="Calibri"/>
        </w:rPr>
        <w:t xml:space="preserve">represents the VTL groups data composed by the Identifier Components of ds that are not specified as </w:t>
      </w:r>
      <w:r w:rsidRPr="00E352EF">
        <w:rPr>
          <w:rFonts w:ascii="Cambria" w:eastAsia="Calibri" w:hAnsi="Cambria" w:cs="Calibri"/>
          <w:i/>
        </w:rPr>
        <w:t>idComp</w:t>
      </w:r>
      <w:r w:rsidRPr="00E352EF">
        <w:rPr>
          <w:rFonts w:ascii="Cambria" w:eastAsia="Calibri" w:hAnsi="Cambria" w:cs="Calibri"/>
        </w:rPr>
        <w:t xml:space="preserve">. With the </w:t>
      </w:r>
      <w:r w:rsidRPr="00E352EF">
        <w:rPr>
          <w:rFonts w:ascii="Cambria" w:eastAsia="Calibri" w:hAnsi="Cambria" w:cs="Calibri"/>
          <w:b/>
        </w:rPr>
        <w:t>along</w:t>
      </w:r>
      <w:r w:rsidRPr="00E352EF">
        <w:rPr>
          <w:rFonts w:ascii="Cambria" w:eastAsia="Calibri" w:hAnsi="Cambria" w:cs="Calibri"/>
        </w:rPr>
        <w:t xml:space="preserve"> clause the same VTL program can be reused for all Datasets that contain the Identifier Components specified in the </w:t>
      </w:r>
      <w:r w:rsidRPr="00E352EF">
        <w:rPr>
          <w:rFonts w:ascii="Cambria" w:eastAsia="Calibri" w:hAnsi="Cambria" w:cs="Calibri"/>
          <w:b/>
        </w:rPr>
        <w:t>along</w:t>
      </w:r>
      <w:r w:rsidRPr="00E352EF">
        <w:rPr>
          <w:rFonts w:ascii="Cambria" w:eastAsia="Calibri" w:hAnsi="Cambria" w:cs="Calibri"/>
        </w:rPr>
        <w:t xml:space="preserve"> clause.</w:t>
      </w:r>
    </w:p>
    <w:p w14:paraId="06259314"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idComp – </w:t>
      </w:r>
      <w:r w:rsidRPr="00E352EF">
        <w:rPr>
          <w:rFonts w:ascii="Cambria" w:eastAsia="Calibri" w:hAnsi="Cambria" w:cs="Calibri"/>
        </w:rPr>
        <w:t xml:space="preserve">a component identifier of </w:t>
      </w:r>
      <w:r w:rsidRPr="00E352EF">
        <w:rPr>
          <w:rFonts w:ascii="Cambria" w:eastAsia="Calibri" w:hAnsi="Cambria" w:cs="Calibri"/>
          <w:i/>
        </w:rPr>
        <w:t>ds</w:t>
      </w:r>
    </w:p>
    <w:p w14:paraId="6A880E33" w14:textId="77777777" w:rsidR="0046626F" w:rsidRPr="00E352EF" w:rsidRDefault="0046626F" w:rsidP="00897489">
      <w:pPr>
        <w:rPr>
          <w:rFonts w:ascii="Cambria" w:eastAsia="Calibri" w:hAnsi="Cambria" w:cs="Calibri"/>
          <w:i/>
          <w:color w:val="5B9BD5"/>
        </w:rPr>
      </w:pPr>
    </w:p>
    <w:p w14:paraId="0095B39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A1855E5"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easure or attribute must be defined using the membership operator.</w:t>
      </w:r>
    </w:p>
    <w:p w14:paraId="62A3ED16"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idComp</w:t>
      </w:r>
      <w:r w:rsidRPr="00E352EF">
        <w:rPr>
          <w:rFonts w:ascii="Cambria" w:eastAsia="Calibri" w:hAnsi="Cambria" w:cs="Calibri"/>
        </w:rPr>
        <w:t xml:space="preserve"> must be a valid reference to an existing Identifier Component owned by </w:t>
      </w:r>
      <w:r w:rsidRPr="00E352EF">
        <w:rPr>
          <w:rFonts w:ascii="Cambria" w:eastAsia="Calibri" w:hAnsi="Cambria" w:cs="Calibri"/>
          <w:i/>
        </w:rPr>
        <w:t>ds</w:t>
      </w:r>
      <w:r w:rsidRPr="00E352EF">
        <w:rPr>
          <w:rFonts w:ascii="Cambria" w:eastAsia="Calibri" w:hAnsi="Cambria" w:cs="Calibri"/>
        </w:rPr>
        <w:t>.</w:t>
      </w:r>
    </w:p>
    <w:p w14:paraId="45CB417E" w14:textId="77777777" w:rsidR="0046626F" w:rsidRPr="00E352EF" w:rsidRDefault="0046626F" w:rsidP="00897489">
      <w:pPr>
        <w:rPr>
          <w:rFonts w:ascii="Cambria" w:eastAsia="Calibri" w:hAnsi="Cambria" w:cs="Calibri"/>
          <w:i/>
          <w:color w:val="5B9BD5"/>
        </w:rPr>
      </w:pPr>
    </w:p>
    <w:p w14:paraId="219C4E8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047C422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A Dataset having the Identifier Component</w:t>
      </w:r>
      <w:r w:rsidR="00AC0311" w:rsidRPr="00E352EF">
        <w:rPr>
          <w:rFonts w:ascii="Cambria" w:eastAsia="Calibri" w:hAnsi="Cambria" w:cs="Calibri"/>
        </w:rPr>
        <w: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specified in the </w:t>
      </w:r>
      <w:r w:rsidRPr="00E352EF">
        <w:rPr>
          <w:rFonts w:ascii="Cambria" w:eastAsia="Calibri" w:hAnsi="Cambria" w:cs="Calibri"/>
          <w:b/>
        </w:rPr>
        <w:t>group</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clause (or not specified in the </w:t>
      </w:r>
      <w:r w:rsidRPr="00E352EF">
        <w:rPr>
          <w:rFonts w:ascii="Cambria" w:eastAsia="Calibri" w:hAnsi="Cambria" w:cs="Calibri"/>
          <w:b/>
        </w:rPr>
        <w:t>along</w:t>
      </w:r>
      <w:r w:rsidRPr="00E352EF">
        <w:rPr>
          <w:rFonts w:ascii="Cambria" w:eastAsia="Calibri" w:hAnsi="Cambria" w:cs="Calibri"/>
        </w:rPr>
        <w:t xml:space="preserve"> clause) and the Measure Components</w:t>
      </w:r>
      <w:r w:rsidR="00541D12" w:rsidRPr="00E352EF">
        <w:rPr>
          <w:rFonts w:ascii="Cambria" w:eastAsia="Calibri" w:hAnsi="Cambria" w:cs="Calibri"/>
        </w:rPr>
        <w:t xml:space="preserve"> </w:t>
      </w:r>
      <w:r w:rsidRPr="00E352EF">
        <w:rPr>
          <w:rFonts w:ascii="Cambria" w:eastAsia="Calibri" w:hAnsi="Cambria" w:cs="Calibri"/>
        </w:rPr>
        <w:t xml:space="preserve">(or the implicit Measure Component deduced in a mono-Measure Dataset), with the data aggregated on the basis of the specific aggregate function and the partitions defined by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w:t>
      </w:r>
    </w:p>
    <w:p w14:paraId="2E0331E8" w14:textId="77777777" w:rsidR="005A2227" w:rsidRPr="00E352EF" w:rsidRDefault="005A2227" w:rsidP="00897489">
      <w:pPr>
        <w:jc w:val="both"/>
        <w:rPr>
          <w:rFonts w:ascii="Cambria" w:hAnsi="Cambria"/>
        </w:rPr>
      </w:pPr>
    </w:p>
    <w:p w14:paraId="4B9E534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3EE3F10" w14:textId="77777777" w:rsidR="005A2227" w:rsidRPr="00E352EF" w:rsidRDefault="0097053A" w:rsidP="00897489">
      <w:pPr>
        <w:tabs>
          <w:tab w:val="left" w:pos="562"/>
          <w:tab w:val="left" w:pos="1138"/>
          <w:tab w:val="left" w:pos="1699"/>
          <w:tab w:val="left" w:pos="2275"/>
        </w:tabs>
        <w:ind w:right="-58"/>
        <w:jc w:val="both"/>
        <w:rPr>
          <w:rFonts w:ascii="Cambria" w:eastAsia="Calibri" w:hAnsi="Cambria" w:cs="Calibri"/>
        </w:rPr>
      </w:pPr>
      <w:r w:rsidRPr="00E352EF">
        <w:rPr>
          <w:rFonts w:ascii="Cambria" w:eastAsia="Calibri" w:hAnsi="Cambria" w:cs="Calibri"/>
        </w:rPr>
        <w:t xml:space="preserve">An aggregate function groups together, evaluating a value that is specific for each aggregate function, the values of multiple data points having the same values of the specified Identifier Components </w:t>
      </w:r>
      <w:r w:rsidRPr="00E352EF">
        <w:rPr>
          <w:rFonts w:ascii="Cambria" w:eastAsia="Calibri" w:hAnsi="Cambria" w:cs="Calibri"/>
          <w:i/>
        </w:rPr>
        <w:t>idComp</w:t>
      </w:r>
      <w:r w:rsidRPr="00E352EF">
        <w:rPr>
          <w:rFonts w:ascii="Cambria" w:eastAsia="Calibri" w:hAnsi="Cambria" w:cs="Calibri"/>
        </w:rPr>
        <w:t xml:space="preserve">. </w:t>
      </w:r>
    </w:p>
    <w:p w14:paraId="35F601F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The operator takes as input a Dataset, a Measure Component (specified with the membership operator on </w:t>
      </w:r>
      <w:r w:rsidRPr="00E352EF">
        <w:rPr>
          <w:rFonts w:ascii="Cambria" w:eastAsia="Calibri" w:hAnsi="Cambria" w:cs="Calibri"/>
          <w:i/>
        </w:rPr>
        <w:t xml:space="preserve">ds, </w:t>
      </w:r>
      <w:r w:rsidRPr="00E352EF">
        <w:rPr>
          <w:rFonts w:ascii="Cambria" w:eastAsia="Calibri" w:hAnsi="Cambria" w:cs="Calibri"/>
        </w:rPr>
        <w:t xml:space="preserve">or implicitly selected if </w:t>
      </w:r>
      <w:r w:rsidRPr="00E352EF">
        <w:rPr>
          <w:rFonts w:ascii="Cambria" w:eastAsia="Calibri" w:hAnsi="Cambria" w:cs="Calibri"/>
          <w:i/>
        </w:rPr>
        <w:t>ds</w:t>
      </w:r>
      <w:r w:rsidRPr="00E352EF">
        <w:rPr>
          <w:rFonts w:ascii="Cambria" w:eastAsia="Calibri" w:hAnsi="Cambria" w:cs="Calibri"/>
        </w:rPr>
        <w:t xml:space="preserve"> has only one </w:t>
      </w:r>
      <w:r w:rsidR="00D6733B" w:rsidRPr="00E352EF">
        <w:rPr>
          <w:rFonts w:ascii="Cambria" w:eastAsia="Calibri" w:hAnsi="Cambria" w:cs="Calibri"/>
        </w:rPr>
        <w:t>M</w:t>
      </w:r>
      <w:r w:rsidRPr="00E352EF">
        <w:rPr>
          <w:rFonts w:ascii="Cambria" w:eastAsia="Calibri" w:hAnsi="Cambria" w:cs="Calibri"/>
        </w:rPr>
        <w:t xml:space="preserve">easure component) on which the aggregate function will compute the result, and a sequence of Identifier Components </w:t>
      </w:r>
      <w:r w:rsidRPr="00E352EF">
        <w:rPr>
          <w:rFonts w:ascii="Cambria" w:eastAsia="Calibri" w:hAnsi="Cambria" w:cs="Calibri"/>
          <w:i/>
        </w:rPr>
        <w:t>idComp</w:t>
      </w:r>
      <w:r w:rsidRPr="00E352EF">
        <w:rPr>
          <w:rFonts w:ascii="Cambria" w:eastAsia="Calibri" w:hAnsi="Cambria" w:cs="Calibri"/>
        </w:rPr>
        <w:t xml:space="preserve"> that will be used </w:t>
      </w:r>
      <w:r w:rsidR="00D56B8A" w:rsidRPr="00E352EF">
        <w:rPr>
          <w:rFonts w:ascii="Cambria" w:eastAsia="Calibri" w:hAnsi="Cambria" w:cs="Calibri"/>
        </w:rPr>
        <w:t xml:space="preserve">for the </w:t>
      </w:r>
      <w:r w:rsidRPr="00E352EF">
        <w:rPr>
          <w:rFonts w:ascii="Cambria" w:eastAsia="Calibri" w:hAnsi="Cambria" w:cs="Calibri"/>
        </w:rPr>
        <w:t xml:space="preserve">partitioning (the aggregate function is then applied separately for each partition). It returns another Dataset having the Identifier Components of </w:t>
      </w:r>
      <w:r w:rsidRPr="00E352EF">
        <w:rPr>
          <w:rFonts w:ascii="Cambria" w:eastAsia="Calibri" w:hAnsi="Cambria" w:cs="Calibri"/>
          <w:i/>
        </w:rPr>
        <w:t xml:space="preserve">ds, </w:t>
      </w:r>
      <w:r w:rsidRPr="00E352EF">
        <w:rPr>
          <w:rFonts w:ascii="Cambria" w:eastAsia="Calibri" w:hAnsi="Cambria" w:cs="Calibri"/>
        </w:rPr>
        <w:t xml:space="preserve">specified in the </w:t>
      </w:r>
      <w:r w:rsidRPr="00E352EF">
        <w:rPr>
          <w:rFonts w:ascii="Cambria" w:eastAsia="Calibri" w:hAnsi="Cambria" w:cs="Calibri"/>
          <w:b/>
        </w:rPr>
        <w:t xml:space="preserve">group by </w:t>
      </w:r>
      <w:r w:rsidRPr="00E352EF">
        <w:rPr>
          <w:rFonts w:ascii="Cambria" w:eastAsia="Calibri" w:hAnsi="Cambria" w:cs="Calibri"/>
        </w:rPr>
        <w:t xml:space="preserve">or </w:t>
      </w:r>
      <w:r w:rsidRPr="00E352EF">
        <w:rPr>
          <w:rFonts w:ascii="Cambria" w:eastAsia="Calibri" w:hAnsi="Cambria" w:cs="Calibri"/>
          <w:b/>
        </w:rPr>
        <w:t xml:space="preserve">along, </w:t>
      </w:r>
      <w:r w:rsidRPr="00E352EF">
        <w:rPr>
          <w:rFonts w:ascii="Cambria" w:eastAsia="Calibri" w:hAnsi="Cambria" w:cs="Calibri"/>
        </w:rPr>
        <w:t xml:space="preserve">and the Measure Component used for the aggregation. The other Identifier Components are removed from the resulting Dataset. </w:t>
      </w:r>
    </w:p>
    <w:p w14:paraId="39B6EABA" w14:textId="77777777" w:rsidR="005A2227" w:rsidRPr="00E352EF" w:rsidRDefault="0097053A" w:rsidP="00897489">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If neither a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 xml:space="preserve"> clause is specified, then the aggregate function returns a single Data Point that has zero Identifier Components and only one Measure Component that is the one specified for the aggregation with the membership operator (or deduced from </w:t>
      </w:r>
      <w:r w:rsidRPr="00E352EF">
        <w:rPr>
          <w:rFonts w:ascii="Cambria" w:eastAsia="Calibri" w:hAnsi="Cambria" w:cs="Calibri"/>
          <w:i/>
        </w:rPr>
        <w:t>ds</w:t>
      </w:r>
      <w:r w:rsidRPr="00E352EF">
        <w:rPr>
          <w:rFonts w:ascii="Cambria" w:eastAsia="Calibri" w:hAnsi="Cambria" w:cs="Calibri"/>
        </w:rPr>
        <w:t>).</w:t>
      </w:r>
    </w:p>
    <w:p w14:paraId="3957B4AB"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Most of the aggregate functions can be also used as analytic functions (with a different syntax): See analytic functions.</w:t>
      </w:r>
    </w:p>
    <w:p w14:paraId="74BAC874" w14:textId="77777777" w:rsidR="005A2227" w:rsidRPr="00E352EF" w:rsidRDefault="005A2227">
      <w:pPr>
        <w:tabs>
          <w:tab w:val="left" w:pos="562"/>
          <w:tab w:val="left" w:pos="1138"/>
          <w:tab w:val="left" w:pos="1699"/>
          <w:tab w:val="left" w:pos="2275"/>
        </w:tabs>
        <w:spacing w:after="120"/>
        <w:ind w:right="-58"/>
        <w:jc w:val="both"/>
      </w:pPr>
    </w:p>
    <w:p w14:paraId="3CA8FD28" w14:textId="77777777" w:rsidR="00994652" w:rsidRPr="00E352EF" w:rsidRDefault="00994652">
      <w:pPr>
        <w:tabs>
          <w:tab w:val="left" w:pos="562"/>
          <w:tab w:val="left" w:pos="1138"/>
          <w:tab w:val="left" w:pos="1699"/>
          <w:tab w:val="left" w:pos="2275"/>
        </w:tabs>
        <w:spacing w:after="120"/>
        <w:ind w:right="-58"/>
        <w:jc w:val="both"/>
      </w:pPr>
    </w:p>
    <w:p w14:paraId="3A04BA7A" w14:textId="77777777" w:rsidR="00994652" w:rsidRPr="00E352EF" w:rsidRDefault="00994652">
      <w:pPr>
        <w:tabs>
          <w:tab w:val="left" w:pos="562"/>
          <w:tab w:val="left" w:pos="1138"/>
          <w:tab w:val="left" w:pos="1699"/>
          <w:tab w:val="left" w:pos="2275"/>
        </w:tabs>
        <w:spacing w:after="120"/>
        <w:ind w:right="-58"/>
        <w:jc w:val="both"/>
      </w:pPr>
    </w:p>
    <w:tbl>
      <w:tblPr>
        <w:tblW w:w="9072" w:type="dxa"/>
        <w:tblInd w:w="67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3398"/>
        <w:gridCol w:w="5674"/>
      </w:tblGrid>
      <w:tr w:rsidR="005A2227" w:rsidRPr="00E352EF" w14:paraId="65E67585" w14:textId="77777777">
        <w:trPr>
          <w:trHeight w:val="533"/>
        </w:trPr>
        <w:tc>
          <w:tcPr>
            <w:tcW w:w="3398" w:type="dxa"/>
            <w:gridSpan w:val="2"/>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6272B714" w14:textId="77777777" w:rsidR="005A2227" w:rsidRPr="00E352EF" w:rsidRDefault="0097053A">
            <w:pPr>
              <w:tabs>
                <w:tab w:val="left" w:pos="562"/>
                <w:tab w:val="left" w:pos="1138"/>
                <w:tab w:val="left" w:pos="1699"/>
                <w:tab w:val="left" w:pos="2275"/>
              </w:tabs>
              <w:spacing w:before="120"/>
              <w:ind w:right="-58"/>
              <w:jc w:val="center"/>
            </w:pPr>
            <w:r w:rsidRPr="00E352EF">
              <w:rPr>
                <w:rFonts w:ascii="Calibri" w:eastAsia="Calibri" w:hAnsi="Calibri" w:cs="Calibri"/>
                <w:b/>
              </w:rPr>
              <w:lastRenderedPageBreak/>
              <w:t>List of aggregate functions</w:t>
            </w:r>
          </w:p>
        </w:tc>
      </w:tr>
      <w:tr w:rsidR="005A2227" w:rsidRPr="00E352EF" w14:paraId="1A96B290" w14:textId="77777777">
        <w:trPr>
          <w:trHeight w:val="403"/>
        </w:trPr>
        <w:tc>
          <w:tcPr>
            <w:tcW w:w="3398"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553767CD" w14:textId="77777777" w:rsidR="005A2227" w:rsidRPr="00E352EF" w:rsidRDefault="0097053A">
            <w:pPr>
              <w:spacing w:before="120" w:after="120"/>
              <w:ind w:right="-58"/>
            </w:pPr>
            <w:r w:rsidRPr="00E352EF">
              <w:rPr>
                <w:rFonts w:ascii="Calibri" w:eastAsia="Calibri" w:hAnsi="Calibri" w:cs="Calibri"/>
                <w:b/>
              </w:rPr>
              <w:t>Aggregate function</w:t>
            </w:r>
          </w:p>
        </w:tc>
        <w:tc>
          <w:tcPr>
            <w:tcW w:w="5674"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499600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Description</w:t>
            </w:r>
          </w:p>
        </w:tc>
      </w:tr>
      <w:tr w:rsidR="005A2227" w:rsidRPr="00E352EF" w14:paraId="67D4F3C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0C51" w14:textId="77777777" w:rsidR="005A2227" w:rsidRPr="00E352EF" w:rsidRDefault="0097053A">
            <w:pPr>
              <w:spacing w:before="120" w:after="120"/>
              <w:ind w:right="-58"/>
            </w:pPr>
            <w:r w:rsidRPr="00E352EF">
              <w:rPr>
                <w:rFonts w:ascii="Calibri" w:eastAsia="Calibri" w:hAnsi="Calibri" w:cs="Calibri"/>
                <w:b/>
              </w:rPr>
              <w:t>avg (</w:t>
            </w:r>
            <w:r w:rsidRPr="00E352EF">
              <w:rPr>
                <w:rFonts w:ascii="Calibri" w:eastAsia="Calibri" w:hAnsi="Calibri" w:cs="Calibri"/>
                <w:i/>
              </w:rPr>
              <w:t>ds_1</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E364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average value of the not null values of </w:t>
            </w:r>
            <w:r w:rsidRPr="00E352EF">
              <w:rPr>
                <w:rFonts w:ascii="Calibri" w:eastAsia="Calibri" w:hAnsi="Calibri" w:cs="Calibri"/>
                <w:i/>
              </w:rPr>
              <w:t>ds_1</w:t>
            </w:r>
          </w:p>
        </w:tc>
      </w:tr>
      <w:tr w:rsidR="005A2227" w:rsidRPr="00E352EF" w14:paraId="6094764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8AC53" w14:textId="77777777" w:rsidR="005A2227" w:rsidRPr="00E352EF" w:rsidRDefault="0097053A">
            <w:pPr>
              <w:spacing w:before="120" w:after="120"/>
              <w:ind w:right="-58"/>
            </w:pPr>
            <w:r w:rsidRPr="00E352EF">
              <w:rPr>
                <w:rFonts w:ascii="Calibri" w:eastAsia="Calibri" w:hAnsi="Calibri" w:cs="Calibri"/>
                <w:b/>
              </w:rPr>
              <w:t>corr</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r w:rsidRPr="00E352EF">
              <w:rPr>
                <w:rFonts w:ascii="Calibri" w:eastAsia="Calibri" w:hAnsi="Calibri" w:cs="Calibri"/>
              </w:rPr>
              <w:t xml:space="preserve"> </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7D6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Coefficient of correlation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1EDA60C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984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covar_pop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33A8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32CDEF67"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EC00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covar_samp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9A6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sample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6C95BB5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1F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count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3BB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number of non-empty data points of </w:t>
            </w:r>
            <w:r w:rsidRPr="00E352EF">
              <w:rPr>
                <w:rFonts w:ascii="Calibri" w:eastAsia="Calibri" w:hAnsi="Calibri" w:cs="Calibri"/>
                <w:i/>
              </w:rPr>
              <w:t>ds_1</w:t>
            </w:r>
          </w:p>
        </w:tc>
      </w:tr>
      <w:tr w:rsidR="005A2227" w:rsidRPr="00E352EF" w14:paraId="18164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B2D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median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927B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median value of the not null values of </w:t>
            </w:r>
            <w:r w:rsidRPr="00E352EF">
              <w:rPr>
                <w:rFonts w:ascii="Calibri" w:eastAsia="Calibri" w:hAnsi="Calibri" w:cs="Calibri"/>
                <w:i/>
              </w:rPr>
              <w:t>ds_1</w:t>
            </w:r>
          </w:p>
        </w:tc>
      </w:tr>
      <w:tr w:rsidR="005A2227" w:rsidRPr="00E352EF" w14:paraId="18750D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A9C2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min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5464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minimum value of </w:t>
            </w:r>
            <w:r w:rsidRPr="00E352EF">
              <w:rPr>
                <w:rFonts w:ascii="Calibri" w:eastAsia="Calibri" w:hAnsi="Calibri" w:cs="Calibri"/>
                <w:i/>
              </w:rPr>
              <w:t>ds_1</w:t>
            </w:r>
          </w:p>
        </w:tc>
      </w:tr>
      <w:tr w:rsidR="005A2227" w:rsidRPr="00E352EF" w14:paraId="08EE2C5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8FB71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max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0515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maximum value of </w:t>
            </w:r>
            <w:r w:rsidRPr="00E352EF">
              <w:rPr>
                <w:rFonts w:ascii="Calibri" w:eastAsia="Calibri" w:hAnsi="Calibri" w:cs="Calibri"/>
                <w:i/>
              </w:rPr>
              <w:t>ds_1</w:t>
            </w:r>
          </w:p>
        </w:tc>
      </w:tr>
      <w:tr w:rsidR="005A2227" w:rsidRPr="00E352EF" w14:paraId="3C1734BA"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89B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percentile_cont ( </w:t>
            </w:r>
            <w:r w:rsidRPr="00E352EF">
              <w:rPr>
                <w:rFonts w:ascii="Calibri" w:eastAsia="Calibri" w:hAnsi="Calibri" w:cs="Calibri"/>
                <w:i/>
              </w:rPr>
              <w:t>ds_1</w:t>
            </w:r>
            <w:r w:rsidRPr="00E352EF">
              <w:rPr>
                <w:rFonts w:ascii="Calibri" w:eastAsia="Calibri" w:hAnsi="Calibri" w:cs="Calibri"/>
              </w:rPr>
              <w:t xml:space="preserve">,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8A53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continuous distribution model</w:t>
            </w:r>
          </w:p>
        </w:tc>
      </w:tr>
      <w:tr w:rsidR="005A2227" w:rsidRPr="00E352EF" w14:paraId="2B4A0E8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EA62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percentile_disc ( </w:t>
            </w:r>
            <w:r w:rsidRPr="00E352EF">
              <w:rPr>
                <w:rFonts w:ascii="Calibri" w:eastAsia="Calibri" w:hAnsi="Calibri" w:cs="Calibri"/>
                <w:i/>
              </w:rPr>
              <w:t>ds_1</w:t>
            </w:r>
            <w:r w:rsidRPr="00E352EF">
              <w:rPr>
                <w:rFonts w:ascii="Calibri" w:eastAsia="Calibri" w:hAnsi="Calibri" w:cs="Calibri"/>
              </w:rPr>
              <w:t xml:space="preserve"> ,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49E7B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discrete distribution model</w:t>
            </w:r>
          </w:p>
        </w:tc>
      </w:tr>
      <w:tr w:rsidR="005A2227" w:rsidRPr="00E352EF" w14:paraId="6BD75F4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FE6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rank ( </w:t>
            </w:r>
            <w:r w:rsidRPr="00E352EF">
              <w:rPr>
                <w:rFonts w:ascii="Calibri" w:eastAsia="Calibri" w:hAnsi="Calibri" w:cs="Calibri"/>
                <w:i/>
              </w:rPr>
              <w:t xml:space="preserve">ds_1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A7E9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rank of a value in a group of values</w:t>
            </w:r>
          </w:p>
        </w:tc>
      </w:tr>
      <w:tr w:rsidR="005A2227" w:rsidRPr="00E352EF" w14:paraId="768BAB9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E89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regr_slope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 xml:space="preserve">ds_1, 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65F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(slope of the line)</w:t>
            </w:r>
          </w:p>
        </w:tc>
      </w:tr>
      <w:tr w:rsidR="005A2227" w:rsidRPr="00E352EF" w14:paraId="618C069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1B6C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regr_intercept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F1B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(y-intercept)</w:t>
            </w:r>
          </w:p>
        </w:tc>
      </w:tr>
      <w:tr w:rsidR="005A2227" w:rsidRPr="00E352EF" w14:paraId="34F06D7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50FF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regr_count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4DE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(count non-null number pairs)</w:t>
            </w:r>
          </w:p>
        </w:tc>
      </w:tr>
      <w:tr w:rsidR="005A2227" w:rsidRPr="00E352EF" w14:paraId="2DBF3678"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419D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regr_r2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01C0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(coefficient of determination)</w:t>
            </w:r>
          </w:p>
        </w:tc>
      </w:tr>
      <w:tr w:rsidR="005A2227" w:rsidRPr="00E352EF" w14:paraId="3824A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966D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B50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independent variable </w:t>
            </w:r>
            <w:r w:rsidRPr="00E352EF">
              <w:rPr>
                <w:rFonts w:ascii="Calibri" w:eastAsia="Calibri" w:hAnsi="Calibri" w:cs="Calibri"/>
                <w:i/>
              </w:rPr>
              <w:t>ds_2</w:t>
            </w:r>
            <w:r w:rsidRPr="00E352EF">
              <w:rPr>
                <w:rFonts w:ascii="Calibri" w:eastAsia="Calibri" w:hAnsi="Calibri" w:cs="Calibri"/>
              </w:rPr>
              <w:t>)</w:t>
            </w:r>
          </w:p>
        </w:tc>
      </w:tr>
      <w:tr w:rsidR="005A2227" w:rsidRPr="00E352EF" w14:paraId="3C876E8F"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392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ds_2 )</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FDF5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dependent variable </w:t>
            </w:r>
            <w:r w:rsidRPr="00E352EF">
              <w:rPr>
                <w:rFonts w:ascii="Calibri" w:eastAsia="Calibri" w:hAnsi="Calibri" w:cs="Calibri"/>
                <w:i/>
              </w:rPr>
              <w:t>ds_1</w:t>
            </w:r>
            <w:r w:rsidRPr="00E352EF">
              <w:rPr>
                <w:rFonts w:ascii="Calibri" w:eastAsia="Calibri" w:hAnsi="Calibri" w:cs="Calibri"/>
              </w:rPr>
              <w:t>)</w:t>
            </w:r>
          </w:p>
        </w:tc>
      </w:tr>
      <w:tr w:rsidR="005A2227" w:rsidRPr="00E352EF" w14:paraId="5BDE87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944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2D55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4FDE324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D416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regr_syy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DA3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C668E1E"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A94C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B1DE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E96793C"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6EA0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stddev_pop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C827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w:t>
            </w:r>
            <w:r w:rsidRPr="00E352EF">
              <w:rPr>
                <w:rFonts w:ascii="Calibri" w:eastAsia="Calibri" w:hAnsi="Calibri" w:cs="Calibri"/>
                <w:b/>
              </w:rPr>
              <w:t xml:space="preserve"> </w:t>
            </w: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18919F14"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B5B06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stddev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CAB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7C23942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765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sum</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CAA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sum of values of </w:t>
            </w:r>
            <w:r w:rsidRPr="00E352EF">
              <w:rPr>
                <w:rFonts w:ascii="Calibri" w:eastAsia="Calibri" w:hAnsi="Calibri" w:cs="Calibri"/>
                <w:i/>
              </w:rPr>
              <w:t>ds_1</w:t>
            </w:r>
          </w:p>
        </w:tc>
      </w:tr>
      <w:tr w:rsidR="005A2227" w:rsidRPr="00E352EF" w14:paraId="42E6953B"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F879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A9BC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population variance of </w:t>
            </w:r>
            <w:r w:rsidRPr="00E352EF">
              <w:rPr>
                <w:rFonts w:ascii="Calibri" w:eastAsia="Calibri" w:hAnsi="Calibri" w:cs="Calibri"/>
                <w:i/>
              </w:rPr>
              <w:t>ds_1</w:t>
            </w:r>
          </w:p>
        </w:tc>
      </w:tr>
      <w:tr w:rsidR="005A2227" w:rsidRPr="00E352EF" w14:paraId="287E9F8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7C8E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var_samp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3494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sample variance of </w:t>
            </w:r>
            <w:r w:rsidRPr="00E352EF">
              <w:rPr>
                <w:rFonts w:ascii="Calibri" w:eastAsia="Calibri" w:hAnsi="Calibri" w:cs="Calibri"/>
                <w:i/>
              </w:rPr>
              <w:t>ds_1</w:t>
            </w:r>
          </w:p>
        </w:tc>
      </w:tr>
      <w:tr w:rsidR="005A2227" w:rsidRPr="00E352EF" w14:paraId="12DA5C8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9DDA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variance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FA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variance of </w:t>
            </w:r>
            <w:r w:rsidRPr="00E352EF">
              <w:rPr>
                <w:rFonts w:ascii="Calibri" w:eastAsia="Calibri" w:hAnsi="Calibri" w:cs="Calibri"/>
                <w:i/>
              </w:rPr>
              <w:t>ds_1</w:t>
            </w:r>
          </w:p>
        </w:tc>
      </w:tr>
    </w:tbl>
    <w:p w14:paraId="5E1B9DC6" w14:textId="77777777" w:rsidR="005A2227" w:rsidRPr="00E352EF" w:rsidRDefault="005A2227"/>
    <w:p w14:paraId="648097C2"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Examples</w:t>
      </w:r>
    </w:p>
    <w:p w14:paraId="344ADDB8" w14:textId="51F9BBD7" w:rsidR="005A2227" w:rsidRPr="00E352EF" w:rsidRDefault="0097053A" w:rsidP="00C96285">
      <w:pPr>
        <w:rPr>
          <w:rFonts w:ascii="Cambria" w:eastAsia="Calibri" w:hAnsi="Cambria"/>
        </w:rPr>
      </w:pPr>
      <w:r w:rsidRPr="00E352EF">
        <w:rPr>
          <w:rFonts w:ascii="Cambria" w:eastAsia="Calibri" w:hAnsi="Cambria"/>
        </w:rPr>
        <w:t xml:space="preserve">1) ds_agg := </w:t>
      </w:r>
      <w:r w:rsidRPr="00E352EF">
        <w:rPr>
          <w:rFonts w:ascii="Cambria" w:eastAsia="Calibri" w:hAnsi="Cambria"/>
          <w:b/>
        </w:rPr>
        <w:t>avg (</w:t>
      </w:r>
      <w:r w:rsidRPr="00E352EF">
        <w:rPr>
          <w:rFonts w:ascii="Cambria" w:eastAsia="Calibri" w:hAnsi="Cambria"/>
        </w:rPr>
        <w:t xml:space="preserve"> ds_bop</w:t>
      </w:r>
      <w:del w:id="11160" w:author="Laura Viignola" w:date="2017-05-11T09:42:00Z">
        <w:r w:rsidRPr="00E352EF" w:rsidDel="004266D2">
          <w:rPr>
            <w:rFonts w:ascii="Cambria" w:eastAsia="Calibri" w:hAnsi="Cambria"/>
          </w:rPr>
          <w:delText>.</w:delText>
        </w:r>
      </w:del>
      <w:ins w:id="11161" w:author="Laura Viignola" w:date="2017-05-11T09:42:00Z">
        <w:r w:rsidR="004266D2">
          <w:rPr>
            <w:rFonts w:ascii="Cambria" w:eastAsia="Calibri" w:hAnsi="Cambria"/>
          </w:rPr>
          <w:t>#</w:t>
        </w:r>
      </w:ins>
      <w:r w:rsidRPr="00E352EF">
        <w:rPr>
          <w:rFonts w:ascii="Cambria" w:eastAsia="Calibri" w:hAnsi="Cambria"/>
        </w:rPr>
        <w:t xml:space="preserve">obs_value </w:t>
      </w:r>
      <w:r w:rsidRPr="00E352EF">
        <w:rPr>
          <w:rFonts w:ascii="Cambria" w:eastAsia="Calibri" w:hAnsi="Cambria"/>
          <w:b/>
        </w:rPr>
        <w:t>) group by</w:t>
      </w:r>
      <w:r w:rsidRPr="00E352EF">
        <w:rPr>
          <w:rFonts w:ascii="Cambria" w:eastAsia="Calibri" w:hAnsi="Cambria"/>
        </w:rPr>
        <w:t xml:space="preserve"> time</w:t>
      </w:r>
    </w:p>
    <w:p w14:paraId="3728B96E" w14:textId="77777777" w:rsidR="00994652" w:rsidRPr="00E352EF" w:rsidRDefault="00994652" w:rsidP="00C96285">
      <w:pPr>
        <w:rPr>
          <w:rFonts w:ascii="Cambria" w:hAnsi="Cambria"/>
        </w:rPr>
      </w:pPr>
    </w:p>
    <w:tbl>
      <w:tblPr>
        <w:tblW w:w="55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38"/>
        <w:gridCol w:w="1051"/>
        <w:gridCol w:w="1282"/>
        <w:gridCol w:w="1382"/>
      </w:tblGrid>
      <w:tr w:rsidR="005A2227" w:rsidRPr="00E352EF" w14:paraId="353F14CF"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05E85C8" w14:textId="77777777" w:rsidR="005A2227" w:rsidRPr="00E352EF" w:rsidRDefault="0097053A">
            <w:r w:rsidRPr="00E352EF">
              <w:rPr>
                <w:rFonts w:ascii="Calibri" w:eastAsia="Calibri" w:hAnsi="Calibri" w:cs="Calibri"/>
              </w:rPr>
              <w:t>ds_bop</w:t>
            </w:r>
          </w:p>
        </w:tc>
      </w:tr>
      <w:tr w:rsidR="005A2227" w:rsidRPr="00E352EF" w14:paraId="14EC916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0E2A2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741C05"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63BD56"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637E10" w14:textId="77777777" w:rsidR="005A2227" w:rsidRPr="00E352EF" w:rsidRDefault="0097053A">
            <w:r w:rsidRPr="00E352EF">
              <w:rPr>
                <w:rFonts w:ascii="Calibri" w:eastAsia="Calibri" w:hAnsi="Calibri" w:cs="Calibri"/>
                <w:b/>
              </w:rPr>
              <w:t xml:space="preserve">OBS_VALUE </w:t>
            </w:r>
          </w:p>
        </w:tc>
        <w:tc>
          <w:tcPr>
            <w:tcW w:w="13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77E7DBEA" w14:textId="77777777" w:rsidR="005A2227" w:rsidRPr="00E352EF" w:rsidRDefault="0097053A">
            <w:r w:rsidRPr="00E352EF">
              <w:rPr>
                <w:rFonts w:ascii="Calibri" w:eastAsia="Calibri" w:hAnsi="Calibri" w:cs="Calibri"/>
                <w:b/>
              </w:rPr>
              <w:t>OBS_STATUS</w:t>
            </w:r>
          </w:p>
        </w:tc>
      </w:tr>
      <w:tr w:rsidR="005A2227" w:rsidRPr="00E352EF" w14:paraId="538231EB"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91E2F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D2ECB"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EE6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E91EC"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106E4" w14:textId="77777777" w:rsidR="005A2227" w:rsidRPr="00E352EF" w:rsidRDefault="005A2227"/>
        </w:tc>
      </w:tr>
      <w:tr w:rsidR="005A2227" w:rsidRPr="00E352EF" w14:paraId="64BC696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C1DD16"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B713A"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3AEE9"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A0F9E"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5D440" w14:textId="77777777" w:rsidR="005A2227" w:rsidRPr="00E352EF" w:rsidRDefault="005A2227"/>
        </w:tc>
      </w:tr>
      <w:tr w:rsidR="005A2227" w:rsidRPr="00E352EF" w14:paraId="49AB0F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4593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7EEFFE"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99D6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8E9E9" w14:textId="77777777" w:rsidR="005A2227" w:rsidRPr="00E352EF" w:rsidRDefault="0097053A">
            <w:r w:rsidRPr="00E352EF">
              <w:rPr>
                <w:rFonts w:ascii="Calibri" w:eastAsia="Calibri" w:hAnsi="Calibri" w:cs="Calibri"/>
              </w:rPr>
              <w:t xml:space="preserve">1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279E4" w14:textId="77777777" w:rsidR="005A2227" w:rsidRPr="00E352EF" w:rsidRDefault="005A2227"/>
        </w:tc>
      </w:tr>
      <w:tr w:rsidR="005A2227" w:rsidRPr="00E352EF" w14:paraId="25E2870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0410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B9B35"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8E2F25"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3980D" w14:textId="77777777" w:rsidR="005A2227" w:rsidRPr="00E352EF" w:rsidRDefault="0097053A">
            <w:r w:rsidRPr="00E352EF">
              <w:rPr>
                <w:rFonts w:ascii="Calibri" w:eastAsia="Calibri" w:hAnsi="Calibri" w:cs="Calibri"/>
              </w:rPr>
              <w:t xml:space="preserve">23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CFCFE" w14:textId="77777777" w:rsidR="005A2227" w:rsidRPr="00E352EF" w:rsidRDefault="005A2227"/>
        </w:tc>
      </w:tr>
      <w:tr w:rsidR="005A2227" w:rsidRPr="00E352EF" w14:paraId="03971431"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E63AAFA"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50A32DE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F260012"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FDD68A4"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3C041499" w14:textId="77777777" w:rsidR="005A2227" w:rsidRPr="00E352EF" w:rsidRDefault="0097053A">
            <w:r w:rsidRPr="00E352EF">
              <w:rPr>
                <w:rFonts w:ascii="Calibri" w:eastAsia="Calibri" w:hAnsi="Calibri" w:cs="Calibri"/>
              </w:rPr>
              <w:t>P</w:t>
            </w:r>
          </w:p>
        </w:tc>
      </w:tr>
      <w:tr w:rsidR="005A2227" w:rsidRPr="00E352EF" w14:paraId="7E72B7D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E50C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DA5E1"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17C6E"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F840B"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96C0A" w14:textId="77777777" w:rsidR="005A2227" w:rsidRPr="00E352EF" w:rsidRDefault="0097053A">
            <w:r w:rsidRPr="00E352EF">
              <w:rPr>
                <w:rFonts w:ascii="Calibri" w:eastAsia="Calibri" w:hAnsi="Calibri" w:cs="Calibri"/>
              </w:rPr>
              <w:t>P</w:t>
            </w:r>
          </w:p>
        </w:tc>
      </w:tr>
      <w:tr w:rsidR="005A2227" w:rsidRPr="00E352EF" w14:paraId="67284F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047945"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AD19C4"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25BE8"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C95BF"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97849" w14:textId="77777777" w:rsidR="005A2227" w:rsidRPr="00E352EF" w:rsidRDefault="0097053A">
            <w:r w:rsidRPr="00E352EF">
              <w:rPr>
                <w:rFonts w:ascii="Calibri" w:eastAsia="Calibri" w:hAnsi="Calibri" w:cs="Calibri"/>
              </w:rPr>
              <w:t>P</w:t>
            </w:r>
          </w:p>
        </w:tc>
      </w:tr>
      <w:tr w:rsidR="005A2227" w:rsidRPr="00E352EF" w14:paraId="59E4D30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815F2"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EA2E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B73E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9F016" w14:textId="77777777" w:rsidR="005A2227" w:rsidRPr="00E352EF" w:rsidRDefault="0097053A">
            <w:r w:rsidRPr="00E352EF">
              <w:rPr>
                <w:rFonts w:ascii="Calibri" w:eastAsia="Calibri" w:hAnsi="Calibri" w:cs="Calibri"/>
              </w:rPr>
              <w:t>20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C31F1" w14:textId="77777777" w:rsidR="005A2227" w:rsidRPr="00E352EF" w:rsidRDefault="0097053A">
            <w:r w:rsidRPr="00E352EF">
              <w:rPr>
                <w:rFonts w:ascii="Calibri" w:eastAsia="Calibri" w:hAnsi="Calibri" w:cs="Calibri"/>
              </w:rPr>
              <w:t>P</w:t>
            </w:r>
          </w:p>
        </w:tc>
      </w:tr>
      <w:tr w:rsidR="005A2227" w:rsidRPr="00E352EF" w14:paraId="4B7DD42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F88C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AF3C12" w14:textId="77777777" w:rsidR="005A2227" w:rsidRPr="00E352EF" w:rsidRDefault="0097053A">
            <w:r w:rsidRPr="00E352EF">
              <w:rPr>
                <w:rFonts w:ascii="Calibri" w:eastAsia="Calibri" w:hAnsi="Calibri" w:cs="Calibri"/>
              </w:rPr>
              <w:t>LU</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0491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0ED4B" w14:textId="77777777" w:rsidR="005A2227" w:rsidRPr="00E352EF" w:rsidRDefault="0097053A">
            <w:r w:rsidRPr="00E352EF">
              <w:rPr>
                <w:rFonts w:ascii="Calibri" w:eastAsia="Calibri" w:hAnsi="Calibri" w:cs="Calibri"/>
              </w:rPr>
              <w:t>40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C2C57" w14:textId="77777777" w:rsidR="005A2227" w:rsidRPr="00E352EF" w:rsidRDefault="0097053A">
            <w:r w:rsidRPr="00E352EF">
              <w:rPr>
                <w:rFonts w:ascii="Calibri" w:eastAsia="Calibri" w:hAnsi="Calibri" w:cs="Calibri"/>
              </w:rPr>
              <w:t>P</w:t>
            </w:r>
          </w:p>
        </w:tc>
      </w:tr>
      <w:tr w:rsidR="005A2227" w:rsidRPr="00E352EF" w14:paraId="13ED8CF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FDD9D"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5B1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65A3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F9020" w14:textId="77777777" w:rsidR="005A2227" w:rsidRPr="00E352EF" w:rsidRDefault="0097053A">
            <w:r w:rsidRPr="00E352EF">
              <w:rPr>
                <w:rFonts w:ascii="Calibri" w:eastAsia="Calibri" w:hAnsi="Calibri" w:cs="Calibri"/>
              </w:rPr>
              <w:t>30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8F28B" w14:textId="77777777" w:rsidR="005A2227" w:rsidRPr="00E352EF" w:rsidRDefault="0097053A">
            <w:r w:rsidRPr="00E352EF">
              <w:rPr>
                <w:rFonts w:ascii="Calibri" w:eastAsia="Calibri" w:hAnsi="Calibri" w:cs="Calibri"/>
              </w:rPr>
              <w:t>P</w:t>
            </w:r>
          </w:p>
        </w:tc>
      </w:tr>
    </w:tbl>
    <w:p w14:paraId="1B450093" w14:textId="77777777" w:rsidR="005A2227" w:rsidRPr="00E352EF" w:rsidRDefault="005A2227"/>
    <w:tbl>
      <w:tblPr>
        <w:tblW w:w="195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281"/>
      </w:tblGrid>
      <w:tr w:rsidR="005A2227" w:rsidRPr="00E352EF" w14:paraId="7A66C675" w14:textId="77777777">
        <w:trPr>
          <w:trHeight w:val="374"/>
        </w:trPr>
        <w:tc>
          <w:tcPr>
            <w:tcW w:w="677"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33C704" w14:textId="77777777" w:rsidR="005A2227" w:rsidRPr="00E352EF" w:rsidRDefault="0097053A">
            <w:r w:rsidRPr="00E352EF">
              <w:rPr>
                <w:rFonts w:ascii="Calibri" w:eastAsia="Calibri" w:hAnsi="Calibri" w:cs="Calibri"/>
              </w:rPr>
              <w:t>ds_agg</w:t>
            </w:r>
          </w:p>
        </w:tc>
      </w:tr>
      <w:tr w:rsidR="005A2227" w:rsidRPr="00E352EF" w14:paraId="422B910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D866D2" w14:textId="77777777" w:rsidR="005A2227" w:rsidRPr="00E352EF" w:rsidRDefault="0097053A">
            <w:r w:rsidRPr="00E352EF">
              <w:rPr>
                <w:rFonts w:ascii="Calibri" w:eastAsia="Calibri" w:hAnsi="Calibri" w:cs="Calibri"/>
                <w:b/>
              </w:rPr>
              <w:t xml:space="preserve">TIME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ED6AEB" w14:textId="77777777" w:rsidR="005A2227" w:rsidRPr="00E352EF" w:rsidRDefault="0097053A">
            <w:r w:rsidRPr="00E352EF">
              <w:rPr>
                <w:rFonts w:ascii="Calibri" w:eastAsia="Calibri" w:hAnsi="Calibri" w:cs="Calibri"/>
                <w:b/>
              </w:rPr>
              <w:t xml:space="preserve">OBS_VALUE </w:t>
            </w:r>
          </w:p>
        </w:tc>
      </w:tr>
      <w:tr w:rsidR="005A2227" w:rsidRPr="00E352EF" w14:paraId="29E635C7" w14:textId="77777777">
        <w:trPr>
          <w:trHeight w:val="274"/>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7F40B" w14:textId="77777777" w:rsidR="005A2227" w:rsidRPr="00E352EF" w:rsidRDefault="0097053A">
            <w:r w:rsidRPr="00E352EF">
              <w:rPr>
                <w:rFonts w:ascii="Calibri" w:eastAsia="Calibri" w:hAnsi="Calibri" w:cs="Calibri"/>
              </w:rPr>
              <w:t>2010</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0171" w14:textId="77777777" w:rsidR="005A2227" w:rsidRPr="00E352EF" w:rsidRDefault="0097053A">
            <w:r w:rsidRPr="00E352EF">
              <w:rPr>
                <w:rFonts w:ascii="Calibri" w:eastAsia="Calibri" w:hAnsi="Calibri" w:cs="Calibri"/>
              </w:rPr>
              <w:t>11.25</w:t>
            </w:r>
          </w:p>
        </w:tc>
      </w:tr>
      <w:tr w:rsidR="005A2227" w:rsidRPr="00E352EF" w14:paraId="1B64841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9D21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D51B6" w14:textId="58B90FAB" w:rsidR="005A2227" w:rsidRPr="00E352EF" w:rsidRDefault="0097053A">
            <w:del w:id="11162" w:author="Laura Viignola" w:date="2017-05-10T15:03:00Z">
              <w:r w:rsidRPr="00E352EF" w:rsidDel="0013623F">
                <w:rPr>
                  <w:rFonts w:ascii="Calibri" w:eastAsia="Calibri" w:hAnsi="Calibri" w:cs="Calibri"/>
                </w:rPr>
                <w:delText>11.25</w:delText>
              </w:r>
            </w:del>
            <w:ins w:id="11163" w:author="Laura Viignola" w:date="2017-05-10T15:03:00Z">
              <w:r w:rsidR="0013623F">
                <w:rPr>
                  <w:rFonts w:ascii="Calibri" w:eastAsia="Calibri" w:hAnsi="Calibri" w:cs="Calibri"/>
                </w:rPr>
                <w:t>10</w:t>
              </w:r>
            </w:ins>
          </w:p>
        </w:tc>
      </w:tr>
      <w:tr w:rsidR="005A2227" w:rsidRPr="00E352EF" w14:paraId="12056C8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D33EF" w14:textId="77777777" w:rsidR="005A2227" w:rsidRPr="00E352EF" w:rsidRDefault="0097053A">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E4B24" w14:textId="4792F7F4" w:rsidR="005A2227" w:rsidRPr="00E352EF" w:rsidRDefault="0097053A">
            <w:del w:id="11164" w:author="Laura Viignola" w:date="2017-05-10T15:03:00Z">
              <w:r w:rsidRPr="00E352EF" w:rsidDel="0013623F">
                <w:rPr>
                  <w:rFonts w:ascii="Calibri" w:eastAsia="Calibri" w:hAnsi="Calibri" w:cs="Calibri"/>
                </w:rPr>
                <w:delText>30</w:delText>
              </w:r>
            </w:del>
            <w:ins w:id="11165" w:author="Laura Viignola" w:date="2017-05-10T15:03:00Z">
              <w:r w:rsidR="0013623F">
                <w:rPr>
                  <w:rFonts w:ascii="Calibri" w:eastAsia="Calibri" w:hAnsi="Calibri" w:cs="Calibri"/>
                </w:rPr>
                <w:t>35</w:t>
              </w:r>
            </w:ins>
          </w:p>
        </w:tc>
      </w:tr>
    </w:tbl>
    <w:p w14:paraId="7521900B" w14:textId="77777777" w:rsidR="005A2227" w:rsidRPr="00E352EF" w:rsidRDefault="005A2227"/>
    <w:p w14:paraId="239FF2C1" w14:textId="77777777" w:rsidR="005A2227" w:rsidRPr="00E352EF" w:rsidRDefault="0097053A">
      <w:pPr>
        <w:rPr>
          <w:rFonts w:ascii="Cambria" w:hAnsi="Cambria"/>
        </w:rPr>
      </w:pPr>
      <w:r w:rsidRPr="00E352EF">
        <w:rPr>
          <w:rFonts w:ascii="Cambria" w:eastAsia="Calibri" w:hAnsi="Cambria" w:cs="Calibri"/>
        </w:rPr>
        <w:t>Note: the example above can be rewritten equivalently in the following forms:</w:t>
      </w:r>
    </w:p>
    <w:p w14:paraId="4A309A39" w14:textId="77777777" w:rsidR="005A2227" w:rsidRPr="00E352EF" w:rsidRDefault="0097053A">
      <w:pPr>
        <w:rPr>
          <w:rFonts w:ascii="Cambria" w:hAnsi="Cambria"/>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 </w:t>
      </w:r>
      <w:r w:rsidRPr="00E352EF">
        <w:rPr>
          <w:rFonts w:ascii="Cambria" w:eastAsia="Calibri" w:hAnsi="Cambria" w:cs="Calibri"/>
          <w:b/>
        </w:rPr>
        <w:t>) along</w:t>
      </w:r>
      <w:r w:rsidRPr="00E352EF">
        <w:rPr>
          <w:rFonts w:ascii="Cambria" w:eastAsia="Calibri" w:hAnsi="Cambria" w:cs="Calibri"/>
        </w:rPr>
        <w:t xml:space="preserve"> ref_area, partner</w:t>
      </w:r>
    </w:p>
    <w:p w14:paraId="45995AD1" w14:textId="479248F2" w:rsidR="005A2227" w:rsidRPr="00E352EF" w:rsidRDefault="0097053A">
      <w:pPr>
        <w:rPr>
          <w:rFonts w:ascii="Cambria" w:eastAsia="Calibri" w:hAnsi="Cambria" w:cs="Calibri"/>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w:t>
      </w:r>
      <w:ins w:id="11166" w:author="Utente" w:date="2017-05-08T18:57:00Z">
        <w:r w:rsidR="00463E31">
          <w:rPr>
            <w:rFonts w:ascii="Cambria" w:eastAsia="Calibri" w:hAnsi="Cambria" w:cs="Calibri"/>
          </w:rPr>
          <w:t>ds_</w:t>
        </w:r>
      </w:ins>
      <w:r w:rsidRPr="00E352EF">
        <w:rPr>
          <w:rFonts w:ascii="Cambria" w:eastAsia="Calibri" w:hAnsi="Cambria" w:cs="Calibri"/>
        </w:rPr>
        <w:t xml:space="preserve">bop </w:t>
      </w:r>
      <w:r w:rsidRPr="00E352EF">
        <w:rPr>
          <w:rFonts w:ascii="Cambria" w:eastAsia="Calibri" w:hAnsi="Cambria" w:cs="Calibri"/>
          <w:b/>
        </w:rPr>
        <w:t>) group by</w:t>
      </w:r>
      <w:r w:rsidRPr="00E352EF">
        <w:rPr>
          <w:rFonts w:ascii="Cambria" w:eastAsia="Calibri" w:hAnsi="Cambria" w:cs="Calibri"/>
        </w:rPr>
        <w:t xml:space="preserve"> time</w:t>
      </w:r>
    </w:p>
    <w:p w14:paraId="273DE329" w14:textId="77777777" w:rsidR="0046626F" w:rsidRPr="00E352EF" w:rsidRDefault="0046626F">
      <w:pPr>
        <w:rPr>
          <w:rFonts w:ascii="Cambria" w:hAnsi="Cambria"/>
        </w:rPr>
      </w:pPr>
    </w:p>
    <w:p w14:paraId="0C407091" w14:textId="5A419292" w:rsidR="005A2227" w:rsidRPr="00E352EF" w:rsidRDefault="0097053A">
      <w:pPr>
        <w:rPr>
          <w:rFonts w:ascii="Cambria" w:eastAsia="Calibri" w:hAnsi="Cambria" w:cs="Calibri"/>
        </w:rPr>
      </w:pPr>
      <w:r w:rsidRPr="00E352EF">
        <w:rPr>
          <w:rFonts w:ascii="Cambria" w:eastAsia="Calibri" w:hAnsi="Cambria"/>
        </w:rPr>
        <w:t xml:space="preserve">2) </w:t>
      </w: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w:t>
      </w:r>
      <w:del w:id="11167" w:author="Laura Viignola" w:date="2017-05-11T09:42:00Z">
        <w:r w:rsidRPr="00E352EF" w:rsidDel="004266D2">
          <w:rPr>
            <w:rFonts w:ascii="Cambria" w:eastAsia="Calibri" w:hAnsi="Cambria" w:cs="Calibri"/>
          </w:rPr>
          <w:delText>.</w:delText>
        </w:r>
      </w:del>
      <w:ins w:id="11168"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group by</w:t>
      </w:r>
      <w:r w:rsidRPr="00E352EF">
        <w:rPr>
          <w:rFonts w:ascii="Cambria" w:eastAsia="Calibri" w:hAnsi="Cambria" w:cs="Calibri"/>
        </w:rPr>
        <w:t xml:space="preserve"> time, ref_area</w:t>
      </w:r>
    </w:p>
    <w:p w14:paraId="1F2B27E5" w14:textId="77777777" w:rsidR="00994652" w:rsidRPr="00E352EF" w:rsidRDefault="00994652">
      <w:pPr>
        <w:rPr>
          <w:rFonts w:ascii="Cambria" w:hAnsi="Cambria"/>
        </w:rPr>
      </w:pPr>
    </w:p>
    <w:tbl>
      <w:tblPr>
        <w:tblW w:w="30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282"/>
      </w:tblGrid>
      <w:tr w:rsidR="005A2227" w:rsidRPr="00E352EF" w14:paraId="65CCCA47" w14:textId="77777777">
        <w:trPr>
          <w:trHeight w:val="374"/>
        </w:trPr>
        <w:tc>
          <w:tcPr>
            <w:tcW w:w="677"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5A63F07" w14:textId="77777777" w:rsidR="005A2227" w:rsidRPr="00E352EF" w:rsidRDefault="0097053A">
            <w:r w:rsidRPr="00E352EF">
              <w:rPr>
                <w:rFonts w:ascii="Calibri" w:eastAsia="Calibri" w:hAnsi="Calibri" w:cs="Calibri"/>
              </w:rPr>
              <w:t>ds_agg</w:t>
            </w:r>
          </w:p>
        </w:tc>
      </w:tr>
      <w:tr w:rsidR="005A2227" w:rsidRPr="00E352EF" w14:paraId="7E581E0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7904B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B6FB82" w14:textId="77777777" w:rsidR="005A2227" w:rsidRPr="00E352EF" w:rsidRDefault="0097053A">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DB7D07" w14:textId="77777777" w:rsidR="005A2227" w:rsidRPr="00E352EF" w:rsidRDefault="0097053A">
            <w:r w:rsidRPr="00E352EF">
              <w:rPr>
                <w:rFonts w:ascii="Calibri" w:eastAsia="Calibri" w:hAnsi="Calibri" w:cs="Calibri"/>
                <w:b/>
              </w:rPr>
              <w:t xml:space="preserve">OBS_VALUE </w:t>
            </w:r>
          </w:p>
        </w:tc>
      </w:tr>
      <w:tr w:rsidR="005A2227" w:rsidRPr="00E352EF" w14:paraId="79D98D6D"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3E98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1A4F4"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1C2C3" w14:textId="77777777" w:rsidR="005A2227" w:rsidRPr="00E352EF" w:rsidRDefault="0097053A">
            <w:r w:rsidRPr="00E352EF">
              <w:rPr>
                <w:rFonts w:ascii="Calibri" w:eastAsia="Calibri" w:hAnsi="Calibri" w:cs="Calibri"/>
              </w:rPr>
              <w:t xml:space="preserve">20 </w:t>
            </w:r>
          </w:p>
        </w:tc>
      </w:tr>
      <w:tr w:rsidR="005A2227" w:rsidRPr="00E352EF" w14:paraId="0874ED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38B0E"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A66AF"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2362B" w14:textId="77777777" w:rsidR="005A2227" w:rsidRPr="00E352EF" w:rsidRDefault="0097053A">
            <w:r w:rsidRPr="00E352EF">
              <w:rPr>
                <w:rFonts w:ascii="Calibri" w:eastAsia="Calibri" w:hAnsi="Calibri" w:cs="Calibri"/>
              </w:rPr>
              <w:t>1</w:t>
            </w:r>
          </w:p>
        </w:tc>
      </w:tr>
      <w:tr w:rsidR="005A2227" w:rsidRPr="00E352EF" w14:paraId="6421213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29ED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37AD7"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C4572" w14:textId="77777777" w:rsidR="005A2227" w:rsidRPr="00E352EF" w:rsidRDefault="0097053A">
            <w:r w:rsidRPr="00E352EF">
              <w:rPr>
                <w:rFonts w:ascii="Calibri" w:eastAsia="Calibri" w:hAnsi="Calibri" w:cs="Calibri"/>
              </w:rPr>
              <w:t xml:space="preserve">1 </w:t>
            </w:r>
          </w:p>
        </w:tc>
      </w:tr>
      <w:tr w:rsidR="005A2227" w:rsidRPr="00E352EF" w14:paraId="4EBE25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4567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59CAC"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0847FA" w14:textId="77777777" w:rsidR="005A2227" w:rsidRPr="00E352EF" w:rsidRDefault="0097053A">
            <w:r w:rsidRPr="00E352EF">
              <w:rPr>
                <w:rFonts w:ascii="Calibri" w:eastAsia="Calibri" w:hAnsi="Calibri" w:cs="Calibri"/>
              </w:rPr>
              <w:t xml:space="preserve">23 </w:t>
            </w:r>
          </w:p>
        </w:tc>
      </w:tr>
      <w:tr w:rsidR="005A2227" w:rsidRPr="00E352EF" w14:paraId="5F5C2903"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6FAAC361"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5166577"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73F3835" w14:textId="77777777" w:rsidR="005A2227" w:rsidRPr="00E352EF" w:rsidRDefault="0097053A">
            <w:r w:rsidRPr="00E352EF">
              <w:rPr>
                <w:rFonts w:ascii="Calibri" w:eastAsia="Calibri" w:hAnsi="Calibri" w:cs="Calibri"/>
              </w:rPr>
              <w:t xml:space="preserve">20 </w:t>
            </w:r>
          </w:p>
        </w:tc>
      </w:tr>
      <w:tr w:rsidR="005A2227" w:rsidRPr="00E352EF" w14:paraId="474E137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E372C"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78014"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96B16" w14:textId="77777777" w:rsidR="005A2227" w:rsidRPr="00E352EF" w:rsidRDefault="0097053A">
            <w:r w:rsidRPr="00E352EF">
              <w:rPr>
                <w:rFonts w:ascii="Calibri" w:eastAsia="Calibri" w:hAnsi="Calibri" w:cs="Calibri"/>
              </w:rPr>
              <w:t>1</w:t>
            </w:r>
          </w:p>
        </w:tc>
      </w:tr>
      <w:tr w:rsidR="005A2227" w:rsidRPr="00E352EF" w14:paraId="449C00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CB7D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541CB"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9D34D" w14:textId="77777777" w:rsidR="005A2227" w:rsidRPr="00E352EF" w:rsidRDefault="0097053A">
            <w:r w:rsidRPr="00E352EF">
              <w:rPr>
                <w:rFonts w:ascii="Calibri" w:eastAsia="Calibri" w:hAnsi="Calibri" w:cs="Calibri"/>
              </w:rPr>
              <w:t>-1</w:t>
            </w:r>
          </w:p>
        </w:tc>
      </w:tr>
      <w:tr w:rsidR="005A2227" w:rsidRPr="00E352EF" w14:paraId="21FF90F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DD0F4"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5EF2B"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505E1" w14:textId="77777777" w:rsidR="005A2227" w:rsidRPr="00E352EF" w:rsidRDefault="0097053A">
            <w:r w:rsidRPr="00E352EF">
              <w:rPr>
                <w:rFonts w:ascii="Calibri" w:eastAsia="Calibri" w:hAnsi="Calibri" w:cs="Calibri"/>
              </w:rPr>
              <w:t>20</w:t>
            </w:r>
          </w:p>
        </w:tc>
      </w:tr>
      <w:tr w:rsidR="005A2227" w:rsidRPr="00E352EF" w14:paraId="2C7EB7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8E98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40124" w14:textId="77777777" w:rsidR="005A2227" w:rsidRPr="00E352EF" w:rsidRDefault="0097053A">
            <w:r w:rsidRPr="00E352EF">
              <w:rPr>
                <w:rFonts w:ascii="Calibri" w:eastAsia="Calibri" w:hAnsi="Calibri" w:cs="Calibri"/>
              </w:rPr>
              <w:t>LU</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C89CA" w14:textId="77777777" w:rsidR="005A2227" w:rsidRPr="00E352EF" w:rsidRDefault="0097053A">
            <w:r w:rsidRPr="00E352EF">
              <w:rPr>
                <w:rFonts w:ascii="Calibri" w:eastAsia="Calibri" w:hAnsi="Calibri" w:cs="Calibri"/>
              </w:rPr>
              <w:t>40</w:t>
            </w:r>
          </w:p>
        </w:tc>
      </w:tr>
      <w:tr w:rsidR="005A2227" w:rsidRPr="00E352EF" w14:paraId="7B07A23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C5DD9"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90E1F"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F8F41" w14:textId="77777777" w:rsidR="005A2227" w:rsidRPr="00E352EF" w:rsidRDefault="0097053A">
            <w:r w:rsidRPr="00E352EF">
              <w:rPr>
                <w:rFonts w:ascii="Calibri" w:eastAsia="Calibri" w:hAnsi="Calibri" w:cs="Calibri"/>
              </w:rPr>
              <w:t>30</w:t>
            </w:r>
          </w:p>
        </w:tc>
      </w:tr>
    </w:tbl>
    <w:p w14:paraId="6EE68CD0" w14:textId="77777777" w:rsidR="005A2227" w:rsidRPr="00E352EF" w:rsidRDefault="005A2227">
      <w:pPr>
        <w:spacing w:after="160" w:line="259" w:lineRule="auto"/>
      </w:pPr>
    </w:p>
    <w:p w14:paraId="1DB5055F" w14:textId="77777777" w:rsidR="00994652" w:rsidRPr="00E352EF" w:rsidRDefault="00994652" w:rsidP="00C96285">
      <w:pPr>
        <w:rPr>
          <w:rFonts w:ascii="Cambria" w:eastAsia="Calibri" w:hAnsi="Cambria"/>
        </w:rPr>
      </w:pPr>
    </w:p>
    <w:p w14:paraId="449BC017" w14:textId="77777777" w:rsidR="00994652" w:rsidRPr="00E352EF" w:rsidRDefault="00994652" w:rsidP="00C96285">
      <w:pPr>
        <w:rPr>
          <w:rFonts w:ascii="Cambria" w:eastAsia="Calibri" w:hAnsi="Cambria"/>
        </w:rPr>
      </w:pPr>
    </w:p>
    <w:p w14:paraId="2624FD23" w14:textId="77777777" w:rsidR="005A2227" w:rsidRPr="00576524" w:rsidRDefault="0097053A" w:rsidP="00C96285">
      <w:pPr>
        <w:rPr>
          <w:rFonts w:ascii="Cambria" w:eastAsia="Calibri" w:hAnsi="Cambria"/>
          <w:b/>
          <w:lang w:val="sv-SE"/>
        </w:rPr>
      </w:pPr>
      <w:r w:rsidRPr="00576524">
        <w:rPr>
          <w:rFonts w:ascii="Cambria" w:eastAsia="Calibri" w:hAnsi="Cambria"/>
          <w:lang w:val="sv-SE"/>
        </w:rPr>
        <w:lastRenderedPageBreak/>
        <w:t xml:space="preserve">3) ds_agg := </w:t>
      </w:r>
      <w:r w:rsidRPr="00576524">
        <w:rPr>
          <w:rFonts w:ascii="Cambria" w:eastAsia="Calibri" w:hAnsi="Cambria"/>
          <w:b/>
          <w:lang w:val="sv-SE"/>
        </w:rPr>
        <w:t>avg (</w:t>
      </w:r>
      <w:r w:rsidRPr="00576524">
        <w:rPr>
          <w:rFonts w:ascii="Cambria" w:eastAsia="Calibri" w:hAnsi="Cambria"/>
          <w:lang w:val="sv-SE"/>
        </w:rPr>
        <w:t xml:space="preserve"> ds_bop </w:t>
      </w:r>
      <w:r w:rsidRPr="00576524">
        <w:rPr>
          <w:rFonts w:ascii="Cambria" w:eastAsia="Calibri" w:hAnsi="Cambria"/>
          <w:b/>
          <w:lang w:val="sv-SE"/>
        </w:rPr>
        <w:t>)</w:t>
      </w:r>
    </w:p>
    <w:p w14:paraId="740FE5D4" w14:textId="77777777" w:rsidR="00994652" w:rsidRPr="00576524" w:rsidRDefault="00994652" w:rsidP="00C96285">
      <w:pPr>
        <w:rPr>
          <w:rFonts w:ascii="Cambria" w:hAnsi="Cambria"/>
          <w:lang w:val="sv-SE"/>
        </w:rPr>
      </w:pPr>
    </w:p>
    <w:tbl>
      <w:tblPr>
        <w:tblW w:w="12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282"/>
      </w:tblGrid>
      <w:tr w:rsidR="005A2227" w:rsidRPr="00E352EF" w14:paraId="54B88FD2" w14:textId="77777777">
        <w:trPr>
          <w:trHeight w:val="374"/>
        </w:trPr>
        <w:tc>
          <w:tcPr>
            <w:tcW w:w="1282"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F0E61C" w14:textId="77777777" w:rsidR="005A2227" w:rsidRPr="00E352EF" w:rsidRDefault="0097053A">
            <w:r w:rsidRPr="00E352EF">
              <w:rPr>
                <w:rFonts w:ascii="Calibri" w:eastAsia="Calibri" w:hAnsi="Calibri" w:cs="Calibri"/>
              </w:rPr>
              <w:t>ds_agg</w:t>
            </w:r>
          </w:p>
        </w:tc>
      </w:tr>
      <w:tr w:rsidR="005A2227" w:rsidRPr="00E352EF" w14:paraId="064E6F1A" w14:textId="77777777">
        <w:trPr>
          <w:trHeight w:val="101"/>
        </w:trPr>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72485A" w14:textId="77777777" w:rsidR="005A2227" w:rsidRPr="00E352EF" w:rsidRDefault="0097053A">
            <w:r w:rsidRPr="00E352EF">
              <w:rPr>
                <w:rFonts w:ascii="Calibri" w:eastAsia="Calibri" w:hAnsi="Calibri" w:cs="Calibri"/>
                <w:b/>
              </w:rPr>
              <w:t xml:space="preserve">OBS_VALUE </w:t>
            </w:r>
          </w:p>
        </w:tc>
      </w:tr>
      <w:tr w:rsidR="005A2227" w:rsidRPr="00E352EF" w14:paraId="156ED5F7" w14:textId="77777777">
        <w:trPr>
          <w:trHeight w:val="274"/>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08FA16" w14:textId="77777777" w:rsidR="005A2227" w:rsidRPr="00E352EF" w:rsidRDefault="0097053A">
            <w:r w:rsidRPr="00E352EF">
              <w:rPr>
                <w:rFonts w:ascii="Calibri" w:eastAsia="Calibri" w:hAnsi="Calibri" w:cs="Calibri"/>
              </w:rPr>
              <w:t>15.5</w:t>
            </w:r>
          </w:p>
        </w:tc>
      </w:tr>
    </w:tbl>
    <w:p w14:paraId="58133281" w14:textId="77777777" w:rsidR="005A2227" w:rsidRPr="00E352EF" w:rsidRDefault="005A2227"/>
    <w:p w14:paraId="73856D88" w14:textId="7C8A1FB0" w:rsidR="005A2227" w:rsidRPr="00E352EF" w:rsidRDefault="0097053A">
      <w:pPr>
        <w:rPr>
          <w:rFonts w:ascii="Cambria" w:eastAsia="Calibri" w:hAnsi="Cambria" w:cs="Calibri"/>
        </w:rPr>
      </w:pPr>
      <w:r w:rsidRPr="00E352EF">
        <w:rPr>
          <w:rFonts w:ascii="Cambria" w:eastAsia="Calibri" w:hAnsi="Cambria" w:cs="Calibri"/>
        </w:rPr>
        <w:t xml:space="preserve">4) ds_agg := </w:t>
      </w:r>
      <w:r w:rsidRPr="00E352EF">
        <w:rPr>
          <w:rFonts w:ascii="Cambria" w:eastAsia="Calibri" w:hAnsi="Cambria" w:cs="Calibri"/>
          <w:b/>
        </w:rPr>
        <w:t>max (</w:t>
      </w:r>
      <w:r w:rsidRPr="00E352EF">
        <w:rPr>
          <w:rFonts w:ascii="Cambria" w:eastAsia="Calibri" w:hAnsi="Cambria" w:cs="Calibri"/>
        </w:rPr>
        <w:t xml:space="preserve"> ds_bop</w:t>
      </w:r>
      <w:del w:id="11169" w:author="Laura Viignola" w:date="2017-05-11T09:42:00Z">
        <w:r w:rsidRPr="00E352EF" w:rsidDel="004266D2">
          <w:rPr>
            <w:rFonts w:ascii="Cambria" w:eastAsia="Calibri" w:hAnsi="Cambria" w:cs="Calibri"/>
          </w:rPr>
          <w:delText>.</w:delText>
        </w:r>
      </w:del>
      <w:ins w:id="11170"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max_value, </w:t>
      </w:r>
      <w:r w:rsidRPr="00E352EF">
        <w:rPr>
          <w:rFonts w:ascii="Cambria" w:eastAsia="Calibri" w:hAnsi="Cambria" w:cs="Calibri"/>
          <w:b/>
        </w:rPr>
        <w:t>min (</w:t>
      </w:r>
      <w:r w:rsidRPr="00E352EF">
        <w:rPr>
          <w:rFonts w:ascii="Cambria" w:eastAsia="Calibri" w:hAnsi="Cambria" w:cs="Calibri"/>
        </w:rPr>
        <w:t xml:space="preserve"> ds_bop</w:t>
      </w:r>
      <w:del w:id="11171" w:author="Laura Viignola" w:date="2017-05-11T09:42:00Z">
        <w:r w:rsidRPr="00E352EF" w:rsidDel="004266D2">
          <w:rPr>
            <w:rFonts w:ascii="Cambria" w:eastAsia="Calibri" w:hAnsi="Cambria" w:cs="Calibri"/>
          </w:rPr>
          <w:delText>.</w:delText>
        </w:r>
      </w:del>
      <w:ins w:id="11172"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min_value </w:t>
      </w:r>
      <w:r w:rsidRPr="00E352EF">
        <w:rPr>
          <w:rFonts w:ascii="Cambria" w:eastAsia="Calibri" w:hAnsi="Cambria" w:cs="Calibri"/>
          <w:b/>
        </w:rPr>
        <w:t>group by</w:t>
      </w:r>
      <w:r w:rsidRPr="00E352EF">
        <w:rPr>
          <w:rFonts w:ascii="Cambria" w:eastAsia="Calibri" w:hAnsi="Cambria" w:cs="Calibri"/>
        </w:rPr>
        <w:t xml:space="preserve"> time</w:t>
      </w:r>
    </w:p>
    <w:p w14:paraId="60C7DF1C" w14:textId="77777777" w:rsidR="00994652" w:rsidRPr="00E352EF" w:rsidRDefault="00994652">
      <w:pPr>
        <w:rPr>
          <w:rFonts w:ascii="Cambria" w:hAnsi="Cambria"/>
        </w:rPr>
      </w:pPr>
    </w:p>
    <w:tbl>
      <w:tblPr>
        <w:tblW w:w="447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310"/>
        <w:gridCol w:w="1354"/>
      </w:tblGrid>
      <w:tr w:rsidR="005A2227" w:rsidRPr="00E352EF" w14:paraId="664FAF7C"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C713CE" w14:textId="77777777" w:rsidR="005A2227" w:rsidRPr="00E352EF" w:rsidRDefault="0097053A">
            <w:pPr>
              <w:jc w:val="center"/>
            </w:pPr>
            <w:r w:rsidRPr="00E352EF">
              <w:rPr>
                <w:rFonts w:ascii="Calibri" w:eastAsia="Calibri" w:hAnsi="Calibri" w:cs="Calibri"/>
              </w:rPr>
              <w:t>ds_agg</w:t>
            </w:r>
          </w:p>
        </w:tc>
      </w:tr>
      <w:tr w:rsidR="005A2227" w:rsidRPr="00E352EF" w14:paraId="3C76A82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0C0662"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5DAB60" w14:textId="259C35E8" w:rsidR="005A2227" w:rsidRPr="00E352EF" w:rsidRDefault="0097053A">
            <w:del w:id="11173" w:author="Laura Viignola" w:date="2017-05-10T14:25:00Z">
              <w:r w:rsidRPr="00E352EF" w:rsidDel="00912748">
                <w:rPr>
                  <w:rFonts w:ascii="Calibri" w:eastAsia="Calibri" w:hAnsi="Calibri" w:cs="Calibri"/>
                  <w:b/>
                </w:rPr>
                <w:delText xml:space="preserve">REF_AREA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84708B" w14:textId="77777777" w:rsidR="005A2227" w:rsidRPr="00E352EF" w:rsidRDefault="0097053A">
            <w:r w:rsidRPr="00E352EF">
              <w:rPr>
                <w:rFonts w:ascii="Calibri" w:eastAsia="Calibri" w:hAnsi="Calibri" w:cs="Calibri"/>
                <w:b/>
              </w:rPr>
              <w:t>MIN_VALUE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DE6933" w14:textId="77777777" w:rsidR="005A2227" w:rsidRPr="00E352EF" w:rsidRDefault="0097053A">
            <w:r w:rsidRPr="00E352EF">
              <w:rPr>
                <w:rFonts w:ascii="Calibri" w:eastAsia="Calibri" w:hAnsi="Calibri" w:cs="Calibri"/>
                <w:b/>
              </w:rPr>
              <w:t xml:space="preserve">MAX_VALUE </w:t>
            </w:r>
          </w:p>
        </w:tc>
      </w:tr>
      <w:tr w:rsidR="005A2227" w:rsidRPr="00E352EF" w14:paraId="789EF50A"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E168B"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3B0AF" w14:textId="574C665A" w:rsidR="005A2227" w:rsidRPr="00E352EF" w:rsidRDefault="0097053A">
            <w:del w:id="11174"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DE96B" w14:textId="77777777" w:rsidR="005A2227" w:rsidRPr="00E352EF" w:rsidRDefault="0097053A">
            <w:r w:rsidRPr="00E352EF">
              <w:rPr>
                <w:rFonts w:ascii="Calibri" w:eastAsia="Calibri" w:hAnsi="Calibri" w:cs="Calibri"/>
              </w:rPr>
              <w:t>23</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0580E" w14:textId="77777777" w:rsidR="005A2227" w:rsidRPr="00E352EF" w:rsidRDefault="0097053A">
            <w:r w:rsidRPr="00E352EF">
              <w:rPr>
                <w:rFonts w:ascii="Calibri" w:eastAsia="Calibri" w:hAnsi="Calibri" w:cs="Calibri"/>
              </w:rPr>
              <w:t>1</w:t>
            </w:r>
          </w:p>
        </w:tc>
      </w:tr>
      <w:tr w:rsidR="005A2227" w:rsidRPr="00E352EF" w14:paraId="485116F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2B6650"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D145" w14:textId="28FF7A6A" w:rsidR="005A2227" w:rsidRPr="00E352EF" w:rsidRDefault="0097053A">
            <w:del w:id="11175" w:author="Laura Viignola" w:date="2017-05-10T14:25:00Z">
              <w:r w:rsidRPr="00E352EF" w:rsidDel="00912748">
                <w:rPr>
                  <w:rFonts w:ascii="Calibri" w:eastAsia="Calibri" w:hAnsi="Calibri" w:cs="Calibri"/>
                </w:rPr>
                <w:delText>RO</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92579" w14:textId="77777777" w:rsidR="005A2227" w:rsidRPr="00E352EF" w:rsidRDefault="0097053A">
            <w:r w:rsidRPr="00E352EF">
              <w:rPr>
                <w:rFonts w:ascii="Calibri" w:eastAsia="Calibri" w:hAnsi="Calibri" w:cs="Calibri"/>
              </w:rPr>
              <w:t>20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F71E5" w14:textId="77777777" w:rsidR="005A2227" w:rsidRPr="00E352EF" w:rsidRDefault="0097053A">
            <w:r w:rsidRPr="00E352EF">
              <w:rPr>
                <w:rFonts w:ascii="Calibri" w:eastAsia="Calibri" w:hAnsi="Calibri" w:cs="Calibri"/>
              </w:rPr>
              <w:t>-1</w:t>
            </w:r>
          </w:p>
        </w:tc>
      </w:tr>
      <w:tr w:rsidR="005A2227" w:rsidRPr="00E352EF" w14:paraId="5AF972A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BB59C"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960" w14:textId="6C0807AD" w:rsidR="005A2227" w:rsidRPr="00E352EF" w:rsidRDefault="0097053A">
            <w:del w:id="11176"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B6A57" w14:textId="77777777" w:rsidR="005A2227" w:rsidRPr="00E352EF" w:rsidRDefault="0097053A">
            <w:r w:rsidRPr="00E352EF">
              <w:rPr>
                <w:rFonts w:ascii="Calibri" w:eastAsia="Calibri" w:hAnsi="Calibri" w:cs="Calibri"/>
              </w:rPr>
              <w:t>40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B4381" w14:textId="77777777" w:rsidR="005A2227" w:rsidRPr="00E352EF" w:rsidRDefault="0097053A">
            <w:r w:rsidRPr="00E352EF">
              <w:rPr>
                <w:rFonts w:ascii="Calibri" w:eastAsia="Calibri" w:hAnsi="Calibri" w:cs="Calibri"/>
              </w:rPr>
              <w:t>30</w:t>
            </w:r>
          </w:p>
        </w:tc>
      </w:tr>
    </w:tbl>
    <w:p w14:paraId="2EB0FCEA" w14:textId="77777777" w:rsidR="005A2227" w:rsidRPr="00E352EF" w:rsidRDefault="005A2227"/>
    <w:p w14:paraId="56E35AF9" w14:textId="77777777" w:rsidR="005A2227" w:rsidRPr="00E352EF" w:rsidRDefault="0097053A" w:rsidP="00C96285">
      <w:pPr>
        <w:pStyle w:val="Stile3"/>
        <w:rPr>
          <w:lang w:val="en-GB"/>
        </w:rPr>
      </w:pPr>
      <w:bookmarkStart w:id="11177" w:name="_Toc462659736"/>
      <w:bookmarkStart w:id="11178" w:name="_Toc463805788"/>
      <w:bookmarkStart w:id="11179" w:name="_Toc464487965"/>
      <w:r w:rsidRPr="00E352EF">
        <w:rPr>
          <w:lang w:val="en-GB"/>
        </w:rPr>
        <w:t>Time aggregate functions</w:t>
      </w:r>
      <w:bookmarkEnd w:id="11177"/>
      <w:bookmarkEnd w:id="11178"/>
      <w:bookmarkEnd w:id="11179"/>
    </w:p>
    <w:p w14:paraId="6B25E4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C032EE" w14:textId="77777777" w:rsidR="005A2227" w:rsidRPr="00E352EF" w:rsidRDefault="0097053A" w:rsidP="0046626F">
      <w:pPr>
        <w:rPr>
          <w:rFonts w:ascii="Cambria" w:hAnsi="Cambria"/>
        </w:rPr>
      </w:pPr>
      <w:r w:rsidRPr="00E352EF">
        <w:rPr>
          <w:rFonts w:ascii="Cambria" w:eastAsia="Calibri" w:hAnsi="Cambria" w:cs="Calibri"/>
        </w:rPr>
        <w:t xml:space="preserve">The </w:t>
      </w:r>
      <w:r w:rsidRPr="00E352EF">
        <w:rPr>
          <w:rFonts w:ascii="Cambria" w:eastAsia="Calibri" w:hAnsi="Cambria" w:cs="Calibri"/>
          <w:i/>
        </w:rPr>
        <w:t>time aggregate functions</w:t>
      </w:r>
      <w:r w:rsidRPr="00E352EF">
        <w:rPr>
          <w:rFonts w:ascii="Cambria" w:eastAsia="Calibri" w:hAnsi="Cambria" w:cs="Calibri"/>
        </w:rPr>
        <w:t xml:space="preserve"> represent a set of statistical functions used to aggregate data on the time dimension.</w:t>
      </w:r>
    </w:p>
    <w:p w14:paraId="136E8A7D" w14:textId="77777777" w:rsidR="0046626F" w:rsidRPr="00E352EF" w:rsidRDefault="0046626F" w:rsidP="0046626F">
      <w:pPr>
        <w:rPr>
          <w:rFonts w:ascii="Cambria" w:eastAsia="Calibri" w:hAnsi="Cambria" w:cs="Calibri"/>
          <w:i/>
          <w:color w:val="5B9BD5"/>
        </w:rPr>
      </w:pPr>
    </w:p>
    <w:p w14:paraId="12C38F7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3638897" w14:textId="77777777" w:rsidR="005A2227" w:rsidRPr="00E352EF" w:rsidRDefault="0097053A" w:rsidP="0046626F">
      <w:pPr>
        <w:ind w:left="28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 xml:space="preserve">ds </w:t>
      </w:r>
    </w:p>
    <w:p w14:paraId="4C7C0A2E" w14:textId="77777777" w:rsidR="005A2227" w:rsidRPr="00E352EF" w:rsidRDefault="0097053A" w:rsidP="0046626F">
      <w:pPr>
        <w:ind w:left="1555"/>
        <w:rPr>
          <w:rFonts w:ascii="Cambria" w:hAnsi="Cambria"/>
        </w:rPr>
      </w:pPr>
      <w:r w:rsidRPr="00E352EF">
        <w:rPr>
          <w:rFonts w:ascii="Cambria" w:eastAsia="Calibri" w:hAnsi="Cambria" w:cs="Calibri"/>
          <w:i/>
        </w:rPr>
        <w:t xml:space="preserve">, freqFrom </w:t>
      </w:r>
    </w:p>
    <w:p w14:paraId="4D9F7455" w14:textId="77777777" w:rsidR="005A2227" w:rsidRPr="00E352EF" w:rsidRDefault="0097053A" w:rsidP="0046626F">
      <w:pPr>
        <w:ind w:left="1555"/>
        <w:rPr>
          <w:rFonts w:ascii="Cambria" w:hAnsi="Cambria"/>
        </w:rPr>
      </w:pPr>
      <w:r w:rsidRPr="00E352EF">
        <w:rPr>
          <w:rFonts w:ascii="Cambria" w:eastAsia="Calibri" w:hAnsi="Cambria" w:cs="Calibri"/>
          <w:i/>
        </w:rPr>
        <w:t>, freqTo</w:t>
      </w:r>
    </w:p>
    <w:p w14:paraId="793EB0C0"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minPeriods </w:t>
      </w:r>
      <w:r w:rsidRPr="00E352EF">
        <w:rPr>
          <w:rFonts w:ascii="Cambria" w:eastAsia="Calibri" w:hAnsi="Cambria" w:cs="Calibri"/>
        </w:rPr>
        <w:t xml:space="preserve">} </w:t>
      </w:r>
    </w:p>
    <w:p w14:paraId="750FA7B7"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timePeriodName </w:t>
      </w:r>
      <w:r w:rsidRPr="00E352EF">
        <w:rPr>
          <w:rFonts w:ascii="Cambria" w:eastAsia="Calibri" w:hAnsi="Cambria" w:cs="Calibri"/>
        </w:rPr>
        <w:t>}</w:t>
      </w:r>
    </w:p>
    <w:p w14:paraId="74A1FBF5" w14:textId="77777777" w:rsidR="005A2227" w:rsidRPr="00E352EF" w:rsidRDefault="0097053A" w:rsidP="0046626F">
      <w:pPr>
        <w:ind w:left="1555"/>
        <w:rPr>
          <w:rFonts w:ascii="Cambria" w:hAnsi="Cambria"/>
        </w:rPr>
      </w:pPr>
      <w:r w:rsidRPr="00E352EF">
        <w:rPr>
          <w:rFonts w:ascii="Cambria" w:eastAsia="Calibri" w:hAnsi="Cambria" w:cs="Calibri"/>
        </w:rPr>
        <w:t>{</w:t>
      </w:r>
      <w:r w:rsidRPr="00E352EF">
        <w:rPr>
          <w:rFonts w:ascii="Cambria" w:eastAsia="Calibri" w:hAnsi="Cambria" w:cs="Calibri"/>
          <w:i/>
        </w:rPr>
        <w:t xml:space="preserve"> , timeFormatFrom  </w:t>
      </w:r>
      <w:r w:rsidRPr="00E352EF">
        <w:rPr>
          <w:rFonts w:ascii="Cambria" w:eastAsia="Calibri" w:hAnsi="Cambria" w:cs="Calibri"/>
        </w:rPr>
        <w:t>}</w:t>
      </w:r>
    </w:p>
    <w:p w14:paraId="054BD62D" w14:textId="77777777" w:rsidR="005A2227" w:rsidRPr="00E352EF" w:rsidRDefault="0097053A" w:rsidP="0046626F">
      <w:pPr>
        <w:ind w:left="1555"/>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 timeFormatTo  </w:t>
      </w:r>
      <w:r w:rsidRPr="00E352EF">
        <w:rPr>
          <w:rFonts w:ascii="Cambria" w:eastAsia="Calibri" w:hAnsi="Cambria" w:cs="Calibri"/>
        </w:rPr>
        <w:t>}</w:t>
      </w:r>
    </w:p>
    <w:p w14:paraId="49642CAD" w14:textId="77777777" w:rsidR="005A2227" w:rsidRPr="00E352EF" w:rsidRDefault="0097053A" w:rsidP="0046626F">
      <w:pPr>
        <w:ind w:left="288"/>
        <w:rPr>
          <w:rFonts w:ascii="Cambria" w:hAnsi="Cambria"/>
        </w:rPr>
      </w:pPr>
      <w:r w:rsidRPr="00E352EF">
        <w:rPr>
          <w:rFonts w:ascii="Cambria" w:eastAsia="Calibri" w:hAnsi="Cambria" w:cs="Calibri"/>
          <w:b/>
        </w:rPr>
        <w:t xml:space="preserve">) </w:t>
      </w:r>
    </w:p>
    <w:p w14:paraId="2312C8C2" w14:textId="77777777" w:rsidR="0046626F" w:rsidRPr="00E352EF" w:rsidRDefault="0046626F" w:rsidP="0046626F">
      <w:pPr>
        <w:rPr>
          <w:rFonts w:ascii="Cambria" w:eastAsia="Calibri" w:hAnsi="Cambria" w:cs="Calibri"/>
          <w:i/>
          <w:color w:val="5B9BD5"/>
        </w:rPr>
      </w:pPr>
    </w:p>
    <w:p w14:paraId="22AC812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EE2DA34" w14:textId="77777777" w:rsidR="005A2227" w:rsidRPr="00E352EF" w:rsidRDefault="0097053A" w:rsidP="0046626F">
      <w:pPr>
        <w:rPr>
          <w:rFonts w:ascii="Cambria" w:hAnsi="Cambria"/>
        </w:rPr>
      </w:pPr>
      <w:r w:rsidRPr="00E352EF">
        <w:rPr>
          <w:rFonts w:ascii="Cambria" w:hAnsi="Cambria"/>
          <w:i/>
        </w:rPr>
        <w:t>ds</w:t>
      </w:r>
      <w:r w:rsidR="0046626F" w:rsidRPr="00E352EF">
        <w:rPr>
          <w:rFonts w:ascii="Cambria" w:hAnsi="Cambria"/>
        </w:rPr>
        <w:t xml:space="preserve"> :</w:t>
      </w:r>
      <w:r w:rsidRPr="00E352EF">
        <w:rPr>
          <w:rFonts w:ascii="Cambria" w:hAnsi="Cambria"/>
        </w:rPr>
        <w:t xml:space="preserve"> dataset {identifier &lt;IDENT&gt; as scalar-type}+ </w:t>
      </w:r>
    </w:p>
    <w:p w14:paraId="6FD9E976" w14:textId="77777777" w:rsidR="005A2227" w:rsidRPr="00E352EF" w:rsidRDefault="0097053A" w:rsidP="0046626F">
      <w:pPr>
        <w:ind w:firstLine="706"/>
        <w:rPr>
          <w:rFonts w:ascii="Cambria" w:hAnsi="Cambria"/>
        </w:rPr>
      </w:pPr>
      <w:r w:rsidRPr="00E352EF">
        <w:rPr>
          <w:rFonts w:ascii="Cambria" w:hAnsi="Cambria"/>
        </w:rPr>
        <w:t>[ {measure &lt;IDENT&gt; as numeric}+ | {attribute &lt;IDENT&gt; as numeric}+ ]</w:t>
      </w:r>
    </w:p>
    <w:p w14:paraId="15DE3547" w14:textId="77777777" w:rsidR="005A2227" w:rsidRPr="00E352EF" w:rsidRDefault="0097053A" w:rsidP="0046626F">
      <w:pPr>
        <w:ind w:firstLine="706"/>
        <w:rPr>
          <w:rFonts w:ascii="Cambria" w:hAnsi="Cambria"/>
        </w:rPr>
      </w:pPr>
      <w:r w:rsidRPr="00E352EF">
        <w:rPr>
          <w:rFonts w:ascii="Cambria" w:hAnsi="Cambria"/>
        </w:rPr>
        <w:t>{measure &lt;IDENT&gt; as scalar-type}* {attribute &lt;IDENT&gt; as scalar-type}*</w:t>
      </w:r>
    </w:p>
    <w:p w14:paraId="08AE9D5E" w14:textId="77777777" w:rsidR="005A2227" w:rsidRPr="00E352EF" w:rsidRDefault="005A2227" w:rsidP="0046626F">
      <w:pPr>
        <w:tabs>
          <w:tab w:val="left" w:pos="706"/>
          <w:tab w:val="left" w:pos="1138"/>
          <w:tab w:val="left" w:pos="1699"/>
          <w:tab w:val="left" w:pos="2275"/>
        </w:tabs>
        <w:ind w:right="-58"/>
        <w:jc w:val="both"/>
        <w:rPr>
          <w:rFonts w:ascii="Cambria" w:hAnsi="Cambria"/>
        </w:rPr>
      </w:pPr>
    </w:p>
    <w:p w14:paraId="2DD7D7F2"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 </w:t>
      </w:r>
      <w:r w:rsidRPr="00E352EF">
        <w:rPr>
          <w:rFonts w:ascii="Cambria" w:eastAsia="Calibri" w:hAnsi="Cambria" w:cs="Calibri"/>
        </w:rPr>
        <w:t xml:space="preserve">is one of the aggregate functions described </w:t>
      </w:r>
      <w:r w:rsidR="00A346E4" w:rsidRPr="00E352EF">
        <w:rPr>
          <w:rFonts w:ascii="Cambria" w:eastAsia="Calibri" w:hAnsi="Cambria" w:cs="Calibri"/>
        </w:rPr>
        <w:t>in the paragraph</w:t>
      </w:r>
      <w:r w:rsidR="00541D12" w:rsidRPr="00E352EF">
        <w:rPr>
          <w:rFonts w:ascii="Cambria" w:eastAsia="Calibri" w:hAnsi="Cambria" w:cs="Calibri"/>
        </w:rPr>
        <w:t xml:space="preserve"> </w:t>
      </w:r>
      <w:r w:rsidR="00CC3839" w:rsidRPr="00E352EF">
        <w:rPr>
          <w:rFonts w:ascii="Cambria" w:eastAsia="Calibri" w:hAnsi="Cambria" w:cs="Calibri"/>
        </w:rPr>
        <w:t xml:space="preserve"> </w:t>
      </w:r>
      <w:r w:rsidRPr="00E352EF">
        <w:rPr>
          <w:rFonts w:ascii="Cambria" w:eastAsia="Calibri" w:hAnsi="Cambria" w:cs="Calibri"/>
        </w:rPr>
        <w:t>"Aggregate functions".</w:t>
      </w:r>
    </w:p>
    <w:p w14:paraId="4C842C9D" w14:textId="77777777" w:rsidR="005A2227" w:rsidRPr="00E352EF" w:rsidRDefault="0097053A" w:rsidP="008A7573">
      <w:pPr>
        <w:numPr>
          <w:ilvl w:val="0"/>
          <w:numId w:val="38"/>
        </w:numPr>
        <w:tabs>
          <w:tab w:val="left" w:pos="426"/>
          <w:tab w:val="left" w:pos="1138"/>
          <w:tab w:val="left" w:pos="1699"/>
          <w:tab w:val="left" w:pos="2275"/>
        </w:tabs>
        <w:ind w:right="-58" w:hanging="720"/>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rPr>
        <w:t xml:space="preserve"> is the input Dataset to which the aggregate function is applied.</w:t>
      </w:r>
    </w:p>
    <w:p w14:paraId="05B06AB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freqFrom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frequency from which the data will be aggregated</w:t>
      </w:r>
      <w:r w:rsidRPr="00E352EF">
        <w:rPr>
          <w:rFonts w:ascii="Cambria" w:eastAsia="Calibri" w:hAnsi="Cambria" w:cs="Calibri"/>
          <w:i/>
        </w:rPr>
        <w:t xml:space="preserve"> </w:t>
      </w:r>
    </w:p>
    <w:p w14:paraId="5BFB971F"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freqTo </w:t>
      </w:r>
      <w:r w:rsidR="00B8025A" w:rsidRPr="00E352EF">
        <w:rPr>
          <w:rFonts w:ascii="Cambria" w:eastAsia="Calibri" w:hAnsi="Cambria" w:cs="Calibri"/>
          <w:i/>
        </w:rPr>
        <w:t>–</w:t>
      </w:r>
      <w:r w:rsidRPr="00E352EF">
        <w:rPr>
          <w:rFonts w:ascii="Cambria" w:eastAsia="Calibri" w:hAnsi="Cambria" w:cs="Calibri"/>
        </w:rPr>
        <w:t xml:space="preserve"> is the frequency to which the data will be aggregated. </w:t>
      </w:r>
      <w:r w:rsidRPr="00E352EF">
        <w:rPr>
          <w:rFonts w:ascii="Cambria" w:eastAsia="Calibri" w:hAnsi="Cambria" w:cs="Calibri"/>
          <w:i/>
        </w:rPr>
        <w:t>freqTo</w:t>
      </w:r>
      <w:r w:rsidRPr="00E352EF">
        <w:rPr>
          <w:rFonts w:ascii="Cambria" w:eastAsia="Calibri" w:hAnsi="Cambria" w:cs="Calibri"/>
        </w:rPr>
        <w:t xml:space="preserve"> must be a lower frequency than </w:t>
      </w:r>
      <w:r w:rsidRPr="00E352EF">
        <w:rPr>
          <w:rFonts w:ascii="Cambria" w:eastAsia="Calibri" w:hAnsi="Cambria" w:cs="Calibri"/>
          <w:i/>
        </w:rPr>
        <w:t>freqFrom</w:t>
      </w:r>
    </w:p>
    <w:p w14:paraId="5DE15E85"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minPeriods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an Integer number describing the minimum number of values required to perform the time based aggregation. If </w:t>
      </w:r>
      <w:r w:rsidRPr="00E352EF">
        <w:rPr>
          <w:rFonts w:ascii="Cambria" w:eastAsia="Calibri" w:hAnsi="Cambria" w:cs="Calibri"/>
          <w:i/>
        </w:rPr>
        <w:t>minPeriods</w:t>
      </w:r>
      <w:r w:rsidRPr="00E352EF">
        <w:rPr>
          <w:rFonts w:ascii="Cambria" w:eastAsia="Calibri" w:hAnsi="Cambria" w:cs="Calibri"/>
        </w:rPr>
        <w:t xml:space="preserve"> is omitted then the aggregation is performed only if all the periods needed for the aggregation are present.</w:t>
      </w:r>
    </w:p>
    <w:p w14:paraId="29F4017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timePeriodName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name of the time period component of the </w:t>
      </w:r>
      <w:r w:rsidR="00297BF2" w:rsidRPr="00E352EF">
        <w:t>Dataset</w:t>
      </w:r>
      <w:r w:rsidRPr="00E352EF">
        <w:rPr>
          <w:rFonts w:ascii="Cambria" w:eastAsia="Calibri" w:hAnsi="Cambria" w:cs="Calibri"/>
        </w:rPr>
        <w:t>. Default name is "time".</w:t>
      </w:r>
    </w:p>
    <w:p w14:paraId="10E9E4D7"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timeFormatFrom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of </w:t>
      </w:r>
      <w:r w:rsidR="00D56B8A" w:rsidRPr="00E352EF">
        <w:rPr>
          <w:rFonts w:ascii="Cambria" w:eastAsia="Calibri" w:hAnsi="Cambria" w:cs="Calibri"/>
        </w:rPr>
        <w:t xml:space="preserve">the </w:t>
      </w:r>
      <w:r w:rsidRPr="00E352EF">
        <w:rPr>
          <w:rFonts w:ascii="Cambria" w:eastAsia="Calibri" w:hAnsi="Cambria" w:cs="Calibri"/>
        </w:rPr>
        <w:t xml:space="preserve">time period relative to </w:t>
      </w:r>
      <w:r w:rsidRPr="00E352EF">
        <w:rPr>
          <w:rFonts w:ascii="Cambria" w:eastAsia="Calibri" w:hAnsi="Cambria" w:cs="Calibri"/>
          <w:i/>
        </w:rPr>
        <w:t>freqFrom</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freqFrom</w:t>
      </w:r>
      <w:r w:rsidRPr="00E352EF">
        <w:rPr>
          <w:rFonts w:ascii="Cambria" w:eastAsia="Calibri" w:hAnsi="Cambria" w:cs="Calibri"/>
        </w:rPr>
        <w:t xml:space="preserve"> is C (custom).</w:t>
      </w:r>
    </w:p>
    <w:p w14:paraId="77FCCA11"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timeFormatTo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w:t>
      </w:r>
      <w:r w:rsidR="00D56B8A" w:rsidRPr="00E352EF">
        <w:rPr>
          <w:rFonts w:ascii="Cambria" w:eastAsia="Calibri" w:hAnsi="Cambria" w:cs="Calibri"/>
        </w:rPr>
        <w:t xml:space="preserve">of the </w:t>
      </w:r>
      <w:r w:rsidRPr="00E352EF">
        <w:rPr>
          <w:rFonts w:ascii="Cambria" w:eastAsia="Calibri" w:hAnsi="Cambria" w:cs="Calibri"/>
        </w:rPr>
        <w:t xml:space="preserve">time period relative to </w:t>
      </w:r>
      <w:r w:rsidRPr="00E352EF">
        <w:rPr>
          <w:rFonts w:ascii="Cambria" w:eastAsia="Calibri" w:hAnsi="Cambria" w:cs="Calibri"/>
          <w:i/>
        </w:rPr>
        <w:t>freqTo</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freqTo</w:t>
      </w:r>
      <w:r w:rsidRPr="00E352EF">
        <w:rPr>
          <w:rFonts w:ascii="Cambria" w:eastAsia="Calibri" w:hAnsi="Cambria" w:cs="Calibri"/>
        </w:rPr>
        <w:t xml:space="preserve"> is C (custom).</w:t>
      </w:r>
    </w:p>
    <w:p w14:paraId="37E0F6B2" w14:textId="77777777" w:rsidR="0046626F" w:rsidRPr="00E352EF" w:rsidRDefault="0046626F" w:rsidP="0046626F">
      <w:pPr>
        <w:rPr>
          <w:rFonts w:ascii="Cambria" w:eastAsia="Calibri" w:hAnsi="Cambria" w:cs="Calibri"/>
          <w:i/>
          <w:color w:val="5B9BD5"/>
        </w:rPr>
      </w:pPr>
    </w:p>
    <w:p w14:paraId="4C64E2B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5559FDA3"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 xml:space="preserve">easure or attribute must be </w:t>
      </w:r>
      <w:r w:rsidR="00331396" w:rsidRPr="00E352EF">
        <w:rPr>
          <w:rFonts w:ascii="Cambria" w:eastAsia="Calibri" w:hAnsi="Cambria" w:cs="Calibri"/>
        </w:rPr>
        <w:t xml:space="preserve">specified </w:t>
      </w:r>
      <w:r w:rsidRPr="00E352EF">
        <w:rPr>
          <w:rFonts w:ascii="Cambria" w:eastAsia="Calibri" w:hAnsi="Cambria" w:cs="Calibri"/>
        </w:rPr>
        <w:t>using the membership operator on ds.</w:t>
      </w:r>
    </w:p>
    <w:p w14:paraId="786445C8"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timePeriodName</w:t>
      </w:r>
      <w:r w:rsidRPr="00E352EF">
        <w:rPr>
          <w:rFonts w:ascii="Cambria" w:eastAsia="Calibri" w:hAnsi="Cambria" w:cs="Calibri"/>
        </w:rPr>
        <w:t xml:space="preserve"> is the name of an Identifier Component owned by </w:t>
      </w:r>
      <w:r w:rsidRPr="00E352EF">
        <w:rPr>
          <w:rFonts w:ascii="Cambria" w:eastAsia="Calibri" w:hAnsi="Cambria" w:cs="Calibri"/>
          <w:i/>
        </w:rPr>
        <w:t>ds</w:t>
      </w:r>
      <w:r w:rsidRPr="00E352EF">
        <w:rPr>
          <w:rFonts w:ascii="Cambria" w:eastAsia="Calibri" w:hAnsi="Cambria" w:cs="Calibri"/>
        </w:rPr>
        <w:t>.</w:t>
      </w:r>
    </w:p>
    <w:p w14:paraId="39D5F541"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 xml:space="preserve">freqFrom </w:t>
      </w:r>
      <w:r w:rsidRPr="00E352EF">
        <w:rPr>
          <w:rFonts w:ascii="Cambria" w:eastAsia="Calibri" w:hAnsi="Cambria" w:cs="Calibri"/>
        </w:rPr>
        <w:t xml:space="preserve">must be a higher frequency compared with </w:t>
      </w:r>
      <w:r w:rsidRPr="00E352EF">
        <w:rPr>
          <w:rFonts w:ascii="Cambria" w:eastAsia="Calibri" w:hAnsi="Cambria" w:cs="Calibri"/>
          <w:i/>
        </w:rPr>
        <w:t>freqTo</w:t>
      </w:r>
      <w:r w:rsidRPr="00E352EF">
        <w:rPr>
          <w:rFonts w:ascii="Cambria" w:eastAsia="Calibri" w:hAnsi="Cambria" w:cs="Calibri"/>
        </w:rPr>
        <w:t xml:space="preserve">, e.g. </w:t>
      </w:r>
      <w:r w:rsidRPr="00E352EF">
        <w:rPr>
          <w:rFonts w:ascii="Cambria" w:eastAsia="Calibri" w:hAnsi="Cambria" w:cs="Calibri"/>
          <w:i/>
        </w:rPr>
        <w:t>freqFrom</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M</w:t>
      </w:r>
      <w:r w:rsidR="00A346E4" w:rsidRPr="00E352EF">
        <w:rPr>
          <w:rFonts w:ascii="Cambria" w:eastAsia="Calibri" w:hAnsi="Cambria" w:cs="Calibri"/>
        </w:rPr>
        <w:t>”</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Q</w:t>
      </w:r>
      <w:r w:rsidR="00A346E4" w:rsidRPr="00E352EF">
        <w:rPr>
          <w:rFonts w:ascii="Cambria" w:eastAsia="Calibri" w:hAnsi="Cambria" w:cs="Calibri"/>
        </w:rPr>
        <w:t>”</w:t>
      </w:r>
      <w:r w:rsidRPr="00E352EF">
        <w:rPr>
          <w:rFonts w:ascii="Cambria" w:eastAsia="Calibri" w:hAnsi="Cambria" w:cs="Calibri"/>
        </w:rPr>
        <w:t xml:space="preserve"> is correct, while the </w:t>
      </w:r>
      <w:r w:rsidR="00CC3839" w:rsidRPr="00E352EF">
        <w:rPr>
          <w:rFonts w:ascii="Cambria" w:eastAsia="Calibri" w:hAnsi="Cambria" w:cs="Calibri"/>
        </w:rPr>
        <w:t xml:space="preserve">reverse  </w:t>
      </w:r>
      <w:r w:rsidRPr="00E352EF">
        <w:rPr>
          <w:rFonts w:ascii="Cambria" w:eastAsia="Calibri" w:hAnsi="Cambria" w:cs="Calibri"/>
        </w:rPr>
        <w:t>is not correct.</w:t>
      </w:r>
    </w:p>
    <w:p w14:paraId="602E9228" w14:textId="77777777" w:rsidR="0046626F" w:rsidRPr="00E352EF" w:rsidRDefault="0046626F" w:rsidP="0046626F">
      <w:pPr>
        <w:tabs>
          <w:tab w:val="left" w:pos="562"/>
          <w:tab w:val="left" w:pos="1138"/>
          <w:tab w:val="left" w:pos="1699"/>
          <w:tab w:val="left" w:pos="2275"/>
        </w:tabs>
        <w:ind w:right="-58"/>
        <w:jc w:val="both"/>
        <w:rPr>
          <w:rFonts w:ascii="Cambria" w:eastAsia="Calibri" w:hAnsi="Cambria" w:cs="Calibri"/>
        </w:rPr>
      </w:pPr>
    </w:p>
    <w:p w14:paraId="75A9F6AC"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Possible values for </w:t>
      </w:r>
      <w:r w:rsidRPr="00E352EF">
        <w:rPr>
          <w:rFonts w:ascii="Cambria" w:eastAsia="Calibri" w:hAnsi="Cambria" w:cs="Calibri"/>
          <w:i/>
        </w:rPr>
        <w:t>freqFrom</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w:t>
      </w:r>
    </w:p>
    <w:tbl>
      <w:tblPr>
        <w:tblW w:w="7070"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73"/>
        <w:gridCol w:w="5097"/>
      </w:tblGrid>
      <w:tr w:rsidR="005A2227" w:rsidRPr="00E352EF" w14:paraId="6171A646" w14:textId="77777777" w:rsidTr="00A346E4">
        <w:tc>
          <w:tcPr>
            <w:tcW w:w="1973"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4692524" w14:textId="77777777" w:rsidR="005A2227" w:rsidRPr="00E352EF" w:rsidRDefault="0097053A">
            <w:r w:rsidRPr="00E352EF">
              <w:rPr>
                <w:rFonts w:ascii="Calibri" w:eastAsia="Calibri" w:hAnsi="Calibri" w:cs="Calibri"/>
                <w:i/>
              </w:rPr>
              <w:t>Frequency symbol</w:t>
            </w:r>
          </w:p>
        </w:tc>
        <w:tc>
          <w:tcPr>
            <w:tcW w:w="509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0C284E9" w14:textId="77777777" w:rsidR="005A2227" w:rsidRPr="00E352EF" w:rsidRDefault="0097053A">
            <w:r w:rsidRPr="00E352EF">
              <w:rPr>
                <w:rFonts w:ascii="Calibri" w:eastAsia="Calibri" w:hAnsi="Calibri" w:cs="Calibri"/>
                <w:i/>
              </w:rPr>
              <w:t>Frequency</w:t>
            </w:r>
          </w:p>
        </w:tc>
      </w:tr>
      <w:tr w:rsidR="005A2227" w:rsidRPr="00E352EF" w14:paraId="524A94C0"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4BE25" w14:textId="77777777" w:rsidR="005A2227" w:rsidRPr="00E352EF" w:rsidRDefault="0097053A">
            <w:r w:rsidRPr="00E352EF">
              <w:rPr>
                <w:rFonts w:ascii="Calibri" w:eastAsia="Calibri" w:hAnsi="Calibri" w:cs="Calibri"/>
              </w:rPr>
              <w:t>A</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F6ECE" w14:textId="77777777" w:rsidR="005A2227" w:rsidRPr="00E352EF" w:rsidRDefault="0097053A">
            <w:r w:rsidRPr="00E352EF">
              <w:rPr>
                <w:rFonts w:ascii="Calibri" w:eastAsia="Calibri" w:hAnsi="Calibri" w:cs="Calibri"/>
              </w:rPr>
              <w:t>Annual</w:t>
            </w:r>
          </w:p>
        </w:tc>
      </w:tr>
      <w:tr w:rsidR="005A2227" w:rsidRPr="00E352EF" w14:paraId="698C66D2"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96145" w14:textId="77777777" w:rsidR="005A2227" w:rsidRPr="00E352EF" w:rsidRDefault="0097053A">
            <w:r w:rsidRPr="00E352EF">
              <w:rPr>
                <w:rFonts w:ascii="Calibri" w:eastAsia="Calibri" w:hAnsi="Calibri" w:cs="Calibri"/>
              </w:rPr>
              <w:t>S</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54D89" w14:textId="77777777" w:rsidR="005A2227" w:rsidRPr="00E352EF" w:rsidRDefault="0097053A">
            <w:r w:rsidRPr="00E352EF">
              <w:rPr>
                <w:rFonts w:ascii="Calibri" w:eastAsia="Calibri" w:hAnsi="Calibri" w:cs="Calibri"/>
              </w:rPr>
              <w:t>Semestrial</w:t>
            </w:r>
          </w:p>
        </w:tc>
      </w:tr>
      <w:tr w:rsidR="005A2227" w:rsidRPr="00E352EF" w14:paraId="24DFF1B3"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16F43" w14:textId="77777777" w:rsidR="005A2227" w:rsidRPr="00E352EF" w:rsidRDefault="0097053A">
            <w:r w:rsidRPr="00E352EF">
              <w:rPr>
                <w:rFonts w:ascii="Calibri" w:eastAsia="Calibri" w:hAnsi="Calibri" w:cs="Calibri"/>
              </w:rPr>
              <w:t>Q</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6498A" w14:textId="77777777" w:rsidR="005A2227" w:rsidRPr="00E352EF" w:rsidRDefault="0097053A">
            <w:r w:rsidRPr="00E352EF">
              <w:rPr>
                <w:rFonts w:ascii="Calibri" w:eastAsia="Calibri" w:hAnsi="Calibri" w:cs="Calibri"/>
              </w:rPr>
              <w:t>Quarterly</w:t>
            </w:r>
          </w:p>
        </w:tc>
      </w:tr>
      <w:tr w:rsidR="005A2227" w:rsidRPr="00E352EF" w14:paraId="4568FAA8"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82D34" w14:textId="77777777" w:rsidR="005A2227" w:rsidRPr="00E352EF" w:rsidRDefault="0097053A">
            <w:r w:rsidRPr="00E352EF">
              <w:rPr>
                <w:rFonts w:ascii="Calibri" w:eastAsia="Calibri" w:hAnsi="Calibri" w:cs="Calibri"/>
              </w:rPr>
              <w:t>M</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FB012C" w14:textId="77777777" w:rsidR="005A2227" w:rsidRPr="00E352EF" w:rsidRDefault="0097053A">
            <w:r w:rsidRPr="00E352EF">
              <w:rPr>
                <w:rFonts w:ascii="Calibri" w:eastAsia="Calibri" w:hAnsi="Calibri" w:cs="Calibri"/>
              </w:rPr>
              <w:t>Monthly</w:t>
            </w:r>
          </w:p>
        </w:tc>
      </w:tr>
      <w:tr w:rsidR="005A2227" w:rsidRPr="00E352EF" w14:paraId="781A6456"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4DAAB" w14:textId="77777777" w:rsidR="005A2227" w:rsidRPr="00E352EF" w:rsidRDefault="0097053A">
            <w:r w:rsidRPr="00E352EF">
              <w:rPr>
                <w:rFonts w:ascii="Calibri" w:eastAsia="Calibri" w:hAnsi="Calibri" w:cs="Calibri"/>
              </w:rPr>
              <w:t>W</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25B195" w14:textId="77777777" w:rsidR="005A2227" w:rsidRPr="00E352EF" w:rsidRDefault="0097053A">
            <w:r w:rsidRPr="00E352EF">
              <w:rPr>
                <w:rFonts w:ascii="Calibri" w:eastAsia="Calibri" w:hAnsi="Calibri" w:cs="Calibri"/>
              </w:rPr>
              <w:t>Weekly</w:t>
            </w:r>
          </w:p>
        </w:tc>
      </w:tr>
      <w:tr w:rsidR="005A2227" w:rsidRPr="00E352EF" w14:paraId="7524C535"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834D3" w14:textId="77777777" w:rsidR="005A2227" w:rsidRPr="00E352EF" w:rsidRDefault="0097053A">
            <w:r w:rsidRPr="00E352EF">
              <w:rPr>
                <w:rFonts w:ascii="Calibri" w:eastAsia="Calibri" w:hAnsi="Calibri" w:cs="Calibri"/>
              </w:rPr>
              <w:t>D</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F469D" w14:textId="77777777" w:rsidR="005A2227" w:rsidRPr="00E352EF" w:rsidRDefault="0097053A">
            <w:r w:rsidRPr="00E352EF">
              <w:rPr>
                <w:rFonts w:ascii="Calibri" w:eastAsia="Calibri" w:hAnsi="Calibri" w:cs="Calibri"/>
              </w:rPr>
              <w:t>Daily</w:t>
            </w:r>
          </w:p>
        </w:tc>
      </w:tr>
    </w:tbl>
    <w:p w14:paraId="1EAE69BB" w14:textId="77777777" w:rsidR="005A2227" w:rsidRPr="00E352EF" w:rsidRDefault="005A2227">
      <w:pPr>
        <w:tabs>
          <w:tab w:val="left" w:pos="562"/>
          <w:tab w:val="left" w:pos="1138"/>
          <w:tab w:val="left" w:pos="1699"/>
          <w:tab w:val="left" w:pos="2275"/>
        </w:tabs>
        <w:spacing w:after="120"/>
        <w:ind w:right="-58"/>
        <w:jc w:val="both"/>
      </w:pPr>
    </w:p>
    <w:p w14:paraId="241AFEE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3AB2BBB1" w14:textId="77777777" w:rsidR="005A2227" w:rsidRPr="00E352EF" w:rsidRDefault="0097053A" w:rsidP="003C3D77">
      <w:pPr>
        <w:rPr>
          <w:rFonts w:ascii="Cambria" w:eastAsia="Calibri" w:hAnsi="Cambria" w:cs="Calibri"/>
          <w:color w:val="000000" w:themeColor="text1"/>
        </w:rPr>
      </w:pPr>
      <w:r w:rsidRPr="00E352EF">
        <w:rPr>
          <w:rFonts w:ascii="Cambria" w:eastAsia="Calibri" w:hAnsi="Cambria" w:cs="Calibri"/>
          <w:color w:val="000000" w:themeColor="text1"/>
        </w:rPr>
        <w:t xml:space="preserve">A Dataset with the Identifier Components of ds and a </w:t>
      </w:r>
      <w:r w:rsidR="003F3EDA" w:rsidRPr="00E352EF">
        <w:rPr>
          <w:rFonts w:ascii="Cambria" w:eastAsia="Calibri" w:hAnsi="Cambria" w:cs="Calibri"/>
          <w:color w:val="000000" w:themeColor="text1"/>
        </w:rPr>
        <w:t xml:space="preserve">Measure Component </w:t>
      </w:r>
      <w:r w:rsidRPr="00E352EF">
        <w:rPr>
          <w:rFonts w:ascii="Cambria" w:eastAsia="Calibri" w:hAnsi="Cambria" w:cs="Calibri"/>
          <w:color w:val="000000" w:themeColor="text1"/>
        </w:rPr>
        <w:t>containing data of ds aggregated from freqFrom to freqTo. All aggregate functions can be used.</w:t>
      </w:r>
    </w:p>
    <w:p w14:paraId="75D736DC" w14:textId="77777777" w:rsidR="005A2227" w:rsidRPr="00E352EF" w:rsidRDefault="005A2227" w:rsidP="0046626F">
      <w:pPr>
        <w:jc w:val="both"/>
        <w:rPr>
          <w:rFonts w:ascii="Cambria" w:hAnsi="Cambria"/>
        </w:rPr>
      </w:pPr>
    </w:p>
    <w:p w14:paraId="5C6093A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000D3FB8" w14:textId="77777777" w:rsidR="005A2227" w:rsidRPr="00E352EF" w:rsidRDefault="0097053A" w:rsidP="0046626F">
      <w:pPr>
        <w:rPr>
          <w:rFonts w:ascii="Cambria" w:hAnsi="Cambria"/>
        </w:rPr>
      </w:pPr>
      <w:r w:rsidRPr="00E352EF">
        <w:rPr>
          <w:rFonts w:ascii="Cambria" w:eastAsia="Calibri" w:hAnsi="Cambria" w:cs="Calibri"/>
        </w:rPr>
        <w:t xml:space="preserve">The aggregateFunction first partitions the data set in groups of data having the frequency </w:t>
      </w:r>
      <w:r w:rsidRPr="00E352EF">
        <w:rPr>
          <w:rFonts w:ascii="Cambria" w:eastAsia="Calibri" w:hAnsi="Cambria" w:cs="Calibri"/>
          <w:i/>
        </w:rPr>
        <w:t>freqFrom</w:t>
      </w:r>
      <w:r w:rsidRPr="00E352EF">
        <w:rPr>
          <w:rFonts w:ascii="Cambria" w:eastAsia="Calibri" w:hAnsi="Cambria" w:cs="Calibri"/>
        </w:rPr>
        <w:t>, then the data are aggregated to obtain data aggregated having</w:t>
      </w:r>
      <w:r w:rsidR="003F3EDA" w:rsidRPr="00E352EF">
        <w:rPr>
          <w:rFonts w:ascii="Cambria" w:eastAsia="Calibri" w:hAnsi="Cambria" w:cs="Calibri"/>
        </w:rPr>
        <w:t xml:space="preserve"> the</w:t>
      </w:r>
      <w:r w:rsidRPr="00E352EF">
        <w:rPr>
          <w:rFonts w:ascii="Cambria" w:eastAsia="Calibri" w:hAnsi="Cambria" w:cs="Calibri"/>
        </w:rPr>
        <w:t xml:space="preserve"> frequency </w:t>
      </w:r>
      <w:r w:rsidRPr="00E352EF">
        <w:rPr>
          <w:rFonts w:ascii="Cambria" w:eastAsia="Calibri" w:hAnsi="Cambria" w:cs="Calibri"/>
          <w:i/>
        </w:rPr>
        <w:t>freqTo</w:t>
      </w:r>
      <w:r w:rsidRPr="00E352EF">
        <w:rPr>
          <w:rFonts w:ascii="Cambria" w:eastAsia="Calibri" w:hAnsi="Cambria" w:cs="Calibri"/>
        </w:rPr>
        <w:t>.</w:t>
      </w:r>
    </w:p>
    <w:p w14:paraId="1752255A" w14:textId="77777777" w:rsidR="005A2227" w:rsidRPr="00E352EF" w:rsidRDefault="0097053A" w:rsidP="0046626F">
      <w:pPr>
        <w:rPr>
          <w:rFonts w:ascii="Cambria" w:hAnsi="Cambria"/>
        </w:rPr>
      </w:pPr>
      <w:r w:rsidRPr="00E352EF">
        <w:rPr>
          <w:rFonts w:ascii="Cambria" w:eastAsia="Calibri" w:hAnsi="Cambria" w:cs="Calibri"/>
        </w:rPr>
        <w:t xml:space="preserve">Convert the data contained in </w:t>
      </w:r>
      <w:r w:rsidRPr="00E352EF">
        <w:rPr>
          <w:rFonts w:ascii="Cambria" w:eastAsia="Calibri" w:hAnsi="Cambria" w:cs="Calibri"/>
          <w:i/>
        </w:rPr>
        <w:t>ds</w:t>
      </w:r>
      <w:r w:rsidRPr="00E352EF">
        <w:rPr>
          <w:rFonts w:ascii="Cambria" w:eastAsia="Calibri" w:hAnsi="Cambria" w:cs="Calibri"/>
        </w:rPr>
        <w:t xml:space="preserve"> and having the time format specified in </w:t>
      </w:r>
      <w:r w:rsidRPr="00E352EF">
        <w:rPr>
          <w:rFonts w:ascii="Cambria" w:eastAsia="Calibri" w:hAnsi="Cambria" w:cs="Calibri"/>
          <w:i/>
        </w:rPr>
        <w:t>freqFrom</w:t>
      </w:r>
      <w:r w:rsidRPr="00E352EF">
        <w:rPr>
          <w:rFonts w:ascii="Cambria" w:eastAsia="Calibri" w:hAnsi="Cambria" w:cs="Calibri"/>
        </w:rPr>
        <w:t xml:space="preserve"> to the format specified in </w:t>
      </w:r>
      <w:r w:rsidRPr="00E352EF">
        <w:rPr>
          <w:rFonts w:ascii="Cambria" w:eastAsia="Calibri" w:hAnsi="Cambria" w:cs="Calibri"/>
          <w:i/>
        </w:rPr>
        <w:t xml:space="preserve">freqTo. </w:t>
      </w:r>
      <w:r w:rsidRPr="00E352EF">
        <w:rPr>
          <w:rFonts w:ascii="Cambria" w:eastAsia="Calibri" w:hAnsi="Cambria" w:cs="Calibri"/>
        </w:rPr>
        <w:t xml:space="preserve">If </w:t>
      </w:r>
      <w:r w:rsidRPr="00E352EF">
        <w:rPr>
          <w:rFonts w:ascii="Cambria" w:eastAsia="Calibri" w:hAnsi="Cambria" w:cs="Calibri"/>
          <w:i/>
        </w:rPr>
        <w:t xml:space="preserve">freqFrom </w:t>
      </w:r>
      <w:r w:rsidRPr="00E352EF">
        <w:rPr>
          <w:rFonts w:ascii="Cambria" w:eastAsia="Calibri" w:hAnsi="Cambria" w:cs="Calibri"/>
        </w:rPr>
        <w:t xml:space="preserve">and </w:t>
      </w:r>
      <w:r w:rsidRPr="00E352EF">
        <w:rPr>
          <w:rFonts w:ascii="Cambria" w:eastAsia="Calibri" w:hAnsi="Cambria" w:cs="Calibri"/>
          <w:i/>
        </w:rPr>
        <w:t xml:space="preserve">freqTo </w:t>
      </w:r>
      <w:r w:rsidRPr="00E352EF">
        <w:rPr>
          <w:rFonts w:ascii="Cambria" w:eastAsia="Calibri" w:hAnsi="Cambria" w:cs="Calibri"/>
        </w:rPr>
        <w:t xml:space="preserve">have different value then an aggregation could occur. </w:t>
      </w:r>
    </w:p>
    <w:p w14:paraId="456FA751" w14:textId="77777777" w:rsidR="005A2227" w:rsidRPr="00E352EF" w:rsidRDefault="005A2227" w:rsidP="0046626F">
      <w:pPr>
        <w:rPr>
          <w:rFonts w:ascii="Cambria" w:hAnsi="Cambria"/>
        </w:rPr>
      </w:pPr>
    </w:p>
    <w:p w14:paraId="6772A9B5" w14:textId="77777777" w:rsidR="005A2227" w:rsidRPr="00E352EF" w:rsidRDefault="0097053A" w:rsidP="0046626F">
      <w:pPr>
        <w:rPr>
          <w:rFonts w:ascii="Cambria" w:hAnsi="Cambria"/>
        </w:rPr>
      </w:pPr>
      <w:r w:rsidRPr="00E352EF">
        <w:rPr>
          <w:rFonts w:ascii="Cambria" w:eastAsia="Calibri" w:hAnsi="Cambria" w:cs="Calibri"/>
        </w:rPr>
        <w:t xml:space="preserve">Data in </w:t>
      </w:r>
      <w:r w:rsidRPr="00E352EF">
        <w:rPr>
          <w:rFonts w:ascii="Cambria" w:eastAsia="Calibri" w:hAnsi="Cambria" w:cs="Calibri"/>
          <w:i/>
        </w:rPr>
        <w:t>ds</w:t>
      </w:r>
      <w:r w:rsidRPr="00E352EF">
        <w:rPr>
          <w:rFonts w:ascii="Cambria" w:eastAsia="Calibri" w:hAnsi="Cambria" w:cs="Calibri"/>
        </w:rPr>
        <w:t xml:space="preserve"> having the frequency different from </w:t>
      </w:r>
      <w:r w:rsidRPr="00E352EF">
        <w:rPr>
          <w:rFonts w:ascii="Cambria" w:eastAsia="Calibri" w:hAnsi="Cambria" w:cs="Calibri"/>
          <w:i/>
        </w:rPr>
        <w:t>freqFrom</w:t>
      </w:r>
      <w:r w:rsidRPr="00E352EF">
        <w:rPr>
          <w:rFonts w:ascii="Cambria" w:eastAsia="Calibri" w:hAnsi="Cambria" w:cs="Calibri"/>
        </w:rPr>
        <w:t xml:space="preserve"> will not</w:t>
      </w:r>
      <w:r w:rsidR="003F3EDA" w:rsidRPr="00E352EF">
        <w:rPr>
          <w:rFonts w:ascii="Cambria" w:eastAsia="Calibri" w:hAnsi="Cambria" w:cs="Calibri"/>
        </w:rPr>
        <w:t xml:space="preserve"> be</w:t>
      </w:r>
      <w:r w:rsidRPr="00E352EF">
        <w:rPr>
          <w:rFonts w:ascii="Cambria" w:eastAsia="Calibri" w:hAnsi="Cambria" w:cs="Calibri"/>
        </w:rPr>
        <w:t xml:space="preserve"> involved by the operator and they will be discarded from the output </w:t>
      </w:r>
      <w:r w:rsidR="00297BF2" w:rsidRPr="00E352EF">
        <w:t>Dataset</w:t>
      </w:r>
      <w:r w:rsidRPr="00E352EF">
        <w:rPr>
          <w:rFonts w:ascii="Cambria" w:eastAsia="Calibri" w:hAnsi="Cambria" w:cs="Calibri"/>
        </w:rPr>
        <w:t>.</w:t>
      </w:r>
    </w:p>
    <w:p w14:paraId="34E55FDE" w14:textId="77777777" w:rsidR="005A2227" w:rsidRPr="00E352EF" w:rsidRDefault="005A2227" w:rsidP="0046626F">
      <w:pPr>
        <w:rPr>
          <w:rFonts w:ascii="Cambria" w:hAnsi="Cambria"/>
        </w:rPr>
      </w:pPr>
    </w:p>
    <w:p w14:paraId="5E9B9CB1" w14:textId="77777777" w:rsidR="005A2227" w:rsidRPr="00E352EF" w:rsidRDefault="0097053A" w:rsidP="0046626F">
      <w:pPr>
        <w:rPr>
          <w:rFonts w:ascii="Cambria" w:hAnsi="Cambria"/>
        </w:rPr>
      </w:pPr>
      <w:r w:rsidRPr="00E352EF">
        <w:rPr>
          <w:rFonts w:ascii="Cambria" w:eastAsia="Calibri" w:hAnsi="Cambria" w:cs="Calibri"/>
        </w:rPr>
        <w:t xml:space="preserve">By default this operator computes the aggregated value only when the values of all sub-periods exist. </w:t>
      </w:r>
    </w:p>
    <w:p w14:paraId="12D7125D"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To override this behaviour </w:t>
      </w:r>
      <w:r w:rsidR="00CC3839" w:rsidRPr="00E352EF">
        <w:rPr>
          <w:rFonts w:ascii="Cambria" w:eastAsia="Calibri" w:hAnsi="Cambria" w:cs="Calibri"/>
        </w:rPr>
        <w:t>the user</w:t>
      </w:r>
      <w:r w:rsidRPr="00E352EF">
        <w:rPr>
          <w:rFonts w:ascii="Cambria" w:eastAsia="Calibri" w:hAnsi="Cambria" w:cs="Calibri"/>
        </w:rPr>
        <w:t xml:space="preserve"> can specify a value for the optional argument </w:t>
      </w:r>
      <w:r w:rsidRPr="00E352EF">
        <w:rPr>
          <w:rFonts w:ascii="Cambria" w:eastAsia="Calibri" w:hAnsi="Cambria" w:cs="Calibri"/>
          <w:i/>
        </w:rPr>
        <w:t>minPeriods</w:t>
      </w:r>
      <w:r w:rsidRPr="00E352EF">
        <w:rPr>
          <w:rFonts w:ascii="Cambria" w:eastAsia="Calibri" w:hAnsi="Cambria" w:cs="Calibri"/>
        </w:rPr>
        <w:t xml:space="preserve">: this is a lower bound for the number of periods that must exist in order to produce the aggregation. This means that if the optional parameter </w:t>
      </w:r>
      <w:r w:rsidRPr="00E352EF">
        <w:rPr>
          <w:rFonts w:ascii="Cambria" w:eastAsia="Calibri" w:hAnsi="Cambria" w:cs="Calibri"/>
          <w:i/>
        </w:rPr>
        <w:t xml:space="preserve">minPeriods </w:t>
      </w:r>
      <w:r w:rsidRPr="00E352EF">
        <w:rPr>
          <w:rFonts w:ascii="Cambria" w:eastAsia="Calibri" w:hAnsi="Cambria" w:cs="Calibri"/>
        </w:rPr>
        <w:t>is present, then the aggregation can be performed either if the timeseries Dataset of input does not contain all the necessary DataPoints needed.</w:t>
      </w:r>
    </w:p>
    <w:p w14:paraId="5FE82804" w14:textId="77777777" w:rsidR="00A346E4" w:rsidRPr="00E352EF" w:rsidRDefault="00A346E4" w:rsidP="0046626F">
      <w:pPr>
        <w:tabs>
          <w:tab w:val="left" w:pos="706"/>
          <w:tab w:val="left" w:pos="1138"/>
          <w:tab w:val="left" w:pos="1699"/>
          <w:tab w:val="left" w:pos="2275"/>
        </w:tabs>
        <w:ind w:right="-58"/>
        <w:jc w:val="both"/>
        <w:rPr>
          <w:rFonts w:ascii="Cambria" w:eastAsia="Calibri" w:hAnsi="Cambria" w:cs="Calibri"/>
        </w:rPr>
      </w:pPr>
    </w:p>
    <w:p w14:paraId="6853FE10"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Time format:</w:t>
      </w:r>
    </w:p>
    <w:tbl>
      <w:tblPr>
        <w:tblW w:w="871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6"/>
        <w:gridCol w:w="1238"/>
        <w:gridCol w:w="1469"/>
        <w:gridCol w:w="1930"/>
        <w:gridCol w:w="2549"/>
      </w:tblGrid>
      <w:tr w:rsidR="005A2227" w:rsidRPr="00E352EF" w14:paraId="3AC2E8B1" w14:textId="77777777" w:rsidTr="00A346E4">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79469921" w14:textId="77777777" w:rsidR="005A2227" w:rsidRPr="00E352EF" w:rsidRDefault="0097053A">
            <w:r w:rsidRPr="00E352EF">
              <w:rPr>
                <w:rFonts w:ascii="Calibri" w:eastAsia="Calibri" w:hAnsi="Calibri" w:cs="Calibri"/>
                <w:i/>
              </w:rPr>
              <w:t>Format</w:t>
            </w:r>
          </w:p>
        </w:tc>
        <w:tc>
          <w:tcPr>
            <w:tcW w:w="123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46D87B8" w14:textId="77777777" w:rsidR="005A2227" w:rsidRPr="00E352EF" w:rsidRDefault="0097053A">
            <w:r w:rsidRPr="00E352EF">
              <w:rPr>
                <w:rFonts w:ascii="Calibri" w:eastAsia="Calibri" w:hAnsi="Calibri" w:cs="Calibri"/>
                <w:i/>
              </w:rPr>
              <w:t>Frequency</w:t>
            </w:r>
          </w:p>
        </w:tc>
        <w:tc>
          <w:tcPr>
            <w:tcW w:w="146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8FC53B8" w14:textId="77777777" w:rsidR="005A2227" w:rsidRPr="00E352EF" w:rsidRDefault="0097053A">
            <w:r w:rsidRPr="00E352EF">
              <w:rPr>
                <w:rFonts w:ascii="Calibri" w:eastAsia="Calibri" w:hAnsi="Calibri" w:cs="Calibri"/>
                <w:i/>
              </w:rPr>
              <w:t>Example</w:t>
            </w:r>
          </w:p>
        </w:tc>
        <w:tc>
          <w:tcPr>
            <w:tcW w:w="193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3248453" w14:textId="77777777" w:rsidR="005A2227" w:rsidRPr="00E352EF" w:rsidRDefault="0097053A">
            <w:r w:rsidRPr="00E352EF">
              <w:rPr>
                <w:rFonts w:ascii="Calibri" w:eastAsia="Calibri" w:hAnsi="Calibri" w:cs="Calibri"/>
                <w:i/>
              </w:rPr>
              <w:t>Frequency</w:t>
            </w:r>
          </w:p>
        </w:tc>
        <w:tc>
          <w:tcPr>
            <w:tcW w:w="254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4AF52CC2" w14:textId="77777777" w:rsidR="005A2227" w:rsidRPr="00E352EF" w:rsidRDefault="0097053A">
            <w:r w:rsidRPr="00E352EF">
              <w:rPr>
                <w:rFonts w:ascii="Calibri" w:eastAsia="Calibri" w:hAnsi="Calibri" w:cs="Calibri"/>
                <w:i/>
              </w:rPr>
              <w:t>Possible values</w:t>
            </w:r>
          </w:p>
        </w:tc>
      </w:tr>
      <w:tr w:rsidR="005A2227" w:rsidRPr="00E352EF" w14:paraId="6DB8EBD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59C73" w14:textId="77777777" w:rsidR="005A2227" w:rsidRPr="00E352EF" w:rsidRDefault="0097053A">
            <w:r w:rsidRPr="00E352EF">
              <w:rPr>
                <w:rFonts w:ascii="Calibri" w:eastAsia="Calibri" w:hAnsi="Calibri" w:cs="Calibri"/>
              </w:rPr>
              <w:t>yyyy</w:t>
            </w:r>
          </w:p>
          <w:p w14:paraId="6F2FD2EC" w14:textId="77777777" w:rsidR="005A2227" w:rsidRPr="00E352EF" w:rsidRDefault="0097053A">
            <w:r w:rsidRPr="00E352EF">
              <w:rPr>
                <w:rFonts w:ascii="Calibri" w:eastAsia="Calibri" w:hAnsi="Calibri" w:cs="Calibri"/>
              </w:rPr>
              <w:t>yyyyA</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B9E33" w14:textId="77777777" w:rsidR="005A2227" w:rsidRPr="00E352EF" w:rsidRDefault="0097053A">
            <w:r w:rsidRPr="00E352EF">
              <w:rPr>
                <w:rFonts w:ascii="Calibri" w:eastAsia="Calibri" w:hAnsi="Calibri" w:cs="Calibri"/>
              </w:rPr>
              <w:t>A</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0C4BE" w14:textId="77777777" w:rsidR="005A2227" w:rsidRPr="00E352EF" w:rsidRDefault="0097053A">
            <w:r w:rsidRPr="00E352EF">
              <w:rPr>
                <w:rFonts w:ascii="Calibri" w:eastAsia="Calibri" w:hAnsi="Calibri" w:cs="Calibri"/>
              </w:rPr>
              <w:t>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8B265" w14:textId="77777777" w:rsidR="005A2227" w:rsidRPr="00E352EF" w:rsidRDefault="0097053A">
            <w:r w:rsidRPr="00E352EF">
              <w:rPr>
                <w:rFonts w:ascii="Calibri" w:eastAsia="Calibri" w:hAnsi="Calibri" w:cs="Calibri"/>
              </w:rPr>
              <w:t>Annual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0B2D1" w14:textId="77777777" w:rsidR="005A2227" w:rsidRPr="00E352EF" w:rsidRDefault="0097053A">
            <w:r w:rsidRPr="00E352EF">
              <w:rPr>
                <w:rFonts w:ascii="Calibri" w:eastAsia="Calibri" w:hAnsi="Calibri" w:cs="Calibri"/>
              </w:rPr>
              <w:t>yyyy = 1900, …, 9999</w:t>
            </w:r>
          </w:p>
        </w:tc>
      </w:tr>
      <w:tr w:rsidR="005A2227" w:rsidRPr="00E352EF" w14:paraId="7187B9B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D8BB9" w14:textId="77777777" w:rsidR="005A2227" w:rsidRPr="00E352EF" w:rsidRDefault="0097053A">
            <w:r w:rsidRPr="00E352EF">
              <w:rPr>
                <w:rFonts w:ascii="Calibri" w:eastAsia="Calibri" w:hAnsi="Calibri" w:cs="Calibri"/>
              </w:rPr>
              <w:t>yyyySs</w:t>
            </w:r>
          </w:p>
          <w:p w14:paraId="56261D95" w14:textId="77777777" w:rsidR="005A2227" w:rsidRPr="00E352EF" w:rsidRDefault="0097053A">
            <w:r w:rsidRPr="00E352EF">
              <w:rPr>
                <w:rFonts w:ascii="Calibri" w:eastAsia="Calibri" w:hAnsi="Calibri" w:cs="Calibri"/>
              </w:rPr>
              <w:t>yyyy-Ss</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9D41E" w14:textId="77777777" w:rsidR="005A2227" w:rsidRPr="00E352EF" w:rsidRDefault="0097053A">
            <w:r w:rsidRPr="00E352EF">
              <w:rPr>
                <w:rFonts w:ascii="Calibri" w:eastAsia="Calibri" w:hAnsi="Calibri" w:cs="Calibri"/>
              </w:rPr>
              <w:t>S</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4776" w14:textId="77777777" w:rsidR="005A2227" w:rsidRPr="00E352EF" w:rsidRDefault="0097053A">
            <w:r w:rsidRPr="00E352EF">
              <w:rPr>
                <w:rFonts w:ascii="Calibri" w:eastAsia="Calibri" w:hAnsi="Calibri" w:cs="Calibri"/>
              </w:rPr>
              <w:t>2000S1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13510" w14:textId="77777777" w:rsidR="005A2227" w:rsidRPr="00E352EF" w:rsidRDefault="0097053A">
            <w:r w:rsidRPr="00E352EF">
              <w:rPr>
                <w:rFonts w:ascii="Calibri" w:eastAsia="Calibri" w:hAnsi="Calibri" w:cs="Calibri"/>
              </w:rPr>
              <w:t>Semestrial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6D52" w14:textId="77777777" w:rsidR="005A2227" w:rsidRPr="00E352EF" w:rsidRDefault="0097053A">
            <w:r w:rsidRPr="00E352EF">
              <w:rPr>
                <w:rFonts w:ascii="Calibri" w:eastAsia="Calibri" w:hAnsi="Calibri" w:cs="Calibri"/>
              </w:rPr>
              <w:t>s = 1, 2</w:t>
            </w:r>
          </w:p>
        </w:tc>
      </w:tr>
      <w:tr w:rsidR="005A2227" w:rsidRPr="00E352EF" w14:paraId="20C02585"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EC2333"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F62A0"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75AC9"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728F82"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85ACD" w14:textId="77777777" w:rsidR="005A2227" w:rsidRPr="00E352EF" w:rsidRDefault="0097053A">
            <w:r w:rsidRPr="00E352EF">
              <w:rPr>
                <w:rFonts w:ascii="Calibri" w:eastAsia="Calibri" w:hAnsi="Calibri" w:cs="Calibri"/>
              </w:rPr>
              <w:t>q = 1, 2, 3, 4</w:t>
            </w:r>
          </w:p>
        </w:tc>
      </w:tr>
      <w:tr w:rsidR="005A2227" w:rsidRPr="00E352EF" w14:paraId="27A37E57"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C17E4"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D3E9F"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4DD3"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E7F6E"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B6877" w14:textId="77777777" w:rsidR="005A2227" w:rsidRPr="00E352EF" w:rsidRDefault="0097053A">
            <w:r w:rsidRPr="00E352EF">
              <w:rPr>
                <w:rFonts w:ascii="Calibri" w:eastAsia="Calibri" w:hAnsi="Calibri" w:cs="Calibri"/>
              </w:rPr>
              <w:t>q = 1, 2, 3, 4</w:t>
            </w:r>
          </w:p>
        </w:tc>
      </w:tr>
      <w:tr w:rsidR="005A2227" w:rsidRPr="00E352EF" w14:paraId="6808056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92AB" w14:textId="77777777" w:rsidR="005A2227" w:rsidRPr="00E352EF" w:rsidRDefault="0097053A">
            <w:r w:rsidRPr="00E352EF">
              <w:rPr>
                <w:rFonts w:ascii="Calibri" w:eastAsia="Calibri" w:hAnsi="Calibri" w:cs="Calibri"/>
              </w:rPr>
              <w:t>yyyyMmm</w:t>
            </w:r>
          </w:p>
          <w:p w14:paraId="1D317367" w14:textId="77777777" w:rsidR="005A2227" w:rsidRPr="00E352EF" w:rsidRDefault="0097053A">
            <w:r w:rsidRPr="00E352EF">
              <w:rPr>
                <w:rFonts w:ascii="Calibri" w:eastAsia="Calibri" w:hAnsi="Calibri" w:cs="Calibri"/>
              </w:rPr>
              <w:t>yyyy-mm</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502A0" w14:textId="77777777" w:rsidR="005A2227" w:rsidRPr="00E352EF" w:rsidRDefault="0097053A">
            <w:r w:rsidRPr="00E352EF">
              <w:rPr>
                <w:rFonts w:ascii="Calibri" w:eastAsia="Calibri" w:hAnsi="Calibri" w:cs="Calibri"/>
              </w:rPr>
              <w:t>M</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25D2F" w14:textId="77777777" w:rsidR="005A2227" w:rsidRPr="00E352EF" w:rsidRDefault="0097053A">
            <w:r w:rsidRPr="00E352EF">
              <w:rPr>
                <w:rFonts w:ascii="Calibri" w:eastAsia="Calibri" w:hAnsi="Calibri" w:cs="Calibri"/>
              </w:rPr>
              <w:t>2000M01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DC299" w14:textId="77777777" w:rsidR="005A2227" w:rsidRPr="00E352EF" w:rsidRDefault="0097053A">
            <w:r w:rsidRPr="00E352EF">
              <w:rPr>
                <w:rFonts w:ascii="Calibri" w:eastAsia="Calibri" w:hAnsi="Calibri" w:cs="Calibri"/>
              </w:rPr>
              <w:t>Monthly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F17FD" w14:textId="77777777" w:rsidR="005A2227" w:rsidRPr="00E352EF" w:rsidRDefault="0097053A">
            <w:r w:rsidRPr="00E352EF">
              <w:rPr>
                <w:rFonts w:ascii="Calibri" w:eastAsia="Calibri" w:hAnsi="Calibri" w:cs="Calibri"/>
              </w:rPr>
              <w:t>mm = 01, 02, …, 12</w:t>
            </w:r>
          </w:p>
        </w:tc>
      </w:tr>
      <w:tr w:rsidR="005A2227" w:rsidRPr="00E352EF" w14:paraId="65F454C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4E923" w14:textId="77777777" w:rsidR="005A2227" w:rsidRPr="00E352EF" w:rsidRDefault="0097053A">
            <w:r w:rsidRPr="00E352EF">
              <w:rPr>
                <w:rFonts w:ascii="Calibri" w:eastAsia="Calibri" w:hAnsi="Calibri" w:cs="Calibri"/>
              </w:rPr>
              <w:t>yyyyWnn</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A295" w14:textId="77777777" w:rsidR="005A2227" w:rsidRPr="00E352EF" w:rsidRDefault="0097053A">
            <w:r w:rsidRPr="00E352EF">
              <w:rPr>
                <w:rFonts w:ascii="Calibri" w:eastAsia="Calibri" w:hAnsi="Calibri" w:cs="Calibri"/>
              </w:rPr>
              <w:t>W</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9F0D1"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84EBA" w14:textId="77777777" w:rsidR="005A2227" w:rsidRPr="00E352EF" w:rsidRDefault="0097053A">
            <w:r w:rsidRPr="00E352EF">
              <w:rPr>
                <w:rFonts w:ascii="Calibri" w:eastAsia="Calibri" w:hAnsi="Calibri" w:cs="Calibri"/>
              </w:rPr>
              <w:t xml:space="preserve">Weekly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1661" w14:textId="77777777" w:rsidR="005A2227" w:rsidRPr="00E352EF" w:rsidRDefault="0097053A">
            <w:r w:rsidRPr="00E352EF">
              <w:rPr>
                <w:rFonts w:ascii="Calibri" w:eastAsia="Calibri" w:hAnsi="Calibri" w:cs="Calibri"/>
              </w:rPr>
              <w:t>nn = 01, 02, …, 52</w:t>
            </w:r>
          </w:p>
        </w:tc>
      </w:tr>
      <w:tr w:rsidR="005A2227" w:rsidRPr="00E352EF" w14:paraId="2BA24EF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5A325" w14:textId="77777777" w:rsidR="005A2227" w:rsidRPr="00E352EF" w:rsidRDefault="0097053A">
            <w:r w:rsidRPr="00E352EF">
              <w:rPr>
                <w:rFonts w:ascii="Calibri" w:eastAsia="Calibri" w:hAnsi="Calibri" w:cs="Calibri"/>
              </w:rPr>
              <w:t>yyyyMmmDdd</w:t>
            </w:r>
          </w:p>
          <w:p w14:paraId="7B30B381" w14:textId="77777777" w:rsidR="005A2227" w:rsidRPr="00E352EF" w:rsidRDefault="005A2227"/>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35FBD" w14:textId="77777777" w:rsidR="005A2227" w:rsidRPr="00E352EF" w:rsidRDefault="0097053A">
            <w:r w:rsidRPr="00E352EF">
              <w:rPr>
                <w:rFonts w:ascii="Calibri" w:eastAsia="Calibri" w:hAnsi="Calibri" w:cs="Calibri"/>
              </w:rPr>
              <w:t>D</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CA382"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9A7DD" w14:textId="77777777" w:rsidR="005A2227" w:rsidRPr="00E352EF" w:rsidRDefault="0097053A">
            <w:r w:rsidRPr="00E352EF">
              <w:rPr>
                <w:rFonts w:ascii="Calibri" w:eastAsia="Calibri" w:hAnsi="Calibri" w:cs="Calibri"/>
              </w:rPr>
              <w:t xml:space="preserve">Daily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9AA05" w14:textId="77777777" w:rsidR="005A2227" w:rsidRPr="00E352EF" w:rsidRDefault="0097053A">
            <w:r w:rsidRPr="00E352EF">
              <w:rPr>
                <w:rFonts w:ascii="Calibri" w:eastAsia="Calibri" w:hAnsi="Calibri" w:cs="Calibri"/>
              </w:rPr>
              <w:t>mm = 01, 02, …, 12</w:t>
            </w:r>
          </w:p>
          <w:p w14:paraId="48EC4866" w14:textId="77777777" w:rsidR="005A2227" w:rsidRPr="00E352EF" w:rsidRDefault="0097053A">
            <w:r w:rsidRPr="00E352EF">
              <w:rPr>
                <w:rFonts w:ascii="Calibri" w:eastAsia="Calibri" w:hAnsi="Calibri" w:cs="Calibri"/>
              </w:rPr>
              <w:t>dd = 01, 02, …, 31</w:t>
            </w:r>
          </w:p>
        </w:tc>
      </w:tr>
      <w:tr w:rsidR="005A2227" w:rsidRPr="00E352EF" w14:paraId="782B770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BB3DE2" w14:textId="77777777" w:rsidR="005A2227" w:rsidRPr="00E352EF" w:rsidRDefault="0097053A">
            <w:r w:rsidRPr="00E352EF">
              <w:rPr>
                <w:rFonts w:ascii="Calibri" w:eastAsia="Calibri" w:hAnsi="Calibri" w:cs="Calibri"/>
              </w:rPr>
              <w:t>yyyy-mm-dd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1C1C6" w14:textId="77777777" w:rsidR="005A2227" w:rsidRPr="00E352EF" w:rsidRDefault="0097053A">
            <w:r w:rsidRPr="00E352EF">
              <w:rPr>
                <w:rFonts w:ascii="Calibri" w:eastAsia="Calibri" w:hAnsi="Calibri" w:cs="Calibri"/>
              </w:rPr>
              <w:t>N</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38506" w14:textId="77777777" w:rsidR="005A2227" w:rsidRPr="00E352EF" w:rsidRDefault="0097053A">
            <w:r w:rsidRPr="00E352EF">
              <w:rPr>
                <w:rFonts w:ascii="Calibri" w:eastAsia="Calibri" w:hAnsi="Calibri" w:cs="Calibri"/>
              </w:rPr>
              <w:t>2000-01-01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30495" w14:textId="77777777" w:rsidR="005A2227" w:rsidRPr="00E352EF" w:rsidRDefault="0097053A">
            <w:r w:rsidRPr="00E352EF">
              <w:rPr>
                <w:rFonts w:ascii="Calibri" w:eastAsia="Calibri" w:hAnsi="Calibri" w:cs="Calibri"/>
              </w:rPr>
              <w:t>Date (frequency not specified)</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93F5" w14:textId="77777777" w:rsidR="005A2227" w:rsidRPr="00E352EF" w:rsidRDefault="0097053A">
            <w:r w:rsidRPr="00E352EF">
              <w:rPr>
                <w:rFonts w:ascii="Calibri" w:eastAsia="Calibri" w:hAnsi="Calibri" w:cs="Calibri"/>
              </w:rPr>
              <w:t>mm = 01, 02, …, 12</w:t>
            </w:r>
          </w:p>
          <w:p w14:paraId="26DFF0F4" w14:textId="77777777" w:rsidR="005A2227" w:rsidRPr="00E352EF" w:rsidRDefault="0097053A">
            <w:r w:rsidRPr="00E352EF">
              <w:rPr>
                <w:rFonts w:ascii="Calibri" w:eastAsia="Calibri" w:hAnsi="Calibri" w:cs="Calibri"/>
              </w:rPr>
              <w:t>dd = 01, 02, …, 31</w:t>
            </w:r>
          </w:p>
        </w:tc>
      </w:tr>
      <w:tr w:rsidR="005A2227" w:rsidRPr="00E352EF" w14:paraId="5D01DD8F"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28F87" w14:textId="77777777" w:rsidR="005A2227" w:rsidRPr="00E352EF" w:rsidRDefault="0097053A">
            <w:r w:rsidRPr="00E352EF">
              <w:rPr>
                <w:rFonts w:ascii="Calibri" w:eastAsia="Calibri" w:hAnsi="Calibri" w:cs="Calibri"/>
              </w:rPr>
              <w:t>Combination of yyyy, mm and 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9003D" w14:textId="77777777" w:rsidR="005A2227" w:rsidRPr="00E352EF" w:rsidRDefault="0097053A">
            <w:r w:rsidRPr="00E352EF">
              <w:rPr>
                <w:rFonts w:ascii="Calibri" w:eastAsia="Calibri" w:hAnsi="Calibri" w:cs="Calibri"/>
              </w:rPr>
              <w:t>C</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B07F7" w14:textId="77777777" w:rsidR="005A2227" w:rsidRPr="00E352EF" w:rsidRDefault="0097053A">
            <w:r w:rsidRPr="00E352EF">
              <w:rPr>
                <w:rFonts w:ascii="Calibri" w:eastAsia="Calibri" w:hAnsi="Calibri" w:cs="Calibri"/>
              </w:rPr>
              <w:t>01-01-2000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0D667A" w14:textId="77777777" w:rsidR="005A2227" w:rsidRPr="00E352EF" w:rsidRDefault="0097053A">
            <w:r w:rsidRPr="00E352EF">
              <w:rPr>
                <w:rFonts w:ascii="Calibri" w:eastAsia="Calibri" w:hAnsi="Calibri" w:cs="Calibri"/>
              </w:rPr>
              <w:t>Custom date format</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0FE56" w14:textId="77777777" w:rsidR="005A2227" w:rsidRPr="00E352EF" w:rsidRDefault="0097053A">
            <w:r w:rsidRPr="00E352EF">
              <w:rPr>
                <w:rFonts w:ascii="Calibri" w:eastAsia="Calibri" w:hAnsi="Calibri" w:cs="Calibri"/>
              </w:rPr>
              <w:t>yyyy = 1900, …, 9999</w:t>
            </w:r>
          </w:p>
          <w:p w14:paraId="38C9DC92" w14:textId="77777777" w:rsidR="005A2227" w:rsidRPr="00E352EF" w:rsidRDefault="0097053A">
            <w:r w:rsidRPr="00E352EF">
              <w:rPr>
                <w:rFonts w:ascii="Calibri" w:eastAsia="Calibri" w:hAnsi="Calibri" w:cs="Calibri"/>
              </w:rPr>
              <w:t>mm = 01, 02, …, 12</w:t>
            </w:r>
          </w:p>
          <w:p w14:paraId="331F90C6" w14:textId="77777777" w:rsidR="005A2227" w:rsidRPr="00E352EF" w:rsidRDefault="0097053A">
            <w:r w:rsidRPr="00E352EF">
              <w:rPr>
                <w:rFonts w:ascii="Calibri" w:eastAsia="Calibri" w:hAnsi="Calibri" w:cs="Calibri"/>
              </w:rPr>
              <w:t>dd = 01, 02, …, 31</w:t>
            </w:r>
          </w:p>
        </w:tc>
      </w:tr>
    </w:tbl>
    <w:p w14:paraId="2B9DAACA" w14:textId="77777777" w:rsidR="005A2227" w:rsidRPr="00E352EF" w:rsidRDefault="005A2227">
      <w:pPr>
        <w:tabs>
          <w:tab w:val="left" w:pos="706"/>
          <w:tab w:val="left" w:pos="1138"/>
          <w:tab w:val="left" w:pos="1699"/>
          <w:tab w:val="left" w:pos="2275"/>
        </w:tabs>
        <w:spacing w:after="120"/>
        <w:ind w:right="-58"/>
        <w:jc w:val="both"/>
      </w:pPr>
    </w:p>
    <w:p w14:paraId="5AADDA2D" w14:textId="77777777" w:rsidR="005A2227" w:rsidRPr="00E352EF" w:rsidRDefault="005A2227">
      <w:pPr>
        <w:tabs>
          <w:tab w:val="left" w:pos="0"/>
        </w:tabs>
        <w:spacing w:after="40"/>
        <w:jc w:val="both"/>
      </w:pPr>
    </w:p>
    <w:p w14:paraId="5A97E58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Examples</w:t>
      </w:r>
    </w:p>
    <w:p w14:paraId="104D95E9"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1) ds_abop := </w:t>
      </w:r>
      <w:r w:rsidRPr="00E352EF">
        <w:rPr>
          <w:rFonts w:ascii="Cambria" w:eastAsia="Calibri" w:hAnsi="Cambria" w:cs="Calibri"/>
          <w:b/>
        </w:rPr>
        <w:t>sum</w:t>
      </w:r>
      <w:r w:rsidRPr="00E352EF">
        <w:rPr>
          <w:rFonts w:ascii="Cambria" w:eastAsia="Calibri" w:hAnsi="Cambria" w:cs="Calibri"/>
        </w:rPr>
        <w:t xml:space="preserve"> ( bp_qbop) </w:t>
      </w:r>
      <w:r w:rsidRPr="00E352EF">
        <w:rPr>
          <w:rFonts w:ascii="Cambria" w:eastAsia="Calibri" w:hAnsi="Cambria" w:cs="Calibri"/>
          <w:b/>
        </w:rPr>
        <w:t>time_aggregate</w:t>
      </w:r>
      <w:r w:rsidRPr="00E352EF">
        <w:rPr>
          <w:rFonts w:ascii="Cambria" w:eastAsia="Calibri" w:hAnsi="Cambria" w:cs="Calibri"/>
        </w:rPr>
        <w:t xml:space="preserve"> ( "Q", "A" )</w:t>
      </w:r>
    </w:p>
    <w:tbl>
      <w:tblPr>
        <w:tblW w:w="433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21"/>
        <w:gridCol w:w="1138"/>
        <w:gridCol w:w="1051"/>
        <w:gridCol w:w="1224"/>
      </w:tblGrid>
      <w:tr w:rsidR="005A2227" w:rsidRPr="00E352EF" w14:paraId="79ECC191" w14:textId="77777777" w:rsidTr="00A14BB1">
        <w:trPr>
          <w:trHeight w:val="374"/>
        </w:trPr>
        <w:tc>
          <w:tcPr>
            <w:tcW w:w="433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A78088C" w14:textId="77777777" w:rsidR="005A2227" w:rsidRPr="00E352EF" w:rsidRDefault="0097053A">
            <w:pPr>
              <w:jc w:val="center"/>
            </w:pPr>
            <w:r w:rsidRPr="00E352EF">
              <w:rPr>
                <w:rFonts w:ascii="Calibri" w:eastAsia="Calibri" w:hAnsi="Calibri" w:cs="Calibri"/>
              </w:rPr>
              <w:t>ds_qbop</w:t>
            </w:r>
          </w:p>
        </w:tc>
      </w:tr>
      <w:tr w:rsidR="005A2227" w:rsidRPr="00E352EF" w14:paraId="320767EB" w14:textId="77777777" w:rsidTr="00A14BB1">
        <w:trPr>
          <w:trHeight w:val="101"/>
        </w:trPr>
        <w:tc>
          <w:tcPr>
            <w:tcW w:w="92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CAC84C"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2BF63"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250025" w14:textId="77777777" w:rsidR="005A2227" w:rsidRPr="00E352EF" w:rsidRDefault="0097053A">
            <w:r w:rsidRPr="00E352EF">
              <w:rPr>
                <w:rFonts w:ascii="Calibri" w:eastAsia="Calibri" w:hAnsi="Calibri" w:cs="Calibri"/>
                <w:b/>
              </w:rPr>
              <w:t xml:space="preserve">PARTNER </w:t>
            </w:r>
          </w:p>
        </w:tc>
        <w:tc>
          <w:tcPr>
            <w:tcW w:w="122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837AB6" w14:textId="77777777" w:rsidR="005A2227" w:rsidRPr="00E352EF" w:rsidRDefault="0097053A">
            <w:r w:rsidRPr="00E352EF">
              <w:rPr>
                <w:rFonts w:ascii="Calibri" w:eastAsia="Calibri" w:hAnsi="Calibri" w:cs="Calibri"/>
                <w:b/>
              </w:rPr>
              <w:t xml:space="preserve">OBS_VALUE </w:t>
            </w:r>
          </w:p>
        </w:tc>
      </w:tr>
      <w:tr w:rsidR="005A2227" w:rsidRPr="00E352EF" w14:paraId="69EF5B5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A6701"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E79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6E23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12F46" w14:textId="77777777" w:rsidR="005A2227" w:rsidRPr="00E352EF" w:rsidRDefault="0097053A">
            <w:r w:rsidRPr="00E352EF">
              <w:rPr>
                <w:rFonts w:ascii="Calibri" w:eastAsia="Calibri" w:hAnsi="Calibri" w:cs="Calibri"/>
              </w:rPr>
              <w:t xml:space="preserve">20 </w:t>
            </w:r>
          </w:p>
        </w:tc>
      </w:tr>
      <w:tr w:rsidR="005A2227" w:rsidRPr="00E352EF" w14:paraId="3A740081"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0A47A"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29DC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CDE99"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A4699A" w14:textId="77777777" w:rsidR="005A2227" w:rsidRPr="00E352EF" w:rsidRDefault="0097053A">
            <w:r w:rsidRPr="00E352EF">
              <w:rPr>
                <w:rFonts w:ascii="Calibri" w:eastAsia="Calibri" w:hAnsi="Calibri" w:cs="Calibri"/>
              </w:rPr>
              <w:t xml:space="preserve">20 </w:t>
            </w:r>
          </w:p>
        </w:tc>
      </w:tr>
      <w:tr w:rsidR="005A2227" w:rsidRPr="00E352EF" w14:paraId="04C32FF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1A40"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FC45E"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D300C"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93DC3" w14:textId="77777777" w:rsidR="005A2227" w:rsidRPr="00E352EF" w:rsidRDefault="0097053A">
            <w:r w:rsidRPr="00E352EF">
              <w:rPr>
                <w:rFonts w:ascii="Calibri" w:eastAsia="Calibri" w:hAnsi="Calibri" w:cs="Calibri"/>
              </w:rPr>
              <w:t xml:space="preserve">20 </w:t>
            </w:r>
          </w:p>
        </w:tc>
      </w:tr>
      <w:tr w:rsidR="005A2227" w:rsidRPr="00E352EF" w14:paraId="45E137B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4E80F"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8C"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6765E"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7CC31" w14:textId="77777777" w:rsidR="005A2227" w:rsidRPr="00E352EF" w:rsidRDefault="0097053A">
            <w:r w:rsidRPr="00E352EF">
              <w:rPr>
                <w:rFonts w:ascii="Calibri" w:eastAsia="Calibri" w:hAnsi="Calibri" w:cs="Calibri"/>
              </w:rPr>
              <w:t xml:space="preserve">20 </w:t>
            </w:r>
          </w:p>
        </w:tc>
      </w:tr>
      <w:tr w:rsidR="005A2227" w:rsidRPr="00E352EF" w14:paraId="1065921F"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22424"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64AC"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01465"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2E8D" w14:textId="77777777" w:rsidR="005A2227" w:rsidRPr="00E352EF" w:rsidRDefault="0097053A">
            <w:r w:rsidRPr="00E352EF">
              <w:rPr>
                <w:rFonts w:ascii="Calibri" w:eastAsia="Calibri" w:hAnsi="Calibri" w:cs="Calibri"/>
              </w:rPr>
              <w:t xml:space="preserve">30 </w:t>
            </w:r>
          </w:p>
        </w:tc>
      </w:tr>
      <w:tr w:rsidR="005A2227" w:rsidRPr="00E352EF" w14:paraId="556EB09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359E6"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8D98"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0CD2B"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95D" w14:textId="77777777" w:rsidR="005A2227" w:rsidRPr="00E352EF" w:rsidRDefault="0097053A">
            <w:r w:rsidRPr="00E352EF">
              <w:rPr>
                <w:rFonts w:ascii="Calibri" w:eastAsia="Calibri" w:hAnsi="Calibri" w:cs="Calibri"/>
              </w:rPr>
              <w:t>30</w:t>
            </w:r>
          </w:p>
        </w:tc>
      </w:tr>
      <w:tr w:rsidR="005A2227" w:rsidRPr="00E352EF" w14:paraId="01E108A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12C3"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E7E4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E8564"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017E2" w14:textId="77777777" w:rsidR="005A2227" w:rsidRPr="00E352EF" w:rsidRDefault="0097053A">
            <w:r w:rsidRPr="00E352EF">
              <w:rPr>
                <w:rFonts w:ascii="Calibri" w:eastAsia="Calibri" w:hAnsi="Calibri" w:cs="Calibri"/>
              </w:rPr>
              <w:t xml:space="preserve">30 </w:t>
            </w:r>
          </w:p>
        </w:tc>
      </w:tr>
      <w:tr w:rsidR="005A2227" w:rsidRPr="00E352EF" w14:paraId="7528A85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6AAF1"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8AE14"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B0D88"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B2F333" w14:textId="77777777" w:rsidR="005A2227" w:rsidRPr="00E352EF" w:rsidRDefault="0097053A">
            <w:r w:rsidRPr="00E352EF">
              <w:rPr>
                <w:rFonts w:ascii="Calibri" w:eastAsia="Calibri" w:hAnsi="Calibri" w:cs="Calibri"/>
              </w:rPr>
              <w:t xml:space="preserve">30 </w:t>
            </w:r>
          </w:p>
        </w:tc>
      </w:tr>
      <w:tr w:rsidR="005A2227" w:rsidRPr="00E352EF" w14:paraId="59A4E07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00ADF"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DD611"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A27D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71888" w14:textId="77777777" w:rsidR="005A2227" w:rsidRPr="00E352EF" w:rsidRDefault="0097053A">
            <w:r w:rsidRPr="00E352EF">
              <w:rPr>
                <w:rFonts w:ascii="Calibri" w:eastAsia="Calibri" w:hAnsi="Calibri" w:cs="Calibri"/>
              </w:rPr>
              <w:t>10</w:t>
            </w:r>
          </w:p>
        </w:tc>
      </w:tr>
      <w:tr w:rsidR="005A2227" w:rsidRPr="00E352EF" w14:paraId="5541D0D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0A05"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439C9"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90F0"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1484" w14:textId="77777777" w:rsidR="005A2227" w:rsidRPr="00E352EF" w:rsidRDefault="0097053A">
            <w:r w:rsidRPr="00E352EF">
              <w:rPr>
                <w:rFonts w:ascii="Calibri" w:eastAsia="Calibri" w:hAnsi="Calibri" w:cs="Calibri"/>
              </w:rPr>
              <w:t>10</w:t>
            </w:r>
          </w:p>
        </w:tc>
      </w:tr>
      <w:tr w:rsidR="005A2227" w:rsidRPr="00E352EF" w14:paraId="3B3F9823"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F492A1"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A06E0"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97CA"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A071D" w14:textId="77777777" w:rsidR="005A2227" w:rsidRPr="00E352EF" w:rsidRDefault="0097053A">
            <w:r w:rsidRPr="00E352EF">
              <w:rPr>
                <w:rFonts w:ascii="Calibri" w:eastAsia="Calibri" w:hAnsi="Calibri" w:cs="Calibri"/>
              </w:rPr>
              <w:t>10</w:t>
            </w:r>
          </w:p>
        </w:tc>
      </w:tr>
      <w:tr w:rsidR="005A2227" w:rsidRPr="00E352EF" w14:paraId="0F2BC254"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C3DD3"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8996"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739B2"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6BC2" w14:textId="77777777" w:rsidR="005A2227" w:rsidRPr="00E352EF" w:rsidRDefault="0097053A">
            <w:r w:rsidRPr="00E352EF">
              <w:rPr>
                <w:rFonts w:ascii="Calibri" w:eastAsia="Calibri" w:hAnsi="Calibri" w:cs="Calibri"/>
              </w:rPr>
              <w:t>10</w:t>
            </w:r>
          </w:p>
        </w:tc>
      </w:tr>
    </w:tbl>
    <w:p w14:paraId="29BF5998" w14:textId="77777777" w:rsidR="005A2227" w:rsidRPr="00E352EF" w:rsidRDefault="005A2227">
      <w:pPr>
        <w:tabs>
          <w:tab w:val="left" w:pos="0"/>
        </w:tabs>
        <w:spacing w:after="40"/>
      </w:pPr>
    </w:p>
    <w:p w14:paraId="2CDCE3DA"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The above operation perform a frequency change from quarterly data, where the date has the pattern “YYYYQN”, to annual data with the pattern “YYYY”. Due to the pattern of the Component TIME, the frequency is deduced and the </w:t>
      </w:r>
      <w:r w:rsidRPr="00E352EF">
        <w:rPr>
          <w:rFonts w:ascii="Cambria" w:eastAsia="Calibri" w:hAnsi="Cambria" w:cs="Calibri"/>
          <w:i/>
        </w:rPr>
        <w:t xml:space="preserve">frequency_name </w:t>
      </w:r>
      <w:r w:rsidRPr="00E352EF">
        <w:rPr>
          <w:rFonts w:ascii="Cambria" w:eastAsia="Calibri" w:hAnsi="Cambria" w:cs="Calibri"/>
        </w:rPr>
        <w:t>parameter can be omitted.</w:t>
      </w:r>
    </w:p>
    <w:p w14:paraId="311DEE8C" w14:textId="77777777" w:rsidR="005A2227" w:rsidRPr="00E352EF" w:rsidRDefault="005A2227">
      <w:pPr>
        <w:tabs>
          <w:tab w:val="left" w:pos="0"/>
        </w:tabs>
        <w:spacing w:after="40"/>
      </w:pPr>
    </w:p>
    <w:tbl>
      <w:tblPr>
        <w:tblW w:w="414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1282"/>
      </w:tblGrid>
      <w:tr w:rsidR="005A2227" w:rsidRPr="00E352EF" w14:paraId="37A6A09F"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4554E38" w14:textId="77777777" w:rsidR="005A2227" w:rsidRPr="00E352EF" w:rsidRDefault="0097053A">
            <w:pPr>
              <w:jc w:val="center"/>
            </w:pPr>
            <w:r w:rsidRPr="00E352EF">
              <w:rPr>
                <w:rFonts w:ascii="Calibri" w:eastAsia="Calibri" w:hAnsi="Calibri" w:cs="Calibri"/>
              </w:rPr>
              <w:t>ds_abop</w:t>
            </w:r>
          </w:p>
        </w:tc>
      </w:tr>
      <w:tr w:rsidR="005A2227" w:rsidRPr="00E352EF" w14:paraId="50ACCAB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CCB4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EBF429F"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6BDA2E"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9DD978" w14:textId="77777777" w:rsidR="005A2227" w:rsidRPr="00E352EF" w:rsidRDefault="0097053A">
            <w:r w:rsidRPr="00E352EF">
              <w:rPr>
                <w:rFonts w:ascii="Calibri" w:eastAsia="Calibri" w:hAnsi="Calibri" w:cs="Calibri"/>
                <w:b/>
              </w:rPr>
              <w:t xml:space="preserve">OBS_VALUE </w:t>
            </w:r>
          </w:p>
        </w:tc>
      </w:tr>
      <w:tr w:rsidR="005A2227" w:rsidRPr="00E352EF" w14:paraId="44FBE67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1E4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797E7"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AB4F2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8B45C" w14:textId="77777777" w:rsidR="005A2227" w:rsidRPr="00E352EF" w:rsidRDefault="0097053A">
            <w:r w:rsidRPr="00E352EF">
              <w:rPr>
                <w:rFonts w:ascii="Calibri" w:eastAsia="Calibri" w:hAnsi="Calibri" w:cs="Calibri"/>
              </w:rPr>
              <w:t>80</w:t>
            </w:r>
          </w:p>
        </w:tc>
      </w:tr>
      <w:tr w:rsidR="005A2227" w:rsidRPr="00E352EF" w14:paraId="63976902"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45FA9"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68B5F"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D7F1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1B5C7" w14:textId="77777777" w:rsidR="005A2227" w:rsidRPr="00E352EF" w:rsidRDefault="0097053A">
            <w:r w:rsidRPr="00E352EF">
              <w:rPr>
                <w:rFonts w:ascii="Calibri" w:eastAsia="Calibri" w:hAnsi="Calibri" w:cs="Calibri"/>
              </w:rPr>
              <w:t xml:space="preserve">120 </w:t>
            </w:r>
          </w:p>
        </w:tc>
      </w:tr>
      <w:tr w:rsidR="005A2227" w:rsidRPr="00E352EF" w14:paraId="05D495A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46A2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89695"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B21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ED029" w14:textId="77777777" w:rsidR="005A2227" w:rsidRPr="00E352EF" w:rsidRDefault="0097053A">
            <w:r w:rsidRPr="00E352EF">
              <w:rPr>
                <w:rFonts w:ascii="Calibri" w:eastAsia="Calibri" w:hAnsi="Calibri" w:cs="Calibri"/>
              </w:rPr>
              <w:t>40</w:t>
            </w:r>
          </w:p>
        </w:tc>
      </w:tr>
    </w:tbl>
    <w:p w14:paraId="22AB786D" w14:textId="77777777" w:rsidR="005A2227" w:rsidRPr="00E352EF" w:rsidRDefault="005A2227"/>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1F97E022"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37B7EE" w14:textId="77777777" w:rsidR="005A2227" w:rsidRPr="00E352EF" w:rsidRDefault="0097053A">
            <w:pPr>
              <w:jc w:val="center"/>
            </w:pPr>
            <w:r w:rsidRPr="00E352EF">
              <w:rPr>
                <w:rFonts w:ascii="Calibri" w:eastAsia="Calibri" w:hAnsi="Calibri" w:cs="Calibri"/>
              </w:rPr>
              <w:t>ds_1</w:t>
            </w:r>
          </w:p>
        </w:tc>
      </w:tr>
      <w:tr w:rsidR="005A2227" w:rsidRPr="00E352EF" w14:paraId="600E0BC0"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E3472"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AEC6D1" w14:textId="77777777" w:rsidR="005A2227" w:rsidRPr="00E352EF" w:rsidRDefault="0097053A">
            <w:r w:rsidRPr="00E352EF">
              <w:rPr>
                <w:rFonts w:ascii="Calibri" w:eastAsia="Calibri" w:hAnsi="Calibri" w:cs="Calibri"/>
                <w:b/>
              </w:rPr>
              <w:t>VALUE</w:t>
            </w:r>
          </w:p>
        </w:tc>
      </w:tr>
      <w:tr w:rsidR="005A2227" w:rsidRPr="00E352EF" w14:paraId="3E624683" w14:textId="77777777">
        <w:trPr>
          <w:trHeight w:val="36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5B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922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2CCE6F8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E1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ADF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552AEC7A"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875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7C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10600.0</w:t>
            </w:r>
          </w:p>
        </w:tc>
      </w:tr>
      <w:tr w:rsidR="005A2227" w:rsidRPr="00E352EF" w14:paraId="2506ED6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EE4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0B2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6800.0</w:t>
            </w:r>
          </w:p>
        </w:tc>
      </w:tr>
    </w:tbl>
    <w:p w14:paraId="15CF5A6C" w14:textId="77777777" w:rsidR="005A2227" w:rsidRPr="00E352EF" w:rsidRDefault="005A2227"/>
    <w:p w14:paraId="4ECCA352" w14:textId="77777777" w:rsidR="005A2227" w:rsidRPr="00E352EF" w:rsidRDefault="0097053A">
      <w:pPr>
        <w:rPr>
          <w:rFonts w:ascii="Cambria" w:eastAsia="Calibri" w:hAnsi="Cambria" w:cs="Calibri"/>
        </w:rPr>
      </w:pPr>
      <w:r w:rsidRPr="00E352EF">
        <w:rPr>
          <w:rFonts w:ascii="Cambria" w:eastAsia="Calibri" w:hAnsi="Cambria" w:cs="Calibri"/>
        </w:rPr>
        <w:t>2) ds_2 := sum ( ds_1, "M", "A", 4, date, "yyyy-mm-dd", "yyyy-mm-dd" )</w:t>
      </w:r>
    </w:p>
    <w:p w14:paraId="1BA26293" w14:textId="77777777" w:rsidR="00A346E4" w:rsidRPr="00E352EF" w:rsidRDefault="00A346E4">
      <w:pPr>
        <w:rPr>
          <w:rFonts w:ascii="Cambria" w:hAnsi="Cambria"/>
        </w:rPr>
      </w:pPr>
    </w:p>
    <w:p w14:paraId="3FAC5674" w14:textId="77777777" w:rsidR="005A2227" w:rsidRPr="00E352EF" w:rsidRDefault="0097053A">
      <w:pPr>
        <w:rPr>
          <w:rFonts w:ascii="Cambria" w:hAnsi="Cambria"/>
        </w:rPr>
      </w:pPr>
      <w:r w:rsidRPr="00E352EF">
        <w:rPr>
          <w:rFonts w:ascii="Cambria" w:eastAsia="Calibri" w:hAnsi="Cambria" w:cs="Calibri"/>
        </w:rPr>
        <w:t xml:space="preserve">Due to the value of </w:t>
      </w:r>
      <w:r w:rsidRPr="00E352EF">
        <w:rPr>
          <w:rFonts w:ascii="Cambria" w:eastAsia="Calibri" w:hAnsi="Cambria" w:cs="Calibri"/>
          <w:i/>
        </w:rPr>
        <w:t xml:space="preserve">minPeriods </w:t>
      </w:r>
      <w:r w:rsidRPr="00E352EF">
        <w:rPr>
          <w:rFonts w:ascii="Cambria" w:eastAsia="Calibri" w:hAnsi="Cambria" w:cs="Calibri"/>
        </w:rPr>
        <w:t>( 4 ), the annual aggregation is performed when at least 4 data points exist relative to the 1939’s months.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72FE3D"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17D6AB2" w14:textId="77777777" w:rsidR="005A2227" w:rsidRPr="00E352EF" w:rsidRDefault="0097053A">
            <w:pPr>
              <w:jc w:val="center"/>
            </w:pPr>
            <w:r w:rsidRPr="00E352EF">
              <w:rPr>
                <w:rFonts w:ascii="Calibri" w:eastAsia="Calibri" w:hAnsi="Calibri" w:cs="Calibri"/>
              </w:rPr>
              <w:t>ds_2</w:t>
            </w:r>
          </w:p>
        </w:tc>
      </w:tr>
      <w:tr w:rsidR="005A2227" w:rsidRPr="00E352EF" w14:paraId="208D4258"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904040"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1FDCC24" w14:textId="77777777" w:rsidR="005A2227" w:rsidRPr="00E352EF" w:rsidRDefault="0097053A">
            <w:r w:rsidRPr="00E352EF">
              <w:rPr>
                <w:rFonts w:ascii="Calibri" w:eastAsia="Calibri" w:hAnsi="Calibri" w:cs="Calibri"/>
                <w:b/>
              </w:rPr>
              <w:t>VALUE</w:t>
            </w:r>
          </w:p>
        </w:tc>
      </w:tr>
      <w:tr w:rsidR="005A2227" w:rsidRPr="00E352EF" w14:paraId="21E1D7A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6E5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C2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26200.0</w:t>
            </w:r>
          </w:p>
        </w:tc>
      </w:tr>
    </w:tbl>
    <w:p w14:paraId="701C2485" w14:textId="77777777" w:rsidR="005A2227" w:rsidRPr="00E352EF" w:rsidRDefault="005A2227"/>
    <w:p w14:paraId="02B1FB41" w14:textId="77777777" w:rsidR="005A2227" w:rsidRPr="00E352EF" w:rsidRDefault="005A2227">
      <w:pPr>
        <w:tabs>
          <w:tab w:val="left" w:pos="2131"/>
        </w:tabs>
        <w:spacing w:before="60" w:after="60"/>
        <w:ind w:right="-58" w:hanging="2131"/>
      </w:pPr>
    </w:p>
    <w:p w14:paraId="0100A6B0" w14:textId="77777777" w:rsidR="005A2227" w:rsidRPr="00E352EF" w:rsidRDefault="0097053A" w:rsidP="00C96285">
      <w:pPr>
        <w:pStyle w:val="Stile3"/>
        <w:rPr>
          <w:lang w:val="en-GB"/>
        </w:rPr>
      </w:pPr>
      <w:bookmarkStart w:id="11180" w:name="_Toc462659737"/>
      <w:bookmarkStart w:id="11181" w:name="_Toc463805789"/>
      <w:bookmarkStart w:id="11182" w:name="_Toc464487966"/>
      <w:r w:rsidRPr="00E352EF">
        <w:rPr>
          <w:lang w:val="en-GB"/>
        </w:rPr>
        <w:t>Analytic functions</w:t>
      </w:r>
      <w:bookmarkEnd w:id="11180"/>
      <w:bookmarkEnd w:id="11181"/>
      <w:bookmarkEnd w:id="11182"/>
    </w:p>
    <w:p w14:paraId="110758A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61E0B74E" w14:textId="77777777" w:rsidR="005A2227" w:rsidRPr="00E352EF" w:rsidRDefault="008B4BE6"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The </w:t>
      </w:r>
      <w:r w:rsidR="0097053A" w:rsidRPr="00E352EF">
        <w:rPr>
          <w:rFonts w:ascii="Cambria" w:eastAsia="Calibri" w:hAnsi="Cambria" w:cs="Calibri"/>
        </w:rPr>
        <w:t>Analytic functions allow to specify operations to be applied on groups of Data Points within a Dataset. The Data Points of the Dataset are first partitioned into groups. Then, in each group, each Data Point is combined with (some of) the others in a customizable way, and for each input Data Point, an output one is produced.</w:t>
      </w:r>
    </w:p>
    <w:p w14:paraId="04E524B4"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Groups are </w:t>
      </w:r>
      <w:r w:rsidR="00CC3839" w:rsidRPr="00E352EF">
        <w:rPr>
          <w:rFonts w:ascii="Cambria" w:eastAsia="Calibri" w:hAnsi="Cambria" w:cs="Calibri"/>
        </w:rPr>
        <w:t xml:space="preserve">determined </w:t>
      </w:r>
      <w:r w:rsidRPr="00E352EF">
        <w:rPr>
          <w:rFonts w:ascii="Cambria" w:eastAsia="Calibri" w:hAnsi="Cambria" w:cs="Calibri"/>
        </w:rPr>
        <w:t xml:space="preserve">by a list of names of Identifier Components, in such a way that Data Points having the same values for those Identifiers are assigned to the same group. </w:t>
      </w:r>
    </w:p>
    <w:p w14:paraId="65BDD29F" w14:textId="77777777" w:rsidR="005A2227" w:rsidRPr="00E352EF" w:rsidRDefault="0097053A" w:rsidP="0046626F">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b/>
        </w:rPr>
        <w:t>sliding window</w:t>
      </w:r>
      <w:r w:rsidRPr="00E352EF">
        <w:rPr>
          <w:rFonts w:ascii="Cambria" w:eastAsia="Calibri" w:hAnsi="Cambria" w:cs="Calibri"/>
        </w:rPr>
        <w:t xml:space="preserve"> is then declared to define for each input Data Point in the window (</w:t>
      </w:r>
      <w:r w:rsidRPr="00E352EF">
        <w:rPr>
          <w:rFonts w:ascii="Cambria" w:eastAsia="Calibri" w:hAnsi="Cambria" w:cs="Calibri"/>
          <w:b/>
        </w:rPr>
        <w:t xml:space="preserve">current </w:t>
      </w:r>
      <w:r w:rsidRPr="00E352EF">
        <w:rPr>
          <w:rFonts w:ascii="Cambria" w:eastAsia="Calibri" w:hAnsi="Cambria" w:cs="Calibri"/>
        </w:rPr>
        <w:t xml:space="preserve">Data Point), how to produce the corresponding Data Point in the output, by combining its Measure Components with the ones of the other Data Points in the same window. For each window and for each Data Point, the sliding window spans the Data Points to be combined and while moving from the first to the last Data Point in the group, produces the output Data Points. In other words, for each group, the sliding window determines the moving range of Data Points to be combined for each input one. At one extreme, the sliding window can span one single Data Point at a time, implying that Data Points are not combined with the others, producing independent values of the </w:t>
      </w:r>
      <w:r w:rsidR="00D6733B" w:rsidRPr="00E352EF">
        <w:rPr>
          <w:rFonts w:ascii="Cambria" w:eastAsia="Calibri" w:hAnsi="Cambria" w:cs="Calibri"/>
        </w:rPr>
        <w:t>M</w:t>
      </w:r>
      <w:r w:rsidRPr="00E352EF">
        <w:rPr>
          <w:rFonts w:ascii="Cambria" w:eastAsia="Calibri" w:hAnsi="Cambria" w:cs="Calibri"/>
        </w:rPr>
        <w:t>easures for all the input Data Points; at the other extreme, the sliding window spans the entire window, producing the same value for all the Data Points.</w:t>
      </w:r>
    </w:p>
    <w:p w14:paraId="3E4617AC" w14:textId="77777777" w:rsidR="005A2227" w:rsidRPr="00E352EF" w:rsidRDefault="0097053A" w:rsidP="0046626F">
      <w:pPr>
        <w:jc w:val="both"/>
        <w:rPr>
          <w:rFonts w:ascii="Cambria" w:hAnsi="Cambria"/>
        </w:rPr>
      </w:pPr>
      <w:r w:rsidRPr="00E352EF">
        <w:rPr>
          <w:rFonts w:ascii="Cambria" w:eastAsia="Calibri" w:hAnsi="Cambria" w:cs="Calibri"/>
        </w:rPr>
        <w:t xml:space="preserve">The size of the sliding window is either based on the number Data Points to be included or the specification of a numerical interval. </w:t>
      </w:r>
    </w:p>
    <w:p w14:paraId="2206E945" w14:textId="77777777" w:rsidR="005A2227" w:rsidRPr="00E352EF" w:rsidRDefault="0097053A" w:rsidP="0046626F">
      <w:pPr>
        <w:jc w:val="both"/>
        <w:rPr>
          <w:rFonts w:ascii="Cambria" w:hAnsi="Cambria"/>
        </w:rPr>
      </w:pPr>
      <w:r w:rsidRPr="00E352EF">
        <w:rPr>
          <w:rFonts w:ascii="Cambria" w:eastAsia="Calibri" w:hAnsi="Cambria" w:cs="Calibri"/>
        </w:rPr>
        <w:t xml:space="preserve">Finally, there are a number of possible functions that can be applied to combine the Data Points within a sliding window, such as the average value within a sliding window, the cumulative sum, and so on. </w:t>
      </w:r>
    </w:p>
    <w:p w14:paraId="7E2FAFFD" w14:textId="77777777" w:rsidR="00E95DF9" w:rsidRPr="00E352EF" w:rsidRDefault="00E95DF9" w:rsidP="0046626F">
      <w:pPr>
        <w:rPr>
          <w:rFonts w:ascii="Cambria" w:eastAsia="Calibri" w:hAnsi="Cambria" w:cs="Calibri"/>
          <w:i/>
          <w:color w:val="5B9BD5"/>
        </w:rPr>
      </w:pPr>
    </w:p>
    <w:p w14:paraId="067F786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33A7B5A" w14:textId="77777777" w:rsidR="005A2227" w:rsidRPr="00E352EF" w:rsidRDefault="0097053A" w:rsidP="0046626F">
      <w:pPr>
        <w:rPr>
          <w:rFonts w:ascii="Cambria" w:hAnsi="Cambria"/>
        </w:rPr>
      </w:pPr>
      <w:r w:rsidRPr="00E352EF">
        <w:rPr>
          <w:rFonts w:ascii="Cambria" w:eastAsia="Calibri" w:hAnsi="Cambria" w:cs="Calibri"/>
          <w:i/>
        </w:rPr>
        <w:t>analyticFunction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 xml:space="preserve">extraParams </w:t>
      </w:r>
      <w:r w:rsidRPr="00E352EF">
        <w:rPr>
          <w:rFonts w:ascii="Cambria" w:eastAsia="Calibri" w:hAnsi="Cambria" w:cs="Calibri"/>
        </w:rPr>
        <w:t xml:space="preserve">} </w:t>
      </w:r>
      <w:r w:rsidRPr="00E352EF">
        <w:rPr>
          <w:rFonts w:ascii="Cambria" w:eastAsia="Calibri" w:hAnsi="Cambria" w:cs="Calibri"/>
          <w:b/>
        </w:rPr>
        <w:t xml:space="preserve">) over ( </w:t>
      </w:r>
      <w:r w:rsidRPr="00E352EF">
        <w:rPr>
          <w:rFonts w:ascii="Cambria" w:eastAsia="Calibri" w:hAnsi="Cambria" w:cs="Calibri"/>
        </w:rPr>
        <w:t xml:space="preserve">{ </w:t>
      </w:r>
      <w:r w:rsidRPr="00E352EF">
        <w:rPr>
          <w:rFonts w:ascii="Cambria" w:eastAsia="Calibri" w:hAnsi="Cambria" w:cs="Calibri"/>
          <w:i/>
        </w:rPr>
        <w:t>partitionBy</w:t>
      </w:r>
      <w:r w:rsidRPr="00E352EF">
        <w:rPr>
          <w:rFonts w:ascii="Cambria" w:eastAsia="Calibri" w:hAnsi="Cambria" w:cs="Calibri"/>
        </w:rPr>
        <w:t xml:space="preserve"> } { </w:t>
      </w:r>
      <w:r w:rsidRPr="00E352EF">
        <w:rPr>
          <w:rFonts w:ascii="Cambria" w:eastAsia="Calibri" w:hAnsi="Cambria" w:cs="Calibri"/>
          <w:i/>
        </w:rPr>
        <w:t>orderBy</w:t>
      </w:r>
      <w:r w:rsidRPr="00E352EF">
        <w:rPr>
          <w:rFonts w:ascii="Cambria" w:eastAsia="Calibri" w:hAnsi="Cambria" w:cs="Calibri"/>
        </w:rPr>
        <w:t xml:space="preserve"> } { </w:t>
      </w: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p>
    <w:p w14:paraId="559B2288" w14:textId="77777777" w:rsidR="005A2227" w:rsidRPr="00E352EF" w:rsidRDefault="0097053A" w:rsidP="0046626F">
      <w:pPr>
        <w:ind w:left="850"/>
        <w:rPr>
          <w:rFonts w:ascii="Cambria" w:hAnsi="Cambria"/>
        </w:rPr>
      </w:pPr>
      <w:r w:rsidRPr="00E352EF">
        <w:rPr>
          <w:rFonts w:ascii="Cambria" w:eastAsia="Calibri" w:hAnsi="Cambria" w:cs="Calibri"/>
          <w:i/>
        </w:rPr>
        <w:t>partitionBy</w:t>
      </w:r>
      <w:r w:rsidRPr="00E352EF">
        <w:rPr>
          <w:rFonts w:ascii="Cambria" w:eastAsia="Calibri" w:hAnsi="Cambria" w:cs="Calibri"/>
        </w:rPr>
        <w:t xml:space="preserve"> ::= </w:t>
      </w:r>
      <w:r w:rsidRPr="00E352EF">
        <w:rPr>
          <w:rFonts w:ascii="Cambria" w:eastAsia="Calibri" w:hAnsi="Cambria" w:cs="Calibri"/>
          <w:b/>
        </w:rPr>
        <w:t>partition</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w:t>
      </w:r>
    </w:p>
    <w:p w14:paraId="3B889865" w14:textId="77777777" w:rsidR="005A2227" w:rsidRPr="00E352EF" w:rsidRDefault="0097053A" w:rsidP="0046626F">
      <w:pPr>
        <w:ind w:left="850"/>
        <w:rPr>
          <w:rFonts w:ascii="Cambria" w:hAnsi="Cambria"/>
        </w:rPr>
      </w:pPr>
      <w:r w:rsidRPr="00E352EF">
        <w:rPr>
          <w:rFonts w:ascii="Cambria" w:eastAsia="Calibri" w:hAnsi="Cambria" w:cs="Calibri"/>
        </w:rPr>
        <w:t xml:space="preserve">orderBy ::=  </w:t>
      </w:r>
      <w:r w:rsidRPr="00E352EF">
        <w:rPr>
          <w:rFonts w:ascii="Cambria" w:eastAsia="Calibri" w:hAnsi="Cambria" w:cs="Calibri"/>
          <w:b/>
        </w:rPr>
        <w:t xml:space="preserve">order by </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rPr>
        <w:t xml:space="preserve"> } *  { [ </w:t>
      </w:r>
      <w:r w:rsidRPr="00E352EF">
        <w:rPr>
          <w:rFonts w:ascii="Cambria" w:eastAsia="Calibri" w:hAnsi="Cambria" w:cs="Calibri"/>
          <w:b/>
        </w:rPr>
        <w:t>asc</w:t>
      </w:r>
      <w:r w:rsidRPr="00E352EF">
        <w:rPr>
          <w:rFonts w:ascii="Cambria" w:eastAsia="Calibri" w:hAnsi="Cambria" w:cs="Calibri"/>
        </w:rPr>
        <w:t xml:space="preserve"> | </w:t>
      </w:r>
      <w:r w:rsidRPr="00E352EF">
        <w:rPr>
          <w:rFonts w:ascii="Cambria" w:eastAsia="Calibri" w:hAnsi="Cambria" w:cs="Calibri"/>
          <w:b/>
        </w:rPr>
        <w:t xml:space="preserve">desc </w:t>
      </w:r>
      <w:r w:rsidRPr="00E352EF">
        <w:rPr>
          <w:rFonts w:ascii="Cambria" w:eastAsia="Calibri" w:hAnsi="Cambria" w:cs="Calibri"/>
        </w:rPr>
        <w:t xml:space="preserve">] } </w:t>
      </w:r>
    </w:p>
    <w:p w14:paraId="024B1E22" w14:textId="77777777" w:rsidR="005A2227" w:rsidRPr="00E352EF" w:rsidRDefault="0097053A" w:rsidP="0046626F">
      <w:pPr>
        <w:ind w:left="850"/>
        <w:rPr>
          <w:rFonts w:ascii="Cambria" w:hAnsi="Cambria"/>
        </w:rPr>
      </w:pP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p>
    <w:p w14:paraId="16CF9DC0"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rows</w:t>
      </w:r>
      <w:r w:rsidRPr="00E352EF">
        <w:rPr>
          <w:rFonts w:ascii="Cambria" w:eastAsia="Calibri" w:hAnsi="Cambria" w:cs="Calibri"/>
        </w:rPr>
        <w:t xml:space="preserve"> | </w:t>
      </w:r>
      <w:r w:rsidRPr="00E352EF">
        <w:rPr>
          <w:rFonts w:ascii="Cambria" w:eastAsia="Calibri" w:hAnsi="Cambria" w:cs="Calibri"/>
          <w:b/>
        </w:rPr>
        <w:t>range</w:t>
      </w:r>
      <w:r w:rsidRPr="00E352EF">
        <w:rPr>
          <w:rFonts w:ascii="Cambria" w:eastAsia="Calibri" w:hAnsi="Cambria" w:cs="Calibri"/>
        </w:rPr>
        <w:t xml:space="preserve"> ] </w:t>
      </w:r>
    </w:p>
    <w:p w14:paraId="35E3865A"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between</w:t>
      </w:r>
    </w:p>
    <w:p w14:paraId="74A5ECA1"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w:t>
      </w:r>
    </w:p>
    <w:p w14:paraId="1C73D6B3" w14:textId="77777777" w:rsidR="005A2227" w:rsidRPr="00E352EF" w:rsidRDefault="0097053A" w:rsidP="0046626F">
      <w:pPr>
        <w:ind w:left="850"/>
        <w:rPr>
          <w:rFonts w:ascii="Cambria" w:hAnsi="Cambria"/>
        </w:rPr>
      </w:pPr>
      <w:r w:rsidRPr="00E352EF">
        <w:rPr>
          <w:rFonts w:ascii="Cambria" w:eastAsia="Calibri" w:hAnsi="Cambria" w:cs="Calibri"/>
          <w:b/>
        </w:rPr>
        <w:t>and</w:t>
      </w:r>
    </w:p>
    <w:p w14:paraId="23004E65"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 xml:space="preserve"> ]</w:t>
      </w:r>
    </w:p>
    <w:p w14:paraId="5DCC4976" w14:textId="77777777" w:rsidR="005A2227" w:rsidRPr="00E352EF" w:rsidRDefault="005A2227" w:rsidP="0046626F">
      <w:pPr>
        <w:ind w:left="706" w:firstLine="706"/>
        <w:rPr>
          <w:rFonts w:ascii="Cambria" w:hAnsi="Cambria"/>
        </w:rPr>
      </w:pPr>
    </w:p>
    <w:p w14:paraId="012B2CB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705FB4E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 </w:t>
      </w:r>
      <w:r w:rsidRPr="00E352EF">
        <w:rPr>
          <w:rFonts w:ascii="Cambria" w:eastAsia="Calibri" w:hAnsi="Cambria" w:cs="Calibri"/>
        </w:rPr>
        <w:t>is the input Dataset.</w:t>
      </w:r>
    </w:p>
    <w:p w14:paraId="22AB2FBA" w14:textId="77777777" w:rsidR="00B8025A"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extraParams – </w:t>
      </w:r>
      <w:r w:rsidRPr="00E352EF">
        <w:rPr>
          <w:rFonts w:ascii="Cambria" w:eastAsia="Calibri" w:hAnsi="Cambria" w:cs="Calibri"/>
        </w:rPr>
        <w:t>additional parameters (depending on the analytic function).</w:t>
      </w:r>
    </w:p>
    <w:p w14:paraId="1C52A7B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partitionBy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 xml:space="preserve">partitions </w:t>
      </w:r>
      <w:r w:rsidRPr="00E352EF">
        <w:rPr>
          <w:rFonts w:ascii="Cambria" w:eastAsia="Calibri" w:hAnsi="Cambria" w:cs="Calibri"/>
          <w:i/>
        </w:rPr>
        <w:t>ds</w:t>
      </w:r>
      <w:r w:rsidRPr="00E352EF">
        <w:rPr>
          <w:rFonts w:ascii="Cambria" w:eastAsia="Calibri" w:hAnsi="Cambria" w:cs="Calibri"/>
        </w:rPr>
        <w:t xml:space="preserve"> into groups based on the value of one or more Identifier Components. If omitted, the function treats all rows of the Dataset as a single partition.</w:t>
      </w:r>
    </w:p>
    <w:p w14:paraId="29F82930"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c_p – </w:t>
      </w:r>
      <w:r w:rsidRPr="00E352EF">
        <w:rPr>
          <w:rFonts w:ascii="Cambria" w:eastAsia="Calibri" w:hAnsi="Cambria" w:cs="Calibri"/>
        </w:rPr>
        <w:t xml:space="preserve">are valid Identifier Components of </w:t>
      </w:r>
      <w:r w:rsidRPr="00E352EF">
        <w:rPr>
          <w:rFonts w:ascii="Cambria" w:eastAsia="Calibri" w:hAnsi="Cambria" w:cs="Calibri"/>
          <w:i/>
        </w:rPr>
        <w:t>ds</w:t>
      </w:r>
      <w:r w:rsidRPr="00E352EF">
        <w:rPr>
          <w:rFonts w:ascii="Cambria" w:eastAsia="Calibri" w:hAnsi="Cambria" w:cs="Calibri"/>
        </w:rPr>
        <w:t xml:space="preserve"> used for the partitioning expressed by </w:t>
      </w:r>
      <w:r w:rsidRPr="00E352EF">
        <w:rPr>
          <w:rFonts w:ascii="Cambria" w:eastAsia="Calibri" w:hAnsi="Cambria" w:cs="Calibri"/>
          <w:i/>
        </w:rPr>
        <w:t>partitionBy</w:t>
      </w:r>
      <w:r w:rsidRPr="00E352EF">
        <w:rPr>
          <w:rFonts w:ascii="Cambria" w:eastAsia="Calibri" w:hAnsi="Cambria" w:cs="Calibri"/>
        </w:rPr>
        <w:t>.</w:t>
      </w:r>
    </w:p>
    <w:p w14:paraId="3050E1E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orderBy - </w:t>
      </w:r>
      <w:r w:rsidRPr="00E352EF">
        <w:rPr>
          <w:rFonts w:ascii="Cambria" w:eastAsia="Calibri" w:hAnsi="Cambria" w:cs="Calibri"/>
        </w:rPr>
        <w:t>specifies how Data Points are ordered within each windows (asc is the default).</w:t>
      </w:r>
    </w:p>
    <w:p w14:paraId="29F6BE4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c_o – </w:t>
      </w:r>
      <w:r w:rsidRPr="00E352EF">
        <w:rPr>
          <w:rFonts w:ascii="Cambria" w:eastAsia="Calibri" w:hAnsi="Cambria" w:cs="Calibri"/>
        </w:rPr>
        <w:t>are references to valid Components on which the sort is performed within the respective pre-calculated windows.</w:t>
      </w:r>
    </w:p>
    <w:p w14:paraId="79EF349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keywords </w:t>
      </w:r>
      <w:r w:rsidRPr="00E352EF">
        <w:rPr>
          <w:rFonts w:ascii="Cambria" w:eastAsia="Calibri" w:hAnsi="Cambria" w:cs="Calibri"/>
          <w:i/>
        </w:rPr>
        <w:t xml:space="preserve">rows </w:t>
      </w:r>
      <w:r w:rsidRPr="00E352EF">
        <w:rPr>
          <w:rFonts w:ascii="Cambria" w:eastAsia="Calibri" w:hAnsi="Cambria" w:cs="Calibri"/>
        </w:rPr>
        <w:t>and</w:t>
      </w:r>
      <w:r w:rsidRPr="00E352EF">
        <w:rPr>
          <w:rFonts w:ascii="Cambria" w:eastAsia="Calibri" w:hAnsi="Cambria" w:cs="Calibri"/>
          <w:i/>
        </w:rPr>
        <w:t xml:space="preserve"> range </w:t>
      </w:r>
      <w:r w:rsidRPr="00E352EF">
        <w:rPr>
          <w:rFonts w:ascii="Cambria" w:eastAsia="Calibri" w:hAnsi="Cambria" w:cs="Calibri"/>
        </w:rPr>
        <w:t>define for each row a "sliding window" (set of rows) used for calculating the result of the analytic function. The analytic function is then applied to all the Data Points in the sliding window. The sliding window "slides" through the windows from top to bottom. In particular</w:t>
      </w:r>
      <w:r w:rsidRPr="00E352EF">
        <w:rPr>
          <w:rFonts w:ascii="Cambria" w:eastAsia="Calibri" w:hAnsi="Cambria" w:cs="Calibri"/>
          <w:i/>
        </w:rPr>
        <w:t>:</w:t>
      </w:r>
    </w:p>
    <w:p w14:paraId="68C23E0E"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rows – </w:t>
      </w:r>
      <w:r w:rsidRPr="00E352EF">
        <w:rPr>
          <w:rFonts w:ascii="Cambria" w:eastAsia="Calibri" w:hAnsi="Cambria" w:cs="Calibri"/>
        </w:rPr>
        <w:t>defines a sliding window using a specified number of preceding and following data points relative to the current data point (according to the orderBy clause)</w:t>
      </w:r>
    </w:p>
    <w:p w14:paraId="7ED382D0"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range </w:t>
      </w:r>
      <w:r w:rsidRPr="00E352EF">
        <w:rPr>
          <w:rFonts w:ascii="Cambria" w:eastAsia="Calibri" w:hAnsi="Cambria" w:cs="Calibri"/>
        </w:rPr>
        <w:t>– defines a sliding window as a numerical offset relative to the current data point (according to the orderBy clause)</w:t>
      </w:r>
    </w:p>
    <w:p w14:paraId="134E5CB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preceding </w:t>
      </w:r>
      <w:r w:rsidRPr="00E352EF">
        <w:rPr>
          <w:rFonts w:ascii="Cambria" w:eastAsia="Calibri" w:hAnsi="Cambria" w:cs="Calibri"/>
        </w:rPr>
        <w:t>- indicates that the sliding window starts at the first Data Point of the window.</w:t>
      </w:r>
    </w:p>
    <w:p w14:paraId="404711A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following </w:t>
      </w:r>
      <w:r w:rsidRPr="00E352EF">
        <w:rPr>
          <w:rFonts w:ascii="Cambria" w:eastAsia="Calibri" w:hAnsi="Cambria" w:cs="Calibri"/>
        </w:rPr>
        <w:t>- indicates that the sliding window ends at the last Data Point of the window.</w:t>
      </w:r>
    </w:p>
    <w:p w14:paraId="017DDAB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current row </w:t>
      </w:r>
      <w:r w:rsidRPr="00E352EF">
        <w:rPr>
          <w:rFonts w:ascii="Cambria" w:eastAsia="Calibri" w:hAnsi="Cambria" w:cs="Calibri"/>
        </w:rPr>
        <w:t>– specifies that the window starts or ends at the current Data Point.</w:t>
      </w:r>
    </w:p>
    <w:p w14:paraId="543D43A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preceding </w:t>
      </w:r>
      <w:r w:rsidRPr="00E352EF">
        <w:rPr>
          <w:rFonts w:ascii="Cambria" w:eastAsia="Calibri" w:hAnsi="Cambria" w:cs="Calibri"/>
        </w:rPr>
        <w:t>– specifies the start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preceding the current data point. </w:t>
      </w:r>
    </w:p>
    <w:p w14:paraId="4D5A1479"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following </w:t>
      </w:r>
      <w:r w:rsidRPr="00E352EF">
        <w:rPr>
          <w:rFonts w:ascii="Cambria" w:eastAsia="Calibri" w:hAnsi="Cambria" w:cs="Calibri"/>
        </w:rPr>
        <w:t>– specifies the end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following the current data point. </w:t>
      </w:r>
    </w:p>
    <w:p w14:paraId="13D035FC" w14:textId="77777777" w:rsidR="0046626F" w:rsidRPr="00E352EF" w:rsidRDefault="0046626F" w:rsidP="0046626F">
      <w:pPr>
        <w:rPr>
          <w:rFonts w:ascii="Cambria" w:eastAsia="Calibri" w:hAnsi="Cambria" w:cs="Calibri"/>
          <w:i/>
          <w:color w:val="5B9BD5"/>
        </w:rPr>
      </w:pPr>
    </w:p>
    <w:p w14:paraId="35B3B7B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Constraints</w:t>
      </w:r>
    </w:p>
    <w:p w14:paraId="4A9C105E"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have at least one Measure Component (as explicated in the syntax).</w:t>
      </w:r>
    </w:p>
    <w:p w14:paraId="602CD005"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Analytic</w:t>
      </w:r>
      <w:r w:rsidRPr="00E352EF">
        <w:rPr>
          <w:rFonts w:ascii="Cambria" w:eastAsia="Calibri" w:hAnsi="Cambria" w:cs="Calibri"/>
        </w:rPr>
        <w:t xml:space="preserve"> </w:t>
      </w:r>
      <w:r w:rsidRPr="00E352EF">
        <w:rPr>
          <w:rFonts w:ascii="Cambria" w:eastAsia="Calibri" w:hAnsi="Cambria" w:cs="Calibri"/>
          <w:i/>
        </w:rPr>
        <w:t>functions</w:t>
      </w:r>
      <w:r w:rsidRPr="00E352EF">
        <w:rPr>
          <w:rFonts w:ascii="Cambria" w:eastAsia="Calibri" w:hAnsi="Cambria" w:cs="Calibri"/>
        </w:rPr>
        <w:t xml:space="preserve"> cannot be nested.</w:t>
      </w:r>
    </w:p>
    <w:p w14:paraId="323542E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054981F" w14:textId="77777777" w:rsidR="005A2227" w:rsidRPr="00E352EF" w:rsidRDefault="0097053A" w:rsidP="0046626F">
      <w:pPr>
        <w:jc w:val="both"/>
        <w:rPr>
          <w:rFonts w:ascii="Cambria" w:hAnsi="Cambria"/>
        </w:rPr>
      </w:pPr>
      <w:r w:rsidRPr="00E352EF">
        <w:rPr>
          <w:rFonts w:ascii="Cambria" w:eastAsia="Calibri" w:hAnsi="Cambria" w:cs="Calibri"/>
        </w:rPr>
        <w:t xml:space="preserve">A Dataset having the same Identifier, Measure and Attribute Components as the input one, where the Measure Components take values depending on the definition of windows, sliding windows and the specific </w:t>
      </w:r>
      <w:r w:rsidRPr="00E352EF">
        <w:rPr>
          <w:rFonts w:ascii="Cambria" w:eastAsia="Calibri" w:hAnsi="Cambria" w:cs="Calibri"/>
          <w:b/>
        </w:rPr>
        <w:t>analytic function</w:t>
      </w:r>
      <w:r w:rsidRPr="00E352EF">
        <w:rPr>
          <w:rFonts w:ascii="Cambria" w:eastAsia="Calibri" w:hAnsi="Cambria" w:cs="Calibri"/>
        </w:rPr>
        <w:t>.</w:t>
      </w:r>
    </w:p>
    <w:p w14:paraId="085CAEF0" w14:textId="77777777" w:rsidR="0046626F" w:rsidRPr="00E352EF" w:rsidRDefault="0046626F" w:rsidP="00A14BB1">
      <w:pPr>
        <w:jc w:val="both"/>
        <w:rPr>
          <w:rFonts w:ascii="Cambria" w:hAnsi="Cambria"/>
        </w:rPr>
      </w:pPr>
    </w:p>
    <w:p w14:paraId="66AFE036" w14:textId="77777777" w:rsidR="005A2227" w:rsidRPr="00E352EF" w:rsidRDefault="0097053A" w:rsidP="00CB227A">
      <w:pPr>
        <w:rPr>
          <w:rFonts w:ascii="Cambria" w:eastAsia="Calibri" w:hAnsi="Cambria" w:cs="Calibri"/>
          <w:i/>
          <w:color w:val="5B9BD5"/>
        </w:rPr>
      </w:pPr>
      <w:r w:rsidRPr="00E352EF">
        <w:rPr>
          <w:rFonts w:ascii="Cambria" w:eastAsia="Calibri" w:hAnsi="Cambria" w:cs="Calibri"/>
          <w:i/>
          <w:color w:val="5B9BD5"/>
        </w:rPr>
        <w:t>Semantic specification</w:t>
      </w:r>
    </w:p>
    <w:p w14:paraId="04396C36" w14:textId="77777777" w:rsidR="005A2227" w:rsidRPr="00E352EF" w:rsidRDefault="0097053A" w:rsidP="0046626F">
      <w:pPr>
        <w:jc w:val="both"/>
        <w:rPr>
          <w:rFonts w:ascii="Cambria" w:hAnsi="Cambria"/>
        </w:rPr>
      </w:pPr>
      <w:r w:rsidRPr="00E352EF">
        <w:rPr>
          <w:rFonts w:ascii="Cambria" w:eastAsia="Calibri" w:hAnsi="Cambria" w:cs="Calibri"/>
        </w:rPr>
        <w:t xml:space="preserve">The operator takes a Dataset as input, optionally the specification for the partitioning and the internal order of the windows; optionally, it also takes as input the information to define a sliding window. If omitted, there is one single sliding window, coinciding with each of the windows. The operator returns a Dataset with the same Identifier Components, Measure Components and Attribute Components as </w:t>
      </w:r>
      <w:r w:rsidRPr="00E352EF">
        <w:rPr>
          <w:rFonts w:ascii="Cambria" w:eastAsia="Calibri" w:hAnsi="Cambria" w:cs="Calibri"/>
          <w:i/>
        </w:rPr>
        <w:t>ds,</w:t>
      </w:r>
      <w:r w:rsidRPr="00E352EF">
        <w:rPr>
          <w:rFonts w:ascii="Cambria" w:eastAsia="Calibri" w:hAnsi="Cambria" w:cs="Calibri"/>
        </w:rPr>
        <w:t xml:space="preserve"> where the value of all the Measure Components take values that depend on the specific </w:t>
      </w:r>
      <w:r w:rsidRPr="00E352EF">
        <w:rPr>
          <w:rFonts w:ascii="Cambria" w:eastAsia="Calibri" w:hAnsi="Cambria" w:cs="Calibri"/>
          <w:b/>
        </w:rPr>
        <w:t>analytic function</w:t>
      </w:r>
      <w:r w:rsidRPr="00E352EF">
        <w:rPr>
          <w:rFonts w:ascii="Cambria" w:eastAsia="Calibri" w:hAnsi="Cambria" w:cs="Calibri"/>
        </w:rPr>
        <w:t>, the partitioning criteria and the Data Points in each sliding window.</w:t>
      </w:r>
    </w:p>
    <w:p w14:paraId="29F8F902" w14:textId="77777777" w:rsidR="005A2227" w:rsidRPr="00E352EF" w:rsidRDefault="0097053A" w:rsidP="0046626F">
      <w:pPr>
        <w:jc w:val="both"/>
        <w:rPr>
          <w:rFonts w:ascii="Cambria" w:hAnsi="Cambria"/>
        </w:rPr>
      </w:pPr>
      <w:r w:rsidRPr="00E352EF">
        <w:rPr>
          <w:rFonts w:ascii="Cambria" w:eastAsia="Calibri" w:hAnsi="Cambria" w:cs="Calibri"/>
        </w:rPr>
        <w:t>The functions that can be used as analytic functions are the aggregate functions described in the previous chapter and some specific functions described below.</w:t>
      </w:r>
    </w:p>
    <w:p w14:paraId="4F758DB4" w14:textId="1DF4BDC1" w:rsidR="005A2227" w:rsidRPr="00E352EF" w:rsidRDefault="005A2227" w:rsidP="00A14BB1">
      <w:pPr>
        <w:jc w:val="both"/>
        <w:rPr>
          <w:rFonts w:ascii="Cambria" w:hAnsi="Cambria"/>
        </w:rPr>
      </w:pPr>
    </w:p>
    <w:p w14:paraId="6BCA1345" w14:textId="77777777" w:rsidR="005A2227" w:rsidRPr="00E352EF" w:rsidRDefault="0097053A" w:rsidP="00B3632D">
      <w:pPr>
        <w:pStyle w:val="Titolo3"/>
      </w:pPr>
      <w:bookmarkStart w:id="11183" w:name="_Toc462659738"/>
      <w:bookmarkStart w:id="11184" w:name="_Toc463805790"/>
      <w:bookmarkStart w:id="11185" w:name="_Toc464487967"/>
      <w:r w:rsidRPr="00E352EF">
        <w:t>first_value</w:t>
      </w:r>
      <w:bookmarkEnd w:id="11183"/>
      <w:bookmarkEnd w:id="11184"/>
      <w:bookmarkEnd w:id="11185"/>
    </w:p>
    <w:p w14:paraId="425238F3" w14:textId="77777777" w:rsidR="0046626F" w:rsidRPr="00E352EF" w:rsidRDefault="0046626F" w:rsidP="00A14BB1">
      <w:pPr>
        <w:jc w:val="both"/>
        <w:rPr>
          <w:rFonts w:ascii="Cambria" w:hAnsi="Cambria"/>
        </w:rPr>
      </w:pPr>
    </w:p>
    <w:p w14:paraId="675F97E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95403D0" w14:textId="77777777" w:rsidR="005A2227" w:rsidRPr="00E352EF" w:rsidRDefault="0097053A" w:rsidP="0046626F">
      <w:pPr>
        <w:jc w:val="both"/>
        <w:rPr>
          <w:rFonts w:ascii="Cambria" w:hAnsi="Cambria"/>
        </w:rPr>
      </w:pPr>
      <w:r w:rsidRPr="00E352EF">
        <w:rPr>
          <w:rFonts w:ascii="Cambria" w:eastAsia="Calibri" w:hAnsi="Cambria" w:cs="Calibri"/>
        </w:rPr>
        <w:t>For each sliding window and for each Measure Component, the operator calculates the first value according to the specified order.</w:t>
      </w:r>
    </w:p>
    <w:p w14:paraId="07231C8E" w14:textId="77777777" w:rsidR="0046626F" w:rsidRPr="00E352EF" w:rsidRDefault="0046626F" w:rsidP="00A14BB1">
      <w:pPr>
        <w:jc w:val="both"/>
        <w:rPr>
          <w:rFonts w:ascii="Cambria" w:hAnsi="Cambria"/>
        </w:rPr>
      </w:pPr>
    </w:p>
    <w:p w14:paraId="690B2CD4"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6CC3B886" w14:textId="40553FDA" w:rsidR="00EA6708" w:rsidRPr="00E352EF" w:rsidRDefault="00EA6708" w:rsidP="0046626F">
      <w:pPr>
        <w:tabs>
          <w:tab w:val="left" w:pos="0"/>
        </w:tabs>
        <w:rPr>
          <w:rFonts w:ascii="Cambria" w:eastAsia="Calibri" w:hAnsi="Cambria" w:cs="Calibri"/>
        </w:rPr>
      </w:pPr>
    </w:p>
    <w:p w14:paraId="2B8AE205"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first_value</w:t>
      </w:r>
      <w:r w:rsidRPr="00E352EF">
        <w:rPr>
          <w:rFonts w:ascii="Cambria" w:eastAsia="Calibri" w:hAnsi="Cambria" w:cs="Calibri"/>
        </w:rPr>
        <w:t xml:space="preserve"> ( ds_bop ) </w:t>
      </w:r>
      <w:r w:rsidRPr="00E352EF">
        <w:rPr>
          <w:rFonts w:ascii="Cambria" w:eastAsia="Calibri" w:hAnsi="Cambria" w:cs="Calibri"/>
          <w:b/>
        </w:rPr>
        <w:t>over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0A0D9EAE"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D8DD266"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8D29EA" w14:textId="77777777" w:rsidR="005A2227" w:rsidRPr="00E352EF" w:rsidRDefault="0097053A">
            <w:pPr>
              <w:jc w:val="both"/>
            </w:pPr>
            <w:r w:rsidRPr="00E352EF">
              <w:rPr>
                <w:rFonts w:ascii="Calibri" w:eastAsia="Calibri" w:hAnsi="Calibri" w:cs="Calibri"/>
              </w:rPr>
              <w:t>ds_bop</w:t>
            </w:r>
          </w:p>
        </w:tc>
      </w:tr>
      <w:tr w:rsidR="005A2227" w:rsidRPr="00E352EF" w14:paraId="0A5B9FB9"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CD451C"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1E1038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05179B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0B7E867" w14:textId="77777777" w:rsidR="005A2227" w:rsidRPr="00E352EF" w:rsidRDefault="0097053A">
            <w:pPr>
              <w:jc w:val="both"/>
            </w:pPr>
            <w:r w:rsidRPr="00E352EF">
              <w:rPr>
                <w:rFonts w:ascii="Calibri" w:eastAsia="Calibri" w:hAnsi="Calibri" w:cs="Calibri"/>
                <w:b/>
              </w:rPr>
              <w:t>OBS_VALUE</w:t>
            </w:r>
          </w:p>
        </w:tc>
      </w:tr>
      <w:tr w:rsidR="005A2227" w:rsidRPr="00E352EF" w14:paraId="214F2B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B29A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289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1192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F9189" w14:textId="77777777" w:rsidR="005A2227" w:rsidRPr="00E352EF" w:rsidRDefault="0097053A">
            <w:pPr>
              <w:jc w:val="both"/>
            </w:pPr>
            <w:r w:rsidRPr="00E352EF">
              <w:rPr>
                <w:rFonts w:ascii="Calibri" w:eastAsia="Calibri" w:hAnsi="Calibri" w:cs="Calibri"/>
              </w:rPr>
              <w:t>3</w:t>
            </w:r>
          </w:p>
        </w:tc>
      </w:tr>
      <w:tr w:rsidR="005A2227" w:rsidRPr="00E352EF" w14:paraId="065F62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55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982B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893C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AF9D5" w14:textId="77777777" w:rsidR="005A2227" w:rsidRPr="00E352EF" w:rsidRDefault="0097053A">
            <w:pPr>
              <w:jc w:val="both"/>
            </w:pPr>
            <w:r w:rsidRPr="00E352EF">
              <w:rPr>
                <w:rFonts w:ascii="Calibri" w:eastAsia="Calibri" w:hAnsi="Calibri" w:cs="Calibri"/>
              </w:rPr>
              <w:t>4</w:t>
            </w:r>
          </w:p>
        </w:tc>
      </w:tr>
      <w:tr w:rsidR="005A2227" w:rsidRPr="00E352EF" w14:paraId="4B78798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420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3AB7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5567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3A89D" w14:textId="77777777" w:rsidR="005A2227" w:rsidRPr="00E352EF" w:rsidRDefault="0097053A">
            <w:pPr>
              <w:jc w:val="both"/>
            </w:pPr>
            <w:r w:rsidRPr="00E352EF">
              <w:rPr>
                <w:rFonts w:ascii="Calibri" w:eastAsia="Calibri" w:hAnsi="Calibri" w:cs="Calibri"/>
              </w:rPr>
              <w:t>10</w:t>
            </w:r>
          </w:p>
        </w:tc>
      </w:tr>
      <w:tr w:rsidR="005A2227" w:rsidRPr="00E352EF" w14:paraId="19C791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A4E5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C18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3D4FE"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ED17D" w14:textId="77777777" w:rsidR="005A2227" w:rsidRPr="00E352EF" w:rsidRDefault="0097053A">
            <w:pPr>
              <w:jc w:val="both"/>
            </w:pPr>
            <w:r w:rsidRPr="00E352EF">
              <w:rPr>
                <w:rFonts w:ascii="Calibri" w:eastAsia="Calibri" w:hAnsi="Calibri" w:cs="Calibri"/>
              </w:rPr>
              <w:t>20</w:t>
            </w:r>
          </w:p>
        </w:tc>
      </w:tr>
      <w:tr w:rsidR="005A2227" w:rsidRPr="00E352EF" w14:paraId="001A1E1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9E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5DCB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1006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9DB98" w14:textId="77777777" w:rsidR="005A2227" w:rsidRPr="00E352EF" w:rsidRDefault="0097053A">
            <w:pPr>
              <w:jc w:val="both"/>
            </w:pPr>
            <w:r w:rsidRPr="00E352EF">
              <w:rPr>
                <w:rFonts w:ascii="Calibri" w:eastAsia="Calibri" w:hAnsi="Calibri" w:cs="Calibri"/>
              </w:rPr>
              <w:t>400</w:t>
            </w:r>
          </w:p>
        </w:tc>
      </w:tr>
      <w:tr w:rsidR="005A2227" w:rsidRPr="00E352EF" w14:paraId="6A5AF47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0A02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D15E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DC19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90893" w14:textId="77777777" w:rsidR="005A2227" w:rsidRPr="00E352EF" w:rsidRDefault="0097053A">
            <w:pPr>
              <w:jc w:val="both"/>
            </w:pPr>
            <w:r w:rsidRPr="00E352EF">
              <w:rPr>
                <w:rFonts w:ascii="Calibri" w:eastAsia="Calibri" w:hAnsi="Calibri" w:cs="Calibri"/>
              </w:rPr>
              <w:t>500</w:t>
            </w:r>
          </w:p>
        </w:tc>
      </w:tr>
      <w:tr w:rsidR="005A2227" w:rsidRPr="00E352EF" w14:paraId="30A9576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29C9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EB26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03B24"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9C6B9" w14:textId="77777777" w:rsidR="005A2227" w:rsidRPr="00E352EF" w:rsidRDefault="0097053A">
            <w:pPr>
              <w:jc w:val="both"/>
            </w:pPr>
            <w:r w:rsidRPr="00E352EF">
              <w:rPr>
                <w:rFonts w:ascii="Calibri" w:eastAsia="Calibri" w:hAnsi="Calibri" w:cs="Calibri"/>
              </w:rPr>
              <w:t>600</w:t>
            </w:r>
          </w:p>
        </w:tc>
      </w:tr>
      <w:tr w:rsidR="005A2227" w:rsidRPr="00E352EF" w14:paraId="576257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8A42E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6C017"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3F02B"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19C34" w14:textId="77777777" w:rsidR="005A2227" w:rsidRPr="00E352EF" w:rsidRDefault="0097053A">
            <w:pPr>
              <w:jc w:val="both"/>
            </w:pPr>
            <w:r w:rsidRPr="00E352EF">
              <w:rPr>
                <w:rFonts w:ascii="Calibri" w:eastAsia="Calibri" w:hAnsi="Calibri" w:cs="Calibri"/>
              </w:rPr>
              <w:t>1000</w:t>
            </w:r>
          </w:p>
        </w:tc>
      </w:tr>
    </w:tbl>
    <w:p w14:paraId="72B15CD0"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B9CA254"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19429D63" w14:textId="77777777" w:rsidR="005A2227" w:rsidRPr="00E352EF" w:rsidRDefault="0097053A">
            <w:pPr>
              <w:jc w:val="both"/>
            </w:pPr>
            <w:r w:rsidRPr="00E352EF">
              <w:rPr>
                <w:rFonts w:ascii="Calibri" w:eastAsia="Calibri" w:hAnsi="Calibri" w:cs="Calibri"/>
              </w:rPr>
              <w:t>ds</w:t>
            </w:r>
          </w:p>
        </w:tc>
      </w:tr>
      <w:tr w:rsidR="005A2227" w:rsidRPr="00E352EF" w14:paraId="6757EBC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30C2F4F"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57FA56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CF9CAC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5E5AE2E" w14:textId="77777777" w:rsidR="005A2227" w:rsidRPr="00E352EF" w:rsidRDefault="0097053A">
            <w:pPr>
              <w:jc w:val="both"/>
            </w:pPr>
            <w:r w:rsidRPr="00E352EF">
              <w:rPr>
                <w:rFonts w:ascii="Calibri" w:eastAsia="Calibri" w:hAnsi="Calibri" w:cs="Calibri"/>
                <w:b/>
              </w:rPr>
              <w:t>OBS_VALUE</w:t>
            </w:r>
          </w:p>
        </w:tc>
      </w:tr>
      <w:tr w:rsidR="005A2227" w:rsidRPr="00E352EF" w14:paraId="0F7A537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D460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4436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982A2"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42A3" w14:textId="77777777" w:rsidR="005A2227" w:rsidRPr="00E352EF" w:rsidRDefault="0097053A">
            <w:pPr>
              <w:jc w:val="both"/>
            </w:pPr>
            <w:r w:rsidRPr="00E352EF">
              <w:rPr>
                <w:rFonts w:ascii="Calibri" w:eastAsia="Calibri" w:hAnsi="Calibri" w:cs="Calibri"/>
              </w:rPr>
              <w:t>3</w:t>
            </w:r>
          </w:p>
        </w:tc>
      </w:tr>
      <w:tr w:rsidR="005A2227" w:rsidRPr="00E352EF" w14:paraId="57B9995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1A80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97D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8ECA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EB521A" w14:textId="77777777" w:rsidR="005A2227" w:rsidRPr="00E352EF" w:rsidRDefault="0097053A">
            <w:pPr>
              <w:jc w:val="both"/>
            </w:pPr>
            <w:r w:rsidRPr="00E352EF">
              <w:rPr>
                <w:rFonts w:ascii="Calibri" w:eastAsia="Calibri" w:hAnsi="Calibri" w:cs="Calibri"/>
              </w:rPr>
              <w:t>3</w:t>
            </w:r>
          </w:p>
        </w:tc>
      </w:tr>
      <w:tr w:rsidR="005A2227" w:rsidRPr="00E352EF" w14:paraId="330B979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BAB8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FC0C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3FD6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CB43" w14:textId="77777777" w:rsidR="005A2227" w:rsidRPr="00E352EF" w:rsidRDefault="0097053A">
            <w:pPr>
              <w:jc w:val="both"/>
            </w:pPr>
            <w:r w:rsidRPr="00E352EF">
              <w:rPr>
                <w:rFonts w:ascii="Calibri" w:eastAsia="Calibri" w:hAnsi="Calibri" w:cs="Calibri"/>
              </w:rPr>
              <w:t>3</w:t>
            </w:r>
          </w:p>
        </w:tc>
      </w:tr>
      <w:tr w:rsidR="005A2227" w:rsidRPr="00E352EF" w14:paraId="6C514C1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616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084F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8CC1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D9A30F" w14:textId="77777777" w:rsidR="005A2227" w:rsidRPr="00E352EF" w:rsidRDefault="0097053A">
            <w:pPr>
              <w:jc w:val="both"/>
            </w:pPr>
            <w:r w:rsidRPr="00E352EF">
              <w:rPr>
                <w:rFonts w:ascii="Calibri" w:eastAsia="Calibri" w:hAnsi="Calibri" w:cs="Calibri"/>
              </w:rPr>
              <w:t>3</w:t>
            </w:r>
          </w:p>
        </w:tc>
      </w:tr>
      <w:tr w:rsidR="005A2227" w:rsidRPr="00E352EF" w14:paraId="681F9F2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0FFC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20F40"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CFD16E"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2583B" w14:textId="77777777" w:rsidR="005A2227" w:rsidRPr="00E352EF" w:rsidRDefault="0097053A">
            <w:pPr>
              <w:jc w:val="both"/>
            </w:pPr>
            <w:r w:rsidRPr="00E352EF">
              <w:rPr>
                <w:rFonts w:ascii="Calibri" w:eastAsia="Calibri" w:hAnsi="Calibri" w:cs="Calibri"/>
              </w:rPr>
              <w:t>400</w:t>
            </w:r>
          </w:p>
        </w:tc>
      </w:tr>
      <w:tr w:rsidR="005A2227" w:rsidRPr="00E352EF" w14:paraId="28A4AA5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9A59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14B9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DEE9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7181B" w14:textId="77777777" w:rsidR="005A2227" w:rsidRPr="00E352EF" w:rsidRDefault="0097053A">
            <w:pPr>
              <w:jc w:val="both"/>
            </w:pPr>
            <w:r w:rsidRPr="00E352EF">
              <w:rPr>
                <w:rFonts w:ascii="Calibri" w:eastAsia="Calibri" w:hAnsi="Calibri" w:cs="Calibri"/>
              </w:rPr>
              <w:t>400</w:t>
            </w:r>
          </w:p>
        </w:tc>
      </w:tr>
      <w:tr w:rsidR="005A2227" w:rsidRPr="00E352EF" w14:paraId="79E0DAB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6851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DC9B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0F21D"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4FAA9" w14:textId="77777777" w:rsidR="005A2227" w:rsidRPr="00E352EF" w:rsidRDefault="0097053A">
            <w:pPr>
              <w:jc w:val="both"/>
            </w:pPr>
            <w:r w:rsidRPr="00E352EF">
              <w:rPr>
                <w:rFonts w:ascii="Calibri" w:eastAsia="Calibri" w:hAnsi="Calibri" w:cs="Calibri"/>
              </w:rPr>
              <w:t>400</w:t>
            </w:r>
          </w:p>
        </w:tc>
      </w:tr>
      <w:tr w:rsidR="005A2227" w:rsidRPr="00E352EF" w14:paraId="5EDB365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34917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CE53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2FD5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D1A6A" w14:textId="77777777" w:rsidR="005A2227" w:rsidRPr="00E352EF" w:rsidRDefault="0097053A">
            <w:pPr>
              <w:jc w:val="both"/>
            </w:pPr>
            <w:r w:rsidRPr="00E352EF">
              <w:rPr>
                <w:rFonts w:ascii="Calibri" w:eastAsia="Calibri" w:hAnsi="Calibri" w:cs="Calibri"/>
              </w:rPr>
              <w:t>1 000</w:t>
            </w:r>
          </w:p>
        </w:tc>
      </w:tr>
    </w:tbl>
    <w:p w14:paraId="1AC17052" w14:textId="77777777" w:rsidR="005A2227" w:rsidRPr="00E352EF" w:rsidRDefault="005A2227"/>
    <w:p w14:paraId="09FEA7CC" w14:textId="77777777" w:rsidR="005A2227" w:rsidRPr="00E352EF" w:rsidRDefault="005A2227"/>
    <w:p w14:paraId="097804D2" w14:textId="77777777" w:rsidR="005A2227" w:rsidRPr="00E352EF" w:rsidRDefault="0097053A" w:rsidP="00B3632D">
      <w:pPr>
        <w:pStyle w:val="Titolo3"/>
      </w:pPr>
      <w:bookmarkStart w:id="11186" w:name="_Toc463805791"/>
      <w:bookmarkStart w:id="11187" w:name="_Toc464487968"/>
      <w:r w:rsidRPr="00E352EF">
        <w:lastRenderedPageBreak/>
        <w:t>lag lead</w:t>
      </w:r>
      <w:bookmarkEnd w:id="11186"/>
      <w:bookmarkEnd w:id="11187"/>
    </w:p>
    <w:p w14:paraId="5C5D993F" w14:textId="77777777" w:rsidR="0046626F" w:rsidRPr="00E352EF" w:rsidRDefault="0046626F" w:rsidP="0046626F">
      <w:pPr>
        <w:rPr>
          <w:rFonts w:ascii="Cambria" w:eastAsia="Calibri" w:hAnsi="Cambria" w:cs="Calibri"/>
          <w:i/>
          <w:color w:val="5B9BD5"/>
        </w:rPr>
      </w:pPr>
    </w:p>
    <w:p w14:paraId="0DCCDF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798B548" w14:textId="77777777" w:rsidR="005A2227" w:rsidRPr="00E352EF" w:rsidRDefault="0097053A" w:rsidP="0046626F">
      <w:pPr>
        <w:rPr>
          <w:rFonts w:ascii="Cambria" w:hAnsi="Cambria"/>
        </w:rPr>
      </w:pPr>
      <w:r w:rsidRPr="00E352EF">
        <w:rPr>
          <w:rFonts w:ascii="Cambria" w:eastAsia="Calibri" w:hAnsi="Cambria" w:cs="Calibri"/>
        </w:rPr>
        <w:t xml:space="preserve">The operator swaps the values of all Measure Components of the current Data Point with the ones of the corresponding Measure Components of the Data Point that is referred to by the offset. If the offset exceeds the boundaries of the sliding window, the default value is used for the swap. If omitted, 0 is implied as the default. </w:t>
      </w:r>
    </w:p>
    <w:p w14:paraId="086F38CB" w14:textId="77777777" w:rsidR="0046626F" w:rsidRPr="00E352EF" w:rsidRDefault="0046626F" w:rsidP="0046626F">
      <w:pPr>
        <w:rPr>
          <w:rFonts w:ascii="Cambria" w:eastAsia="Calibri" w:hAnsi="Cambria" w:cs="Calibri"/>
          <w:i/>
          <w:color w:val="5B9BD5"/>
        </w:rPr>
      </w:pPr>
    </w:p>
    <w:p w14:paraId="2DE2689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61D41098" w14:textId="77777777" w:rsidR="005A2227" w:rsidRPr="00E352EF" w:rsidRDefault="0097053A" w:rsidP="0046626F">
      <w:pPr>
        <w:rPr>
          <w:rFonts w:ascii="Cambria" w:hAnsi="Cambria"/>
        </w:rPr>
      </w:pPr>
      <w:r w:rsidRPr="00E352EF">
        <w:rPr>
          <w:rFonts w:ascii="Cambria" w:eastAsia="Calibri" w:hAnsi="Cambria" w:cs="Calibri"/>
        </w:rPr>
        <w:t>This analytic function takes as input the following extra parameters:</w:t>
      </w:r>
    </w:p>
    <w:p w14:paraId="1F8D94F3"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offset – </w:t>
      </w:r>
      <w:r w:rsidRPr="00E352EF">
        <w:rPr>
          <w:rFonts w:ascii="Cambria" w:eastAsia="Calibri" w:hAnsi="Cambria" w:cs="Calibri"/>
        </w:rPr>
        <w:t>it allows to individuate a Data Point by specifying the relative position from the current Data Point as an offset, negative if moving towards from the beginning to the end of the define ordering, positive if moving from the end to the beginning of the defined order.</w:t>
      </w:r>
    </w:p>
    <w:p w14:paraId="1598002D"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default - </w:t>
      </w:r>
      <w:r w:rsidRPr="00E352EF">
        <w:rPr>
          <w:rFonts w:ascii="Cambria" w:eastAsia="Calibri" w:hAnsi="Cambria" w:cs="Calibri"/>
        </w:rPr>
        <w:t>the value that a Data Point has to take if the Data Point, whose position is calculated using the offset, is NULL.</w:t>
      </w:r>
    </w:p>
    <w:p w14:paraId="034B8648" w14:textId="77777777" w:rsidR="0046626F" w:rsidRPr="00E352EF" w:rsidRDefault="0046626F" w:rsidP="0046626F">
      <w:pPr>
        <w:rPr>
          <w:rFonts w:ascii="Cambria" w:eastAsia="Calibri" w:hAnsi="Cambria" w:cs="Calibri"/>
          <w:i/>
          <w:color w:val="5B9BD5"/>
        </w:rPr>
      </w:pPr>
    </w:p>
    <w:p w14:paraId="036B3A06"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439D9EB2" w14:textId="77777777" w:rsidR="00EA6708" w:rsidRPr="00E352EF" w:rsidRDefault="00EA6708" w:rsidP="003C3D77">
      <w:pPr>
        <w:rPr>
          <w:rFonts w:ascii="Cambria" w:eastAsia="Calibri" w:hAnsi="Cambria" w:cs="Calibri"/>
          <w:i/>
          <w:color w:val="5B9BD5"/>
        </w:rPr>
      </w:pPr>
    </w:p>
    <w:p w14:paraId="10DDEB13"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lag (</w:t>
      </w:r>
      <w:r w:rsidRPr="00E352EF">
        <w:rPr>
          <w:rFonts w:ascii="Cambria" w:eastAsia="Calibri" w:hAnsi="Cambria" w:cs="Calibri"/>
        </w:rPr>
        <w:t xml:space="preserve"> ds_bop , -1, -100 </w:t>
      </w:r>
      <w:r w:rsidRPr="00E352EF">
        <w:rPr>
          <w:rFonts w:ascii="Cambria" w:eastAsia="Calibri" w:hAnsi="Cambria" w:cs="Calibri"/>
          <w:b/>
        </w:rPr>
        <w:t xml:space="preserve">) over ( partition by </w:t>
      </w:r>
      <w:r w:rsidRPr="00E352EF">
        <w:rPr>
          <w:rFonts w:ascii="Cambria" w:eastAsia="Calibri" w:hAnsi="Cambria" w:cs="Calibri"/>
        </w:rPr>
        <w:t xml:space="preserve">ref_area ,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2C8FE8FB"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4D2CBC88"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7E9BE0D" w14:textId="77777777" w:rsidR="005A2227" w:rsidRPr="00E352EF" w:rsidRDefault="0097053A">
            <w:pPr>
              <w:tabs>
                <w:tab w:val="left" w:pos="0"/>
              </w:tabs>
              <w:spacing w:after="40"/>
            </w:pPr>
            <w:r w:rsidRPr="00E352EF">
              <w:rPr>
                <w:rFonts w:ascii="Calibri" w:eastAsia="Calibri" w:hAnsi="Calibri" w:cs="Calibri"/>
              </w:rPr>
              <w:t>ds_bop</w:t>
            </w:r>
          </w:p>
        </w:tc>
      </w:tr>
      <w:tr w:rsidR="005A2227" w:rsidRPr="00E352EF" w14:paraId="42EBCDD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499602"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A0C941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F99BCCC"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ECCFC7" w14:textId="77777777" w:rsidR="005A2227" w:rsidRPr="00E352EF" w:rsidRDefault="0097053A">
            <w:pPr>
              <w:jc w:val="both"/>
            </w:pPr>
            <w:r w:rsidRPr="00E352EF">
              <w:rPr>
                <w:rFonts w:ascii="Calibri" w:eastAsia="Calibri" w:hAnsi="Calibri" w:cs="Calibri"/>
                <w:b/>
              </w:rPr>
              <w:t>OBS_VALUE</w:t>
            </w:r>
          </w:p>
        </w:tc>
      </w:tr>
      <w:tr w:rsidR="005A2227" w:rsidRPr="00E352EF" w14:paraId="5CF8F4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3EAE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974BD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4C89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F90F5" w14:textId="77777777" w:rsidR="005A2227" w:rsidRPr="00E352EF" w:rsidRDefault="0097053A">
            <w:pPr>
              <w:jc w:val="both"/>
            </w:pPr>
            <w:r w:rsidRPr="00E352EF">
              <w:rPr>
                <w:rFonts w:ascii="Calibri" w:eastAsia="Calibri" w:hAnsi="Calibri" w:cs="Calibri"/>
              </w:rPr>
              <w:t>3</w:t>
            </w:r>
          </w:p>
        </w:tc>
      </w:tr>
      <w:tr w:rsidR="005A2227" w:rsidRPr="00E352EF" w14:paraId="45F5A5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6F0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E72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A93B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22582" w14:textId="77777777" w:rsidR="005A2227" w:rsidRPr="00E352EF" w:rsidRDefault="0097053A">
            <w:pPr>
              <w:jc w:val="both"/>
            </w:pPr>
            <w:r w:rsidRPr="00E352EF">
              <w:rPr>
                <w:rFonts w:ascii="Calibri" w:eastAsia="Calibri" w:hAnsi="Calibri" w:cs="Calibri"/>
              </w:rPr>
              <w:t>4</w:t>
            </w:r>
          </w:p>
        </w:tc>
      </w:tr>
      <w:tr w:rsidR="005A2227" w:rsidRPr="00E352EF" w14:paraId="57BD8D0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8A4E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A337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4388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8D7DA" w14:textId="77777777" w:rsidR="005A2227" w:rsidRPr="00E352EF" w:rsidRDefault="0097053A">
            <w:pPr>
              <w:jc w:val="both"/>
            </w:pPr>
            <w:r w:rsidRPr="00E352EF">
              <w:rPr>
                <w:rFonts w:ascii="Calibri" w:eastAsia="Calibri" w:hAnsi="Calibri" w:cs="Calibri"/>
              </w:rPr>
              <w:t>10</w:t>
            </w:r>
          </w:p>
        </w:tc>
      </w:tr>
      <w:tr w:rsidR="005A2227" w:rsidRPr="00E352EF" w14:paraId="1317571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72BC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C8B6"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BD046"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1E552" w14:textId="77777777" w:rsidR="005A2227" w:rsidRPr="00E352EF" w:rsidRDefault="0097053A">
            <w:pPr>
              <w:jc w:val="both"/>
            </w:pPr>
            <w:r w:rsidRPr="00E352EF">
              <w:rPr>
                <w:rFonts w:ascii="Calibri" w:eastAsia="Calibri" w:hAnsi="Calibri" w:cs="Calibri"/>
              </w:rPr>
              <w:t>20</w:t>
            </w:r>
          </w:p>
        </w:tc>
      </w:tr>
      <w:tr w:rsidR="005A2227" w:rsidRPr="00E352EF" w14:paraId="6971661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51E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2A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90170"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8FBD1" w14:textId="77777777" w:rsidR="005A2227" w:rsidRPr="00E352EF" w:rsidRDefault="0097053A">
            <w:pPr>
              <w:jc w:val="both"/>
            </w:pPr>
            <w:r w:rsidRPr="00E352EF">
              <w:rPr>
                <w:rFonts w:ascii="Calibri" w:eastAsia="Calibri" w:hAnsi="Calibri" w:cs="Calibri"/>
              </w:rPr>
              <w:t>400</w:t>
            </w:r>
          </w:p>
        </w:tc>
      </w:tr>
      <w:tr w:rsidR="005A2227" w:rsidRPr="00E352EF" w14:paraId="11A2C7D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75F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C37F02"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C36F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6316C" w14:textId="77777777" w:rsidR="005A2227" w:rsidRPr="00E352EF" w:rsidRDefault="0097053A">
            <w:pPr>
              <w:jc w:val="both"/>
            </w:pPr>
            <w:r w:rsidRPr="00E352EF">
              <w:rPr>
                <w:rFonts w:ascii="Calibri" w:eastAsia="Calibri" w:hAnsi="Calibri" w:cs="Calibri"/>
              </w:rPr>
              <w:t>500</w:t>
            </w:r>
          </w:p>
        </w:tc>
      </w:tr>
      <w:tr w:rsidR="005A2227" w:rsidRPr="00E352EF" w14:paraId="5E56705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D9412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51191"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FBB72"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E6E11A" w14:textId="77777777" w:rsidR="005A2227" w:rsidRPr="00E352EF" w:rsidRDefault="0097053A">
            <w:pPr>
              <w:jc w:val="both"/>
            </w:pPr>
            <w:r w:rsidRPr="00E352EF">
              <w:rPr>
                <w:rFonts w:ascii="Calibri" w:eastAsia="Calibri" w:hAnsi="Calibri" w:cs="Calibri"/>
              </w:rPr>
              <w:t>600</w:t>
            </w:r>
          </w:p>
        </w:tc>
      </w:tr>
      <w:tr w:rsidR="005A2227" w:rsidRPr="00E352EF" w14:paraId="41CFF25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C2C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29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E0C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B61B3" w14:textId="77777777" w:rsidR="005A2227" w:rsidRPr="00E352EF" w:rsidRDefault="0097053A">
            <w:pPr>
              <w:jc w:val="both"/>
            </w:pPr>
            <w:r w:rsidRPr="00E352EF">
              <w:rPr>
                <w:rFonts w:ascii="Calibri" w:eastAsia="Calibri" w:hAnsi="Calibri" w:cs="Calibri"/>
              </w:rPr>
              <w:t>1000</w:t>
            </w:r>
          </w:p>
        </w:tc>
      </w:tr>
    </w:tbl>
    <w:p w14:paraId="61908CB4" w14:textId="77777777" w:rsidR="005A2227" w:rsidRPr="00E352EF" w:rsidRDefault="005A2227">
      <w:pPr>
        <w:tabs>
          <w:tab w:val="left" w:pos="0"/>
        </w:tabs>
        <w:spacing w:after="40"/>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C9BA3DA"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172CFD4" w14:textId="77777777" w:rsidR="005A2227" w:rsidRPr="00E352EF" w:rsidRDefault="0097053A">
            <w:pPr>
              <w:jc w:val="both"/>
            </w:pPr>
            <w:r w:rsidRPr="00E352EF">
              <w:rPr>
                <w:rFonts w:ascii="Calibri" w:eastAsia="Calibri" w:hAnsi="Calibri" w:cs="Calibri"/>
              </w:rPr>
              <w:t>ds</w:t>
            </w:r>
          </w:p>
        </w:tc>
      </w:tr>
      <w:tr w:rsidR="005A2227" w:rsidRPr="00E352EF" w14:paraId="21B4E445"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9E99FA3"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9E137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55D4C9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4F2115" w14:textId="77777777" w:rsidR="005A2227" w:rsidRPr="00E352EF" w:rsidRDefault="0097053A">
            <w:pPr>
              <w:jc w:val="both"/>
            </w:pPr>
            <w:r w:rsidRPr="00E352EF">
              <w:rPr>
                <w:rFonts w:ascii="Calibri" w:eastAsia="Calibri" w:hAnsi="Calibri" w:cs="Calibri"/>
                <w:b/>
              </w:rPr>
              <w:t>OBS_VALUE</w:t>
            </w:r>
          </w:p>
        </w:tc>
      </w:tr>
      <w:tr w:rsidR="005A2227" w:rsidRPr="00E352EF" w14:paraId="33DE454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5E30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3C4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2B87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AF88F" w14:textId="77777777" w:rsidR="005A2227" w:rsidRPr="00E352EF" w:rsidRDefault="0097053A">
            <w:pPr>
              <w:jc w:val="both"/>
            </w:pPr>
            <w:r w:rsidRPr="00E352EF">
              <w:rPr>
                <w:rFonts w:ascii="Calibri" w:eastAsia="Calibri" w:hAnsi="Calibri" w:cs="Calibri"/>
              </w:rPr>
              <w:t>-100</w:t>
            </w:r>
          </w:p>
        </w:tc>
      </w:tr>
      <w:tr w:rsidR="005A2227" w:rsidRPr="00E352EF" w14:paraId="66BCE02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407D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772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202D7"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D7DC" w14:textId="77777777" w:rsidR="005A2227" w:rsidRPr="00E352EF" w:rsidRDefault="0097053A">
            <w:pPr>
              <w:jc w:val="both"/>
            </w:pPr>
            <w:r w:rsidRPr="00E352EF">
              <w:rPr>
                <w:rFonts w:ascii="Calibri" w:eastAsia="Calibri" w:hAnsi="Calibri" w:cs="Calibri"/>
              </w:rPr>
              <w:t>3</w:t>
            </w:r>
          </w:p>
        </w:tc>
      </w:tr>
      <w:tr w:rsidR="005A2227" w:rsidRPr="00E352EF" w14:paraId="12D6DB2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0DC3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DEB5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A916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998C6" w14:textId="77777777" w:rsidR="005A2227" w:rsidRPr="00E352EF" w:rsidRDefault="0097053A">
            <w:pPr>
              <w:jc w:val="both"/>
            </w:pPr>
            <w:r w:rsidRPr="00E352EF">
              <w:rPr>
                <w:rFonts w:ascii="Calibri" w:eastAsia="Calibri" w:hAnsi="Calibri" w:cs="Calibri"/>
              </w:rPr>
              <w:t>4</w:t>
            </w:r>
          </w:p>
        </w:tc>
      </w:tr>
      <w:tr w:rsidR="005A2227" w:rsidRPr="00E352EF" w14:paraId="65A67AF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1CD9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A028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111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59875" w14:textId="77777777" w:rsidR="005A2227" w:rsidRPr="00E352EF" w:rsidRDefault="0097053A">
            <w:pPr>
              <w:jc w:val="both"/>
            </w:pPr>
            <w:r w:rsidRPr="00E352EF">
              <w:rPr>
                <w:rFonts w:ascii="Calibri" w:eastAsia="Calibri" w:hAnsi="Calibri" w:cs="Calibri"/>
              </w:rPr>
              <w:t>10</w:t>
            </w:r>
          </w:p>
        </w:tc>
      </w:tr>
      <w:tr w:rsidR="005A2227" w:rsidRPr="00E352EF" w14:paraId="1261F6A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789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F63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BA5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138F0" w14:textId="77777777" w:rsidR="005A2227" w:rsidRPr="00E352EF" w:rsidRDefault="0097053A">
            <w:pPr>
              <w:jc w:val="both"/>
            </w:pPr>
            <w:r w:rsidRPr="00E352EF">
              <w:rPr>
                <w:rFonts w:ascii="Calibri" w:eastAsia="Calibri" w:hAnsi="Calibri" w:cs="Calibri"/>
              </w:rPr>
              <w:t>-100</w:t>
            </w:r>
          </w:p>
        </w:tc>
      </w:tr>
      <w:tr w:rsidR="005A2227" w:rsidRPr="00E352EF" w14:paraId="0A33A19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11A2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40ED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0A70C6"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542E2" w14:textId="77777777" w:rsidR="005A2227" w:rsidRPr="00E352EF" w:rsidRDefault="0097053A">
            <w:pPr>
              <w:jc w:val="both"/>
            </w:pPr>
            <w:r w:rsidRPr="00E352EF">
              <w:rPr>
                <w:rFonts w:ascii="Calibri" w:eastAsia="Calibri" w:hAnsi="Calibri" w:cs="Calibri"/>
              </w:rPr>
              <w:t>400</w:t>
            </w:r>
          </w:p>
        </w:tc>
      </w:tr>
      <w:tr w:rsidR="005A2227" w:rsidRPr="00E352EF" w14:paraId="2FE41D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B9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3E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B12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C04E1" w14:textId="77777777" w:rsidR="005A2227" w:rsidRPr="00E352EF" w:rsidRDefault="0097053A">
            <w:pPr>
              <w:jc w:val="both"/>
            </w:pPr>
            <w:r w:rsidRPr="00E352EF">
              <w:rPr>
                <w:rFonts w:ascii="Calibri" w:eastAsia="Calibri" w:hAnsi="Calibri" w:cs="Calibri"/>
              </w:rPr>
              <w:t>500</w:t>
            </w:r>
          </w:p>
        </w:tc>
      </w:tr>
      <w:tr w:rsidR="005A2227" w:rsidRPr="00E352EF" w14:paraId="7BCDC2C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8E76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19B2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B01DC"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534013" w14:textId="77777777" w:rsidR="005A2227" w:rsidRPr="00E352EF" w:rsidRDefault="0097053A">
            <w:pPr>
              <w:jc w:val="both"/>
            </w:pPr>
            <w:r w:rsidRPr="00E352EF">
              <w:rPr>
                <w:rFonts w:ascii="Calibri" w:eastAsia="Calibri" w:hAnsi="Calibri" w:cs="Calibri"/>
              </w:rPr>
              <w:t>-100</w:t>
            </w:r>
          </w:p>
        </w:tc>
      </w:tr>
    </w:tbl>
    <w:p w14:paraId="1FB68777" w14:textId="77777777" w:rsidR="005A2227" w:rsidRPr="00E352EF" w:rsidRDefault="005A2227"/>
    <w:p w14:paraId="3877B02E" w14:textId="77777777" w:rsidR="005A2227" w:rsidRPr="00E352EF" w:rsidRDefault="0097053A" w:rsidP="00B3632D">
      <w:pPr>
        <w:pStyle w:val="Titolo3"/>
      </w:pPr>
      <w:bookmarkStart w:id="11188" w:name="_Toc462659740"/>
      <w:bookmarkStart w:id="11189" w:name="_Toc463805792"/>
      <w:bookmarkStart w:id="11190" w:name="_Toc464487969"/>
      <w:r w:rsidRPr="00E352EF">
        <w:t>last_value</w:t>
      </w:r>
      <w:bookmarkEnd w:id="11188"/>
      <w:bookmarkEnd w:id="11189"/>
      <w:bookmarkEnd w:id="11190"/>
    </w:p>
    <w:p w14:paraId="62AEA748" w14:textId="77777777" w:rsidR="0046626F" w:rsidRPr="00E352EF" w:rsidRDefault="0046626F" w:rsidP="0046626F">
      <w:pPr>
        <w:rPr>
          <w:rFonts w:ascii="Cambria" w:eastAsia="Calibri" w:hAnsi="Cambria" w:cs="Calibri"/>
          <w:i/>
          <w:color w:val="5B9BD5"/>
        </w:rPr>
      </w:pPr>
    </w:p>
    <w:p w14:paraId="615455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7B5E932F" w14:textId="637CC349" w:rsidR="005A2227" w:rsidRPr="00E352EF" w:rsidRDefault="0097053A" w:rsidP="0046626F">
      <w:pPr>
        <w:jc w:val="both"/>
        <w:rPr>
          <w:rFonts w:ascii="Cambria" w:hAnsi="Cambria"/>
        </w:rPr>
      </w:pPr>
      <w:r w:rsidRPr="00E352EF">
        <w:rPr>
          <w:rFonts w:ascii="Cambria" w:eastAsia="Calibri" w:hAnsi="Cambria" w:cs="Calibri"/>
        </w:rPr>
        <w:t xml:space="preserve">For each sliding window and for each Measure Component, the operator calculates the </w:t>
      </w:r>
      <w:del w:id="11191" w:author="Utente" w:date="2017-05-08T18:56:00Z">
        <w:r w:rsidRPr="00E352EF" w:rsidDel="00463E31">
          <w:rPr>
            <w:rFonts w:ascii="Cambria" w:eastAsia="Calibri" w:hAnsi="Cambria" w:cs="Calibri"/>
          </w:rPr>
          <w:delText xml:space="preserve">first </w:delText>
        </w:r>
      </w:del>
      <w:ins w:id="11192" w:author="Utente" w:date="2017-05-08T18:56:00Z">
        <w:r w:rsidR="00463E31">
          <w:rPr>
            <w:rFonts w:ascii="Cambria" w:eastAsia="Calibri" w:hAnsi="Cambria" w:cs="Calibri"/>
          </w:rPr>
          <w:t>last</w:t>
        </w:r>
        <w:r w:rsidR="00463E31" w:rsidRPr="00E352EF">
          <w:rPr>
            <w:rFonts w:ascii="Cambria" w:eastAsia="Calibri" w:hAnsi="Cambria" w:cs="Calibri"/>
          </w:rPr>
          <w:t xml:space="preserve"> </w:t>
        </w:r>
      </w:ins>
      <w:r w:rsidRPr="00E352EF">
        <w:rPr>
          <w:rFonts w:ascii="Cambria" w:eastAsia="Calibri" w:hAnsi="Cambria" w:cs="Calibri"/>
        </w:rPr>
        <w:t>value according to the specified order.</w:t>
      </w:r>
    </w:p>
    <w:p w14:paraId="764168AF" w14:textId="77777777" w:rsidR="0046626F" w:rsidRPr="00E352EF" w:rsidRDefault="0046626F" w:rsidP="0046626F">
      <w:pPr>
        <w:rPr>
          <w:rFonts w:ascii="Cambria" w:eastAsia="Calibri" w:hAnsi="Cambria" w:cs="Calibri"/>
          <w:i/>
          <w:color w:val="5B9BD5"/>
        </w:rPr>
      </w:pPr>
    </w:p>
    <w:p w14:paraId="4659F018"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035C9F91" w14:textId="77777777" w:rsidR="00EA6708" w:rsidRPr="00E352EF" w:rsidRDefault="00EA6708" w:rsidP="003C3D77">
      <w:pPr>
        <w:rPr>
          <w:rFonts w:ascii="Cambria" w:eastAsia="Calibri" w:hAnsi="Cambria" w:cs="Calibri"/>
          <w:i/>
          <w:color w:val="5B9BD5"/>
        </w:rPr>
      </w:pPr>
    </w:p>
    <w:p w14:paraId="13621ECC"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last_value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36443687"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1C9AE7B0"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1EC9848" w14:textId="77777777" w:rsidR="005A2227" w:rsidRPr="00E352EF" w:rsidRDefault="0097053A">
            <w:pPr>
              <w:jc w:val="both"/>
            </w:pPr>
            <w:r w:rsidRPr="00E352EF">
              <w:rPr>
                <w:rFonts w:ascii="Calibri" w:eastAsia="Calibri" w:hAnsi="Calibri" w:cs="Calibri"/>
              </w:rPr>
              <w:t>ds_bop</w:t>
            </w:r>
          </w:p>
        </w:tc>
      </w:tr>
      <w:tr w:rsidR="005A2227" w:rsidRPr="00E352EF" w14:paraId="5A1C3481"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DB70335"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102F1E6"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907094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DFAD077" w14:textId="77777777" w:rsidR="005A2227" w:rsidRPr="00E352EF" w:rsidRDefault="0097053A">
            <w:pPr>
              <w:jc w:val="both"/>
            </w:pPr>
            <w:r w:rsidRPr="00E352EF">
              <w:rPr>
                <w:rFonts w:ascii="Calibri" w:eastAsia="Calibri" w:hAnsi="Calibri" w:cs="Calibri"/>
                <w:b/>
              </w:rPr>
              <w:t>OBS_VALUE</w:t>
            </w:r>
          </w:p>
        </w:tc>
      </w:tr>
      <w:tr w:rsidR="005A2227" w:rsidRPr="00E352EF" w14:paraId="17BCB6D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7197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096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E5A5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6B5E" w14:textId="77777777" w:rsidR="005A2227" w:rsidRPr="00E352EF" w:rsidRDefault="0097053A">
            <w:pPr>
              <w:jc w:val="both"/>
            </w:pPr>
            <w:r w:rsidRPr="00E352EF">
              <w:rPr>
                <w:rFonts w:ascii="Calibri" w:eastAsia="Calibri" w:hAnsi="Calibri" w:cs="Calibri"/>
              </w:rPr>
              <w:t>3</w:t>
            </w:r>
          </w:p>
        </w:tc>
      </w:tr>
      <w:tr w:rsidR="005A2227" w:rsidRPr="00E352EF" w14:paraId="5B7F395A"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BFFB3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5A9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1D0D4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2316F" w14:textId="77777777" w:rsidR="005A2227" w:rsidRPr="00E352EF" w:rsidRDefault="0097053A">
            <w:pPr>
              <w:jc w:val="both"/>
            </w:pPr>
            <w:r w:rsidRPr="00E352EF">
              <w:rPr>
                <w:rFonts w:ascii="Calibri" w:eastAsia="Calibri" w:hAnsi="Calibri" w:cs="Calibri"/>
              </w:rPr>
              <w:t>4</w:t>
            </w:r>
          </w:p>
        </w:tc>
      </w:tr>
      <w:tr w:rsidR="005A2227" w:rsidRPr="00E352EF" w14:paraId="443063A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C81D3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5B9E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A5EA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5D6D21" w14:textId="77777777" w:rsidR="005A2227" w:rsidRPr="00E352EF" w:rsidRDefault="0097053A">
            <w:pPr>
              <w:jc w:val="both"/>
            </w:pPr>
            <w:r w:rsidRPr="00E352EF">
              <w:rPr>
                <w:rFonts w:ascii="Calibri" w:eastAsia="Calibri" w:hAnsi="Calibri" w:cs="Calibri"/>
              </w:rPr>
              <w:t>10</w:t>
            </w:r>
          </w:p>
        </w:tc>
      </w:tr>
      <w:tr w:rsidR="005A2227" w:rsidRPr="00E352EF" w14:paraId="5DE8CEC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AECC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99D1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BD07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A75DF" w14:textId="77777777" w:rsidR="005A2227" w:rsidRPr="00E352EF" w:rsidRDefault="0097053A">
            <w:pPr>
              <w:jc w:val="both"/>
            </w:pPr>
            <w:r w:rsidRPr="00E352EF">
              <w:rPr>
                <w:rFonts w:ascii="Calibri" w:eastAsia="Calibri" w:hAnsi="Calibri" w:cs="Calibri"/>
              </w:rPr>
              <w:t>20</w:t>
            </w:r>
          </w:p>
        </w:tc>
      </w:tr>
      <w:tr w:rsidR="005A2227" w:rsidRPr="00E352EF" w14:paraId="3ADC51B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11E7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100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2B0F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CA896" w14:textId="77777777" w:rsidR="005A2227" w:rsidRPr="00E352EF" w:rsidRDefault="0097053A">
            <w:pPr>
              <w:jc w:val="both"/>
            </w:pPr>
            <w:r w:rsidRPr="00E352EF">
              <w:rPr>
                <w:rFonts w:ascii="Calibri" w:eastAsia="Calibri" w:hAnsi="Calibri" w:cs="Calibri"/>
              </w:rPr>
              <w:t>400</w:t>
            </w:r>
          </w:p>
        </w:tc>
      </w:tr>
      <w:tr w:rsidR="005A2227" w:rsidRPr="00E352EF" w14:paraId="5D38BEF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6CCE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0102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7F47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4A6CB2" w14:textId="77777777" w:rsidR="005A2227" w:rsidRPr="00E352EF" w:rsidRDefault="0097053A">
            <w:pPr>
              <w:jc w:val="both"/>
            </w:pPr>
            <w:r w:rsidRPr="00E352EF">
              <w:rPr>
                <w:rFonts w:ascii="Calibri" w:eastAsia="Calibri" w:hAnsi="Calibri" w:cs="Calibri"/>
              </w:rPr>
              <w:t>500</w:t>
            </w:r>
          </w:p>
        </w:tc>
      </w:tr>
      <w:tr w:rsidR="005A2227" w:rsidRPr="00E352EF" w14:paraId="03A679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386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104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E1697"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76AD" w14:textId="77777777" w:rsidR="005A2227" w:rsidRPr="00E352EF" w:rsidRDefault="0097053A">
            <w:pPr>
              <w:jc w:val="both"/>
            </w:pPr>
            <w:r w:rsidRPr="00E352EF">
              <w:rPr>
                <w:rFonts w:ascii="Calibri" w:eastAsia="Calibri" w:hAnsi="Calibri" w:cs="Calibri"/>
              </w:rPr>
              <w:t>600</w:t>
            </w:r>
          </w:p>
        </w:tc>
      </w:tr>
      <w:tr w:rsidR="005A2227" w:rsidRPr="00E352EF" w14:paraId="2C999EF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C8F9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489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6DB6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AE67F" w14:textId="77777777" w:rsidR="005A2227" w:rsidRPr="00E352EF" w:rsidRDefault="0097053A">
            <w:pPr>
              <w:jc w:val="both"/>
            </w:pPr>
            <w:r w:rsidRPr="00E352EF">
              <w:rPr>
                <w:rFonts w:ascii="Calibri" w:eastAsia="Calibri" w:hAnsi="Calibri" w:cs="Calibri"/>
              </w:rPr>
              <w:t>1000</w:t>
            </w:r>
          </w:p>
        </w:tc>
      </w:tr>
    </w:tbl>
    <w:p w14:paraId="1C73EA8F"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82AFE67"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5FA235A" w14:textId="77777777" w:rsidR="005A2227" w:rsidRPr="00E352EF" w:rsidRDefault="0097053A">
            <w:pPr>
              <w:jc w:val="both"/>
            </w:pPr>
            <w:r w:rsidRPr="00E352EF">
              <w:rPr>
                <w:rFonts w:ascii="Calibri" w:eastAsia="Calibri" w:hAnsi="Calibri" w:cs="Calibri"/>
              </w:rPr>
              <w:t>ds</w:t>
            </w:r>
          </w:p>
        </w:tc>
      </w:tr>
      <w:tr w:rsidR="005A2227" w:rsidRPr="00E352EF" w14:paraId="54DBB7A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6E6C90"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B47C487"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B4B3E65"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0A569E1" w14:textId="77777777" w:rsidR="005A2227" w:rsidRPr="00E352EF" w:rsidRDefault="0097053A">
            <w:pPr>
              <w:jc w:val="both"/>
            </w:pPr>
            <w:r w:rsidRPr="00E352EF">
              <w:rPr>
                <w:rFonts w:ascii="Calibri" w:eastAsia="Calibri" w:hAnsi="Calibri" w:cs="Calibri"/>
                <w:b/>
              </w:rPr>
              <w:t>OBS_VALUE</w:t>
            </w:r>
          </w:p>
        </w:tc>
      </w:tr>
      <w:tr w:rsidR="005A2227" w:rsidRPr="00E352EF" w14:paraId="690854B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05BA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7F58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3CF54"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5B0B2" w14:textId="77777777" w:rsidR="005A2227" w:rsidRPr="00E352EF" w:rsidRDefault="0097053A">
            <w:pPr>
              <w:jc w:val="both"/>
            </w:pPr>
            <w:r w:rsidRPr="00E352EF">
              <w:rPr>
                <w:rFonts w:ascii="Calibri" w:eastAsia="Calibri" w:hAnsi="Calibri" w:cs="Calibri"/>
              </w:rPr>
              <w:t>20</w:t>
            </w:r>
          </w:p>
        </w:tc>
      </w:tr>
      <w:tr w:rsidR="005A2227" w:rsidRPr="00E352EF" w14:paraId="6E4B5B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9E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9487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08D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54957" w14:textId="77777777" w:rsidR="005A2227" w:rsidRPr="00E352EF" w:rsidRDefault="0097053A">
            <w:pPr>
              <w:jc w:val="both"/>
            </w:pPr>
            <w:r w:rsidRPr="00E352EF">
              <w:rPr>
                <w:rFonts w:ascii="Calibri" w:eastAsia="Calibri" w:hAnsi="Calibri" w:cs="Calibri"/>
              </w:rPr>
              <w:t>20</w:t>
            </w:r>
          </w:p>
        </w:tc>
      </w:tr>
      <w:tr w:rsidR="005A2227" w:rsidRPr="00E352EF" w14:paraId="13D9E4D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59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7BF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6D28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80F8F" w14:textId="77777777" w:rsidR="005A2227" w:rsidRPr="00E352EF" w:rsidRDefault="0097053A">
            <w:pPr>
              <w:jc w:val="both"/>
            </w:pPr>
            <w:r w:rsidRPr="00E352EF">
              <w:rPr>
                <w:rFonts w:ascii="Calibri" w:eastAsia="Calibri" w:hAnsi="Calibri" w:cs="Calibri"/>
              </w:rPr>
              <w:t>20</w:t>
            </w:r>
          </w:p>
        </w:tc>
      </w:tr>
      <w:tr w:rsidR="005A2227" w:rsidRPr="00E352EF" w14:paraId="0A7ED88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408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3642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5734B"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5099F" w14:textId="77777777" w:rsidR="005A2227" w:rsidRPr="00E352EF" w:rsidRDefault="0097053A">
            <w:pPr>
              <w:jc w:val="both"/>
            </w:pPr>
            <w:r w:rsidRPr="00E352EF">
              <w:rPr>
                <w:rFonts w:ascii="Calibri" w:eastAsia="Calibri" w:hAnsi="Calibri" w:cs="Calibri"/>
              </w:rPr>
              <w:t>20</w:t>
            </w:r>
          </w:p>
        </w:tc>
      </w:tr>
      <w:tr w:rsidR="005A2227" w:rsidRPr="00E352EF" w14:paraId="62B4B22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57C9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AC7D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1420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2F9003" w14:textId="77777777" w:rsidR="005A2227" w:rsidRPr="00E352EF" w:rsidRDefault="0097053A">
            <w:pPr>
              <w:jc w:val="both"/>
            </w:pPr>
            <w:r w:rsidRPr="00E352EF">
              <w:rPr>
                <w:rFonts w:ascii="Calibri" w:eastAsia="Calibri" w:hAnsi="Calibri" w:cs="Calibri"/>
              </w:rPr>
              <w:t>600</w:t>
            </w:r>
          </w:p>
        </w:tc>
      </w:tr>
      <w:tr w:rsidR="005A2227" w:rsidRPr="00E352EF" w14:paraId="029FFBD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2A38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888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4E5A3"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A446E" w14:textId="77777777" w:rsidR="005A2227" w:rsidRPr="00E352EF" w:rsidRDefault="0097053A">
            <w:pPr>
              <w:jc w:val="both"/>
            </w:pPr>
            <w:r w:rsidRPr="00E352EF">
              <w:rPr>
                <w:rFonts w:ascii="Calibri" w:eastAsia="Calibri" w:hAnsi="Calibri" w:cs="Calibri"/>
              </w:rPr>
              <w:t>600</w:t>
            </w:r>
          </w:p>
        </w:tc>
      </w:tr>
      <w:tr w:rsidR="005A2227" w:rsidRPr="00E352EF" w14:paraId="2D31F3A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273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2A82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A65E5"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C7BA" w14:textId="77777777" w:rsidR="005A2227" w:rsidRPr="00E352EF" w:rsidRDefault="0097053A">
            <w:pPr>
              <w:jc w:val="both"/>
            </w:pPr>
            <w:r w:rsidRPr="00E352EF">
              <w:rPr>
                <w:rFonts w:ascii="Calibri" w:eastAsia="Calibri" w:hAnsi="Calibri" w:cs="Calibri"/>
              </w:rPr>
              <w:t>600</w:t>
            </w:r>
          </w:p>
        </w:tc>
      </w:tr>
      <w:tr w:rsidR="005A2227" w:rsidRPr="00E352EF" w14:paraId="2D11051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C1EC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5E0CF"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E2C4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94A2" w14:textId="77777777" w:rsidR="005A2227" w:rsidRPr="00E352EF" w:rsidRDefault="0097053A">
            <w:pPr>
              <w:jc w:val="both"/>
            </w:pPr>
            <w:r w:rsidRPr="00E352EF">
              <w:rPr>
                <w:rFonts w:ascii="Calibri" w:eastAsia="Calibri" w:hAnsi="Calibri" w:cs="Calibri"/>
              </w:rPr>
              <w:t>1 000</w:t>
            </w:r>
          </w:p>
        </w:tc>
      </w:tr>
    </w:tbl>
    <w:p w14:paraId="00FBF42F" w14:textId="77777777" w:rsidR="005A2227" w:rsidRPr="00E352EF" w:rsidRDefault="005A2227"/>
    <w:p w14:paraId="5CD3597B" w14:textId="77777777" w:rsidR="005A2227" w:rsidRPr="00E352EF" w:rsidRDefault="0097053A">
      <w:pPr>
        <w:rPr>
          <w:rFonts w:ascii="Cambria" w:hAnsi="Cambria"/>
        </w:rPr>
      </w:pPr>
      <w:r w:rsidRPr="00E352EF">
        <w:rPr>
          <w:rFonts w:ascii="Cambria" w:eastAsia="Calibri" w:hAnsi="Cambria" w:cs="Calibri"/>
        </w:rPr>
        <w:t>In spite of the general syntax for analytic functions, the following ones do not allow the definition of any sliding window, that is, it always coincide with the entire window.</w:t>
      </w:r>
    </w:p>
    <w:p w14:paraId="331CBC8C" w14:textId="77777777" w:rsidR="009821E5" w:rsidRPr="00E352EF" w:rsidRDefault="009821E5" w:rsidP="00C105B8">
      <w:bookmarkStart w:id="11193" w:name="_Toc462659741"/>
      <w:bookmarkStart w:id="11194" w:name="_Toc463805793"/>
    </w:p>
    <w:p w14:paraId="707A0546" w14:textId="77777777" w:rsidR="005A2227" w:rsidRPr="00E352EF" w:rsidRDefault="0097053A" w:rsidP="00B3632D">
      <w:pPr>
        <w:pStyle w:val="Titolo3"/>
      </w:pPr>
      <w:bookmarkStart w:id="11195" w:name="_Toc464487970"/>
      <w:r w:rsidRPr="00E352EF">
        <w:t>ntile</w:t>
      </w:r>
      <w:bookmarkEnd w:id="11193"/>
      <w:bookmarkEnd w:id="11194"/>
      <w:bookmarkEnd w:id="11195"/>
    </w:p>
    <w:p w14:paraId="14293409" w14:textId="77777777" w:rsidR="0046626F" w:rsidRPr="00E352EF" w:rsidRDefault="0046626F" w:rsidP="0046626F">
      <w:pPr>
        <w:rPr>
          <w:rFonts w:ascii="Cambria" w:eastAsia="Calibri" w:hAnsi="Cambria" w:cs="Calibri"/>
          <w:i/>
          <w:color w:val="5B9BD5"/>
        </w:rPr>
      </w:pPr>
    </w:p>
    <w:p w14:paraId="0BBDFC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28A0CE3" w14:textId="77777777" w:rsidR="005A2227" w:rsidRPr="00E352EF" w:rsidRDefault="0097053A" w:rsidP="0046626F">
      <w:pPr>
        <w:jc w:val="both"/>
        <w:rPr>
          <w:rFonts w:ascii="Cambria" w:hAnsi="Cambria"/>
        </w:rPr>
      </w:pPr>
      <w:r w:rsidRPr="00E352EF">
        <w:rPr>
          <w:rFonts w:ascii="Cambria" w:eastAsia="Calibri" w:hAnsi="Cambria" w:cs="Calibri"/>
        </w:rPr>
        <w:t xml:space="preserve">For each Data Point of each window, the operator produces a Data Point where the values of the numeric Measures Components are set to a unique window number. The values of the non-numeric Measure Components are just copied. For each windows a unique number (incrementally generated, starting with 1) is assigned. </w:t>
      </w:r>
      <w:r w:rsidR="001F77FC" w:rsidRPr="00E352EF">
        <w:rPr>
          <w:rFonts w:ascii="Cambria" w:eastAsia="Calibri" w:hAnsi="Cambria" w:cs="Calibri"/>
        </w:rPr>
        <w:t xml:space="preserve">Note </w:t>
      </w:r>
      <w:r w:rsidRPr="00E352EF">
        <w:rPr>
          <w:rFonts w:ascii="Cambria" w:eastAsia="Calibri" w:hAnsi="Cambria" w:cs="Calibri"/>
        </w:rPr>
        <w:t>that the order by clause of analytic functions operate</w:t>
      </w:r>
      <w:r w:rsidR="00B8025A" w:rsidRPr="00E352EF">
        <w:rPr>
          <w:rFonts w:ascii="Cambria" w:eastAsia="Calibri" w:hAnsi="Cambria" w:cs="Calibri"/>
        </w:rPr>
        <w:t>s</w:t>
      </w:r>
      <w:r w:rsidRPr="00E352EF">
        <w:rPr>
          <w:rFonts w:ascii="Cambria" w:eastAsia="Calibri" w:hAnsi="Cambria" w:cs="Calibri"/>
        </w:rPr>
        <w:t xml:space="preserve"> within each window; therefore, the windows are not mutually ordered.</w:t>
      </w:r>
    </w:p>
    <w:p w14:paraId="551D1CC8" w14:textId="77777777" w:rsidR="0046626F" w:rsidRPr="00E352EF" w:rsidRDefault="0046626F" w:rsidP="0046626F">
      <w:pPr>
        <w:rPr>
          <w:rFonts w:ascii="Cambria" w:eastAsia="Calibri" w:hAnsi="Cambria" w:cs="Calibri"/>
          <w:i/>
          <w:color w:val="5B9BD5"/>
        </w:rPr>
      </w:pPr>
    </w:p>
    <w:p w14:paraId="58E606F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BA5F133" w14:textId="77777777" w:rsidR="00EA6708" w:rsidRPr="00E352EF" w:rsidRDefault="00EA6708" w:rsidP="003C3D77">
      <w:pPr>
        <w:rPr>
          <w:rFonts w:ascii="Cambria" w:eastAsia="Calibri" w:hAnsi="Cambria" w:cs="Calibri"/>
          <w:i/>
          <w:color w:val="5B9BD5"/>
        </w:rPr>
      </w:pPr>
    </w:p>
    <w:p w14:paraId="7822DF3B" w14:textId="77777777" w:rsidR="005A2227" w:rsidRPr="00E352EF" w:rsidRDefault="0097053A" w:rsidP="0046626F">
      <w:pPr>
        <w:tabs>
          <w:tab w:val="left" w:pos="0"/>
        </w:tabs>
        <w:rPr>
          <w:rFonts w:ascii="Cambria" w:hAnsi="Cambria"/>
        </w:rPr>
      </w:pPr>
      <w:r w:rsidRPr="00E352EF">
        <w:rPr>
          <w:rFonts w:ascii="Cambria" w:eastAsia="Calibri" w:hAnsi="Cambria" w:cs="Calibri"/>
        </w:rPr>
        <w:t xml:space="preserve">ds := </w:t>
      </w:r>
      <w:r w:rsidRPr="00E352EF">
        <w:rPr>
          <w:rFonts w:ascii="Cambria" w:eastAsia="Calibri" w:hAnsi="Cambria" w:cs="Calibri"/>
          <w:b/>
        </w:rPr>
        <w:t>ntile (</w:t>
      </w:r>
      <w:r w:rsidRPr="00E352EF">
        <w:rPr>
          <w:rFonts w:ascii="Cambria" w:eastAsia="Calibri" w:hAnsi="Cambria" w:cs="Calibri"/>
        </w:rPr>
        <w:t xml:space="preserve"> ds_bop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 xml:space="preserve">over ( partition by  </w:t>
      </w:r>
      <w:r w:rsidRPr="00E352EF">
        <w:rPr>
          <w:rFonts w:ascii="Cambria" w:eastAsia="Calibri" w:hAnsi="Cambria" w:cs="Calibri"/>
        </w:rPr>
        <w:t xml:space="preserve">REF_AREA,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6CDAD2F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9"/>
        <w:gridCol w:w="1728"/>
        <w:gridCol w:w="979"/>
        <w:gridCol w:w="1598"/>
      </w:tblGrid>
      <w:tr w:rsidR="005A2227" w:rsidRPr="00E352EF" w14:paraId="3FA63CF4"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1DD3E28" w14:textId="77777777" w:rsidR="005A2227" w:rsidRPr="00E352EF" w:rsidRDefault="0097053A">
            <w:pPr>
              <w:jc w:val="both"/>
            </w:pPr>
            <w:r w:rsidRPr="00E352EF">
              <w:rPr>
                <w:rFonts w:ascii="Calibri" w:eastAsia="Calibri" w:hAnsi="Calibri" w:cs="Calibri"/>
              </w:rPr>
              <w:t>ds_bop</w:t>
            </w:r>
          </w:p>
        </w:tc>
      </w:tr>
      <w:tr w:rsidR="005A2227" w:rsidRPr="00E352EF" w14:paraId="191886AF"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77D2DDC" w14:textId="77777777" w:rsidR="005A2227" w:rsidRPr="00E352EF" w:rsidRDefault="0097053A">
            <w:pPr>
              <w:jc w:val="both"/>
            </w:pPr>
            <w:r w:rsidRPr="00E352EF">
              <w:rPr>
                <w:rFonts w:ascii="Calibri" w:eastAsia="Calibri" w:hAnsi="Calibri" w:cs="Calibri"/>
                <w:b/>
              </w:rPr>
              <w:t>REF_AREA</w:t>
            </w:r>
          </w:p>
        </w:tc>
        <w:tc>
          <w:tcPr>
            <w:tcW w:w="172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554D3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B809106" w14:textId="77777777" w:rsidR="005A2227" w:rsidRPr="00E352EF" w:rsidRDefault="0097053A">
            <w:pPr>
              <w:jc w:val="both"/>
            </w:pPr>
            <w:r w:rsidRPr="00E352EF">
              <w:rPr>
                <w:rFonts w:ascii="Calibri" w:eastAsia="Calibri" w:hAnsi="Calibri" w:cs="Calibri"/>
                <w:b/>
              </w:rPr>
              <w:t>TIME</w:t>
            </w:r>
          </w:p>
        </w:tc>
        <w:tc>
          <w:tcPr>
            <w:tcW w:w="1598"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E485CAF" w14:textId="77777777" w:rsidR="005A2227" w:rsidRPr="00E352EF" w:rsidRDefault="0097053A">
            <w:pPr>
              <w:jc w:val="both"/>
            </w:pPr>
            <w:r w:rsidRPr="00E352EF">
              <w:rPr>
                <w:rFonts w:ascii="Calibri" w:eastAsia="Calibri" w:hAnsi="Calibri" w:cs="Calibri"/>
                <w:b/>
              </w:rPr>
              <w:t>OBS_VALUE</w:t>
            </w:r>
          </w:p>
        </w:tc>
      </w:tr>
      <w:tr w:rsidR="005A2227" w:rsidRPr="00E352EF" w14:paraId="09671C1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3AAA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5F88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AEC57"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508" w14:textId="77777777" w:rsidR="005A2227" w:rsidRPr="00E352EF" w:rsidRDefault="0097053A">
            <w:pPr>
              <w:jc w:val="both"/>
            </w:pPr>
            <w:r w:rsidRPr="00E352EF">
              <w:rPr>
                <w:rFonts w:ascii="Calibri" w:eastAsia="Calibri" w:hAnsi="Calibri" w:cs="Calibri"/>
              </w:rPr>
              <w:t>3</w:t>
            </w:r>
          </w:p>
        </w:tc>
      </w:tr>
      <w:tr w:rsidR="005A2227" w:rsidRPr="00E352EF" w14:paraId="3005E4E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C6894"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4DCA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1687A"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F58D" w14:textId="77777777" w:rsidR="005A2227" w:rsidRPr="00E352EF" w:rsidRDefault="0097053A">
            <w:pPr>
              <w:jc w:val="both"/>
            </w:pPr>
            <w:r w:rsidRPr="00E352EF">
              <w:rPr>
                <w:rFonts w:ascii="Calibri" w:eastAsia="Calibri" w:hAnsi="Calibri" w:cs="Calibri"/>
              </w:rPr>
              <w:t>4</w:t>
            </w:r>
          </w:p>
        </w:tc>
      </w:tr>
      <w:tr w:rsidR="005A2227" w:rsidRPr="00E352EF" w14:paraId="37734DE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B8B7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75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AD941"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D92BE" w14:textId="77777777" w:rsidR="005A2227" w:rsidRPr="00E352EF" w:rsidRDefault="0097053A">
            <w:pPr>
              <w:jc w:val="both"/>
            </w:pPr>
            <w:r w:rsidRPr="00E352EF">
              <w:rPr>
                <w:rFonts w:ascii="Calibri" w:eastAsia="Calibri" w:hAnsi="Calibri" w:cs="Calibri"/>
              </w:rPr>
              <w:t>10</w:t>
            </w:r>
          </w:p>
        </w:tc>
      </w:tr>
      <w:tr w:rsidR="005A2227" w:rsidRPr="00E352EF" w14:paraId="16ACF45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F75D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7E54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30B5D"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57C853" w14:textId="77777777" w:rsidR="005A2227" w:rsidRPr="00E352EF" w:rsidRDefault="0097053A">
            <w:pPr>
              <w:jc w:val="both"/>
            </w:pPr>
            <w:r w:rsidRPr="00E352EF">
              <w:rPr>
                <w:rFonts w:ascii="Calibri" w:eastAsia="Calibri" w:hAnsi="Calibri" w:cs="Calibri"/>
              </w:rPr>
              <w:t>20</w:t>
            </w:r>
          </w:p>
        </w:tc>
      </w:tr>
      <w:tr w:rsidR="005A2227" w:rsidRPr="00E352EF" w14:paraId="1A349F4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258AF1"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FE5E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41BD9"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2582" w14:textId="77777777" w:rsidR="005A2227" w:rsidRPr="00E352EF" w:rsidRDefault="0097053A">
            <w:pPr>
              <w:jc w:val="both"/>
            </w:pPr>
            <w:r w:rsidRPr="00E352EF">
              <w:rPr>
                <w:rFonts w:ascii="Calibri" w:eastAsia="Calibri" w:hAnsi="Calibri" w:cs="Calibri"/>
              </w:rPr>
              <w:t>400</w:t>
            </w:r>
          </w:p>
        </w:tc>
      </w:tr>
      <w:tr w:rsidR="005A2227" w:rsidRPr="00E352EF" w14:paraId="4194D73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E4ED6" w14:textId="77777777" w:rsidR="005A2227" w:rsidRPr="00E352EF" w:rsidRDefault="0097053A">
            <w:pPr>
              <w:jc w:val="both"/>
            </w:pPr>
            <w:r w:rsidRPr="00E352EF">
              <w:rPr>
                <w:rFonts w:ascii="Calibri" w:eastAsia="Calibri" w:hAnsi="Calibri" w:cs="Calibri"/>
              </w:rPr>
              <w:lastRenderedPageBreak/>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B359D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B18F9"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9F04F" w14:textId="77777777" w:rsidR="005A2227" w:rsidRPr="00E352EF" w:rsidRDefault="0097053A">
            <w:pPr>
              <w:jc w:val="both"/>
            </w:pPr>
            <w:r w:rsidRPr="00E352EF">
              <w:rPr>
                <w:rFonts w:ascii="Calibri" w:eastAsia="Calibri" w:hAnsi="Calibri" w:cs="Calibri"/>
              </w:rPr>
              <w:t>500</w:t>
            </w:r>
          </w:p>
        </w:tc>
      </w:tr>
      <w:tr w:rsidR="005A2227" w:rsidRPr="00E352EF" w14:paraId="7F58C4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26FD8"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70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89527"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ED39C" w14:textId="77777777" w:rsidR="005A2227" w:rsidRPr="00E352EF" w:rsidRDefault="0097053A">
            <w:pPr>
              <w:jc w:val="both"/>
            </w:pPr>
            <w:r w:rsidRPr="00E352EF">
              <w:rPr>
                <w:rFonts w:ascii="Calibri" w:eastAsia="Calibri" w:hAnsi="Calibri" w:cs="Calibri"/>
              </w:rPr>
              <w:t>600</w:t>
            </w:r>
          </w:p>
        </w:tc>
      </w:tr>
      <w:tr w:rsidR="005A2227" w:rsidRPr="00E352EF" w14:paraId="123394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20293"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96C56"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DFC27"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F46FF" w14:textId="77777777" w:rsidR="005A2227" w:rsidRPr="00E352EF" w:rsidRDefault="0097053A">
            <w:pPr>
              <w:jc w:val="both"/>
            </w:pPr>
            <w:r w:rsidRPr="00E352EF">
              <w:rPr>
                <w:rFonts w:ascii="Calibri" w:eastAsia="Calibri" w:hAnsi="Calibri" w:cs="Calibri"/>
              </w:rPr>
              <w:t>1000</w:t>
            </w:r>
          </w:p>
        </w:tc>
      </w:tr>
    </w:tbl>
    <w:p w14:paraId="5FE35979" w14:textId="77777777" w:rsidR="005A2227" w:rsidRPr="00E352EF" w:rsidRDefault="005A2227"/>
    <w:tbl>
      <w:tblPr>
        <w:tblW w:w="6221"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8"/>
        <w:gridCol w:w="1872"/>
        <w:gridCol w:w="1037"/>
        <w:gridCol w:w="1944"/>
      </w:tblGrid>
      <w:tr w:rsidR="005A2227" w:rsidRPr="00E352EF" w14:paraId="193A8465"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FEC59B7" w14:textId="77777777" w:rsidR="005A2227" w:rsidRPr="00E352EF" w:rsidRDefault="0097053A">
            <w:pPr>
              <w:jc w:val="both"/>
            </w:pPr>
            <w:r w:rsidRPr="00E352EF">
              <w:rPr>
                <w:rFonts w:ascii="Calibri" w:eastAsia="Calibri" w:hAnsi="Calibri" w:cs="Calibri"/>
              </w:rPr>
              <w:t>ds</w:t>
            </w:r>
          </w:p>
        </w:tc>
      </w:tr>
      <w:tr w:rsidR="005A2227" w:rsidRPr="00E352EF" w14:paraId="0A746871"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F5D208" w14:textId="77777777" w:rsidR="005A2227" w:rsidRPr="00E352EF" w:rsidRDefault="0097053A">
            <w:pPr>
              <w:jc w:val="both"/>
            </w:pPr>
            <w:r w:rsidRPr="00E352EF">
              <w:rPr>
                <w:rFonts w:ascii="Calibri" w:eastAsia="Calibri" w:hAnsi="Calibri" w:cs="Calibri"/>
              </w:rPr>
              <w:t>REF_AREA</w:t>
            </w:r>
          </w:p>
        </w:tc>
        <w:tc>
          <w:tcPr>
            <w:tcW w:w="187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58777B7" w14:textId="77777777" w:rsidR="005A2227" w:rsidRPr="00E352EF" w:rsidRDefault="0097053A">
            <w:pPr>
              <w:jc w:val="both"/>
            </w:pPr>
            <w:r w:rsidRPr="00E352EF">
              <w:rPr>
                <w:rFonts w:ascii="Calibri" w:eastAsia="Calibri" w:hAnsi="Calibri" w:cs="Calibri"/>
              </w:rPr>
              <w:t>PARTNER</w:t>
            </w:r>
          </w:p>
        </w:tc>
        <w:tc>
          <w:tcPr>
            <w:tcW w:w="103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908763C" w14:textId="77777777" w:rsidR="005A2227" w:rsidRPr="00E352EF" w:rsidRDefault="0097053A">
            <w:pPr>
              <w:jc w:val="both"/>
            </w:pPr>
            <w:r w:rsidRPr="00E352EF">
              <w:rPr>
                <w:rFonts w:ascii="Calibri" w:eastAsia="Calibri" w:hAnsi="Calibri" w:cs="Calibri"/>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4AC8B9A" w14:textId="77777777" w:rsidR="005A2227" w:rsidRPr="00E352EF" w:rsidRDefault="0097053A">
            <w:pPr>
              <w:jc w:val="both"/>
            </w:pPr>
            <w:r w:rsidRPr="00E352EF">
              <w:rPr>
                <w:rFonts w:ascii="Calibri" w:eastAsia="Calibri" w:hAnsi="Calibri" w:cs="Calibri"/>
              </w:rPr>
              <w:t>OBS_VALUE</w:t>
            </w:r>
          </w:p>
        </w:tc>
      </w:tr>
      <w:tr w:rsidR="005A2227" w:rsidRPr="00E352EF" w14:paraId="1D7B1E8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7432"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15E09"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137C4"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53265" w14:textId="77777777" w:rsidR="005A2227" w:rsidRPr="00E352EF" w:rsidRDefault="0097053A">
            <w:pPr>
              <w:jc w:val="both"/>
            </w:pPr>
            <w:r w:rsidRPr="00E352EF">
              <w:rPr>
                <w:rFonts w:ascii="Calibri" w:eastAsia="Calibri" w:hAnsi="Calibri" w:cs="Calibri"/>
              </w:rPr>
              <w:t>1</w:t>
            </w:r>
          </w:p>
        </w:tc>
      </w:tr>
      <w:tr w:rsidR="005A2227" w:rsidRPr="00E352EF" w14:paraId="0E5C89E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6EEB"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1F35B"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E1B68F"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5773F" w14:textId="77777777" w:rsidR="005A2227" w:rsidRPr="00E352EF" w:rsidRDefault="0097053A">
            <w:pPr>
              <w:jc w:val="both"/>
            </w:pPr>
            <w:r w:rsidRPr="00E352EF">
              <w:rPr>
                <w:rFonts w:ascii="Calibri" w:eastAsia="Calibri" w:hAnsi="Calibri" w:cs="Calibri"/>
              </w:rPr>
              <w:t>1</w:t>
            </w:r>
          </w:p>
        </w:tc>
      </w:tr>
      <w:tr w:rsidR="005A2227" w:rsidRPr="00E352EF" w14:paraId="1002FCF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3FB01"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6107CA"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4B397"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A6E37" w14:textId="77777777" w:rsidR="005A2227" w:rsidRPr="00E352EF" w:rsidRDefault="0097053A">
            <w:pPr>
              <w:jc w:val="both"/>
            </w:pPr>
            <w:r w:rsidRPr="00E352EF">
              <w:rPr>
                <w:rFonts w:ascii="Calibri" w:eastAsia="Calibri" w:hAnsi="Calibri" w:cs="Calibri"/>
              </w:rPr>
              <w:t>1</w:t>
            </w:r>
          </w:p>
        </w:tc>
      </w:tr>
      <w:tr w:rsidR="005A2227" w:rsidRPr="00E352EF" w14:paraId="03312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F400F"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5F5C"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C1314"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4CB1E" w14:textId="77777777" w:rsidR="005A2227" w:rsidRPr="00E352EF" w:rsidRDefault="0097053A">
            <w:pPr>
              <w:jc w:val="both"/>
            </w:pPr>
            <w:r w:rsidRPr="00E352EF">
              <w:rPr>
                <w:rFonts w:ascii="Calibri" w:eastAsia="Calibri" w:hAnsi="Calibri" w:cs="Calibri"/>
              </w:rPr>
              <w:t>1</w:t>
            </w:r>
          </w:p>
        </w:tc>
      </w:tr>
      <w:tr w:rsidR="005A2227" w:rsidRPr="00E352EF" w14:paraId="77A2E56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71F14"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001CF"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22DE0"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D5C0" w14:textId="77777777" w:rsidR="005A2227" w:rsidRPr="00E352EF" w:rsidRDefault="0097053A">
            <w:pPr>
              <w:jc w:val="both"/>
            </w:pPr>
            <w:r w:rsidRPr="00E352EF">
              <w:rPr>
                <w:rFonts w:ascii="Calibri" w:eastAsia="Calibri" w:hAnsi="Calibri" w:cs="Calibri"/>
              </w:rPr>
              <w:t>2</w:t>
            </w:r>
          </w:p>
        </w:tc>
      </w:tr>
      <w:tr w:rsidR="005A2227" w:rsidRPr="00E352EF" w14:paraId="6B9FD5F6"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70179"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5833"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5CD0"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991EB" w14:textId="77777777" w:rsidR="005A2227" w:rsidRPr="00E352EF" w:rsidRDefault="0097053A">
            <w:pPr>
              <w:jc w:val="both"/>
            </w:pPr>
            <w:r w:rsidRPr="00E352EF">
              <w:rPr>
                <w:rFonts w:ascii="Calibri" w:eastAsia="Calibri" w:hAnsi="Calibri" w:cs="Calibri"/>
              </w:rPr>
              <w:t>2</w:t>
            </w:r>
          </w:p>
        </w:tc>
      </w:tr>
      <w:tr w:rsidR="005A2227" w:rsidRPr="00E352EF" w14:paraId="66D6486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0264A"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9E2B0"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EA52E1"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A4C84" w14:textId="77777777" w:rsidR="005A2227" w:rsidRPr="00E352EF" w:rsidRDefault="0097053A">
            <w:pPr>
              <w:jc w:val="both"/>
            </w:pPr>
            <w:r w:rsidRPr="00E352EF">
              <w:rPr>
                <w:rFonts w:ascii="Calibri" w:eastAsia="Calibri" w:hAnsi="Calibri" w:cs="Calibri"/>
              </w:rPr>
              <w:t>2</w:t>
            </w:r>
          </w:p>
        </w:tc>
      </w:tr>
      <w:tr w:rsidR="005A2227" w:rsidRPr="00E352EF" w14:paraId="1ACD1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5940E"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DACBB" w14:textId="77777777" w:rsidR="005A2227" w:rsidRPr="00E352EF" w:rsidRDefault="0097053A">
            <w:pPr>
              <w:jc w:val="both"/>
            </w:pPr>
            <w:r w:rsidRPr="00E352EF">
              <w:rPr>
                <w:rFonts w:ascii="Calibri" w:eastAsia="Calibri" w:hAnsi="Calibri" w:cs="Calibri"/>
              </w:rPr>
              <w:t>WORLD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8855B"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E4FA" w14:textId="77777777" w:rsidR="005A2227" w:rsidRPr="00E352EF" w:rsidRDefault="0097053A">
            <w:pPr>
              <w:jc w:val="both"/>
            </w:pPr>
            <w:r w:rsidRPr="00E352EF">
              <w:rPr>
                <w:rFonts w:ascii="Calibri" w:eastAsia="Calibri" w:hAnsi="Calibri" w:cs="Calibri"/>
              </w:rPr>
              <w:t>3</w:t>
            </w:r>
          </w:p>
        </w:tc>
      </w:tr>
    </w:tbl>
    <w:p w14:paraId="497D4AA8" w14:textId="77777777" w:rsidR="005A2227" w:rsidRPr="00E352EF" w:rsidRDefault="005A2227">
      <w:pPr>
        <w:jc w:val="both"/>
      </w:pPr>
    </w:p>
    <w:p w14:paraId="66A5D96F" w14:textId="77777777" w:rsidR="005A2227" w:rsidRPr="00E352EF" w:rsidRDefault="0097053A" w:rsidP="00B3632D">
      <w:pPr>
        <w:pStyle w:val="Titolo3"/>
      </w:pPr>
      <w:bookmarkStart w:id="11196" w:name="_Toc462659742"/>
      <w:bookmarkStart w:id="11197" w:name="_Toc463805794"/>
      <w:bookmarkStart w:id="11198" w:name="_Toc464487971"/>
      <w:r w:rsidRPr="00E352EF">
        <w:t>percent_rank</w:t>
      </w:r>
      <w:bookmarkEnd w:id="11196"/>
      <w:bookmarkEnd w:id="11197"/>
      <w:bookmarkEnd w:id="11198"/>
    </w:p>
    <w:p w14:paraId="03935F54" w14:textId="77777777" w:rsidR="002E4432" w:rsidRPr="00E352EF" w:rsidRDefault="002E4432" w:rsidP="002E4432">
      <w:pPr>
        <w:rPr>
          <w:rFonts w:ascii="Calibri" w:eastAsia="Calibri" w:hAnsi="Calibri" w:cs="Calibri"/>
          <w:i/>
          <w:color w:val="5B9BD5"/>
          <w:sz w:val="22"/>
        </w:rPr>
      </w:pPr>
    </w:p>
    <w:p w14:paraId="47BCD17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31BD7630"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percent rank of each Data Point with respect to the other Data Points of the same window. For each Data Point and for each numeric Measure Component, the percent rank is calculated as the rank of that Data Point minus one divided by the number of total Data Points in the partition. Data Points with equal values for the ranking criteria receive the same percent rank. The values of each numeric Measure Component </w:t>
      </w:r>
      <w:r w:rsidR="001F77FC" w:rsidRPr="00E352EF">
        <w:rPr>
          <w:rFonts w:asciiTheme="majorHAnsi" w:eastAsia="Calibri" w:hAnsiTheme="majorHAnsi" w:cs="Calibri"/>
        </w:rPr>
        <w:t xml:space="preserve">are </w:t>
      </w:r>
      <w:r w:rsidRPr="00E352EF">
        <w:rPr>
          <w:rFonts w:asciiTheme="majorHAnsi" w:eastAsia="Calibri" w:hAnsiTheme="majorHAnsi" w:cs="Calibri"/>
        </w:rPr>
        <w:t>assigned to the respective percent rank. All the values of the non-numeric Measure Components are just copied.</w:t>
      </w:r>
    </w:p>
    <w:p w14:paraId="4C6BD7B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604078BA"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 := </w:t>
      </w:r>
      <w:r w:rsidRPr="00E352EF">
        <w:rPr>
          <w:rFonts w:asciiTheme="majorHAnsi" w:eastAsia="Calibri" w:hAnsiTheme="majorHAnsi" w:cs="Calibri"/>
          <w:b/>
        </w:rPr>
        <w:t xml:space="preserve">percent_rank ( </w:t>
      </w:r>
      <w:r w:rsidRPr="00E352EF">
        <w:rPr>
          <w:rFonts w:asciiTheme="majorHAnsi" w:eastAsia="Calibri" w:hAnsiTheme="majorHAnsi" w:cs="Calibri"/>
        </w:rPr>
        <w:t xml:space="preserve">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24645635"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54A47651"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384BF28A" w14:textId="77777777" w:rsidR="005A2227" w:rsidRPr="00E352EF" w:rsidRDefault="0097053A">
            <w:pPr>
              <w:jc w:val="both"/>
            </w:pPr>
            <w:r w:rsidRPr="00E352EF">
              <w:rPr>
                <w:rFonts w:ascii="Calibri" w:eastAsia="Calibri" w:hAnsi="Calibri" w:cs="Calibri"/>
              </w:rPr>
              <w:t>ds_bop</w:t>
            </w:r>
          </w:p>
        </w:tc>
      </w:tr>
      <w:tr w:rsidR="005A2227" w:rsidRPr="00E352EF" w14:paraId="14B57D1A"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5BE7A1"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D1DC0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1F32939"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78815562" w14:textId="77777777" w:rsidR="005A2227" w:rsidRPr="00E352EF" w:rsidRDefault="0097053A">
            <w:pPr>
              <w:jc w:val="both"/>
            </w:pPr>
            <w:r w:rsidRPr="00E352EF">
              <w:rPr>
                <w:rFonts w:ascii="Calibri" w:eastAsia="Calibri" w:hAnsi="Calibri" w:cs="Calibri"/>
              </w:rPr>
              <w:t>OBS_VALUE</w:t>
            </w:r>
          </w:p>
        </w:tc>
      </w:tr>
      <w:tr w:rsidR="005A2227" w:rsidRPr="00E352EF" w14:paraId="38BF8F5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D028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68B5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D9A4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526D6" w14:textId="77777777" w:rsidR="005A2227" w:rsidRPr="00E352EF" w:rsidRDefault="0097053A">
            <w:pPr>
              <w:jc w:val="both"/>
            </w:pPr>
            <w:r w:rsidRPr="00E352EF">
              <w:rPr>
                <w:rFonts w:ascii="Calibri" w:eastAsia="Calibri" w:hAnsi="Calibri" w:cs="Calibri"/>
              </w:rPr>
              <w:t>3</w:t>
            </w:r>
          </w:p>
        </w:tc>
      </w:tr>
      <w:tr w:rsidR="005A2227" w:rsidRPr="00E352EF" w14:paraId="2A1EC8B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A23B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9F98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6912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B483A" w14:textId="77777777" w:rsidR="005A2227" w:rsidRPr="00E352EF" w:rsidRDefault="0097053A">
            <w:pPr>
              <w:jc w:val="both"/>
            </w:pPr>
            <w:r w:rsidRPr="00E352EF">
              <w:rPr>
                <w:rFonts w:ascii="Calibri" w:eastAsia="Calibri" w:hAnsi="Calibri" w:cs="Calibri"/>
              </w:rPr>
              <w:t>4</w:t>
            </w:r>
          </w:p>
        </w:tc>
      </w:tr>
      <w:tr w:rsidR="005A2227" w:rsidRPr="00E352EF" w14:paraId="609822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6E0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C28B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3C11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34E86" w14:textId="77777777" w:rsidR="005A2227" w:rsidRPr="00E352EF" w:rsidRDefault="0097053A">
            <w:pPr>
              <w:jc w:val="both"/>
            </w:pPr>
            <w:r w:rsidRPr="00E352EF">
              <w:rPr>
                <w:rFonts w:ascii="Calibri" w:eastAsia="Calibri" w:hAnsi="Calibri" w:cs="Calibri"/>
              </w:rPr>
              <w:t>10</w:t>
            </w:r>
          </w:p>
        </w:tc>
      </w:tr>
      <w:tr w:rsidR="005A2227" w:rsidRPr="00E352EF" w14:paraId="78AFB72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ECE0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D16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4CF29"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C0599" w14:textId="77777777" w:rsidR="005A2227" w:rsidRPr="00E352EF" w:rsidRDefault="0097053A">
            <w:pPr>
              <w:jc w:val="both"/>
            </w:pPr>
            <w:r w:rsidRPr="00E352EF">
              <w:rPr>
                <w:rFonts w:ascii="Calibri" w:eastAsia="Calibri" w:hAnsi="Calibri" w:cs="Calibri"/>
              </w:rPr>
              <w:t>20</w:t>
            </w:r>
          </w:p>
        </w:tc>
      </w:tr>
      <w:tr w:rsidR="005A2227" w:rsidRPr="00E352EF" w14:paraId="0EF7B03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1C3F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76CC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5529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EDA40" w14:textId="77777777" w:rsidR="005A2227" w:rsidRPr="00E352EF" w:rsidRDefault="0097053A">
            <w:pPr>
              <w:jc w:val="both"/>
            </w:pPr>
            <w:r w:rsidRPr="00E352EF">
              <w:rPr>
                <w:rFonts w:ascii="Calibri" w:eastAsia="Calibri" w:hAnsi="Calibri" w:cs="Calibri"/>
              </w:rPr>
              <w:t>400</w:t>
            </w:r>
          </w:p>
        </w:tc>
      </w:tr>
      <w:tr w:rsidR="005A2227" w:rsidRPr="00E352EF" w14:paraId="42EF71C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F84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6F7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D368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EF21" w14:textId="77777777" w:rsidR="005A2227" w:rsidRPr="00E352EF" w:rsidRDefault="0097053A">
            <w:pPr>
              <w:jc w:val="both"/>
            </w:pPr>
            <w:r w:rsidRPr="00E352EF">
              <w:rPr>
                <w:rFonts w:ascii="Calibri" w:eastAsia="Calibri" w:hAnsi="Calibri" w:cs="Calibri"/>
              </w:rPr>
              <w:t>500</w:t>
            </w:r>
          </w:p>
        </w:tc>
      </w:tr>
      <w:tr w:rsidR="005A2227" w:rsidRPr="00E352EF" w14:paraId="1DDA9CA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D6A6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82D0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4AB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A902" w14:textId="77777777" w:rsidR="005A2227" w:rsidRPr="00E352EF" w:rsidRDefault="0097053A">
            <w:pPr>
              <w:jc w:val="both"/>
            </w:pPr>
            <w:r w:rsidRPr="00E352EF">
              <w:rPr>
                <w:rFonts w:ascii="Calibri" w:eastAsia="Calibri" w:hAnsi="Calibri" w:cs="Calibri"/>
              </w:rPr>
              <w:t>600</w:t>
            </w:r>
          </w:p>
        </w:tc>
      </w:tr>
      <w:tr w:rsidR="005A2227" w:rsidRPr="00E352EF" w14:paraId="27CF3CF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86D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B7DC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5ABA9"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76736" w14:textId="77777777" w:rsidR="005A2227" w:rsidRPr="00E352EF" w:rsidRDefault="0097053A">
            <w:pPr>
              <w:jc w:val="both"/>
            </w:pPr>
            <w:r w:rsidRPr="00E352EF">
              <w:rPr>
                <w:rFonts w:ascii="Calibri" w:eastAsia="Calibri" w:hAnsi="Calibri" w:cs="Calibri"/>
              </w:rPr>
              <w:t>1000</w:t>
            </w:r>
          </w:p>
        </w:tc>
      </w:tr>
    </w:tbl>
    <w:p w14:paraId="54637C7E"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64B0DCB9" w14:textId="77777777" w:rsidTr="00941793">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7ABCBAA" w14:textId="77777777" w:rsidR="005A2227" w:rsidRPr="00E352EF" w:rsidRDefault="0097053A">
            <w:pPr>
              <w:jc w:val="both"/>
            </w:pPr>
            <w:r w:rsidRPr="00E352EF">
              <w:rPr>
                <w:rFonts w:ascii="Calibri" w:eastAsia="Calibri" w:hAnsi="Calibri" w:cs="Calibri"/>
              </w:rPr>
              <w:t>ds</w:t>
            </w:r>
          </w:p>
        </w:tc>
      </w:tr>
      <w:tr w:rsidR="005A2227" w:rsidRPr="00E352EF" w14:paraId="214772B4" w14:textId="77777777" w:rsidTr="00941793">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10863D"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FAB49E"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0EFDEF3"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D48EA0A" w14:textId="77777777" w:rsidR="005A2227" w:rsidRPr="00E352EF" w:rsidRDefault="0097053A">
            <w:pPr>
              <w:jc w:val="both"/>
            </w:pPr>
            <w:r w:rsidRPr="00E352EF">
              <w:rPr>
                <w:rFonts w:ascii="Calibri" w:eastAsia="Calibri" w:hAnsi="Calibri" w:cs="Calibri"/>
              </w:rPr>
              <w:t>OBS_VALUE</w:t>
            </w:r>
          </w:p>
        </w:tc>
      </w:tr>
      <w:tr w:rsidR="005A2227" w:rsidRPr="00E352EF" w14:paraId="2B4C5C64"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81A9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1CDD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315B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4C814" w14:textId="77777777" w:rsidR="005A2227" w:rsidRPr="00E352EF" w:rsidRDefault="0097053A">
            <w:pPr>
              <w:jc w:val="both"/>
            </w:pPr>
            <w:r w:rsidRPr="00E352EF">
              <w:rPr>
                <w:rFonts w:ascii="Calibri" w:eastAsia="Calibri" w:hAnsi="Calibri" w:cs="Calibri"/>
              </w:rPr>
              <w:t>0</w:t>
            </w:r>
          </w:p>
        </w:tc>
      </w:tr>
      <w:tr w:rsidR="005A2227" w:rsidRPr="00E352EF" w14:paraId="299D3ED9"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139D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52BA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855C5"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BF57EF" w14:textId="77777777" w:rsidR="005A2227" w:rsidRPr="00E352EF" w:rsidRDefault="0097053A">
            <w:pPr>
              <w:jc w:val="both"/>
            </w:pPr>
            <w:r w:rsidRPr="00E352EF">
              <w:rPr>
                <w:rFonts w:ascii="Calibri" w:eastAsia="Calibri" w:hAnsi="Calibri" w:cs="Calibri"/>
              </w:rPr>
              <w:t>0.25</w:t>
            </w:r>
          </w:p>
        </w:tc>
      </w:tr>
      <w:tr w:rsidR="005A2227" w:rsidRPr="00E352EF" w14:paraId="2A5082E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0C834"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D1D4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E578"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505E8" w14:textId="77777777" w:rsidR="005A2227" w:rsidRPr="00E352EF" w:rsidRDefault="0097053A">
            <w:pPr>
              <w:jc w:val="both"/>
            </w:pPr>
            <w:r w:rsidRPr="00E352EF">
              <w:rPr>
                <w:rFonts w:ascii="Calibri" w:eastAsia="Calibri" w:hAnsi="Calibri" w:cs="Calibri"/>
              </w:rPr>
              <w:t>0.5</w:t>
            </w:r>
          </w:p>
        </w:tc>
      </w:tr>
      <w:tr w:rsidR="005A2227" w:rsidRPr="00E352EF" w14:paraId="0E224328"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A7D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6C2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BEC6"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4A95E" w14:textId="77777777" w:rsidR="005A2227" w:rsidRPr="00E352EF" w:rsidRDefault="0097053A">
            <w:pPr>
              <w:jc w:val="both"/>
            </w:pPr>
            <w:r w:rsidRPr="00E352EF">
              <w:rPr>
                <w:rFonts w:ascii="Calibri" w:eastAsia="Calibri" w:hAnsi="Calibri" w:cs="Calibri"/>
              </w:rPr>
              <w:t>0.75</w:t>
            </w:r>
          </w:p>
        </w:tc>
      </w:tr>
      <w:tr w:rsidR="005A2227" w:rsidRPr="00E352EF" w14:paraId="5B723B7E"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71E5C" w14:textId="77777777" w:rsidR="005A2227" w:rsidRPr="00E352EF" w:rsidRDefault="0097053A">
            <w:pPr>
              <w:jc w:val="both"/>
            </w:pPr>
            <w:r w:rsidRPr="00E352EF">
              <w:rPr>
                <w:rFonts w:ascii="Calibri" w:eastAsia="Calibri" w:hAnsi="Calibri" w:cs="Calibri"/>
              </w:rPr>
              <w:lastRenderedPageBreak/>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49E8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2FC48"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5426E" w14:textId="77777777" w:rsidR="005A2227" w:rsidRPr="00E352EF" w:rsidRDefault="0097053A">
            <w:pPr>
              <w:jc w:val="both"/>
            </w:pPr>
            <w:r w:rsidRPr="00E352EF">
              <w:rPr>
                <w:rFonts w:ascii="Calibri" w:eastAsia="Calibri" w:hAnsi="Calibri" w:cs="Calibri"/>
              </w:rPr>
              <w:t>0</w:t>
            </w:r>
          </w:p>
        </w:tc>
      </w:tr>
      <w:tr w:rsidR="005A2227" w:rsidRPr="00E352EF" w14:paraId="1EDF8E26"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403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8757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F0BA7"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EF310" w14:textId="77777777" w:rsidR="005A2227" w:rsidRPr="00E352EF" w:rsidRDefault="0097053A">
            <w:pPr>
              <w:jc w:val="both"/>
            </w:pPr>
            <w:r w:rsidRPr="00E352EF">
              <w:rPr>
                <w:rFonts w:ascii="Calibri" w:eastAsia="Calibri" w:hAnsi="Calibri" w:cs="Calibri"/>
              </w:rPr>
              <w:t>0.33</w:t>
            </w:r>
          </w:p>
        </w:tc>
      </w:tr>
      <w:tr w:rsidR="005A2227" w:rsidRPr="00E352EF" w14:paraId="4F5A307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5CF96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8EE0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1A924"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29A67" w14:textId="77777777" w:rsidR="005A2227" w:rsidRPr="00E352EF" w:rsidRDefault="0097053A">
            <w:pPr>
              <w:jc w:val="both"/>
            </w:pPr>
            <w:r w:rsidRPr="00E352EF">
              <w:rPr>
                <w:rFonts w:ascii="Calibri" w:eastAsia="Calibri" w:hAnsi="Calibri" w:cs="Calibri"/>
              </w:rPr>
              <w:t>0.67</w:t>
            </w:r>
          </w:p>
        </w:tc>
      </w:tr>
      <w:tr w:rsidR="005A2227" w:rsidRPr="00E352EF" w14:paraId="66BFA6A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23745"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F3D70"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4D6B0"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D1872" w14:textId="77777777" w:rsidR="005A2227" w:rsidRPr="00E352EF" w:rsidRDefault="0097053A">
            <w:pPr>
              <w:jc w:val="both"/>
            </w:pPr>
            <w:r w:rsidRPr="00E352EF">
              <w:rPr>
                <w:rFonts w:ascii="Calibri" w:eastAsia="Calibri" w:hAnsi="Calibri" w:cs="Calibri"/>
              </w:rPr>
              <w:t>0</w:t>
            </w:r>
          </w:p>
        </w:tc>
      </w:tr>
    </w:tbl>
    <w:p w14:paraId="61693B51" w14:textId="77777777" w:rsidR="005A2227" w:rsidRPr="00E352EF" w:rsidRDefault="005A2227"/>
    <w:p w14:paraId="1D158CC9" w14:textId="77777777" w:rsidR="005A2227" w:rsidRPr="00E352EF" w:rsidRDefault="0097053A" w:rsidP="00B3632D">
      <w:pPr>
        <w:pStyle w:val="Titolo3"/>
      </w:pPr>
      <w:bookmarkStart w:id="11199" w:name="_Toc463805795"/>
      <w:bookmarkStart w:id="11200" w:name="_Toc464487972"/>
      <w:r w:rsidRPr="00E352EF">
        <w:t>rank</w:t>
      </w:r>
      <w:bookmarkEnd w:id="11199"/>
      <w:bookmarkEnd w:id="11200"/>
    </w:p>
    <w:p w14:paraId="5EC6C63F" w14:textId="77777777" w:rsidR="002E4432" w:rsidRPr="00E352EF" w:rsidRDefault="002E4432" w:rsidP="002E4432">
      <w:pPr>
        <w:spacing w:line="259" w:lineRule="auto"/>
        <w:rPr>
          <w:rFonts w:ascii="Calibri" w:eastAsia="Calibri" w:hAnsi="Calibri" w:cs="Calibri"/>
          <w:i/>
          <w:color w:val="5B9BD5"/>
          <w:sz w:val="22"/>
        </w:rPr>
      </w:pPr>
    </w:p>
    <w:p w14:paraId="0AB046D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9970EE"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rank of each Data Point with respect to the other Data Points in the same window. </w:t>
      </w:r>
    </w:p>
    <w:p w14:paraId="448E2C5C"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For each Data Point and for each numeric Measure Component, the rank is calculated as the relative position of the Data Point in the window. The values of each numeric Measure Component is assigned to the respective rank. All the values of the non-numeric Measure Components are just copied.</w:t>
      </w:r>
    </w:p>
    <w:p w14:paraId="1D488D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3639DED"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ds_1 := </w:t>
      </w:r>
      <w:r w:rsidRPr="00E352EF">
        <w:rPr>
          <w:rFonts w:asciiTheme="majorHAnsi" w:eastAsia="Calibri" w:hAnsiTheme="majorHAnsi" w:cs="Calibri"/>
          <w:b/>
        </w:rPr>
        <w:t>rank (</w:t>
      </w:r>
      <w:r w:rsidRPr="00E352EF">
        <w:rPr>
          <w:rFonts w:asciiTheme="majorHAnsi" w:eastAsia="Calibri" w:hAnsiTheme="majorHAnsi" w:cs="Calibri"/>
        </w:rPr>
        <w:t xml:space="preserve"> 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1FAE339D"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2693835"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8FECF72" w14:textId="77777777" w:rsidR="005A2227" w:rsidRPr="00E352EF" w:rsidRDefault="0097053A">
            <w:pPr>
              <w:jc w:val="both"/>
            </w:pPr>
            <w:r w:rsidRPr="00E352EF">
              <w:rPr>
                <w:rFonts w:ascii="Calibri" w:eastAsia="Calibri" w:hAnsi="Calibri" w:cs="Calibri"/>
              </w:rPr>
              <w:t>ds_bop</w:t>
            </w:r>
          </w:p>
        </w:tc>
      </w:tr>
      <w:tr w:rsidR="005A2227" w:rsidRPr="00E352EF" w14:paraId="309DCEB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99E2364"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C0A0E0"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E87A6D"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BADAB9F" w14:textId="77777777" w:rsidR="005A2227" w:rsidRPr="00E352EF" w:rsidRDefault="0097053A">
            <w:pPr>
              <w:jc w:val="both"/>
            </w:pPr>
            <w:r w:rsidRPr="00E352EF">
              <w:rPr>
                <w:rFonts w:ascii="Calibri" w:eastAsia="Calibri" w:hAnsi="Calibri" w:cs="Calibri"/>
              </w:rPr>
              <w:t>OBS_VALUE</w:t>
            </w:r>
          </w:p>
        </w:tc>
      </w:tr>
      <w:tr w:rsidR="005A2227" w:rsidRPr="00E352EF" w14:paraId="578EC8F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0F7DF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178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5049"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1DCC1" w14:textId="77777777" w:rsidR="005A2227" w:rsidRPr="00E352EF" w:rsidRDefault="0097053A">
            <w:pPr>
              <w:jc w:val="both"/>
            </w:pPr>
            <w:r w:rsidRPr="00E352EF">
              <w:rPr>
                <w:rFonts w:ascii="Calibri" w:eastAsia="Calibri" w:hAnsi="Calibri" w:cs="Calibri"/>
              </w:rPr>
              <w:t>3</w:t>
            </w:r>
          </w:p>
        </w:tc>
      </w:tr>
      <w:tr w:rsidR="005A2227" w:rsidRPr="00E352EF" w14:paraId="71A0202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027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C65E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D839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F0930" w14:textId="77777777" w:rsidR="005A2227" w:rsidRPr="00E352EF" w:rsidRDefault="0097053A">
            <w:pPr>
              <w:jc w:val="both"/>
            </w:pPr>
            <w:r w:rsidRPr="00E352EF">
              <w:rPr>
                <w:rFonts w:ascii="Calibri" w:eastAsia="Calibri" w:hAnsi="Calibri" w:cs="Calibri"/>
              </w:rPr>
              <w:t>4</w:t>
            </w:r>
          </w:p>
        </w:tc>
      </w:tr>
      <w:tr w:rsidR="005A2227" w:rsidRPr="00E352EF" w14:paraId="5088A0C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F187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71D1"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A22D1"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64EC5" w14:textId="77777777" w:rsidR="005A2227" w:rsidRPr="00E352EF" w:rsidRDefault="0097053A">
            <w:pPr>
              <w:jc w:val="both"/>
            </w:pPr>
            <w:r w:rsidRPr="00E352EF">
              <w:rPr>
                <w:rFonts w:ascii="Calibri" w:eastAsia="Calibri" w:hAnsi="Calibri" w:cs="Calibri"/>
              </w:rPr>
              <w:t>10</w:t>
            </w:r>
          </w:p>
        </w:tc>
      </w:tr>
      <w:tr w:rsidR="005A2227" w:rsidRPr="00E352EF" w14:paraId="3FFA670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DAC0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D039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FDE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5E621" w14:textId="77777777" w:rsidR="005A2227" w:rsidRPr="00E352EF" w:rsidRDefault="0097053A">
            <w:pPr>
              <w:jc w:val="both"/>
            </w:pPr>
            <w:r w:rsidRPr="00E352EF">
              <w:rPr>
                <w:rFonts w:ascii="Calibri" w:eastAsia="Calibri" w:hAnsi="Calibri" w:cs="Calibri"/>
              </w:rPr>
              <w:t>20</w:t>
            </w:r>
          </w:p>
        </w:tc>
      </w:tr>
      <w:tr w:rsidR="005A2227" w:rsidRPr="00E352EF" w14:paraId="1A7ECDC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ED4E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6515"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C06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001B9" w14:textId="77777777" w:rsidR="005A2227" w:rsidRPr="00E352EF" w:rsidRDefault="0097053A">
            <w:pPr>
              <w:jc w:val="both"/>
            </w:pPr>
            <w:r w:rsidRPr="00E352EF">
              <w:rPr>
                <w:rFonts w:ascii="Calibri" w:eastAsia="Calibri" w:hAnsi="Calibri" w:cs="Calibri"/>
              </w:rPr>
              <w:t>400</w:t>
            </w:r>
          </w:p>
        </w:tc>
      </w:tr>
      <w:tr w:rsidR="005A2227" w:rsidRPr="00E352EF" w14:paraId="12C38F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292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8DA43"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A1F2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AA4DE" w14:textId="77777777" w:rsidR="005A2227" w:rsidRPr="00E352EF" w:rsidRDefault="0097053A">
            <w:pPr>
              <w:jc w:val="both"/>
            </w:pPr>
            <w:r w:rsidRPr="00E352EF">
              <w:rPr>
                <w:rFonts w:ascii="Calibri" w:eastAsia="Calibri" w:hAnsi="Calibri" w:cs="Calibri"/>
              </w:rPr>
              <w:t>500</w:t>
            </w:r>
          </w:p>
        </w:tc>
      </w:tr>
      <w:tr w:rsidR="005A2227" w:rsidRPr="00E352EF" w14:paraId="474BA9D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332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1E08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FA2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78524" w14:textId="77777777" w:rsidR="005A2227" w:rsidRPr="00E352EF" w:rsidRDefault="0097053A">
            <w:pPr>
              <w:jc w:val="both"/>
            </w:pPr>
            <w:r w:rsidRPr="00E352EF">
              <w:rPr>
                <w:rFonts w:ascii="Calibri" w:eastAsia="Calibri" w:hAnsi="Calibri" w:cs="Calibri"/>
              </w:rPr>
              <w:t>600</w:t>
            </w:r>
          </w:p>
        </w:tc>
      </w:tr>
      <w:tr w:rsidR="005A2227" w:rsidRPr="00E352EF" w14:paraId="39920A9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F8F5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C096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2733D"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BC06E" w14:textId="77777777" w:rsidR="005A2227" w:rsidRPr="00E352EF" w:rsidRDefault="0097053A">
            <w:pPr>
              <w:jc w:val="both"/>
            </w:pPr>
            <w:r w:rsidRPr="00E352EF">
              <w:rPr>
                <w:rFonts w:ascii="Calibri" w:eastAsia="Calibri" w:hAnsi="Calibri" w:cs="Calibri"/>
              </w:rPr>
              <w:t>1000</w:t>
            </w:r>
          </w:p>
        </w:tc>
      </w:tr>
    </w:tbl>
    <w:p w14:paraId="32ABFE8B"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3C4FD231" w14:textId="77777777" w:rsidTr="00A346E4">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B50F83C" w14:textId="77777777" w:rsidR="005A2227" w:rsidRPr="00E352EF" w:rsidRDefault="0097053A">
            <w:pPr>
              <w:jc w:val="both"/>
            </w:pPr>
            <w:r w:rsidRPr="00E352EF">
              <w:rPr>
                <w:rFonts w:ascii="Calibri" w:eastAsia="Calibri" w:hAnsi="Calibri" w:cs="Calibri"/>
              </w:rPr>
              <w:t>ds_1</w:t>
            </w:r>
          </w:p>
        </w:tc>
      </w:tr>
      <w:tr w:rsidR="005A2227" w:rsidRPr="00E352EF" w14:paraId="0625CCAE" w14:textId="77777777" w:rsidTr="00A346E4">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D3F64B6"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4077BD2"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E26221A"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7F6E7C1" w14:textId="77777777" w:rsidR="005A2227" w:rsidRPr="00E352EF" w:rsidRDefault="0097053A">
            <w:pPr>
              <w:jc w:val="both"/>
            </w:pPr>
            <w:r w:rsidRPr="00E352EF">
              <w:rPr>
                <w:rFonts w:ascii="Calibri" w:eastAsia="Calibri" w:hAnsi="Calibri" w:cs="Calibri"/>
              </w:rPr>
              <w:t>OBS_VALUE</w:t>
            </w:r>
          </w:p>
        </w:tc>
      </w:tr>
      <w:tr w:rsidR="005A2227" w:rsidRPr="00E352EF" w14:paraId="081F1453"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9E276"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AC0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03B7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6184C" w14:textId="77777777" w:rsidR="005A2227" w:rsidRPr="00E352EF" w:rsidRDefault="0097053A">
            <w:pPr>
              <w:jc w:val="both"/>
            </w:pPr>
            <w:r w:rsidRPr="00E352EF">
              <w:rPr>
                <w:rFonts w:ascii="Calibri" w:eastAsia="Calibri" w:hAnsi="Calibri" w:cs="Calibri"/>
              </w:rPr>
              <w:t>1</w:t>
            </w:r>
          </w:p>
        </w:tc>
      </w:tr>
      <w:tr w:rsidR="005A2227" w:rsidRPr="00E352EF" w14:paraId="2A0351ED"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B592B"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961E"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3F26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6929D" w14:textId="77777777" w:rsidR="005A2227" w:rsidRPr="00E352EF" w:rsidRDefault="0097053A">
            <w:pPr>
              <w:jc w:val="both"/>
            </w:pPr>
            <w:r w:rsidRPr="00E352EF">
              <w:rPr>
                <w:rFonts w:ascii="Calibri" w:eastAsia="Calibri" w:hAnsi="Calibri" w:cs="Calibri"/>
              </w:rPr>
              <w:t>2</w:t>
            </w:r>
          </w:p>
        </w:tc>
      </w:tr>
      <w:tr w:rsidR="005A2227" w:rsidRPr="00E352EF" w14:paraId="1C3D5E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AB0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3192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8FE7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689B2" w14:textId="77777777" w:rsidR="005A2227" w:rsidRPr="00E352EF" w:rsidRDefault="0097053A">
            <w:pPr>
              <w:jc w:val="both"/>
            </w:pPr>
            <w:r w:rsidRPr="00E352EF">
              <w:rPr>
                <w:rFonts w:ascii="Calibri" w:eastAsia="Calibri" w:hAnsi="Calibri" w:cs="Calibri"/>
              </w:rPr>
              <w:t>3</w:t>
            </w:r>
          </w:p>
        </w:tc>
      </w:tr>
      <w:tr w:rsidR="005A2227" w:rsidRPr="00E352EF" w14:paraId="7452D108"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6084C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2024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D7A83"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D9F1" w14:textId="77777777" w:rsidR="005A2227" w:rsidRPr="00E352EF" w:rsidRDefault="0097053A">
            <w:pPr>
              <w:jc w:val="both"/>
            </w:pPr>
            <w:r w:rsidRPr="00E352EF">
              <w:rPr>
                <w:rFonts w:ascii="Calibri" w:eastAsia="Calibri" w:hAnsi="Calibri" w:cs="Calibri"/>
              </w:rPr>
              <w:t>4</w:t>
            </w:r>
          </w:p>
        </w:tc>
      </w:tr>
      <w:tr w:rsidR="005A2227" w:rsidRPr="00E352EF" w14:paraId="34DE9186"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A21F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6809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0C620"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D915E" w14:textId="77777777" w:rsidR="005A2227" w:rsidRPr="00E352EF" w:rsidRDefault="0097053A">
            <w:pPr>
              <w:jc w:val="both"/>
            </w:pPr>
            <w:r w:rsidRPr="00E352EF">
              <w:rPr>
                <w:rFonts w:ascii="Calibri" w:eastAsia="Calibri" w:hAnsi="Calibri" w:cs="Calibri"/>
              </w:rPr>
              <w:t>1</w:t>
            </w:r>
          </w:p>
        </w:tc>
      </w:tr>
      <w:tr w:rsidR="005A2227" w:rsidRPr="00E352EF" w14:paraId="76951A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19B5E"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4F3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7058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B8CCB" w14:textId="77777777" w:rsidR="005A2227" w:rsidRPr="00E352EF" w:rsidRDefault="0097053A">
            <w:pPr>
              <w:jc w:val="both"/>
            </w:pPr>
            <w:r w:rsidRPr="00E352EF">
              <w:rPr>
                <w:rFonts w:ascii="Calibri" w:eastAsia="Calibri" w:hAnsi="Calibri" w:cs="Calibri"/>
              </w:rPr>
              <w:t>2</w:t>
            </w:r>
          </w:p>
        </w:tc>
      </w:tr>
      <w:tr w:rsidR="005A2227" w:rsidRPr="00E352EF" w14:paraId="7E7DA3A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155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C6C7E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0A079"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8FF7A" w14:textId="77777777" w:rsidR="005A2227" w:rsidRPr="00E352EF" w:rsidRDefault="0097053A">
            <w:pPr>
              <w:jc w:val="both"/>
            </w:pPr>
            <w:r w:rsidRPr="00E352EF">
              <w:rPr>
                <w:rFonts w:ascii="Calibri" w:eastAsia="Calibri" w:hAnsi="Calibri" w:cs="Calibri"/>
              </w:rPr>
              <w:t>3</w:t>
            </w:r>
          </w:p>
        </w:tc>
      </w:tr>
      <w:tr w:rsidR="005A2227" w:rsidRPr="00E352EF" w14:paraId="583114FC"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CA160"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7BA0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7F2A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64201E" w14:textId="77777777" w:rsidR="005A2227" w:rsidRPr="00E352EF" w:rsidRDefault="0097053A">
            <w:pPr>
              <w:jc w:val="both"/>
            </w:pPr>
            <w:r w:rsidRPr="00E352EF">
              <w:rPr>
                <w:rFonts w:ascii="Calibri" w:eastAsia="Calibri" w:hAnsi="Calibri" w:cs="Calibri"/>
              </w:rPr>
              <w:t>1</w:t>
            </w:r>
          </w:p>
        </w:tc>
      </w:tr>
    </w:tbl>
    <w:p w14:paraId="6DFEEB93" w14:textId="77777777" w:rsidR="005A2227" w:rsidRPr="00E352EF" w:rsidRDefault="005A2227"/>
    <w:p w14:paraId="67A0530C" w14:textId="77777777" w:rsidR="005A2227" w:rsidRPr="00E352EF" w:rsidRDefault="0097053A" w:rsidP="00B3632D">
      <w:pPr>
        <w:pStyle w:val="Titolo3"/>
      </w:pPr>
      <w:bookmarkStart w:id="11201" w:name="_Toc462659744"/>
      <w:bookmarkStart w:id="11202" w:name="_Toc463805796"/>
      <w:bookmarkStart w:id="11203" w:name="_Toc464487973"/>
      <w:r w:rsidRPr="00E352EF">
        <w:t>ratio_to_report</w:t>
      </w:r>
      <w:bookmarkEnd w:id="11201"/>
      <w:bookmarkEnd w:id="11202"/>
      <w:bookmarkEnd w:id="11203"/>
    </w:p>
    <w:p w14:paraId="0C9EDBE3" w14:textId="77777777" w:rsidR="002E4432" w:rsidRPr="00E352EF" w:rsidRDefault="002E4432" w:rsidP="002E4432">
      <w:pPr>
        <w:spacing w:line="259" w:lineRule="auto"/>
        <w:rPr>
          <w:rFonts w:ascii="Calibri" w:eastAsia="Calibri" w:hAnsi="Calibri" w:cs="Calibri"/>
          <w:i/>
          <w:color w:val="5B9BD5"/>
          <w:sz w:val="22"/>
        </w:rPr>
      </w:pPr>
    </w:p>
    <w:p w14:paraId="456655D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1F8637E" w14:textId="77777777" w:rsidR="005A2227" w:rsidRPr="00E352EF" w:rsidRDefault="0097053A">
      <w:pPr>
        <w:spacing w:after="120"/>
        <w:jc w:val="both"/>
        <w:rPr>
          <w:rFonts w:ascii="Cambria" w:hAnsi="Cambria"/>
        </w:rPr>
      </w:pPr>
      <w:r w:rsidRPr="00E352EF">
        <w:rPr>
          <w:rFonts w:ascii="Cambria" w:eastAsia="Calibri" w:hAnsi="Cambria" w:cs="Calibri"/>
        </w:rPr>
        <w:t xml:space="preserve">The operator calculates the percentage amount of the value of each Data Point in the respective window (ratio to report). </w:t>
      </w:r>
    </w:p>
    <w:p w14:paraId="310D7D57" w14:textId="77777777" w:rsidR="005A2227" w:rsidRPr="00E352EF" w:rsidRDefault="0097053A">
      <w:pPr>
        <w:spacing w:after="120"/>
        <w:jc w:val="both"/>
        <w:rPr>
          <w:rFonts w:ascii="Cambria" w:hAnsi="Cambria"/>
        </w:rPr>
      </w:pPr>
      <w:r w:rsidRPr="00E352EF">
        <w:rPr>
          <w:rFonts w:ascii="Cambria" w:eastAsia="Calibri" w:hAnsi="Cambria" w:cs="Calibri"/>
        </w:rPr>
        <w:t>For each Data Point and for each numeric Measure Component, the ratio to report is calculated as the percentage amount of the value of Measure Component in the sum of the values for the same Measure Component of the other Data Points in the window. The values of each numeric Measure Component is assigned to the respective ratio to report. All the values of the non-numeric Measure Components are just copied.</w:t>
      </w:r>
    </w:p>
    <w:p w14:paraId="6D8E3EA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Example</w:t>
      </w:r>
      <w:r w:rsidR="00EA6708" w:rsidRPr="00E352EF">
        <w:rPr>
          <w:rFonts w:ascii="Cambria" w:eastAsia="Calibri" w:hAnsi="Cambria" w:cs="Calibri"/>
          <w:i/>
          <w:color w:val="5B9BD5"/>
        </w:rPr>
        <w:t>s</w:t>
      </w:r>
    </w:p>
    <w:p w14:paraId="0506B1E4"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ds_1 := </w:t>
      </w:r>
      <w:r w:rsidRPr="00E352EF">
        <w:rPr>
          <w:rFonts w:ascii="Cambria" w:eastAsia="Calibri" w:hAnsi="Cambria" w:cs="Calibri"/>
          <w:b/>
        </w:rPr>
        <w:t>ratio_to_report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partner</w:t>
      </w:r>
      <w:r w:rsidRPr="00E352EF">
        <w:rPr>
          <w:rFonts w:ascii="Cambria" w:eastAsia="Calibri" w:hAnsi="Cambria" w:cs="Calibri"/>
          <w:b/>
        </w:rPr>
        <w:t>)</w:t>
      </w:r>
    </w:p>
    <w:p w14:paraId="6CE318D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8B26203"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F3E00D2" w14:textId="77777777" w:rsidR="005A2227" w:rsidRPr="00E352EF" w:rsidRDefault="0097053A">
            <w:pPr>
              <w:jc w:val="both"/>
            </w:pPr>
            <w:r w:rsidRPr="00E352EF">
              <w:rPr>
                <w:rFonts w:ascii="Calibri" w:eastAsia="Calibri" w:hAnsi="Calibri" w:cs="Calibri"/>
              </w:rPr>
              <w:t>ds_bop</w:t>
            </w:r>
          </w:p>
        </w:tc>
      </w:tr>
      <w:tr w:rsidR="005A2227" w:rsidRPr="00E352EF" w14:paraId="66DFA1B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E66F23F"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68169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A38093C"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42C6FCDE" w14:textId="77777777" w:rsidR="005A2227" w:rsidRPr="00E352EF" w:rsidRDefault="0097053A">
            <w:pPr>
              <w:jc w:val="both"/>
            </w:pPr>
            <w:r w:rsidRPr="00E352EF">
              <w:rPr>
                <w:rFonts w:ascii="Calibri" w:eastAsia="Calibri" w:hAnsi="Calibri" w:cs="Calibri"/>
              </w:rPr>
              <w:t>OBS_VALUE</w:t>
            </w:r>
          </w:p>
        </w:tc>
      </w:tr>
      <w:tr w:rsidR="005A2227" w:rsidRPr="00E352EF" w14:paraId="62DCE29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FE3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44CC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39051"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245BA6" w14:textId="77777777" w:rsidR="005A2227" w:rsidRPr="00E352EF" w:rsidRDefault="0097053A">
            <w:pPr>
              <w:jc w:val="both"/>
            </w:pPr>
            <w:r w:rsidRPr="00E352EF">
              <w:rPr>
                <w:rFonts w:ascii="Calibri" w:eastAsia="Calibri" w:hAnsi="Calibri" w:cs="Calibri"/>
              </w:rPr>
              <w:t>3</w:t>
            </w:r>
          </w:p>
        </w:tc>
      </w:tr>
      <w:tr w:rsidR="005A2227" w:rsidRPr="00E352EF" w14:paraId="4B70347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B62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E6EC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9644"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725D" w14:textId="77777777" w:rsidR="005A2227" w:rsidRPr="00E352EF" w:rsidRDefault="0097053A">
            <w:pPr>
              <w:jc w:val="both"/>
            </w:pPr>
            <w:r w:rsidRPr="00E352EF">
              <w:rPr>
                <w:rFonts w:ascii="Calibri" w:eastAsia="Calibri" w:hAnsi="Calibri" w:cs="Calibri"/>
              </w:rPr>
              <w:t>4</w:t>
            </w:r>
          </w:p>
        </w:tc>
      </w:tr>
      <w:tr w:rsidR="005A2227" w:rsidRPr="00E352EF" w14:paraId="6D4A201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8F16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0C24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AAFF5"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D1561" w14:textId="77777777" w:rsidR="005A2227" w:rsidRPr="00E352EF" w:rsidRDefault="0097053A">
            <w:pPr>
              <w:jc w:val="both"/>
            </w:pPr>
            <w:r w:rsidRPr="00E352EF">
              <w:rPr>
                <w:rFonts w:ascii="Calibri" w:eastAsia="Calibri" w:hAnsi="Calibri" w:cs="Calibri"/>
              </w:rPr>
              <w:t>10</w:t>
            </w:r>
          </w:p>
        </w:tc>
      </w:tr>
      <w:tr w:rsidR="005A2227" w:rsidRPr="00E352EF" w14:paraId="04DE2A8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E5492"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F37A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81B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5308" w14:textId="77777777" w:rsidR="005A2227" w:rsidRPr="00E352EF" w:rsidRDefault="0097053A">
            <w:pPr>
              <w:jc w:val="both"/>
            </w:pPr>
            <w:r w:rsidRPr="00E352EF">
              <w:rPr>
                <w:rFonts w:ascii="Calibri" w:eastAsia="Calibri" w:hAnsi="Calibri" w:cs="Calibri"/>
              </w:rPr>
              <w:t>20</w:t>
            </w:r>
          </w:p>
        </w:tc>
      </w:tr>
      <w:tr w:rsidR="005A2227" w:rsidRPr="00E352EF" w14:paraId="6EC1FB5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267F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504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B3ED65"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6EC40" w14:textId="77777777" w:rsidR="005A2227" w:rsidRPr="00E352EF" w:rsidRDefault="0097053A">
            <w:pPr>
              <w:jc w:val="both"/>
            </w:pPr>
            <w:r w:rsidRPr="00E352EF">
              <w:rPr>
                <w:rFonts w:ascii="Calibri" w:eastAsia="Calibri" w:hAnsi="Calibri" w:cs="Calibri"/>
              </w:rPr>
              <w:t>400</w:t>
            </w:r>
          </w:p>
        </w:tc>
      </w:tr>
      <w:tr w:rsidR="005A2227" w:rsidRPr="00E352EF" w14:paraId="3A39ADD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3F2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A47A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CCE2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963F" w14:textId="77777777" w:rsidR="005A2227" w:rsidRPr="00E352EF" w:rsidRDefault="0097053A">
            <w:pPr>
              <w:jc w:val="both"/>
            </w:pPr>
            <w:r w:rsidRPr="00E352EF">
              <w:rPr>
                <w:rFonts w:ascii="Calibri" w:eastAsia="Calibri" w:hAnsi="Calibri" w:cs="Calibri"/>
              </w:rPr>
              <w:t>500</w:t>
            </w:r>
          </w:p>
        </w:tc>
      </w:tr>
      <w:tr w:rsidR="005A2227" w:rsidRPr="00E352EF" w14:paraId="554A6DA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E67A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6BFA2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8FE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5FF29" w14:textId="77777777" w:rsidR="005A2227" w:rsidRPr="00E352EF" w:rsidRDefault="0097053A">
            <w:pPr>
              <w:jc w:val="both"/>
            </w:pPr>
            <w:r w:rsidRPr="00E352EF">
              <w:rPr>
                <w:rFonts w:ascii="Calibri" w:eastAsia="Calibri" w:hAnsi="Calibri" w:cs="Calibri"/>
              </w:rPr>
              <w:t>600</w:t>
            </w:r>
          </w:p>
        </w:tc>
      </w:tr>
      <w:tr w:rsidR="005A2227" w:rsidRPr="00E352EF" w14:paraId="32E64A6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DB4D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FF27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5FFA5"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9D482A" w14:textId="77777777" w:rsidR="005A2227" w:rsidRPr="00E352EF" w:rsidRDefault="0097053A">
            <w:pPr>
              <w:jc w:val="both"/>
            </w:pPr>
            <w:r w:rsidRPr="00E352EF">
              <w:rPr>
                <w:rFonts w:ascii="Calibri" w:eastAsia="Calibri" w:hAnsi="Calibri" w:cs="Calibri"/>
              </w:rPr>
              <w:t>1000</w:t>
            </w:r>
          </w:p>
        </w:tc>
      </w:tr>
    </w:tbl>
    <w:p w14:paraId="47C10E69" w14:textId="77777777" w:rsidR="005A2227" w:rsidRPr="00E352EF" w:rsidRDefault="005A2227">
      <w:pPr>
        <w:jc w:val="both"/>
      </w:pPr>
    </w:p>
    <w:tbl>
      <w:tblPr>
        <w:tblW w:w="625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987"/>
      </w:tblGrid>
      <w:tr w:rsidR="005A2227" w:rsidRPr="00E352EF" w14:paraId="01C7FDCB"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452A670" w14:textId="77777777" w:rsidR="005A2227" w:rsidRPr="00E352EF" w:rsidRDefault="0097053A">
            <w:pPr>
              <w:jc w:val="both"/>
            </w:pPr>
            <w:r w:rsidRPr="00E352EF">
              <w:rPr>
                <w:rFonts w:ascii="Calibri" w:eastAsia="Calibri" w:hAnsi="Calibri" w:cs="Calibri"/>
              </w:rPr>
              <w:t>ds_1</w:t>
            </w:r>
          </w:p>
        </w:tc>
      </w:tr>
      <w:tr w:rsidR="005A2227" w:rsidRPr="00E352EF" w14:paraId="56466EC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6005D2"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ECC4885"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06F134" w14:textId="77777777" w:rsidR="005A2227" w:rsidRPr="00E352EF" w:rsidRDefault="0097053A">
            <w:pPr>
              <w:jc w:val="both"/>
            </w:pPr>
            <w:r w:rsidRPr="00E352EF">
              <w:rPr>
                <w:rFonts w:ascii="Calibri" w:eastAsia="Calibri" w:hAnsi="Calibri" w:cs="Calibri"/>
              </w:rPr>
              <w:t>TIME</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1B603E65" w14:textId="77777777" w:rsidR="005A2227" w:rsidRPr="00E352EF" w:rsidRDefault="0097053A">
            <w:pPr>
              <w:jc w:val="both"/>
            </w:pPr>
            <w:r w:rsidRPr="00E352EF">
              <w:rPr>
                <w:rFonts w:ascii="Calibri" w:eastAsia="Calibri" w:hAnsi="Calibri" w:cs="Calibri"/>
              </w:rPr>
              <w:t>OBS_VALUE</w:t>
            </w:r>
          </w:p>
        </w:tc>
      </w:tr>
      <w:tr w:rsidR="005A2227" w:rsidRPr="00E352EF" w14:paraId="1B79AD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38F3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A3E8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52BA"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B7E50" w14:textId="77777777" w:rsidR="005A2227" w:rsidRPr="00E352EF" w:rsidRDefault="0097053A">
            <w:pPr>
              <w:jc w:val="both"/>
            </w:pPr>
            <w:r w:rsidRPr="00E352EF">
              <w:rPr>
                <w:rFonts w:ascii="Calibri" w:eastAsia="Calibri" w:hAnsi="Calibri" w:cs="Calibri"/>
              </w:rPr>
              <w:t>0.08108</w:t>
            </w:r>
          </w:p>
        </w:tc>
      </w:tr>
      <w:tr w:rsidR="005A2227" w:rsidRPr="00E352EF" w14:paraId="0683D1B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61EE7"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DC469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D751C"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93FC" w14:textId="77777777" w:rsidR="005A2227" w:rsidRPr="00E352EF" w:rsidRDefault="0097053A">
            <w:pPr>
              <w:jc w:val="both"/>
            </w:pPr>
            <w:r w:rsidRPr="00E352EF">
              <w:rPr>
                <w:rFonts w:ascii="Calibri" w:eastAsia="Calibri" w:hAnsi="Calibri" w:cs="Calibri"/>
              </w:rPr>
              <w:t>0.10810</w:t>
            </w:r>
          </w:p>
        </w:tc>
      </w:tr>
      <w:tr w:rsidR="005A2227" w:rsidRPr="00E352EF" w14:paraId="6D290C1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F31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68E8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5FCC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F324A" w14:textId="77777777" w:rsidR="005A2227" w:rsidRPr="00E352EF" w:rsidRDefault="0097053A">
            <w:pPr>
              <w:jc w:val="both"/>
            </w:pPr>
            <w:r w:rsidRPr="00E352EF">
              <w:rPr>
                <w:rFonts w:ascii="Calibri" w:eastAsia="Calibri" w:hAnsi="Calibri" w:cs="Calibri"/>
              </w:rPr>
              <w:t>0.27027</w:t>
            </w:r>
          </w:p>
        </w:tc>
      </w:tr>
      <w:tr w:rsidR="005A2227" w:rsidRPr="00E352EF" w14:paraId="1C34A77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2761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9748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8118B"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5EBD2" w14:textId="77777777" w:rsidR="005A2227" w:rsidRPr="00E352EF" w:rsidRDefault="0097053A">
            <w:pPr>
              <w:jc w:val="both"/>
            </w:pPr>
            <w:r w:rsidRPr="00E352EF">
              <w:rPr>
                <w:rFonts w:ascii="Calibri" w:eastAsia="Calibri" w:hAnsi="Calibri" w:cs="Calibri"/>
              </w:rPr>
              <w:t>0.54054</w:t>
            </w:r>
          </w:p>
        </w:tc>
      </w:tr>
      <w:tr w:rsidR="005A2227" w:rsidRPr="00E352EF" w14:paraId="761E75C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09415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CA0E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50F16"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0AB0A" w14:textId="77777777" w:rsidR="005A2227" w:rsidRPr="00E352EF" w:rsidRDefault="0097053A">
            <w:pPr>
              <w:jc w:val="both"/>
            </w:pPr>
            <w:r w:rsidRPr="00E352EF">
              <w:rPr>
                <w:rFonts w:ascii="Calibri" w:eastAsia="Calibri" w:hAnsi="Calibri" w:cs="Calibri"/>
              </w:rPr>
              <w:t>0.26667</w:t>
            </w:r>
          </w:p>
        </w:tc>
      </w:tr>
      <w:tr w:rsidR="005A2227" w:rsidRPr="00E352EF" w14:paraId="0B7F90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9104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294F7"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9966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BE2FB" w14:textId="77777777" w:rsidR="005A2227" w:rsidRPr="00E352EF" w:rsidRDefault="0097053A">
            <w:pPr>
              <w:jc w:val="both"/>
            </w:pPr>
            <w:r w:rsidRPr="00E352EF">
              <w:rPr>
                <w:rFonts w:ascii="Calibri" w:eastAsia="Calibri" w:hAnsi="Calibri" w:cs="Calibri"/>
              </w:rPr>
              <w:t>0.33333</w:t>
            </w:r>
          </w:p>
        </w:tc>
      </w:tr>
      <w:tr w:rsidR="005A2227" w:rsidRPr="00E352EF" w14:paraId="3842D97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5A5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C04CD"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12051"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17001" w14:textId="77777777" w:rsidR="005A2227" w:rsidRPr="00E352EF" w:rsidRDefault="0097053A">
            <w:pPr>
              <w:jc w:val="both"/>
            </w:pPr>
            <w:r w:rsidRPr="00E352EF">
              <w:rPr>
                <w:rFonts w:ascii="Calibri" w:eastAsia="Calibri" w:hAnsi="Calibri" w:cs="Calibri"/>
              </w:rPr>
              <w:t>0.40000</w:t>
            </w:r>
          </w:p>
        </w:tc>
      </w:tr>
      <w:tr w:rsidR="005A2227" w:rsidRPr="00E352EF" w14:paraId="3174646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E7C6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68BA1"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752A9"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B1FEC" w14:textId="2F743F2B" w:rsidR="005A2227" w:rsidRPr="00E352EF" w:rsidRDefault="0097053A" w:rsidP="00463E31">
            <w:pPr>
              <w:jc w:val="both"/>
            </w:pPr>
            <w:del w:id="11204" w:author="Utente" w:date="2017-05-08T18:55:00Z">
              <w:r w:rsidRPr="00E352EF" w:rsidDel="00463E31">
                <w:rPr>
                  <w:rFonts w:ascii="Calibri" w:eastAsia="Calibri" w:hAnsi="Calibri" w:cs="Calibri"/>
                </w:rPr>
                <w:delText>0.</w:delText>
              </w:r>
            </w:del>
            <w:r w:rsidRPr="00E352EF">
              <w:rPr>
                <w:rFonts w:ascii="Calibri" w:eastAsia="Calibri" w:hAnsi="Calibri" w:cs="Calibri"/>
              </w:rPr>
              <w:t>1</w:t>
            </w:r>
            <w:ins w:id="11205" w:author="Utente" w:date="2017-05-08T18:55:00Z">
              <w:r w:rsidR="00463E31">
                <w:rPr>
                  <w:rFonts w:ascii="Calibri" w:eastAsia="Calibri" w:hAnsi="Calibri" w:cs="Calibri"/>
                </w:rPr>
                <w:t>.</w:t>
              </w:r>
            </w:ins>
            <w:ins w:id="11206" w:author="Utente" w:date="2017-05-08T18:56:00Z">
              <w:r w:rsidR="00463E31">
                <w:rPr>
                  <w:rFonts w:ascii="Calibri" w:eastAsia="Calibri" w:hAnsi="Calibri" w:cs="Calibri"/>
                </w:rPr>
                <w:t>0</w:t>
              </w:r>
            </w:ins>
            <w:r w:rsidRPr="00E352EF">
              <w:rPr>
                <w:rFonts w:ascii="Calibri" w:eastAsia="Calibri" w:hAnsi="Calibri" w:cs="Calibri"/>
              </w:rPr>
              <w:t>0000</w:t>
            </w:r>
          </w:p>
        </w:tc>
      </w:tr>
    </w:tbl>
    <w:p w14:paraId="593C515A" w14:textId="77777777" w:rsidR="005A2227" w:rsidRPr="00E352EF" w:rsidRDefault="005A2227">
      <w:pPr>
        <w:spacing w:after="120"/>
      </w:pPr>
    </w:p>
    <w:p w14:paraId="7A09E1A7" w14:textId="77777777" w:rsidR="00CB227A" w:rsidRPr="00E352EF" w:rsidRDefault="0084324E" w:rsidP="00CB227A">
      <w:pPr>
        <w:pStyle w:val="Stile3"/>
        <w:rPr>
          <w:lang w:val="en-GB"/>
        </w:rPr>
      </w:pPr>
      <w:bookmarkStart w:id="11207" w:name="_Toc464487974"/>
      <w:r w:rsidRPr="00E352EF">
        <w:rPr>
          <w:lang w:val="en-GB"/>
        </w:rPr>
        <w:t>h</w:t>
      </w:r>
      <w:r w:rsidR="00CB227A" w:rsidRPr="00E352EF">
        <w:rPr>
          <w:lang w:val="en-GB"/>
        </w:rPr>
        <w:t>ierarchy</w:t>
      </w:r>
      <w:bookmarkEnd w:id="11207"/>
    </w:p>
    <w:p w14:paraId="6822BC73" w14:textId="77777777" w:rsidR="003748D2" w:rsidRPr="00E352EF" w:rsidRDefault="003748D2" w:rsidP="003748D2">
      <w:pPr>
        <w:rPr>
          <w:rFonts w:ascii="Cambria" w:eastAsia="Calibri" w:hAnsi="Cambria" w:cs="Calibri"/>
          <w:i/>
          <w:color w:val="5B9BD5"/>
        </w:rPr>
      </w:pPr>
      <w:r w:rsidRPr="00E352EF">
        <w:rPr>
          <w:rFonts w:ascii="Cambria" w:eastAsia="Calibri" w:hAnsi="Cambria" w:cs="Calibri"/>
          <w:i/>
          <w:color w:val="5B9BD5"/>
        </w:rPr>
        <w:t>Semantics</w:t>
      </w:r>
    </w:p>
    <w:p w14:paraId="17A4807D" w14:textId="77777777" w:rsidR="00CB227A" w:rsidRPr="00E352EF" w:rsidRDefault="00CB227A" w:rsidP="00CB227A">
      <w:pPr>
        <w:rPr>
          <w:rFonts w:ascii="Cambria" w:hAnsi="Cambria"/>
          <w:i/>
        </w:rPr>
      </w:pPr>
      <w:r w:rsidRPr="00E352EF">
        <w:rPr>
          <w:rFonts w:ascii="Cambria" w:hAnsi="Cambria"/>
        </w:rPr>
        <w:t>VTL foresees the existence of set relations among Code Items in Code List.</w:t>
      </w:r>
    </w:p>
    <w:p w14:paraId="1CE206CA" w14:textId="77777777" w:rsidR="00CB227A" w:rsidRPr="00E352EF" w:rsidRDefault="00CB227A" w:rsidP="00CB227A">
      <w:pPr>
        <w:rPr>
          <w:rFonts w:ascii="Cambria" w:hAnsi="Cambria"/>
        </w:rPr>
      </w:pPr>
      <w:r w:rsidRPr="00E352EF">
        <w:rPr>
          <w:rFonts w:ascii="Cambria" w:hAnsi="Cambria"/>
        </w:rPr>
        <w:t>Many Enumerated Value Domains have an intrinsic Boolean algebraic structure, in the sense that a Boolean algebra can be defined on the respective Code Items.</w:t>
      </w:r>
    </w:p>
    <w:p w14:paraId="262B42E2" w14:textId="77777777" w:rsidR="00CB227A" w:rsidRPr="00E352EF" w:rsidRDefault="00CB227A" w:rsidP="00CB227A">
      <w:pPr>
        <w:rPr>
          <w:rFonts w:ascii="Cambria" w:hAnsi="Cambria"/>
        </w:rPr>
      </w:pPr>
      <w:r w:rsidRPr="00E352EF">
        <w:rPr>
          <w:rFonts w:ascii="Cambria" w:hAnsi="Cambria"/>
        </w:rPr>
        <w:t>In general, a Boolean algebra is an algebraic structure (elements and operators having some properties) that summarizes the properties of set operators (</w:t>
      </w:r>
      <w:r w:rsidRPr="00E352EF">
        <w:rPr>
          <w:rFonts w:ascii="Cambria" w:hAnsi="Cambria"/>
          <w:i/>
        </w:rPr>
        <w:t>union</w:t>
      </w:r>
      <w:r w:rsidRPr="00E352EF">
        <w:rPr>
          <w:rFonts w:ascii="Cambria" w:hAnsi="Cambria"/>
        </w:rPr>
        <w:t xml:space="preserve">, </w:t>
      </w:r>
      <w:r w:rsidRPr="00E352EF">
        <w:rPr>
          <w:rFonts w:ascii="Cambria" w:hAnsi="Cambria"/>
          <w:i/>
        </w:rPr>
        <w:t>intersection</w:t>
      </w:r>
      <w:r w:rsidRPr="00E352EF">
        <w:rPr>
          <w:rFonts w:ascii="Cambria" w:hAnsi="Cambria"/>
        </w:rPr>
        <w:t xml:space="preserve">, </w:t>
      </w:r>
      <w:r w:rsidRPr="00E352EF">
        <w:rPr>
          <w:rFonts w:ascii="Cambria" w:hAnsi="Cambria"/>
          <w:i/>
        </w:rPr>
        <w:t>complement</w:t>
      </w:r>
      <w:r w:rsidRPr="00E352EF">
        <w:rPr>
          <w:rFonts w:ascii="Cambria" w:hAnsi="Cambria"/>
        </w:rPr>
        <w:t>) and logical operators (or, and, not).</w:t>
      </w:r>
    </w:p>
    <w:p w14:paraId="64B1A739" w14:textId="77777777" w:rsidR="00CB227A" w:rsidRPr="00E352EF" w:rsidRDefault="00CB227A" w:rsidP="00CB227A">
      <w:pPr>
        <w:rPr>
          <w:rFonts w:ascii="Cambria" w:hAnsi="Cambria"/>
        </w:rPr>
      </w:pPr>
      <w:r w:rsidRPr="00E352EF">
        <w:rPr>
          <w:rFonts w:ascii="Cambria" w:hAnsi="Cambria"/>
        </w:rPr>
        <w:t>Elements of a Boolean Value Domain can be combined with the elementary set operators</w:t>
      </w:r>
      <w:r w:rsidRPr="00E352EF">
        <w:rPr>
          <w:rFonts w:ascii="Cambria" w:hAnsi="Cambria"/>
          <w:vertAlign w:val="superscript"/>
        </w:rPr>
        <w:footnoteReference w:id="3"/>
      </w:r>
      <w:r w:rsidRPr="00E352EF">
        <w:rPr>
          <w:rFonts w:ascii="Cambria" w:hAnsi="Cambria"/>
        </w:rPr>
        <w:t>; e.g. the item C is the union of the items D and E; the item K is the complement of S with respect to J (so the elements in J that are not in S), the item A is the intersection of B and C and so on.</w:t>
      </w:r>
      <w:r w:rsidRPr="00E352EF">
        <w:rPr>
          <w:rFonts w:ascii="Cambria" w:hAnsi="Cambria" w:cs="Helvetica"/>
        </w:rPr>
        <w:t xml:space="preserve"> </w:t>
      </w:r>
    </w:p>
    <w:p w14:paraId="0E692EB8" w14:textId="77777777" w:rsidR="00CB227A" w:rsidRPr="00E352EF" w:rsidRDefault="00CB227A" w:rsidP="00CB227A">
      <w:pPr>
        <w:rPr>
          <w:rFonts w:ascii="Cambria" w:hAnsi="Cambria"/>
        </w:rPr>
      </w:pPr>
      <w:r w:rsidRPr="00E352EF">
        <w:rPr>
          <w:rFonts w:ascii="Cambria" w:hAnsi="Cambria"/>
        </w:rPr>
        <w:t>Only considering the set union, there are two possible organizations for hierarchical Code Lists: classifications and free hierarchies.</w:t>
      </w:r>
    </w:p>
    <w:p w14:paraId="743209BB"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classifications</w:t>
      </w:r>
      <w:r w:rsidRPr="00E352EF">
        <w:rPr>
          <w:rFonts w:ascii="Cambria" w:hAnsi="Cambria"/>
        </w:rPr>
        <w:t xml:space="preserve">, every element is uniquely classified by a single partition, so that the overall structure is a tree and, consequently, every Code Item can be given a specific level. An example is the usual geographical classification of the world into continents, each partitioned into nations. </w:t>
      </w:r>
    </w:p>
    <w:p w14:paraId="3EAC3050" w14:textId="77777777" w:rsidR="00CB227A" w:rsidRPr="00E352EF" w:rsidRDefault="00CB227A" w:rsidP="00CB227A">
      <w:pPr>
        <w:keepNext/>
        <w:jc w:val="center"/>
      </w:pPr>
      <w:r w:rsidRPr="00E352EF">
        <w:rPr>
          <w:noProof/>
          <w:lang w:val="it-IT"/>
        </w:rPr>
        <w:lastRenderedPageBreak/>
        <w:drawing>
          <wp:inline distT="0" distB="0" distL="0" distR="0" wp14:anchorId="0DE05B68" wp14:editId="731F4A78">
            <wp:extent cx="3766820" cy="1609256"/>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7794" cy="1609672"/>
                    </a:xfrm>
                    <a:prstGeom prst="rect">
                      <a:avLst/>
                    </a:prstGeom>
                    <a:noFill/>
                    <a:ln w="12700">
                      <a:noFill/>
                    </a:ln>
                  </pic:spPr>
                </pic:pic>
              </a:graphicData>
            </a:graphic>
          </wp:inline>
        </w:drawing>
      </w:r>
    </w:p>
    <w:p w14:paraId="6EC63DC2"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1</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hierarchical Code List</w:t>
      </w:r>
    </w:p>
    <w:p w14:paraId="463C2D5E" w14:textId="77777777" w:rsidR="00CB227A" w:rsidRPr="00E352EF" w:rsidRDefault="00CB227A" w:rsidP="00CB227A">
      <w:pPr>
        <w:rPr>
          <w:rFonts w:ascii="Cambria" w:hAnsi="Cambria"/>
        </w:rPr>
      </w:pPr>
    </w:p>
    <w:p w14:paraId="0DA54C96"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free hierarchies</w:t>
      </w:r>
      <w:r w:rsidRPr="00E352EF">
        <w:rPr>
          <w:rFonts w:ascii="Cambria" w:hAnsi="Cambria"/>
        </w:rPr>
        <w:t xml:space="preserve"> each item can be partitioned according to multiple criteria; in turn, every element can be used to compose multiple other elements. The overall structure is not a tree and isolated Items can be present. An example is the hierarchy of European countries, where Belgium, Holland and Luxembourg contribute to the “European Countries” Code Item and to the “Benelux” Code Item.</w:t>
      </w:r>
    </w:p>
    <w:p w14:paraId="1977DD61" w14:textId="77777777" w:rsidR="00CB227A" w:rsidRPr="00E352EF" w:rsidRDefault="00CB227A" w:rsidP="00CB227A">
      <w:pPr>
        <w:rPr>
          <w:rFonts w:ascii="Cambria" w:hAnsi="Cambria"/>
        </w:rPr>
      </w:pPr>
    </w:p>
    <w:p w14:paraId="26747F46" w14:textId="77777777" w:rsidR="00CB227A" w:rsidRPr="00E352EF" w:rsidRDefault="00CB227A" w:rsidP="00CB227A">
      <w:pPr>
        <w:keepNext/>
        <w:jc w:val="center"/>
      </w:pPr>
      <w:r w:rsidRPr="00E352EF">
        <w:rPr>
          <w:noProof/>
          <w:lang w:val="it-IT"/>
        </w:rPr>
        <w:drawing>
          <wp:inline distT="0" distB="0" distL="0" distR="0" wp14:anchorId="1278C573" wp14:editId="3E3B76F6">
            <wp:extent cx="5270500" cy="2101814"/>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01814"/>
                    </a:xfrm>
                    <a:prstGeom prst="rect">
                      <a:avLst/>
                    </a:prstGeom>
                    <a:noFill/>
                    <a:ln>
                      <a:noFill/>
                    </a:ln>
                  </pic:spPr>
                </pic:pic>
              </a:graphicData>
            </a:graphic>
          </wp:inline>
        </w:drawing>
      </w:r>
    </w:p>
    <w:p w14:paraId="5E435A46" w14:textId="77777777" w:rsidR="003748D2" w:rsidRPr="00E352EF" w:rsidRDefault="003748D2" w:rsidP="00CB227A">
      <w:pPr>
        <w:spacing w:after="200"/>
        <w:jc w:val="center"/>
        <w:rPr>
          <w:rFonts w:ascii="Cambria" w:eastAsiaTheme="minorEastAsia" w:hAnsi="Cambria" w:cstheme="minorBidi"/>
          <w:b/>
          <w:bCs/>
          <w:color w:val="4F81BD" w:themeColor="accent1"/>
          <w:sz w:val="18"/>
          <w:szCs w:val="18"/>
        </w:rPr>
      </w:pPr>
    </w:p>
    <w:p w14:paraId="58EB11F6"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2</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free hierarchy</w:t>
      </w:r>
    </w:p>
    <w:p w14:paraId="6799C05D" w14:textId="314DE15B" w:rsidR="00CB227A" w:rsidRPr="00E352EF" w:rsidRDefault="00CB227A" w:rsidP="00CB227A">
      <w:pPr>
        <w:rPr>
          <w:rFonts w:ascii="Cambria" w:hAnsi="Cambria"/>
        </w:rPr>
      </w:pPr>
      <w:r w:rsidRPr="00E352EF">
        <w:rPr>
          <w:rFonts w:ascii="Cambria" w:hAnsi="Cambria"/>
        </w:rPr>
        <w:t xml:space="preserve">More sophisticated hierarchical organizations can indeed exist if intersection and complement set operators are also considered. </w:t>
      </w:r>
      <w:r w:rsidR="00A14BB1" w:rsidRPr="00E352EF">
        <w:rPr>
          <w:rFonts w:ascii="Cambria" w:hAnsi="Cambria"/>
        </w:rPr>
        <w:t xml:space="preserve"> </w:t>
      </w:r>
      <w:r w:rsidRPr="00E352EF">
        <w:rPr>
          <w:rFonts w:ascii="Cambria" w:hAnsi="Cambria"/>
        </w:rPr>
        <w:t>For example the element “Benelux” could also be defined as the complement of the European Union with respect to all the countries except Holland, Belgium and Luxembourg.</w:t>
      </w:r>
    </w:p>
    <w:p w14:paraId="1075A979" w14:textId="77777777" w:rsidR="00CB227A" w:rsidRPr="00E352EF" w:rsidRDefault="00CB227A" w:rsidP="00CB227A">
      <w:pPr>
        <w:rPr>
          <w:rFonts w:ascii="Cambria" w:hAnsi="Cambria"/>
        </w:rPr>
      </w:pPr>
      <w:r w:rsidRPr="00E352EF">
        <w:rPr>
          <w:rFonts w:ascii="Cambria" w:hAnsi="Cambria"/>
        </w:rPr>
        <w:t>Therefore we would have:</w:t>
      </w:r>
    </w:p>
    <w:p w14:paraId="0CF339D6" w14:textId="77777777" w:rsidR="00CB227A" w:rsidRPr="00E352EF" w:rsidRDefault="00CB227A" w:rsidP="00CB227A">
      <w:pPr>
        <w:rPr>
          <w:rFonts w:ascii="Cambria" w:hAnsi="Cambria"/>
        </w:rPr>
      </w:pPr>
      <w:r w:rsidRPr="00E352EF">
        <w:rPr>
          <w:rFonts w:ascii="Cambria" w:hAnsi="Cambria"/>
        </w:rPr>
        <w:t xml:space="preserve">BENELUX = EU – (ITALY </w:t>
      </w:r>
      <w:r w:rsidRPr="00E352EF">
        <w:rPr>
          <w:rFonts w:ascii="Cambria" w:hAnsi="Cambria"/>
        </w:rPr>
        <w:sym w:font="Symbol" w:char="F0C8"/>
      </w:r>
      <w:r w:rsidRPr="00E352EF">
        <w:rPr>
          <w:rFonts w:ascii="Cambria" w:hAnsi="Cambria"/>
        </w:rPr>
        <w:t xml:space="preserve"> AUSTRIA </w:t>
      </w:r>
      <w:r w:rsidRPr="00E352EF">
        <w:rPr>
          <w:rFonts w:ascii="Cambria" w:hAnsi="Cambria"/>
        </w:rPr>
        <w:sym w:font="Symbol" w:char="F0C8"/>
      </w:r>
      <w:r w:rsidRPr="00E352EF">
        <w:rPr>
          <w:rFonts w:ascii="Cambria" w:hAnsi="Cambria"/>
        </w:rPr>
        <w:t xml:space="preserve"> … )</w:t>
      </w:r>
    </w:p>
    <w:p w14:paraId="69FE8707" w14:textId="77777777" w:rsidR="00CB227A" w:rsidRPr="00E352EF" w:rsidRDefault="00CB227A" w:rsidP="00CB227A">
      <w:pPr>
        <w:rPr>
          <w:rFonts w:ascii="Cambria" w:hAnsi="Cambria"/>
        </w:rPr>
      </w:pPr>
      <w:r w:rsidRPr="00E352EF">
        <w:rPr>
          <w:rFonts w:ascii="Cambria" w:hAnsi="Cambria"/>
        </w:rPr>
        <w:t xml:space="preserve">In order to support multiple classifications of Code Items in Code Lists and allow for the adoption of all the set operators, we introduce two concepts </w:t>
      </w:r>
      <w:r w:rsidRPr="00E352EF">
        <w:rPr>
          <w:rFonts w:ascii="Cambria" w:hAnsi="Cambria"/>
          <w:i/>
        </w:rPr>
        <w:t>hierarchical aggregations</w:t>
      </w:r>
      <w:r w:rsidRPr="00E352EF">
        <w:rPr>
          <w:rFonts w:ascii="Cambria" w:hAnsi="Cambria"/>
        </w:rPr>
        <w:t xml:space="preserve"> and </w:t>
      </w:r>
      <w:r w:rsidRPr="00E352EF">
        <w:rPr>
          <w:rFonts w:ascii="Cambria" w:hAnsi="Cambria"/>
          <w:i/>
        </w:rPr>
        <w:t>mappings</w:t>
      </w:r>
      <w:r w:rsidRPr="00E352EF">
        <w:rPr>
          <w:rFonts w:ascii="Cambria" w:hAnsi="Cambria"/>
        </w:rPr>
        <w:t xml:space="preserve"> (that will be used in the </w:t>
      </w:r>
      <w:r w:rsidRPr="00E352EF">
        <w:rPr>
          <w:rFonts w:ascii="Cambria" w:hAnsi="Cambria"/>
          <w:b/>
        </w:rPr>
        <w:t>hierarchy</w:t>
      </w:r>
      <w:r w:rsidRPr="00E352EF">
        <w:rPr>
          <w:rFonts w:ascii="Cambria" w:hAnsi="Cambria"/>
        </w:rPr>
        <w:t xml:space="preserve"> operator). </w:t>
      </w:r>
    </w:p>
    <w:p w14:paraId="648F11E6" w14:textId="77777777" w:rsidR="00CB227A" w:rsidRPr="00E352EF" w:rsidRDefault="00CB227A" w:rsidP="00CB227A">
      <w:pPr>
        <w:rPr>
          <w:rFonts w:ascii="Cambria" w:hAnsi="Cambria"/>
        </w:rPr>
      </w:pPr>
      <w:r w:rsidRPr="00E352EF">
        <w:rPr>
          <w:rFonts w:ascii="Cambria" w:hAnsi="Cambria"/>
        </w:rPr>
        <w:t xml:space="preserve">A </w:t>
      </w:r>
      <w:r w:rsidRPr="00E352EF">
        <w:rPr>
          <w:rFonts w:ascii="Cambria" w:hAnsi="Cambria"/>
          <w:i/>
        </w:rPr>
        <w:t>hierarchical aggregation</w:t>
      </w:r>
      <w:r w:rsidRPr="00E352EF">
        <w:rPr>
          <w:rFonts w:ascii="Cambria" w:hAnsi="Cambria"/>
        </w:rPr>
        <w:t xml:space="preserve"> is a set of </w:t>
      </w:r>
      <w:r w:rsidRPr="00E352EF">
        <w:rPr>
          <w:rFonts w:ascii="Cambria" w:hAnsi="Cambria"/>
          <w:i/>
        </w:rPr>
        <w:t>mappings</w:t>
      </w:r>
      <w:r w:rsidRPr="00E352EF">
        <w:rPr>
          <w:rFonts w:ascii="Cambria" w:hAnsi="Cambria"/>
        </w:rPr>
        <w:t xml:space="preserve">, each transforming a Code Item into another Code Item. All the </w:t>
      </w:r>
      <w:r w:rsidRPr="00E352EF">
        <w:rPr>
          <w:rFonts w:ascii="Cambria" w:hAnsi="Cambria"/>
          <w:i/>
        </w:rPr>
        <w:t>mappings</w:t>
      </w:r>
      <w:r w:rsidRPr="00E352EF">
        <w:rPr>
          <w:rFonts w:ascii="Cambria" w:hAnsi="Cambria"/>
        </w:rPr>
        <w:t xml:space="preserve"> within a </w:t>
      </w:r>
      <w:r w:rsidRPr="00E352EF">
        <w:rPr>
          <w:rFonts w:ascii="Cambria" w:hAnsi="Cambria"/>
          <w:i/>
        </w:rPr>
        <w:t>hierarchical aggregation</w:t>
      </w:r>
      <w:r w:rsidRPr="00E352EF">
        <w:rPr>
          <w:rFonts w:ascii="Cambria" w:hAnsi="Cambria"/>
        </w:rPr>
        <w:t xml:space="preserve"> associate Code Items of the same Code List with Code Items of a single Code List.</w:t>
      </w:r>
    </w:p>
    <w:p w14:paraId="5FAE9625" w14:textId="77777777" w:rsidR="00CB227A" w:rsidRPr="00E352EF" w:rsidRDefault="00CB227A" w:rsidP="00CB227A">
      <w:pPr>
        <w:rPr>
          <w:rFonts w:ascii="Cambria" w:hAnsi="Cambria"/>
        </w:rPr>
      </w:pPr>
      <w:r w:rsidRPr="00E352EF">
        <w:rPr>
          <w:rFonts w:ascii="Cambria" w:hAnsi="Cambria"/>
        </w:rPr>
        <w:t xml:space="preserve">Hierarchical aggregations and mappings can be easily expressed in tabular form and referred to in the language (in </w:t>
      </w:r>
      <w:r w:rsidRPr="00E352EF">
        <w:rPr>
          <w:rFonts w:ascii="Cambria" w:hAnsi="Cambria"/>
          <w:b/>
        </w:rPr>
        <w:t>hierarchy</w:t>
      </w:r>
      <w:r w:rsidRPr="00E352EF">
        <w:rPr>
          <w:rFonts w:ascii="Cambria" w:hAnsi="Cambria"/>
        </w:rPr>
        <w:t xml:space="preserve"> operator) by an identifier (</w:t>
      </w:r>
      <w:r w:rsidRPr="00E352EF">
        <w:rPr>
          <w:rFonts w:ascii="Cambria" w:hAnsi="Cambria"/>
          <w:i/>
        </w:rPr>
        <w:t>hierarchyName</w:t>
      </w:r>
      <w:r w:rsidRPr="00E352EF">
        <w:rPr>
          <w:rFonts w:ascii="Cambria" w:hAnsi="Cambria"/>
        </w:rPr>
        <w:t>). However, there is also an inline syntactical form.</w:t>
      </w:r>
    </w:p>
    <w:p w14:paraId="47C2F15E" w14:textId="77777777" w:rsidR="00CB227A" w:rsidRPr="00E352EF" w:rsidRDefault="00CB227A" w:rsidP="00CB227A">
      <w:pPr>
        <w:rPr>
          <w:rFonts w:ascii="Cambria" w:hAnsi="Cambria"/>
        </w:rPr>
      </w:pPr>
      <w:r w:rsidRPr="00E352EF">
        <w:rPr>
          <w:rFonts w:ascii="Cambria" w:hAnsi="Cambria"/>
        </w:rPr>
        <w:t xml:space="preserve">Suppose we want to express the hierarchical relationship BENELUX = Belgium </w:t>
      </w:r>
      <w:r w:rsidRPr="00E352EF">
        <w:rPr>
          <w:rFonts w:ascii="Cambria" w:hAnsi="Cambria"/>
        </w:rPr>
        <w:sym w:font="Symbol" w:char="F0C8"/>
      </w:r>
      <w:r w:rsidRPr="00E352EF">
        <w:rPr>
          <w:rFonts w:ascii="Cambria" w:hAnsi="Cambria"/>
        </w:rPr>
        <w:t xml:space="preserve">  Holland </w:t>
      </w:r>
      <w:r w:rsidRPr="00E352EF">
        <w:rPr>
          <w:rFonts w:ascii="Cambria" w:hAnsi="Cambria"/>
        </w:rPr>
        <w:sym w:font="Symbol" w:char="F0C8"/>
      </w:r>
      <w:r w:rsidRPr="00E352EF">
        <w:rPr>
          <w:rFonts w:ascii="Cambria" w:hAnsi="Cambria"/>
        </w:rPr>
        <w:t xml:space="preserve">  Luxembourg. There will be a hierarchical aggregation </w:t>
      </w:r>
      <w:r w:rsidRPr="00E352EF">
        <w:rPr>
          <w:rFonts w:ascii="Cambria" w:hAnsi="Cambria"/>
          <w:b/>
        </w:rPr>
        <w:t>Benelux_aggr</w:t>
      </w:r>
      <w:r w:rsidRPr="00E352EF">
        <w:rPr>
          <w:rFonts w:ascii="Cambria" w:hAnsi="Cambria"/>
        </w:rPr>
        <w:t>, with the following mappings:</w:t>
      </w:r>
    </w:p>
    <w:p w14:paraId="1CB27A84" w14:textId="77777777" w:rsidR="00CB227A" w:rsidRPr="00E352EF" w:rsidRDefault="00CB227A" w:rsidP="00CB227A">
      <w:pPr>
        <w:jc w:val="center"/>
        <w:rPr>
          <w:rFonts w:ascii="Consolas" w:hAnsi="Consolas"/>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8"/>
        <w:gridCol w:w="1506"/>
        <w:gridCol w:w="1002"/>
        <w:gridCol w:w="1212"/>
        <w:gridCol w:w="1109"/>
        <w:gridCol w:w="936"/>
        <w:gridCol w:w="1153"/>
        <w:gridCol w:w="1153"/>
      </w:tblGrid>
      <w:tr w:rsidR="00CB227A" w:rsidRPr="00E352EF" w14:paraId="12163C68"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0612EBDB"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6" w:type="dxa"/>
          </w:tcPr>
          <w:p w14:paraId="1EEED22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002" w:type="dxa"/>
          </w:tcPr>
          <w:p w14:paraId="4AFFFD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59BA611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1212" w:type="dxa"/>
          </w:tcPr>
          <w:p w14:paraId="5E2AD75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09" w:type="dxa"/>
          </w:tcPr>
          <w:p w14:paraId="2C9307D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6" w:type="dxa"/>
          </w:tcPr>
          <w:p w14:paraId="1FA136B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6BC383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7DC538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529567BF"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A181F7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Borders>
              <w:top w:val="none" w:sz="0" w:space="0" w:color="auto"/>
              <w:bottom w:val="none" w:sz="0" w:space="0" w:color="auto"/>
            </w:tcBorders>
          </w:tcPr>
          <w:p w14:paraId="0A7B451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Belgium</w:t>
            </w:r>
          </w:p>
        </w:tc>
        <w:tc>
          <w:tcPr>
            <w:tcW w:w="1002" w:type="dxa"/>
            <w:tcBorders>
              <w:top w:val="none" w:sz="0" w:space="0" w:color="auto"/>
              <w:bottom w:val="none" w:sz="0" w:space="0" w:color="auto"/>
            </w:tcBorders>
          </w:tcPr>
          <w:p w14:paraId="361538F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Borders>
              <w:top w:val="none" w:sz="0" w:space="0" w:color="auto"/>
              <w:bottom w:val="none" w:sz="0" w:space="0" w:color="auto"/>
            </w:tcBorders>
          </w:tcPr>
          <w:p w14:paraId="6737913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Borders>
              <w:top w:val="none" w:sz="0" w:space="0" w:color="auto"/>
              <w:bottom w:val="none" w:sz="0" w:space="0" w:color="auto"/>
            </w:tcBorders>
          </w:tcPr>
          <w:p w14:paraId="59CA758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Borders>
              <w:top w:val="none" w:sz="0" w:space="0" w:color="auto"/>
              <w:bottom w:val="none" w:sz="0" w:space="0" w:color="auto"/>
            </w:tcBorders>
          </w:tcPr>
          <w:p w14:paraId="470C46C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D047F6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099AD2C" w14:textId="77777777" w:rsidR="00CB227A"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1F895B03"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48B9E07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Pr>
          <w:p w14:paraId="1DE59D3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Holland</w:t>
            </w:r>
          </w:p>
        </w:tc>
        <w:tc>
          <w:tcPr>
            <w:tcW w:w="1002" w:type="dxa"/>
          </w:tcPr>
          <w:p w14:paraId="0CCCE1E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Pr>
          <w:p w14:paraId="2B02569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Pr>
          <w:p w14:paraId="13C0E79A"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Pr>
          <w:p w14:paraId="6A81C560"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F7DEA31"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C8E060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62F7911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375454C" w14:textId="77777777" w:rsidR="00352C44" w:rsidRPr="00E352EF" w:rsidRDefault="00352C44" w:rsidP="00CB227A">
            <w:pPr>
              <w:pStyle w:val="tabletext"/>
              <w:rPr>
                <w:rFonts w:asciiTheme="minorHAnsi" w:hAnsiTheme="minorHAnsi"/>
                <w:noProof w:val="0"/>
              </w:rPr>
            </w:pPr>
            <w:r w:rsidRPr="00E352EF">
              <w:rPr>
                <w:rFonts w:asciiTheme="minorHAnsi" w:hAnsiTheme="minorHAnsi"/>
                <w:noProof w:val="0"/>
              </w:rPr>
              <w:t>Benelux_aggr</w:t>
            </w:r>
          </w:p>
        </w:tc>
        <w:tc>
          <w:tcPr>
            <w:tcW w:w="1506" w:type="dxa"/>
            <w:tcBorders>
              <w:top w:val="none" w:sz="0" w:space="0" w:color="auto"/>
              <w:bottom w:val="none" w:sz="0" w:space="0" w:color="auto"/>
            </w:tcBorders>
          </w:tcPr>
          <w:p w14:paraId="74F07230"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Luxembourg</w:t>
            </w:r>
          </w:p>
        </w:tc>
        <w:tc>
          <w:tcPr>
            <w:tcW w:w="1002" w:type="dxa"/>
            <w:tcBorders>
              <w:top w:val="none" w:sz="0" w:space="0" w:color="auto"/>
              <w:bottom w:val="none" w:sz="0" w:space="0" w:color="auto"/>
            </w:tcBorders>
          </w:tcPr>
          <w:p w14:paraId="475985C3"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Benelux</w:t>
            </w:r>
          </w:p>
        </w:tc>
        <w:tc>
          <w:tcPr>
            <w:tcW w:w="1212" w:type="dxa"/>
            <w:tcBorders>
              <w:top w:val="none" w:sz="0" w:space="0" w:color="auto"/>
              <w:bottom w:val="none" w:sz="0" w:space="0" w:color="auto"/>
            </w:tcBorders>
          </w:tcPr>
          <w:p w14:paraId="506D5A1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09" w:type="dxa"/>
            <w:tcBorders>
              <w:top w:val="none" w:sz="0" w:space="0" w:color="auto"/>
              <w:bottom w:val="none" w:sz="0" w:space="0" w:color="auto"/>
            </w:tcBorders>
          </w:tcPr>
          <w:p w14:paraId="0E25EC71"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936" w:type="dxa"/>
            <w:tcBorders>
              <w:top w:val="none" w:sz="0" w:space="0" w:color="auto"/>
              <w:bottom w:val="none" w:sz="0" w:space="0" w:color="auto"/>
            </w:tcBorders>
          </w:tcPr>
          <w:p w14:paraId="5FEC547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53" w:type="dxa"/>
            <w:tcBorders>
              <w:top w:val="none" w:sz="0" w:space="0" w:color="auto"/>
              <w:bottom w:val="none" w:sz="0" w:space="0" w:color="auto"/>
            </w:tcBorders>
          </w:tcPr>
          <w:p w14:paraId="0872040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1</w:t>
            </w:r>
          </w:p>
        </w:tc>
        <w:tc>
          <w:tcPr>
            <w:tcW w:w="1153" w:type="dxa"/>
            <w:tcBorders>
              <w:top w:val="none" w:sz="0" w:space="0" w:color="auto"/>
              <w:bottom w:val="none" w:sz="0" w:space="0" w:color="auto"/>
              <w:right w:val="none" w:sz="0" w:space="0" w:color="auto"/>
            </w:tcBorders>
          </w:tcPr>
          <w:p w14:paraId="1912028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true</w:t>
            </w:r>
          </w:p>
        </w:tc>
      </w:tr>
    </w:tbl>
    <w:p w14:paraId="4E851077" w14:textId="77777777" w:rsidR="00CB227A" w:rsidRPr="00E352EF" w:rsidRDefault="00CB227A" w:rsidP="00CB227A"/>
    <w:p w14:paraId="61D59685" w14:textId="77777777" w:rsidR="00CB227A" w:rsidRPr="00E352EF" w:rsidRDefault="00CB227A" w:rsidP="00CB227A">
      <w:pPr>
        <w:rPr>
          <w:rFonts w:ascii="Cambria" w:hAnsi="Cambria"/>
        </w:rPr>
      </w:pPr>
      <w:r w:rsidRPr="00E352EF">
        <w:rPr>
          <w:rFonts w:ascii="Cambria" w:hAnsi="Cambria"/>
        </w:rPr>
        <w:t xml:space="preserve">It maps each component item into the compound one. </w:t>
      </w:r>
    </w:p>
    <w:p w14:paraId="59FC5EBB" w14:textId="77777777" w:rsidR="00CB227A" w:rsidRPr="00E352EF" w:rsidRDefault="00CB227A" w:rsidP="00CB227A">
      <w:pPr>
        <w:rPr>
          <w:rFonts w:ascii="Cambria" w:hAnsi="Cambria"/>
        </w:rPr>
      </w:pPr>
      <w:r w:rsidRPr="00E352EF">
        <w:rPr>
          <w:rFonts w:ascii="Cambria" w:hAnsi="Cambria"/>
        </w:rPr>
        <w:t xml:space="preserve">Each mapping has a </w:t>
      </w:r>
      <w:r w:rsidRPr="00E352EF">
        <w:rPr>
          <w:rFonts w:ascii="Cambria" w:hAnsi="Cambria"/>
          <w:i/>
        </w:rPr>
        <w:t>Sign</w:t>
      </w:r>
      <w:r w:rsidRPr="00E352EF">
        <w:rPr>
          <w:rFonts w:ascii="Cambria" w:hAnsi="Cambria"/>
        </w:rPr>
        <w:t>. It specifies if the contribution of the MAPS FROM Code Item in the composition is positive (UNION) or negative (COMPLEMENT). Notice that there is not a particular convention to represent intersection, as it can be obtained with an appropriate composition of UNION and COMPLEMENT.</w:t>
      </w:r>
    </w:p>
    <w:p w14:paraId="41CB13C9" w14:textId="77777777" w:rsidR="00CB227A" w:rsidRPr="00E352EF" w:rsidRDefault="00CB227A" w:rsidP="00CB227A">
      <w:pPr>
        <w:rPr>
          <w:rFonts w:ascii="Cambria" w:hAnsi="Cambria"/>
        </w:rPr>
      </w:pPr>
      <w:r w:rsidRPr="00E352EF">
        <w:rPr>
          <w:rFonts w:ascii="Cambria" w:hAnsi="Cambria"/>
        </w:rPr>
        <w:t xml:space="preserve">For instance, if we want to define in the element </w:t>
      </w:r>
      <w:r w:rsidRPr="00E352EF">
        <w:rPr>
          <w:rFonts w:ascii="Cambria" w:hAnsi="Cambria"/>
          <w:b/>
        </w:rPr>
        <w:t>EuropeWithoutItaly</w:t>
      </w:r>
      <w:r w:rsidRPr="00E352EF">
        <w:rPr>
          <w:rFonts w:ascii="Cambria" w:hAnsi="Cambria"/>
        </w:rPr>
        <w:t>, a possible definition could be the one complementing Italy, with respect to the entire Europe (i.e. subtracting Italy from Europe), as shown in the following table:</w:t>
      </w:r>
    </w:p>
    <w:p w14:paraId="26C2D66B"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2036"/>
        <w:gridCol w:w="1381"/>
        <w:gridCol w:w="1381"/>
        <w:gridCol w:w="968"/>
        <w:gridCol w:w="840"/>
        <w:gridCol w:w="937"/>
        <w:gridCol w:w="1153"/>
        <w:gridCol w:w="1153"/>
      </w:tblGrid>
      <w:tr w:rsidR="00CB227A" w:rsidRPr="00E352EF" w14:paraId="2069214D"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1BA89CE4"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381" w:type="dxa"/>
          </w:tcPr>
          <w:p w14:paraId="2E979E6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381" w:type="dxa"/>
          </w:tcPr>
          <w:p w14:paraId="09A4015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3D494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68" w:type="dxa"/>
          </w:tcPr>
          <w:p w14:paraId="3D5DD5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840" w:type="dxa"/>
          </w:tcPr>
          <w:p w14:paraId="53D3114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34A522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353E134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9759F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352C44" w:rsidRPr="00E352EF" w14:paraId="4B7AD42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Borders>
              <w:top w:val="none" w:sz="0" w:space="0" w:color="auto"/>
              <w:left w:val="none" w:sz="0" w:space="0" w:color="auto"/>
              <w:bottom w:val="none" w:sz="0" w:space="0" w:color="auto"/>
            </w:tcBorders>
          </w:tcPr>
          <w:p w14:paraId="7C2F3C2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Borders>
              <w:top w:val="none" w:sz="0" w:space="0" w:color="auto"/>
              <w:bottom w:val="none" w:sz="0" w:space="0" w:color="auto"/>
            </w:tcBorders>
          </w:tcPr>
          <w:p w14:paraId="3B243C7A"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381" w:type="dxa"/>
            <w:tcBorders>
              <w:top w:val="none" w:sz="0" w:space="0" w:color="auto"/>
              <w:bottom w:val="none" w:sz="0" w:space="0" w:color="auto"/>
            </w:tcBorders>
          </w:tcPr>
          <w:p w14:paraId="7830DBB9"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Borders>
              <w:top w:val="none" w:sz="0" w:space="0" w:color="auto"/>
              <w:bottom w:val="none" w:sz="0" w:space="0" w:color="auto"/>
            </w:tcBorders>
          </w:tcPr>
          <w:p w14:paraId="056A4C62"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Borders>
              <w:top w:val="none" w:sz="0" w:space="0" w:color="auto"/>
              <w:bottom w:val="none" w:sz="0" w:space="0" w:color="auto"/>
            </w:tcBorders>
          </w:tcPr>
          <w:p w14:paraId="5A010EF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5A7D884"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32A486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828420D"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50DAAB3D"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42289C94"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Pr>
          <w:p w14:paraId="2B0BA22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381" w:type="dxa"/>
          </w:tcPr>
          <w:p w14:paraId="7858511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Pr>
          <w:p w14:paraId="6F2CA00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Pr>
          <w:p w14:paraId="1E04D663"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3AA14857"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8610A2B"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DD0084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6FE83161" w14:textId="77777777" w:rsidR="00CB227A" w:rsidRPr="00E352EF" w:rsidRDefault="00CB227A" w:rsidP="00CB227A">
      <w:pPr>
        <w:jc w:val="center"/>
        <w:rPr>
          <w:rFonts w:ascii="Consolas" w:hAnsi="Consolas"/>
          <w:b/>
        </w:rPr>
      </w:pPr>
    </w:p>
    <w:p w14:paraId="39BB377F" w14:textId="77777777" w:rsidR="00CB227A" w:rsidRPr="00E352EF" w:rsidRDefault="00CB227A" w:rsidP="00CB227A">
      <w:pPr>
        <w:rPr>
          <w:rFonts w:ascii="Cambria" w:hAnsi="Cambria"/>
        </w:rPr>
      </w:pPr>
      <w:r w:rsidRPr="00E352EF">
        <w:rPr>
          <w:rFonts w:ascii="Cambria" w:hAnsi="Cambria"/>
        </w:rPr>
        <w:t>Moreover, mappings are divided into levels, in the sense that a complete tree can be embedded into one hierarchy. The OUTPUT property, for each MAPS TO, indicates if the value must be preserved in the output or is only to be used for aggregations at a higher level.</w:t>
      </w:r>
    </w:p>
    <w:p w14:paraId="5E4CD448" w14:textId="77777777" w:rsidR="00CB227A" w:rsidRPr="00E352EF" w:rsidRDefault="00CB227A" w:rsidP="00CB227A">
      <w:pPr>
        <w:rPr>
          <w:rFonts w:ascii="Cambria" w:hAnsi="Cambria"/>
        </w:rPr>
      </w:pPr>
      <w:r w:rsidRPr="00E352EF">
        <w:rPr>
          <w:rFonts w:ascii="Cambria" w:hAnsi="Cambria"/>
        </w:rPr>
        <w:t xml:space="preserve">For instance, suppose we want to express the hierarchical relationship in </w:t>
      </w:r>
      <w:r w:rsidR="004507C0" w:rsidRPr="00E352EF">
        <w:rPr>
          <w:rFonts w:ascii="Cambria" w:hAnsi="Cambria"/>
        </w:rPr>
        <w:t xml:space="preserve">Figure2, </w:t>
      </w:r>
      <w:r w:rsidRPr="00E352EF">
        <w:rPr>
          <w:rFonts w:ascii="Cambria" w:hAnsi="Cambria"/>
        </w:rPr>
        <w:t xml:space="preserve"> there will be a hierarchy </w:t>
      </w:r>
      <w:r w:rsidRPr="00E352EF">
        <w:rPr>
          <w:rFonts w:ascii="Cambria" w:hAnsi="Cambria"/>
          <w:b/>
        </w:rPr>
        <w:t>World_aggr</w:t>
      </w:r>
      <w:r w:rsidRPr="00E352EF">
        <w:rPr>
          <w:rFonts w:ascii="Cambria" w:hAnsi="Cambria"/>
        </w:rPr>
        <w:t>, with the following correspondences:</w:t>
      </w:r>
    </w:p>
    <w:p w14:paraId="4478C37E"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B3CB033" w14:textId="77777777" w:rsidTr="004507C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67F0A3D8"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15CA84F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155BB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A61CF4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155AAAB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525518E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25A96CF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6FC66D7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A6336D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E0097BD"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2406E4B"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1CD3FDF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0BC230C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3D6833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4775641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D8CE71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218B6F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D389031" w14:textId="77777777" w:rsidR="00CB227A"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1B89DAAD"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CA3C3F"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2476303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6524035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31A1399C"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12BEC1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5D0C0C36"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23D4AC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7469D7D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0A0F8961"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296DFAA"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410F34CE"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7F69979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10E8F35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53CB294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33FBE4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18A71A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735E7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6E373215"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11601A4"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1449BB49"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BA296A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577AEBF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21BB7ECF"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30FC8C6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63A28CD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E026DB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25C81D82"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689498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6BD6FAF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31679D2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6F054BC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38938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4A81005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1F77A2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E14FA0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4E9C91DA"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920C498"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922AFD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52BFD26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3F754F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284681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C9B2A8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7BC536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ED7F9F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1FB8691A"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7944956"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3ECE4CB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0B621EF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E49ACD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B786AC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55A62B3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2D5AB3C"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3A17021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24C15B52"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A4D321"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E4453C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2E4FF63B"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CA6060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843320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4E2584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A61AF07"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7084767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01EB7098"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8D9132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2AC0D27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42577035"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2F786B9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C4142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32464B5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DC5891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E294FE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404B2D9E" w14:textId="77777777" w:rsidR="00CB227A" w:rsidRPr="00E352EF" w:rsidRDefault="00CB227A" w:rsidP="00CB227A">
      <w:pPr>
        <w:jc w:val="center"/>
        <w:rPr>
          <w:rFonts w:ascii="Consolas" w:hAnsi="Consolas"/>
          <w:b/>
        </w:rPr>
      </w:pPr>
    </w:p>
    <w:p w14:paraId="1F21DB4C" w14:textId="77777777" w:rsidR="00CB227A" w:rsidRPr="00E352EF" w:rsidRDefault="00CB227A" w:rsidP="00CB227A">
      <w:pPr>
        <w:rPr>
          <w:rFonts w:ascii="Cambria" w:hAnsi="Cambria"/>
        </w:rPr>
      </w:pPr>
      <w:r w:rsidRPr="00E352EF">
        <w:rPr>
          <w:rFonts w:ascii="Cambria" w:hAnsi="Cambria"/>
        </w:rPr>
        <w:t xml:space="preserve">Output </w:t>
      </w:r>
      <w:r w:rsidR="004507C0" w:rsidRPr="00E352EF">
        <w:rPr>
          <w:rFonts w:ascii="Cambria" w:hAnsi="Cambria"/>
          <w:i/>
        </w:rPr>
        <w:t>false</w:t>
      </w:r>
      <w:r w:rsidRPr="00E352EF">
        <w:rPr>
          <w:rFonts w:ascii="Cambria" w:hAnsi="Cambria"/>
        </w:rPr>
        <w:t xml:space="preserve"> for LEVEL 1, indicates that the aggregations into Europe (and into the other countries) are only functional to LEVEL 2 and the MAPS TO values with </w:t>
      </w:r>
      <w:r w:rsidR="004507C0" w:rsidRPr="00E352EF">
        <w:rPr>
          <w:rFonts w:ascii="Cambria" w:hAnsi="Cambria"/>
          <w:i/>
        </w:rPr>
        <w:t>false</w:t>
      </w:r>
      <w:r w:rsidR="004507C0" w:rsidRPr="00E352EF">
        <w:rPr>
          <w:rFonts w:ascii="Cambria" w:hAnsi="Cambria"/>
        </w:rPr>
        <w:t xml:space="preserve"> </w:t>
      </w:r>
      <w:r w:rsidRPr="00E352EF">
        <w:rPr>
          <w:rFonts w:ascii="Cambria" w:hAnsi="Cambria"/>
        </w:rPr>
        <w:t>will not be in the output.</w:t>
      </w:r>
    </w:p>
    <w:p w14:paraId="70E6B55E" w14:textId="77777777" w:rsidR="00CB227A" w:rsidRPr="00E352EF" w:rsidRDefault="00CB227A" w:rsidP="00CB227A">
      <w:pPr>
        <w:rPr>
          <w:rFonts w:ascii="Cambria" w:hAnsi="Cambria"/>
        </w:rPr>
      </w:pPr>
      <w:r w:rsidRPr="00E352EF">
        <w:rPr>
          <w:rFonts w:ascii="Cambria" w:hAnsi="Cambria"/>
        </w:rPr>
        <w:t>Summarizing, the set of mappings within a hierarchy has to be interpreted as follows.</w:t>
      </w:r>
    </w:p>
    <w:p w14:paraId="5DC8D148" w14:textId="77777777" w:rsidR="00CB227A" w:rsidRPr="00E352EF" w:rsidRDefault="00CB227A" w:rsidP="00CB227A">
      <w:pPr>
        <w:rPr>
          <w:rFonts w:ascii="Cambria" w:hAnsi="Cambria"/>
        </w:rPr>
      </w:pPr>
      <w:r w:rsidRPr="00E352EF">
        <w:rPr>
          <w:rFonts w:ascii="Cambria" w:hAnsi="Cambria"/>
        </w:rPr>
        <w:t xml:space="preserve">For every level, from the lowest to the highest, each MAPS TO Code Item is the set difference between the UNION of all the corresponding MAPS FROM Code Items with positive SIGN and the UNION of all the corresponding MAPS FROM Code Items with the negative SIGN. </w:t>
      </w:r>
    </w:p>
    <w:p w14:paraId="7C1193FD" w14:textId="77777777" w:rsidR="00CB227A" w:rsidRPr="00E352EF" w:rsidRDefault="00CB227A" w:rsidP="00CB227A">
      <w:pPr>
        <w:rPr>
          <w:rFonts w:ascii="Cambria" w:hAnsi="Cambria"/>
        </w:rPr>
      </w:pPr>
      <w:r w:rsidRPr="00E352EF">
        <w:rPr>
          <w:rFonts w:ascii="Cambria" w:hAnsi="Cambria"/>
          <w:i/>
        </w:rPr>
        <w:t>Rules</w:t>
      </w:r>
      <w:r w:rsidRPr="00E352EF">
        <w:rPr>
          <w:rFonts w:ascii="Cambria" w:hAnsi="Cambria"/>
        </w:rPr>
        <w:t xml:space="preserve"> inherently represent hierarchies in Code Lists, but, at the same time, only refer to Code Items. Thus, can be applied on different </w:t>
      </w:r>
      <w:r w:rsidRPr="00E352EF">
        <w:rPr>
          <w:rFonts w:ascii="Cambria" w:hAnsi="Cambria"/>
          <w:i/>
        </w:rPr>
        <w:t>Identifier Components</w:t>
      </w:r>
      <w:r w:rsidRPr="00E352EF">
        <w:rPr>
          <w:rFonts w:ascii="Cambria" w:hAnsi="Cambria"/>
        </w:rPr>
        <w:t xml:space="preserve"> referring to different Code Lists.</w:t>
      </w:r>
    </w:p>
    <w:p w14:paraId="49675323" w14:textId="77777777" w:rsidR="00CB227A" w:rsidRPr="00E352EF" w:rsidRDefault="00CB227A" w:rsidP="00CB227A">
      <w:pPr>
        <w:rPr>
          <w:rFonts w:ascii="Cambria" w:eastAsia="Calibri" w:hAnsi="Cambria" w:cs="Calibri"/>
          <w:i/>
          <w:color w:val="5B9BD5"/>
        </w:rPr>
      </w:pPr>
      <w:bookmarkStart w:id="11208" w:name="_Toc265511382"/>
    </w:p>
    <w:p w14:paraId="1BED33DE" w14:textId="77777777" w:rsidR="00CB227A" w:rsidRPr="00E352EF" w:rsidRDefault="00CB227A" w:rsidP="00CB227A">
      <w:pPr>
        <w:rPr>
          <w:rFonts w:ascii="Cambria" w:eastAsia="Calibri" w:hAnsi="Cambria" w:cs="Calibri"/>
          <w:i/>
          <w:color w:val="5B9BD5"/>
        </w:rPr>
      </w:pPr>
      <w:r w:rsidRPr="00E352EF">
        <w:rPr>
          <w:rFonts w:ascii="Cambria" w:eastAsia="Calibri" w:hAnsi="Cambria" w:cs="Calibri"/>
          <w:i/>
          <w:color w:val="5B9BD5"/>
        </w:rPr>
        <w:t>Syntax</w:t>
      </w:r>
      <w:bookmarkEnd w:id="11208"/>
    </w:p>
    <w:p w14:paraId="75EB906E" w14:textId="77777777" w:rsidR="00E13E0A" w:rsidRPr="00E352EF" w:rsidRDefault="00E13E0A" w:rsidP="00E13E0A">
      <w:pPr>
        <w:autoSpaceDE w:val="0"/>
        <w:autoSpaceDN w:val="0"/>
        <w:adjustRightInd w:val="0"/>
        <w:rPr>
          <w:rFonts w:ascii="Cambria" w:hAnsi="Cambria" w:cs="Cambria"/>
        </w:rPr>
      </w:pPr>
      <w:r w:rsidRPr="00E352EF">
        <w:rPr>
          <w:rFonts w:ascii="Cambria" w:hAnsi="Cambria" w:cs="Courier New"/>
          <w:b/>
          <w:bCs/>
        </w:rPr>
        <w:t xml:space="preserve">hierarchy </w:t>
      </w:r>
    </w:p>
    <w:p w14:paraId="6910C26C"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w:t>
      </w:r>
      <w:r w:rsidRPr="00E352EF">
        <w:rPr>
          <w:rFonts w:ascii="Cambria" w:hAnsi="Cambria" w:cs="Courier New"/>
          <w:b/>
          <w:bCs/>
        </w:rPr>
        <w:t>dataset=</w:t>
      </w:r>
      <w:r w:rsidRPr="00E352EF">
        <w:rPr>
          <w:rFonts w:ascii="Cambria" w:hAnsi="Cambria" w:cs="Courier New"/>
        </w:rPr>
        <w:t>} ds_1, {</w:t>
      </w:r>
      <w:r w:rsidRPr="00E352EF">
        <w:rPr>
          <w:rFonts w:ascii="Cambria" w:hAnsi="Cambria" w:cs="Courier New"/>
          <w:b/>
          <w:bCs/>
        </w:rPr>
        <w:t>component=</w:t>
      </w:r>
      <w:r w:rsidRPr="00E352EF">
        <w:rPr>
          <w:rFonts w:ascii="Cambria" w:hAnsi="Cambria" w:cs="Courier New"/>
        </w:rPr>
        <w:t xml:space="preserve">} comp, </w:t>
      </w:r>
    </w:p>
    <w:p w14:paraId="42FF89D1"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 xml:space="preserve">[ </w:t>
      </w:r>
    </w:p>
    <w:p w14:paraId="6056F5EF"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hierarchy_name=</w:t>
      </w:r>
      <w:r w:rsidRPr="00E352EF">
        <w:rPr>
          <w:rFonts w:ascii="Cambria" w:hAnsi="Cambria" w:cs="Courier New"/>
        </w:rPr>
        <w:t>} hierarchyname |</w:t>
      </w:r>
    </w:p>
    <w:p w14:paraId="0325B7F5"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 xml:space="preserve">{ </w:t>
      </w:r>
      <w:r w:rsidRPr="00E352EF">
        <w:rPr>
          <w:rFonts w:ascii="Cambria" w:hAnsi="Cambria" w:cs="Courier New"/>
          <w:b/>
          <w:bCs/>
        </w:rPr>
        <w:t>( (</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590ED538"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2916AD6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to {</w:t>
      </w:r>
      <w:r w:rsidRPr="00E352EF">
        <w:rPr>
          <w:rFonts w:ascii="Cambria" w:hAnsi="Cambria" w:cs="Courier New"/>
          <w:b/>
          <w:bCs/>
        </w:rPr>
        <w:t>to=</w:t>
      </w:r>
      <w:r w:rsidRPr="00E352EF">
        <w:rPr>
          <w:rFonts w:ascii="Cambria" w:hAnsi="Cambria" w:cs="Courier New"/>
        </w:rPr>
        <w:t xml:space="preserve">} maps_to}+ ) as hierarchyname </w:t>
      </w:r>
    </w:p>
    <w:p w14:paraId="6607DE2D"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xml:space="preserve">], </w:t>
      </w:r>
    </w:p>
    <w:p w14:paraId="56E34B4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lastRenderedPageBreak/>
        <w:t>{</w:t>
      </w:r>
      <w:r w:rsidRPr="00E352EF">
        <w:rPr>
          <w:rFonts w:ascii="Cambria" w:hAnsi="Cambria" w:cs="Courier New"/>
          <w:b/>
          <w:bCs/>
        </w:rPr>
        <w:t>isFilter=</w:t>
      </w:r>
      <w:r w:rsidRPr="00E352EF">
        <w:rPr>
          <w:rFonts w:ascii="Cambria" w:hAnsi="Cambria" w:cs="Courier New"/>
        </w:rPr>
        <w:t xml:space="preserve">} isFilter </w:t>
      </w:r>
    </w:p>
    <w:p w14:paraId="68CC927A"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w:t>
      </w:r>
      <w:r w:rsidRPr="00E352EF">
        <w:rPr>
          <w:rFonts w:ascii="Cambria" w:hAnsi="Cambria" w:cs="Courier New"/>
          <w:b/>
          <w:bCs/>
        </w:rPr>
        <w:t>aggregation=</w:t>
      </w:r>
      <w:r w:rsidRPr="00E352EF">
        <w:rPr>
          <w:rFonts w:ascii="Cambria" w:hAnsi="Cambria" w:cs="Courier New"/>
        </w:rPr>
        <w:t>} [</w:t>
      </w:r>
      <w:r w:rsidRPr="00E352EF">
        <w:rPr>
          <w:rFonts w:ascii="Cambria" w:hAnsi="Cambria" w:cs="Courier New"/>
          <w:b/>
          <w:bCs/>
        </w:rPr>
        <w:t>sum</w:t>
      </w:r>
      <w:r w:rsidRPr="00E352EF">
        <w:rPr>
          <w:rFonts w:ascii="Cambria" w:hAnsi="Cambria" w:cs="Courier New"/>
        </w:rPr>
        <w:t>|</w:t>
      </w:r>
      <w:r w:rsidRPr="00E352EF">
        <w:rPr>
          <w:rFonts w:ascii="Cambria" w:hAnsi="Cambria" w:cs="Courier New"/>
          <w:b/>
          <w:bCs/>
        </w:rPr>
        <w:t>prod</w:t>
      </w:r>
      <w:r w:rsidRPr="00E352EF">
        <w:rPr>
          <w:rFonts w:ascii="Cambria" w:hAnsi="Cambria" w:cs="Courier New"/>
        </w:rPr>
        <w:t xml:space="preserve">] } </w:t>
      </w:r>
    </w:p>
    <w:p w14:paraId="0B1C336E" w14:textId="77777777" w:rsidR="00E13E0A" w:rsidRPr="00E352EF" w:rsidRDefault="00E13E0A" w:rsidP="00E13E0A">
      <w:pPr>
        <w:ind w:left="284"/>
        <w:rPr>
          <w:rFonts w:ascii="Cambria" w:hAnsi="Cambria" w:cs="Courier New"/>
          <w:b/>
        </w:rPr>
      </w:pPr>
      <w:r w:rsidRPr="00E352EF">
        <w:rPr>
          <w:rFonts w:ascii="Cambria" w:hAnsi="Cambria" w:cs="Courier New"/>
          <w:b/>
        </w:rPr>
        <w:t xml:space="preserve">) </w:t>
      </w:r>
    </w:p>
    <w:p w14:paraId="53EDC605" w14:textId="77777777" w:rsidR="00CB227A" w:rsidRPr="00E352EF" w:rsidRDefault="00CB227A" w:rsidP="00CB227A">
      <w:pPr>
        <w:rPr>
          <w:rFonts w:ascii="Cambria" w:hAnsi="Cambria"/>
        </w:rPr>
      </w:pPr>
    </w:p>
    <w:p w14:paraId="63D29D75" w14:textId="77777777" w:rsidR="00D676D1" w:rsidRPr="00E352EF" w:rsidRDefault="00D676D1" w:rsidP="00D676D1">
      <w:pPr>
        <w:rPr>
          <w:rFonts w:ascii="Cambria" w:eastAsia="Calibri" w:hAnsi="Cambria" w:cs="Calibri"/>
          <w:i/>
          <w:color w:val="5B9BD5"/>
        </w:rPr>
      </w:pPr>
      <w:bookmarkStart w:id="11209" w:name="_Toc265511383"/>
      <w:r w:rsidRPr="00E352EF">
        <w:rPr>
          <w:rFonts w:ascii="Cambria" w:eastAsia="Calibri" w:hAnsi="Cambria" w:cs="Calibri"/>
          <w:i/>
          <w:color w:val="5B9BD5"/>
        </w:rPr>
        <w:t>Parameters</w:t>
      </w:r>
    </w:p>
    <w:p w14:paraId="21EF8412"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 xml:space="preserve">ds_1 </w:t>
      </w:r>
      <w:r w:rsidRPr="00E352EF">
        <w:rPr>
          <w:rFonts w:ascii="Cambria" w:hAnsi="Cambria"/>
          <w:color w:val="000000" w:themeColor="text1"/>
        </w:rPr>
        <w:t>: Dataset&lt;?,MeasureComponent&lt;Numeric&gt;+&gt;</w:t>
      </w:r>
    </w:p>
    <w:p w14:paraId="7CAA75F6"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comp</w:t>
      </w:r>
      <w:r w:rsidRPr="00E352EF">
        <w:rPr>
          <w:rFonts w:ascii="Cambria" w:hAnsi="Cambria"/>
          <w:color w:val="000000" w:themeColor="text1"/>
        </w:rPr>
        <w:t xml:space="preserve"> : Identifier Component</w:t>
      </w:r>
    </w:p>
    <w:p w14:paraId="327C4CE3"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hierarchyname</w:t>
      </w:r>
      <w:r w:rsidRPr="00E352EF">
        <w:rPr>
          <w:rFonts w:ascii="Cambria" w:hAnsi="Cambria"/>
          <w:color w:val="000000" w:themeColor="text1"/>
        </w:rPr>
        <w:t xml:space="preserve"> : string</w:t>
      </w:r>
      <w:r w:rsidRPr="00E352EF">
        <w:rPr>
          <w:rFonts w:ascii="Cambria" w:hAnsi="Cambria"/>
          <w:i/>
          <w:color w:val="000000" w:themeColor="text1"/>
        </w:rPr>
        <w:t xml:space="preserve"> </w:t>
      </w:r>
    </w:p>
    <w:p w14:paraId="659E774E"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maps_from, maps_to</w:t>
      </w:r>
      <w:r w:rsidRPr="00E352EF">
        <w:rPr>
          <w:rFonts w:ascii="Cambria" w:hAnsi="Cambria"/>
          <w:color w:val="000000" w:themeColor="text1"/>
        </w:rPr>
        <w:t xml:space="preserve"> : Constant</w:t>
      </w:r>
    </w:p>
    <w:p w14:paraId="0B53D92F"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level</w:t>
      </w:r>
      <w:r w:rsidRPr="00E352EF">
        <w:rPr>
          <w:rFonts w:ascii="Cambria" w:hAnsi="Cambria"/>
          <w:color w:val="000000" w:themeColor="text1"/>
        </w:rPr>
        <w:t xml:space="preserve"> : integer </w:t>
      </w:r>
    </w:p>
    <w:p w14:paraId="2ABF9E7E"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 xml:space="preserve">hierarchyname </w:t>
      </w:r>
      <w:r w:rsidRPr="00E352EF">
        <w:rPr>
          <w:rFonts w:ascii="Cambria" w:hAnsi="Cambria"/>
          <w:color w:val="000000" w:themeColor="text1"/>
        </w:rPr>
        <w:t>: string</w:t>
      </w:r>
      <w:r w:rsidRPr="00E352EF">
        <w:rPr>
          <w:rFonts w:ascii="Cambria" w:hAnsi="Cambria"/>
          <w:i/>
          <w:color w:val="000000" w:themeColor="text1"/>
        </w:rPr>
        <w:t xml:space="preserve"> </w:t>
      </w:r>
    </w:p>
    <w:p w14:paraId="14300704"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isFilter</w:t>
      </w:r>
      <w:r w:rsidRPr="00E352EF">
        <w:rPr>
          <w:rFonts w:ascii="Cambria" w:hAnsi="Cambria"/>
          <w:color w:val="000000" w:themeColor="text1"/>
        </w:rPr>
        <w:t xml:space="preserve"> : boolean</w:t>
      </w:r>
    </w:p>
    <w:p w14:paraId="1189E39F" w14:textId="77777777" w:rsidR="00D676D1" w:rsidRPr="00E352EF" w:rsidRDefault="00D676D1" w:rsidP="00D676D1">
      <w:pPr>
        <w:rPr>
          <w:rFonts w:ascii="Cambria" w:eastAsia="Calibri" w:hAnsi="Cambria" w:cs="Calibri"/>
          <w:i/>
          <w:color w:val="000000" w:themeColor="text1"/>
        </w:rPr>
      </w:pPr>
    </w:p>
    <w:p w14:paraId="71EE02F5"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 the Dataset to be aggregated</w:t>
      </w:r>
    </w:p>
    <w:p w14:paraId="52F453AF"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comp</w:t>
      </w:r>
      <w:r w:rsidRPr="00E352EF">
        <w:rPr>
          <w:rFonts w:ascii="Cambria" w:hAnsi="Cambria"/>
          <w:color w:val="000000" w:themeColor="text1"/>
        </w:rPr>
        <w:t xml:space="preserve"> –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to aggregate upon</w:t>
      </w:r>
    </w:p>
    <w:p w14:paraId="023B42F6"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 the name of the hierarchical aggregation of the information model, which can be optionally replaced by an inline specification of the rule</w:t>
      </w:r>
    </w:p>
    <w:p w14:paraId="36847770"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an input value in an inline aggregation rule</w:t>
      </w:r>
    </w:p>
    <w:p w14:paraId="12E6D3A4"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level</w:t>
      </w:r>
      <w:r w:rsidRPr="00E352EF">
        <w:rPr>
          <w:rFonts w:ascii="Cambria" w:hAnsi="Cambria"/>
          <w:color w:val="000000" w:themeColor="text1"/>
        </w:rPr>
        <w:t xml:space="preserve"> – the level of hierarchy of a correspondence in an aggregation rule</w:t>
      </w:r>
    </w:p>
    <w:p w14:paraId="3C51FDC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sign</w:t>
      </w:r>
      <w:r w:rsidRPr="00E352EF">
        <w:rPr>
          <w:rFonts w:ascii="Cambria" w:hAnsi="Cambria"/>
          <w:color w:val="000000" w:themeColor="text1"/>
        </w:rPr>
        <w:t xml:space="preserve"> – the sign of the contribution of a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 in an aggregation rule</w:t>
      </w:r>
    </w:p>
    <w:p w14:paraId="3082059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 an output value in an inline aggregation rule</w:t>
      </w:r>
    </w:p>
    <w:p w14:paraId="071DA8E9"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 if the aggregation must be interpreted as a filter (excluding non matching records)</w:t>
      </w:r>
    </w:p>
    <w:p w14:paraId="17E59C75" w14:textId="77777777" w:rsidR="00D676D1" w:rsidRPr="00E352EF" w:rsidRDefault="00D676D1" w:rsidP="00D676D1">
      <w:pPr>
        <w:rPr>
          <w:rFonts w:ascii="Cambria" w:eastAsia="Calibri" w:hAnsi="Cambria" w:cs="Calibri"/>
          <w:i/>
          <w:color w:val="5B9BD5"/>
        </w:rPr>
      </w:pPr>
    </w:p>
    <w:p w14:paraId="5EAFF59D"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Constraints</w:t>
      </w:r>
    </w:p>
    <w:p w14:paraId="1F6E8252"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hierarchyname denotes an hierarchical aggregation either externally configured in a table or embedded in the operator with the inline notation</w:t>
      </w:r>
      <w:r w:rsidR="00F7393F" w:rsidRPr="00E352EF">
        <w:rPr>
          <w:rFonts w:ascii="Cambria" w:eastAsia="Calibri" w:hAnsi="Cambria" w:cs="Calibri"/>
        </w:rPr>
        <w:t xml:space="preserve"> (static)</w:t>
      </w:r>
      <w:r w:rsidRPr="00E352EF">
        <w:rPr>
          <w:rFonts w:ascii="Cambria" w:eastAsia="Calibri" w:hAnsi="Cambria" w:cs="Calibri"/>
        </w:rPr>
        <w:t>.</w:t>
      </w:r>
    </w:p>
    <w:p w14:paraId="6D8A480C"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level &gt; 0</w:t>
      </w:r>
      <w:r w:rsidR="00F7393F" w:rsidRPr="00E352EF">
        <w:rPr>
          <w:rFonts w:ascii="Cambria" w:eastAsia="Calibri" w:hAnsi="Cambria" w:cs="Calibri"/>
        </w:rPr>
        <w:t xml:space="preserve"> (static).</w:t>
      </w:r>
    </w:p>
    <w:p w14:paraId="6CFAE067"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 xml:space="preserve">All the </w:t>
      </w:r>
      <w:r w:rsidRPr="00E352EF">
        <w:rPr>
          <w:rFonts w:ascii="Cambria" w:eastAsia="Calibri" w:hAnsi="Cambria" w:cs="Calibri"/>
          <w:i/>
        </w:rPr>
        <w:t>MeasureComponent</w:t>
      </w:r>
      <w:r w:rsidRPr="00E352EF">
        <w:rPr>
          <w:rFonts w:ascii="Cambria" w:eastAsia="Calibri" w:hAnsi="Cambria" w:cs="Calibri"/>
        </w:rPr>
        <w:t>s of ds_1 must be Numeric</w:t>
      </w:r>
      <w:r w:rsidR="00F7393F" w:rsidRPr="00E352EF">
        <w:rPr>
          <w:rFonts w:ascii="Cambria" w:eastAsia="Calibri" w:hAnsi="Cambria" w:cs="Calibri"/>
        </w:rPr>
        <w:t xml:space="preserve"> (static)</w:t>
      </w:r>
      <w:r w:rsidRPr="00E352EF">
        <w:rPr>
          <w:rFonts w:ascii="Cambria" w:eastAsia="Calibri" w:hAnsi="Cambria" w:cs="Calibri"/>
        </w:rPr>
        <w:t>.</w:t>
      </w:r>
    </w:p>
    <w:bookmarkEnd w:id="11209"/>
    <w:p w14:paraId="6F7FCCEC" w14:textId="77777777" w:rsidR="00CB227A" w:rsidRPr="00E352EF" w:rsidRDefault="00CB227A" w:rsidP="00CB227A">
      <w:pPr>
        <w:rPr>
          <w:rFonts w:ascii="Cambria" w:hAnsi="Cambria"/>
        </w:rPr>
      </w:pPr>
    </w:p>
    <w:p w14:paraId="14E55D2B" w14:textId="77777777" w:rsidR="00CB227A" w:rsidRPr="00E352EF" w:rsidRDefault="00D676D1" w:rsidP="00D676D1">
      <w:pPr>
        <w:rPr>
          <w:rFonts w:ascii="Cambria" w:eastAsia="Calibri" w:hAnsi="Cambria" w:cs="Calibri"/>
          <w:i/>
          <w:color w:val="5B9BD5"/>
        </w:rPr>
      </w:pPr>
      <w:r w:rsidRPr="00E352EF">
        <w:rPr>
          <w:rFonts w:ascii="Cambria" w:eastAsia="Calibri" w:hAnsi="Cambria" w:cs="Calibri"/>
          <w:i/>
          <w:color w:val="5B9BD5"/>
        </w:rPr>
        <w:t>Semantic specification</w:t>
      </w:r>
    </w:p>
    <w:p w14:paraId="3E33EF99"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It applies a hierarchical aggregation with name </w:t>
      </w: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on an </w:t>
      </w:r>
      <w:r w:rsidRPr="00E352EF">
        <w:rPr>
          <w:rStyle w:val="modelobject"/>
          <w:rFonts w:ascii="Cambria" w:hAnsi="Cambria"/>
          <w:i w:val="0"/>
          <w:noProof w:val="0"/>
          <w:color w:val="000000" w:themeColor="text1"/>
        </w:rPr>
        <w:t>Identifier</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w:t>
      </w:r>
      <w:r w:rsidRPr="00E352EF">
        <w:rPr>
          <w:rStyle w:val="codechar"/>
          <w:rFonts w:ascii="Cambria" w:hAnsi="Cambria"/>
          <w:i/>
          <w:noProof w:val="0"/>
          <w:color w:val="000000" w:themeColor="text1"/>
          <w:sz w:val="20"/>
        </w:rPr>
        <w:t>comp</w:t>
      </w:r>
      <w:r w:rsidRPr="00E352EF">
        <w:rPr>
          <w:rFonts w:ascii="Cambria" w:hAnsi="Cambria"/>
          <w:i/>
          <w:color w:val="000000" w:themeColor="text1"/>
        </w:rPr>
        <w:t xml:space="preserve"> </w:t>
      </w:r>
      <w:r w:rsidRPr="00E352EF">
        <w:rPr>
          <w:rFonts w:ascii="Cambria" w:hAnsi="Cambria"/>
          <w:color w:val="000000" w:themeColor="text1"/>
        </w:rPr>
        <w:t xml:space="preserve">in a Dataset </w:t>
      </w: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aggregating all the </w:t>
      </w:r>
      <w:r w:rsidRPr="00E352EF">
        <w:rPr>
          <w:rStyle w:val="modelobject"/>
          <w:rFonts w:ascii="Cambria" w:hAnsi="Cambria"/>
          <w:i w:val="0"/>
          <w:noProof w:val="0"/>
          <w:color w:val="000000" w:themeColor="text1"/>
        </w:rPr>
        <w:t>Measure</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i/>
          <w:color w:val="000000" w:themeColor="text1"/>
        </w:rPr>
        <w:t>s</w:t>
      </w:r>
      <w:r w:rsidRPr="00E352EF">
        <w:rPr>
          <w:rFonts w:ascii="Cambria" w:hAnsi="Cambria"/>
          <w:color w:val="000000" w:themeColor="text1"/>
        </w:rPr>
        <w:t xml:space="preserve"> according to an aggregation function (algebraic sum or product).</w:t>
      </w:r>
    </w:p>
    <w:p w14:paraId="697B842A"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can be the identifier of an aggregation that is externally configured in a table, with an associated set of mappings, each with a sign and a level.</w:t>
      </w:r>
    </w:p>
    <w:p w14:paraId="428A395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Alternatively, a hierarchical aggregation can be expressed in an inline fashion, where </w:t>
      </w:r>
      <w:r w:rsidRPr="00E352EF">
        <w:rPr>
          <w:rStyle w:val="codechar"/>
          <w:rFonts w:ascii="Cambria" w:hAnsi="Cambria"/>
          <w:noProof w:val="0"/>
          <w:color w:val="000000" w:themeColor="text1"/>
          <w:sz w:val="20"/>
        </w:rPr>
        <w:t>maps_from</w:t>
      </w:r>
      <w:r w:rsidRPr="00E352EF">
        <w:rPr>
          <w:rFonts w:ascii="Cambria" w:hAnsi="Cambria"/>
          <w:color w:val="000000" w:themeColor="text1"/>
        </w:rPr>
        <w:t xml:space="preserve"> constants are mapped into </w:t>
      </w:r>
      <w:r w:rsidRPr="00E352EF">
        <w:rPr>
          <w:rStyle w:val="codechar"/>
          <w:rFonts w:ascii="Cambria" w:hAnsi="Cambria"/>
          <w:noProof w:val="0"/>
          <w:color w:val="000000" w:themeColor="text1"/>
          <w:sz w:val="20"/>
        </w:rPr>
        <w:t>maps_to</w:t>
      </w:r>
      <w:r w:rsidRPr="00E352EF">
        <w:rPr>
          <w:rFonts w:ascii="Cambria" w:hAnsi="Cambria"/>
          <w:color w:val="000000" w:themeColor="text1"/>
        </w:rPr>
        <w:t xml:space="preserve"> ones in the specific </w:t>
      </w:r>
      <w:r w:rsidRPr="00E352EF">
        <w:rPr>
          <w:rStyle w:val="codechar"/>
          <w:rFonts w:ascii="Cambria" w:hAnsi="Cambria"/>
          <w:noProof w:val="0"/>
          <w:color w:val="000000" w:themeColor="text1"/>
          <w:sz w:val="20"/>
        </w:rPr>
        <w:t>level</w:t>
      </w:r>
      <w:r w:rsidRPr="00E352EF">
        <w:rPr>
          <w:rFonts w:ascii="Cambria" w:hAnsi="Cambria"/>
          <w:color w:val="000000" w:themeColor="text1"/>
        </w:rPr>
        <w:t xml:space="preserve"> and </w:t>
      </w:r>
      <w:r w:rsidRPr="00E352EF">
        <w:rPr>
          <w:rStyle w:val="codechar"/>
          <w:rFonts w:ascii="Cambria" w:hAnsi="Cambria"/>
          <w:noProof w:val="0"/>
          <w:color w:val="000000" w:themeColor="text1"/>
          <w:sz w:val="20"/>
        </w:rPr>
        <w:t>sign</w:t>
      </w:r>
      <w:r w:rsidRPr="00E352EF">
        <w:rPr>
          <w:rFonts w:ascii="Cambria" w:hAnsi="Cambria"/>
          <w:color w:val="000000" w:themeColor="text1"/>
        </w:rPr>
        <w:t>.</w:t>
      </w:r>
    </w:p>
    <w:p w14:paraId="4BC5AE2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For the given aggregation, for each level, all the mappings are considered and orderly applied with the following logic.</w:t>
      </w:r>
    </w:p>
    <w:p w14:paraId="79B693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For each value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of all the records of the considered Dataset, if the value is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for any mapping, it is turned into the respective </w:t>
      </w: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value; if the value is not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for any correspondence, the entire</w:t>
      </w:r>
      <w:r w:rsidRPr="00E352EF">
        <w:rPr>
          <w:rFonts w:ascii="Cambria" w:hAnsi="Cambria"/>
          <w:i/>
          <w:color w:val="000000" w:themeColor="text1"/>
        </w:rPr>
        <w:t xml:space="preserve"> </w:t>
      </w:r>
      <w:r w:rsidRPr="00E352EF">
        <w:rPr>
          <w:rFonts w:ascii="Cambria" w:hAnsi="Cambria"/>
          <w:color w:val="000000" w:themeColor="text1"/>
        </w:rPr>
        <w:t xml:space="preserve">record is discarded if </w:t>
      </w:r>
      <w:r w:rsidRPr="00E352EF">
        <w:rPr>
          <w:rStyle w:val="codechar"/>
          <w:rFonts w:ascii="Cambria" w:hAnsi="Cambria"/>
          <w:noProof w:val="0"/>
          <w:color w:val="000000" w:themeColor="text1"/>
          <w:sz w:val="20"/>
        </w:rPr>
        <w:t>isFilter</w:t>
      </w:r>
      <w:r w:rsidRPr="00E352EF">
        <w:rPr>
          <w:rFonts w:ascii="Cambria" w:hAnsi="Cambria"/>
          <w:color w:val="000000" w:themeColor="text1"/>
        </w:rPr>
        <w:t xml:space="preserve"> is TRUE, the original value is preserved if </w:t>
      </w:r>
      <w:r w:rsidRPr="00E352EF">
        <w:rPr>
          <w:rStyle w:val="codechar"/>
          <w:rFonts w:ascii="Cambria" w:hAnsi="Cambria"/>
          <w:i/>
          <w:noProof w:val="0"/>
          <w:color w:val="000000" w:themeColor="text1"/>
          <w:sz w:val="20"/>
        </w:rPr>
        <w:t>isFilter</w:t>
      </w:r>
      <w:r w:rsidRPr="00E352EF">
        <w:rPr>
          <w:rFonts w:ascii="Cambria" w:hAnsi="Cambria"/>
          <w:i/>
          <w:color w:val="000000" w:themeColor="text1"/>
        </w:rPr>
        <w:t xml:space="preserve"> </w:t>
      </w:r>
      <w:r w:rsidRPr="00E352EF">
        <w:rPr>
          <w:rFonts w:ascii="Cambria" w:hAnsi="Cambria"/>
          <w:color w:val="000000" w:themeColor="text1"/>
        </w:rPr>
        <w:t xml:space="preserve">is </w:t>
      </w:r>
      <w:r w:rsidR="00F7393F" w:rsidRPr="00E352EF">
        <w:rPr>
          <w:rFonts w:ascii="Cambria" w:hAnsi="Cambria"/>
          <w:color w:val="000000" w:themeColor="text1"/>
        </w:rPr>
        <w:t>false</w:t>
      </w:r>
      <w:r w:rsidRPr="00E352EF">
        <w:rPr>
          <w:rFonts w:ascii="Cambria" w:hAnsi="Cambria"/>
          <w:color w:val="000000" w:themeColor="text1"/>
        </w:rPr>
        <w:t>.</w:t>
      </w:r>
    </w:p>
    <w:p w14:paraId="6C44F84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Aggregations are typically hierarchical, in the sense that they map many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values into fewer </w:t>
      </w:r>
      <w:r w:rsidRPr="00E352EF">
        <w:rPr>
          <w:rStyle w:val="codechar"/>
          <w:rFonts w:ascii="Cambria" w:hAnsi="Cambria"/>
          <w:i/>
          <w:noProof w:val="0"/>
          <w:color w:val="000000" w:themeColor="text1"/>
          <w:sz w:val="20"/>
        </w:rPr>
        <w:t>maps_to</w:t>
      </w:r>
      <w:r w:rsidRPr="00E352EF">
        <w:rPr>
          <w:rFonts w:ascii="Cambria" w:hAnsi="Cambria"/>
          <w:i/>
          <w:color w:val="000000" w:themeColor="text1"/>
        </w:rPr>
        <w:t xml:space="preserve"> </w:t>
      </w:r>
      <w:r w:rsidRPr="00E352EF">
        <w:rPr>
          <w:rFonts w:ascii="Cambria" w:hAnsi="Cambria"/>
          <w:color w:val="000000" w:themeColor="text1"/>
        </w:rPr>
        <w:t xml:space="preserve">values: often, multiple component Code Items collapse into the same compound Code Item. </w:t>
      </w:r>
    </w:p>
    <w:p w14:paraId="2CF59BED"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Therefore, at this stage, there may be multiple records having the same values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as the differentiating ones have been aggregated into the same one.</w:t>
      </w:r>
    </w:p>
    <w:p w14:paraId="656BAEB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 records having the same value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are aggregated by algebraic sum (</w:t>
      </w:r>
      <w:r w:rsidRPr="00E352EF">
        <w:rPr>
          <w:rFonts w:ascii="Cambria" w:hAnsi="Cambria"/>
          <w:b/>
          <w:color w:val="000000" w:themeColor="text1"/>
        </w:rPr>
        <w:t>sum</w:t>
      </w:r>
      <w:r w:rsidRPr="00E352EF">
        <w:rPr>
          <w:rFonts w:ascii="Cambria" w:hAnsi="Cambria"/>
          <w:color w:val="000000" w:themeColor="text1"/>
        </w:rPr>
        <w:t>) or product (</w:t>
      </w:r>
      <w:r w:rsidRPr="00E352EF">
        <w:rPr>
          <w:rFonts w:ascii="Cambria" w:hAnsi="Cambria"/>
          <w:b/>
          <w:color w:val="000000" w:themeColor="text1"/>
        </w:rPr>
        <w:t>prod</w:t>
      </w:r>
      <w:r w:rsidRPr="00E352EF">
        <w:rPr>
          <w:rFonts w:ascii="Cambria" w:hAnsi="Cambria"/>
          <w:color w:val="000000" w:themeColor="text1"/>
        </w:rPr>
        <w:t xml:space="preserve">) of their </w:t>
      </w:r>
      <w:r w:rsidRPr="00E352EF">
        <w:rPr>
          <w:rStyle w:val="modelobject"/>
          <w:rFonts w:ascii="Cambria" w:hAnsi="Cambria"/>
          <w:noProof w:val="0"/>
          <w:color w:val="000000" w:themeColor="text1"/>
        </w:rPr>
        <w:t>MeasureComponent</w:t>
      </w:r>
      <w:r w:rsidRPr="00E352EF">
        <w:rPr>
          <w:rFonts w:ascii="Cambria" w:hAnsi="Cambria"/>
          <w:color w:val="000000" w:themeColor="text1"/>
        </w:rPr>
        <w:t>s. If the aggregation function is omitted, sum is implied.</w:t>
      </w:r>
    </w:p>
    <w:p w14:paraId="6F1B41C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Sum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algebraically summed, considered with positive or negative sign depending on the Sign of the used mapping.</w:t>
      </w:r>
    </w:p>
    <w:p w14:paraId="03B672B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Prod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multiplied, considered with -1 exponent when the negative Sign is used in the mapping.</w:t>
      </w:r>
    </w:p>
    <w:p w14:paraId="095AA13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Notice that the use of prod as aggregation function is meaningful only when the </w:t>
      </w:r>
      <w:r w:rsidRPr="00E352EF">
        <w:rPr>
          <w:rStyle w:val="modelobject"/>
          <w:rFonts w:ascii="Cambria" w:hAnsi="Cambria"/>
          <w:noProof w:val="0"/>
          <w:color w:val="000000" w:themeColor="text1"/>
        </w:rPr>
        <w:t>IdentifierComponent</w:t>
      </w:r>
      <w:r w:rsidRPr="00E352EF">
        <w:rPr>
          <w:rFonts w:ascii="Cambria" w:hAnsi="Cambria"/>
          <w:i/>
          <w:color w:val="000000" w:themeColor="text1"/>
        </w:rPr>
        <w:t xml:space="preserve"> </w:t>
      </w:r>
      <w:r w:rsidRPr="00E352EF">
        <w:rPr>
          <w:rFonts w:ascii="Cambria" w:hAnsi="Cambria"/>
          <w:color w:val="000000" w:themeColor="text1"/>
        </w:rPr>
        <w:t>is a measure dimension.</w:t>
      </w:r>
    </w:p>
    <w:p w14:paraId="74E81F5C" w14:textId="77777777" w:rsidR="00CB227A" w:rsidRPr="00E352EF" w:rsidRDefault="00CB227A" w:rsidP="00D676D1">
      <w:pPr>
        <w:rPr>
          <w:rFonts w:ascii="Cambria" w:hAnsi="Cambria"/>
          <w:b/>
        </w:rPr>
      </w:pPr>
      <w:bookmarkStart w:id="11210" w:name="_Toc265511384"/>
      <w:r w:rsidRPr="00E352EF">
        <w:rPr>
          <w:rFonts w:ascii="Cambria" w:hAnsi="Cambria"/>
          <w:b/>
        </w:rPr>
        <w:t>Hierarchies and measure dimensions</w:t>
      </w:r>
      <w:bookmarkEnd w:id="11210"/>
    </w:p>
    <w:p w14:paraId="0807FED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As it is well known, an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in a Dataset can play the role of </w:t>
      </w:r>
      <w:r w:rsidRPr="00E352EF">
        <w:rPr>
          <w:rFonts w:ascii="Cambria" w:hAnsi="Cambria"/>
          <w:i/>
          <w:color w:val="000000" w:themeColor="text1"/>
        </w:rPr>
        <w:t>measure dimension</w:t>
      </w:r>
      <w:r w:rsidRPr="00E352EF">
        <w:rPr>
          <w:rFonts w:ascii="Cambria" w:hAnsi="Cambria"/>
          <w:color w:val="000000" w:themeColor="text1"/>
        </w:rPr>
        <w:t>, meaning that the Dataset is indeed multi-measure, but represented as mono-measure with a further, measure-qualifying dimension.</w:t>
      </w:r>
    </w:p>
    <w:p w14:paraId="35C83FAB" w14:textId="77777777" w:rsidR="00CB227A" w:rsidRPr="00E352EF" w:rsidRDefault="00CB227A" w:rsidP="00CB227A">
      <w:pPr>
        <w:rPr>
          <w:rFonts w:ascii="Cambria" w:hAnsi="Cambria"/>
          <w:color w:val="000000" w:themeColor="text1"/>
        </w:rPr>
      </w:pP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in </w:t>
      </w:r>
      <w:r w:rsidRPr="00E352EF">
        <w:rPr>
          <w:rStyle w:val="codechar"/>
          <w:rFonts w:ascii="Cambria" w:hAnsi="Cambria"/>
          <w:noProof w:val="0"/>
          <w:color w:val="000000" w:themeColor="text1"/>
          <w:sz w:val="20"/>
        </w:rPr>
        <w:t>hierarchy</w:t>
      </w:r>
      <w:r w:rsidRPr="00E352EF">
        <w:rPr>
          <w:rFonts w:ascii="Cambria" w:hAnsi="Cambria"/>
          <w:b/>
          <w:i/>
          <w:color w:val="000000" w:themeColor="text1"/>
        </w:rPr>
        <w:t xml:space="preserve"> </w:t>
      </w:r>
      <w:r w:rsidRPr="00E352EF">
        <w:rPr>
          <w:rFonts w:ascii="Cambria" w:hAnsi="Cambria"/>
          <w:color w:val="000000" w:themeColor="text1"/>
        </w:rPr>
        <w:t>can also be a measure dimension, although in this case the aggregation inherently assumes a different meaning.</w:t>
      </w:r>
    </w:p>
    <w:p w14:paraId="5E3F5A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lastRenderedPageBreak/>
        <w:t xml:space="preserve">In facts, Data Points with all coinciding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except for the measure dimension, are nothing but an expression of different measures for the same data point. An aggregation over the </w:t>
      </w:r>
      <w:r w:rsidRPr="00E352EF">
        <w:rPr>
          <w:rFonts w:ascii="Cambria" w:hAnsi="Cambria"/>
          <w:i/>
          <w:color w:val="000000" w:themeColor="text1"/>
        </w:rPr>
        <w:t xml:space="preserve">measure dimension </w:t>
      </w:r>
      <w:r w:rsidRPr="00E352EF">
        <w:rPr>
          <w:rFonts w:ascii="Cambria" w:hAnsi="Cambria"/>
          <w:color w:val="000000" w:themeColor="text1"/>
        </w:rPr>
        <w:t>is conceptually an operation involving the measures of the same Data Point (algebraic sum or multiplication).</w:t>
      </w:r>
    </w:p>
    <w:p w14:paraId="3F7F3F4F" w14:textId="77777777" w:rsidR="00CB227A" w:rsidRPr="00E352EF" w:rsidRDefault="00CB227A" w:rsidP="00D676D1">
      <w:pPr>
        <w:rPr>
          <w:rFonts w:ascii="Cambria" w:hAnsi="Cambria"/>
          <w:b/>
        </w:rPr>
      </w:pPr>
      <w:bookmarkStart w:id="11211" w:name="_Toc265511385"/>
      <w:r w:rsidRPr="00E352EF">
        <w:rPr>
          <w:rFonts w:ascii="Cambria" w:hAnsi="Cambria"/>
          <w:b/>
        </w:rPr>
        <w:t>Hierarchies as transcodings</w:t>
      </w:r>
      <w:bookmarkEnd w:id="11211"/>
    </w:p>
    <w:p w14:paraId="0FAC81A2" w14:textId="77777777" w:rsidR="006943E6" w:rsidRPr="00E352EF" w:rsidRDefault="006943E6" w:rsidP="00D676D1">
      <w:pPr>
        <w:rPr>
          <w:rFonts w:ascii="Cambria" w:hAnsi="Cambria"/>
        </w:rPr>
      </w:pPr>
      <w:r w:rsidRPr="00E352EF">
        <w:rPr>
          <w:rFonts w:ascii="Cambria" w:hAnsi="Cambria"/>
        </w:rPr>
        <w:t>The presented mapping method can be used intuitively to express a transcoding in a synthetic way. In this case, the involved Component value is mapped into another one, which is not hierarchically related with the first, but simply represents the same value expressed in another coding standard.</w:t>
      </w:r>
    </w:p>
    <w:p w14:paraId="67F5E5B6" w14:textId="77777777" w:rsidR="00CB227A" w:rsidRPr="00E352EF" w:rsidRDefault="00CB227A" w:rsidP="00D676D1">
      <w:pPr>
        <w:rPr>
          <w:rFonts w:ascii="Cambria" w:hAnsi="Cambria"/>
          <w:b/>
        </w:rPr>
      </w:pPr>
      <w:r w:rsidRPr="00E352EF">
        <w:rPr>
          <w:rFonts w:ascii="Cambria" w:hAnsi="Cambria"/>
          <w:b/>
        </w:rPr>
        <w:t>Hierarchies as filters</w:t>
      </w:r>
    </w:p>
    <w:p w14:paraId="5F7A6A5B"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parameter in </w:t>
      </w:r>
      <w:r w:rsidRPr="00E352EF">
        <w:rPr>
          <w:rStyle w:val="codechar"/>
          <w:rFonts w:ascii="Cambria" w:hAnsi="Cambria"/>
          <w:i/>
          <w:noProof w:val="0"/>
          <w:color w:val="000000" w:themeColor="text1"/>
          <w:sz w:val="20"/>
        </w:rPr>
        <w:t>hierarchy</w:t>
      </w:r>
      <w:r w:rsidRPr="00E352EF">
        <w:rPr>
          <w:rFonts w:ascii="Cambria" w:hAnsi="Cambria"/>
          <w:color w:val="000000" w:themeColor="text1"/>
        </w:rPr>
        <w:t xml:space="preserve"> allows choosing whether an input Data Point is to be kept in the output even if there are not mappings having the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value corresponding to the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of that Data Point.</w:t>
      </w:r>
    </w:p>
    <w:p w14:paraId="764F0CD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Indeed, this mechanism lends itself to the construction of reusable filters, independent of the specific Dataset</w:t>
      </w:r>
      <w:r w:rsidRPr="00E352EF">
        <w:rPr>
          <w:rFonts w:ascii="Cambria" w:hAnsi="Cambria"/>
          <w:i/>
          <w:color w:val="000000" w:themeColor="text1"/>
        </w:rPr>
        <w:t xml:space="preserve"> </w:t>
      </w:r>
      <w:r w:rsidRPr="00E352EF">
        <w:rPr>
          <w:rFonts w:ascii="Cambria" w:hAnsi="Cambria"/>
          <w:color w:val="000000" w:themeColor="text1"/>
        </w:rPr>
        <w:t xml:space="preserve">and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they are applied on.</w:t>
      </w:r>
    </w:p>
    <w:p w14:paraId="51AC372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Such rules comprise a set of (X</w:t>
      </w:r>
      <w:r w:rsidRPr="00E352EF">
        <w:rPr>
          <w:rFonts w:ascii="Cambria" w:hAnsi="Cambria"/>
          <w:color w:val="000000" w:themeColor="text1"/>
        </w:rPr>
        <w:sym w:font="Wingdings" w:char="F0E0"/>
      </w:r>
      <w:r w:rsidRPr="00E352EF">
        <w:rPr>
          <w:rFonts w:ascii="Cambria" w:hAnsi="Cambria"/>
          <w:color w:val="000000" w:themeColor="text1"/>
        </w:rPr>
        <w:t>X, Y</w:t>
      </w:r>
      <w:r w:rsidRPr="00E352EF">
        <w:rPr>
          <w:rFonts w:ascii="Cambria" w:hAnsi="Cambria"/>
          <w:color w:val="000000" w:themeColor="text1"/>
        </w:rPr>
        <w:sym w:font="Wingdings" w:char="F0E0"/>
      </w:r>
      <w:r w:rsidRPr="00E352EF">
        <w:rPr>
          <w:rFonts w:ascii="Cambria" w:hAnsi="Cambria"/>
          <w:color w:val="000000" w:themeColor="text1"/>
        </w:rPr>
        <w:t>, …, Z</w:t>
      </w:r>
      <w:r w:rsidRPr="00E352EF">
        <w:rPr>
          <w:rFonts w:ascii="Cambria" w:hAnsi="Cambria"/>
          <w:color w:val="000000" w:themeColor="text1"/>
        </w:rPr>
        <w:sym w:font="Wingdings" w:char="F0E0"/>
      </w:r>
      <w:r w:rsidRPr="00E352EF">
        <w:rPr>
          <w:rFonts w:ascii="Cambria" w:hAnsi="Cambria"/>
          <w:color w:val="000000" w:themeColor="text1"/>
        </w:rPr>
        <w:t xml:space="preserve">Z) correspondences preserving the values X, Y and Z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and filtering out the Data Points having a value for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different from X, Y or Z. </w:t>
      </w:r>
    </w:p>
    <w:p w14:paraId="56CD6D1F" w14:textId="77777777" w:rsidR="00CB227A" w:rsidRPr="00E352EF" w:rsidRDefault="00CB227A" w:rsidP="00CB227A">
      <w:pPr>
        <w:rPr>
          <w:rFonts w:ascii="Cambria" w:hAnsi="Cambria"/>
        </w:rPr>
      </w:pPr>
    </w:p>
    <w:p w14:paraId="21E02BCF"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Returns</w:t>
      </w:r>
    </w:p>
    <w:p w14:paraId="2FFD6D1B" w14:textId="77777777" w:rsidR="00CB227A" w:rsidRPr="00E352EF" w:rsidRDefault="006943E6" w:rsidP="00CB227A">
      <w:pPr>
        <w:rPr>
          <w:rFonts w:ascii="Cambria" w:hAnsi="Cambria"/>
        </w:rPr>
      </w:pPr>
      <w:r w:rsidRPr="00E352EF">
        <w:rPr>
          <w:rFonts w:ascii="Cambria" w:hAnsi="Cambria"/>
        </w:rPr>
        <w:t>T</w:t>
      </w:r>
      <w:r w:rsidR="00CB227A" w:rsidRPr="00E352EF">
        <w:rPr>
          <w:rFonts w:ascii="Cambria" w:hAnsi="Cambria"/>
        </w:rPr>
        <w:t>he aggregated Dataset</w:t>
      </w:r>
    </w:p>
    <w:p w14:paraId="284F7489" w14:textId="77777777" w:rsidR="00D676D1" w:rsidRPr="00E352EF" w:rsidRDefault="00D676D1" w:rsidP="00D676D1">
      <w:pPr>
        <w:rPr>
          <w:rFonts w:ascii="Cambria" w:eastAsia="Calibri" w:hAnsi="Cambria" w:cs="Calibri"/>
          <w:i/>
          <w:color w:val="5B9BD5"/>
        </w:rPr>
      </w:pPr>
    </w:p>
    <w:p w14:paraId="0B366970"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Example</w:t>
      </w:r>
      <w:r w:rsidR="00D676D1" w:rsidRPr="00E352EF">
        <w:rPr>
          <w:rFonts w:ascii="Cambria" w:eastAsia="Calibri" w:hAnsi="Cambria" w:cs="Calibri"/>
          <w:i/>
          <w:color w:val="5B9BD5"/>
        </w:rPr>
        <w:t>s</w:t>
      </w:r>
    </w:p>
    <w:p w14:paraId="4177B3F8"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1)</w:t>
      </w:r>
      <w:r w:rsidRPr="00E352EF">
        <w:rPr>
          <w:lang w:val="en-GB"/>
        </w:rPr>
        <w:t xml:space="preserve"> </w:t>
      </w:r>
      <w:r w:rsidR="006943E6" w:rsidRPr="00E352EF">
        <w:rPr>
          <w:rFonts w:ascii="Cambria" w:eastAsia="Times New Roman" w:hAnsi="Cambria" w:cs="Cambria"/>
          <w:sz w:val="20"/>
          <w:szCs w:val="20"/>
          <w:lang w:val="en-GB"/>
        </w:rPr>
        <w:t xml:space="preserve">The expression: </w:t>
      </w:r>
    </w:p>
    <w:p w14:paraId="2840197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 </w:t>
      </w:r>
      <w:r w:rsidRPr="00E352EF">
        <w:rPr>
          <w:rFonts w:ascii="Cambria" w:hAnsi="Cambria" w:cs="Courier New"/>
          <w:b/>
        </w:rPr>
        <w:t>hierarchy(</w:t>
      </w:r>
      <w:r w:rsidRPr="00E352EF">
        <w:rPr>
          <w:rFonts w:ascii="Cambria" w:hAnsi="Cambria" w:cs="Courier New"/>
        </w:rPr>
        <w:t>“Income_by_country_and_nace_UN”, GEO, un_to_ISO_aggr, false</w:t>
      </w:r>
      <w:r w:rsidRPr="00E352EF">
        <w:rPr>
          <w:rFonts w:ascii="Cambria" w:hAnsi="Cambria" w:cs="Courier New"/>
          <w:b/>
        </w:rPr>
        <w:t>)</w:t>
      </w:r>
      <w:r w:rsidRPr="00E352EF">
        <w:rPr>
          <w:rFonts w:ascii="Cambria" w:hAnsi="Cambria" w:cs="Courier New"/>
        </w:rPr>
        <w:t xml:space="preserve"> </w:t>
      </w:r>
    </w:p>
    <w:p w14:paraId="3E1DEB6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form: </w:t>
      </w:r>
    </w:p>
    <w:p w14:paraId="1CDCD451"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w:t>
      </w:r>
      <w:r w:rsidRPr="00E352EF">
        <w:rPr>
          <w:rFonts w:ascii="Cambria" w:hAnsi="Cambria" w:cs="Courier New"/>
          <w:b/>
        </w:rPr>
        <w:t>:= hierarchy(</w:t>
      </w:r>
      <w:r w:rsidRPr="00E352EF">
        <w:rPr>
          <w:rFonts w:ascii="Cambria" w:hAnsi="Cambria" w:cs="Courier New"/>
        </w:rPr>
        <w:t xml:space="preserve">“Income_by_country_and_nace_UN”, GEO, </w:t>
      </w:r>
    </w:p>
    <w:p w14:paraId="5EC9F19A"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((“ITA”,1,+)) to “IT”, ((“ALB”,1,+)) to AL, ((“BEL”,1,+)) to “BE”) as un_to_ISO_aggr, false</w:t>
      </w:r>
      <w:r w:rsidRPr="00E352EF">
        <w:rPr>
          <w:rFonts w:ascii="Cambria" w:hAnsi="Cambria" w:cs="Courier New"/>
          <w:b/>
        </w:rPr>
        <w:t>)</w:t>
      </w:r>
      <w:r w:rsidRPr="00E352EF">
        <w:rPr>
          <w:rFonts w:ascii="Cambria" w:hAnsi="Cambria" w:cs="Courier New"/>
        </w:rPr>
        <w:t xml:space="preserve"> </w:t>
      </w:r>
    </w:p>
    <w:p w14:paraId="04469A68" w14:textId="77777777" w:rsidR="006943E6" w:rsidRPr="00E352EF" w:rsidRDefault="006943E6" w:rsidP="006943E6">
      <w:pPr>
        <w:autoSpaceDE w:val="0"/>
        <w:autoSpaceDN w:val="0"/>
        <w:adjustRightInd w:val="0"/>
        <w:rPr>
          <w:rFonts w:ascii="Cambria" w:hAnsi="Cambria" w:cs="Cambria"/>
        </w:rPr>
      </w:pPr>
    </w:p>
    <w:p w14:paraId="239E4C1E"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Converts the values of the GEO Identifier Component from the United Nations 3-letter standard into the ISO 2-</w:t>
      </w:r>
    </w:p>
    <w:p w14:paraId="0ADAE78E" w14:textId="77777777" w:rsidR="00CB227A" w:rsidRPr="00E352EF" w:rsidRDefault="006943E6" w:rsidP="006943E6">
      <w:pPr>
        <w:rPr>
          <w:rFonts w:ascii="Cambria" w:hAnsi="Cambria" w:cs="Cambria"/>
        </w:rPr>
      </w:pPr>
      <w:r w:rsidRPr="00E352EF">
        <w:rPr>
          <w:rFonts w:ascii="Cambria" w:hAnsi="Cambria" w:cs="Cambria"/>
        </w:rPr>
        <w:t>letter one.</w:t>
      </w:r>
    </w:p>
    <w:p w14:paraId="0AF1DF19" w14:textId="77777777" w:rsidR="006943E6" w:rsidRPr="00E352EF" w:rsidRDefault="006943E6" w:rsidP="006943E6">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E2941F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C087182"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AF7879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351A170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44F354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45FE436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466C1B5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3C617B1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02BB50A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6712252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2E35568"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4FD53D15"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429534F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w:t>
            </w:r>
          </w:p>
        </w:tc>
        <w:tc>
          <w:tcPr>
            <w:tcW w:w="1275" w:type="dxa"/>
            <w:tcBorders>
              <w:top w:val="none" w:sz="0" w:space="0" w:color="auto"/>
              <w:bottom w:val="none" w:sz="0" w:space="0" w:color="auto"/>
            </w:tcBorders>
          </w:tcPr>
          <w:p w14:paraId="711E5FA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w:t>
            </w:r>
          </w:p>
        </w:tc>
        <w:tc>
          <w:tcPr>
            <w:tcW w:w="997" w:type="dxa"/>
            <w:tcBorders>
              <w:top w:val="none" w:sz="0" w:space="0" w:color="auto"/>
              <w:bottom w:val="none" w:sz="0" w:space="0" w:color="auto"/>
            </w:tcBorders>
          </w:tcPr>
          <w:p w14:paraId="3548FE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4C6517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5D4F1F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F7031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4E26D5C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45F8709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2650602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Pr>
          <w:p w14:paraId="7484BAA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ALB</w:t>
            </w:r>
          </w:p>
        </w:tc>
        <w:tc>
          <w:tcPr>
            <w:tcW w:w="1275" w:type="dxa"/>
          </w:tcPr>
          <w:p w14:paraId="22F9DC1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w:t>
            </w:r>
          </w:p>
        </w:tc>
        <w:tc>
          <w:tcPr>
            <w:tcW w:w="997" w:type="dxa"/>
          </w:tcPr>
          <w:p w14:paraId="667CE0A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Pr>
          <w:p w14:paraId="5FC43EE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Pr>
          <w:p w14:paraId="06AD75D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Pr>
          <w:p w14:paraId="478E77B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Pr>
          <w:p w14:paraId="3F94AE8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7A2786E5"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670370B8"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0A08415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w:t>
            </w:r>
          </w:p>
        </w:tc>
        <w:tc>
          <w:tcPr>
            <w:tcW w:w="1275" w:type="dxa"/>
            <w:tcBorders>
              <w:top w:val="none" w:sz="0" w:space="0" w:color="auto"/>
              <w:bottom w:val="none" w:sz="0" w:space="0" w:color="auto"/>
            </w:tcBorders>
          </w:tcPr>
          <w:p w14:paraId="79BED8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w:t>
            </w:r>
          </w:p>
        </w:tc>
        <w:tc>
          <w:tcPr>
            <w:tcW w:w="997" w:type="dxa"/>
            <w:tcBorders>
              <w:top w:val="none" w:sz="0" w:space="0" w:color="auto"/>
              <w:bottom w:val="none" w:sz="0" w:space="0" w:color="auto"/>
            </w:tcBorders>
          </w:tcPr>
          <w:p w14:paraId="297189D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03C0B65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131F45C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1C3A80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3A12B14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596EEF6F" w14:textId="77777777" w:rsidR="00D676D1" w:rsidRPr="00E352EF" w:rsidRDefault="00D676D1" w:rsidP="00CB227A">
      <w:pPr>
        <w:rPr>
          <w:rFonts w:ascii="Cambria" w:hAnsi="Cambria"/>
        </w:rPr>
      </w:pPr>
    </w:p>
    <w:p w14:paraId="0FE45310"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2</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0"/>
          <w:szCs w:val="20"/>
          <w:lang w:val="en-GB"/>
        </w:rPr>
        <w:t xml:space="preserve">The expression: </w:t>
      </w:r>
    </w:p>
    <w:p w14:paraId="45534934"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Income_by_continent_and_nace := </w:t>
      </w:r>
      <w:r w:rsidRPr="00E352EF">
        <w:rPr>
          <w:rFonts w:ascii="Cambria" w:hAnsi="Cambria" w:cs="Courier New"/>
          <w:b/>
        </w:rPr>
        <w:t>hierarchy(</w:t>
      </w:r>
      <w:r w:rsidRPr="00E352EF">
        <w:rPr>
          <w:rFonts w:ascii="Cambria" w:hAnsi="Cambria" w:cs="Courier New"/>
        </w:rPr>
        <w:t>“Income_by_state_and_nace”, GEO, Continent_aggr, false</w:t>
      </w:r>
      <w:r w:rsidRPr="00E352EF">
        <w:rPr>
          <w:rFonts w:ascii="Cambria" w:hAnsi="Cambria" w:cs="Courier New"/>
          <w:b/>
        </w:rPr>
        <w:t>)</w:t>
      </w:r>
      <w:r w:rsidRPr="00E352EF">
        <w:rPr>
          <w:rFonts w:ascii="Cambria" w:hAnsi="Cambria" w:cs="Courier New"/>
        </w:rPr>
        <w:t xml:space="preserve"> </w:t>
      </w:r>
    </w:p>
    <w:p w14:paraId="272C392B" w14:textId="77777777" w:rsidR="006943E6" w:rsidRPr="00E352EF" w:rsidRDefault="006943E6" w:rsidP="006943E6">
      <w:pPr>
        <w:pStyle w:val="Default"/>
        <w:rPr>
          <w:rFonts w:ascii="Cambria" w:eastAsia="Times New Roman" w:hAnsi="Cambria" w:cs="Cambria"/>
          <w:sz w:val="20"/>
          <w:szCs w:val="20"/>
          <w:lang w:val="en-GB"/>
        </w:rPr>
      </w:pPr>
      <w:r w:rsidRPr="00E352EF">
        <w:rPr>
          <w:rFonts w:ascii="Cambria" w:hAnsi="Cambria" w:cs="Cambria"/>
          <w:sz w:val="20"/>
          <w:szCs w:val="20"/>
          <w:lang w:val="en-GB"/>
        </w:rPr>
        <w:t>Takes as input the Dataset of the income, broken down by states and NACE and aggregates to continent level.</w:t>
      </w:r>
      <w:r w:rsidRPr="00E352EF">
        <w:rPr>
          <w:rFonts w:ascii="Cambria" w:hAnsi="Cambria"/>
          <w:sz w:val="20"/>
          <w:szCs w:val="20"/>
          <w:lang w:val="en-GB"/>
        </w:rPr>
        <w:t xml:space="preserve"> </w:t>
      </w:r>
      <w:r w:rsidRPr="00E352EF">
        <w:rPr>
          <w:rFonts w:ascii="Cambria" w:eastAsia="Times New Roman" w:hAnsi="Cambria" w:cs="Cambria"/>
          <w:sz w:val="20"/>
          <w:szCs w:val="20"/>
          <w:lang w:val="en-GB"/>
        </w:rPr>
        <w:t xml:space="preserve">The expression: </w:t>
      </w:r>
    </w:p>
    <w:p w14:paraId="6699E1F6" w14:textId="77777777" w:rsidR="003748D2" w:rsidRPr="00E352EF" w:rsidRDefault="003748D2"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8BFBBE3"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87E952D"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B2DAE0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5279EB6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2A47C1E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1DE78B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56D3DE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1917059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233E1E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1CCBB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5E58300"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E97EB34"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4526E76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0885F7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0AC42F0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234CF99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5B10A1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280C2EA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7666194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469D110"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0DF83B9"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69CD192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75" w:type="dxa"/>
          </w:tcPr>
          <w:p w14:paraId="7C4C1D2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0F065AE6"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01D9F03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20E12C7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7973E42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6E0517A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37BE3D3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A8639D6"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A65BD9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75" w:type="dxa"/>
            <w:tcBorders>
              <w:top w:val="none" w:sz="0" w:space="0" w:color="auto"/>
              <w:bottom w:val="none" w:sz="0" w:space="0" w:color="auto"/>
            </w:tcBorders>
          </w:tcPr>
          <w:p w14:paraId="7C26B3E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73D076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1F56D8E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1CC4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760D922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1ABD2A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334AC45"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83E74CB"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2F13611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15819FC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28DB740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05FE149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7F69CB7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8AF547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947668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1BC37D46"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6C1B67E"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083016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75" w:type="dxa"/>
            <w:tcBorders>
              <w:top w:val="none" w:sz="0" w:space="0" w:color="auto"/>
              <w:bottom w:val="none" w:sz="0" w:space="0" w:color="auto"/>
            </w:tcBorders>
          </w:tcPr>
          <w:p w14:paraId="3CD9892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Borders>
              <w:top w:val="none" w:sz="0" w:space="0" w:color="auto"/>
              <w:bottom w:val="none" w:sz="0" w:space="0" w:color="auto"/>
            </w:tcBorders>
          </w:tcPr>
          <w:p w14:paraId="0070B5D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7EFC5E9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32C5486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578824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B2B6B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29BEB73E"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5A9A4C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4822F83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75" w:type="dxa"/>
          </w:tcPr>
          <w:p w14:paraId="0098A62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Pr>
          <w:p w14:paraId="7B2BEA8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ED1499C"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1E01C1C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447312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0D950A74"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242CE7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4889AB8"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57A44C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75" w:type="dxa"/>
            <w:tcBorders>
              <w:top w:val="none" w:sz="0" w:space="0" w:color="auto"/>
              <w:bottom w:val="none" w:sz="0" w:space="0" w:color="auto"/>
            </w:tcBorders>
          </w:tcPr>
          <w:p w14:paraId="5516B0A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97" w:type="dxa"/>
            <w:tcBorders>
              <w:top w:val="none" w:sz="0" w:space="0" w:color="auto"/>
              <w:bottom w:val="none" w:sz="0" w:space="0" w:color="auto"/>
            </w:tcBorders>
          </w:tcPr>
          <w:p w14:paraId="628493D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1328AB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1A5195E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46F09E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0711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08E2B76A"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7F6D79D"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13BA609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7018C11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97" w:type="dxa"/>
          </w:tcPr>
          <w:p w14:paraId="00B59F8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2B69D3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42BB362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231876C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7C92055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CA31FF7" w14:textId="77777777" w:rsidR="00CB227A" w:rsidRPr="00E352EF" w:rsidRDefault="00CB227A" w:rsidP="00CB227A">
      <w:pPr>
        <w:pStyle w:val="tablenameP"/>
        <w:rPr>
          <w:noProof w:val="0"/>
        </w:rPr>
      </w:pPr>
    </w:p>
    <w:tbl>
      <w:tblPr>
        <w:tblStyle w:val="Grigliatabella3"/>
        <w:tblW w:w="0" w:type="auto"/>
        <w:tblLook w:val="04A0" w:firstRow="1" w:lastRow="0" w:firstColumn="1" w:lastColumn="0" w:noHBand="0" w:noVBand="1"/>
      </w:tblPr>
      <w:tblGrid>
        <w:gridCol w:w="1219"/>
        <w:gridCol w:w="823"/>
        <w:gridCol w:w="1020"/>
      </w:tblGrid>
      <w:tr w:rsidR="00D676D1" w:rsidRPr="00E352EF" w14:paraId="546DA904" w14:textId="77777777" w:rsidTr="00D676D1">
        <w:tc>
          <w:tcPr>
            <w:tcW w:w="3062" w:type="dxa"/>
            <w:gridSpan w:val="3"/>
            <w:shd w:val="clear" w:color="auto" w:fill="F2DBDB" w:themeFill="accent2" w:themeFillTint="33"/>
          </w:tcPr>
          <w:p w14:paraId="190E4B5B" w14:textId="77777777" w:rsidR="00D676D1" w:rsidRPr="00E352EF" w:rsidRDefault="00D676D1"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DF03E7C" w14:textId="77777777" w:rsidTr="00D676D1">
        <w:tc>
          <w:tcPr>
            <w:tcW w:w="0" w:type="auto"/>
            <w:shd w:val="pct10" w:color="auto" w:fill="auto"/>
          </w:tcPr>
          <w:p w14:paraId="0DF9D8D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00" w:type="dxa"/>
            <w:shd w:val="pct10" w:color="auto" w:fill="auto"/>
          </w:tcPr>
          <w:p w14:paraId="44FFA60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2" w:type="dxa"/>
            <w:shd w:val="clear" w:color="auto" w:fill="C6D9F1" w:themeFill="text2" w:themeFillTint="33"/>
          </w:tcPr>
          <w:p w14:paraId="1E90A3F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1EAAE4" w14:textId="77777777" w:rsidTr="00CB227A">
        <w:tc>
          <w:tcPr>
            <w:tcW w:w="0" w:type="auto"/>
          </w:tcPr>
          <w:p w14:paraId="7499F4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51461A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7E58B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ABB3352" w14:textId="77777777" w:rsidTr="00CB227A">
        <w:tc>
          <w:tcPr>
            <w:tcW w:w="0" w:type="auto"/>
          </w:tcPr>
          <w:p w14:paraId="668EC6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0E5160D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2FC790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2F7D70D" w14:textId="77777777" w:rsidTr="00CB227A">
        <w:tc>
          <w:tcPr>
            <w:tcW w:w="0" w:type="auto"/>
          </w:tcPr>
          <w:p w14:paraId="4AAC92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59775E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3605D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C6B0087" w14:textId="77777777" w:rsidTr="00CB227A">
        <w:tc>
          <w:tcPr>
            <w:tcW w:w="0" w:type="auto"/>
          </w:tcPr>
          <w:p w14:paraId="6901CF9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05857A5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CB44F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11F574E7" w14:textId="77777777" w:rsidTr="00CB227A">
        <w:tc>
          <w:tcPr>
            <w:tcW w:w="0" w:type="auto"/>
          </w:tcPr>
          <w:p w14:paraId="1000152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E39734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D0773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06432D03" w14:textId="77777777" w:rsidTr="00CB227A">
        <w:tc>
          <w:tcPr>
            <w:tcW w:w="0" w:type="auto"/>
          </w:tcPr>
          <w:p w14:paraId="109286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040B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DD6032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CB3A93B" w14:textId="77777777" w:rsidTr="00CB227A">
        <w:tc>
          <w:tcPr>
            <w:tcW w:w="0" w:type="auto"/>
          </w:tcPr>
          <w:p w14:paraId="5A2270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7648A9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C8B72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76417A1E" w14:textId="77777777" w:rsidTr="00CB227A">
        <w:tc>
          <w:tcPr>
            <w:tcW w:w="0" w:type="auto"/>
          </w:tcPr>
          <w:p w14:paraId="437020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3F975B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CA94ED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5D6F4C13" w14:textId="77777777" w:rsidTr="00CB227A">
        <w:tc>
          <w:tcPr>
            <w:tcW w:w="0" w:type="auto"/>
          </w:tcPr>
          <w:p w14:paraId="48F6DB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413EF2E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6F9EF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36DB3151" w14:textId="77777777" w:rsidTr="00CB227A">
        <w:tc>
          <w:tcPr>
            <w:tcW w:w="0" w:type="auto"/>
          </w:tcPr>
          <w:p w14:paraId="11C65F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023764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21C685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634F078D" w14:textId="77777777" w:rsidTr="00CB227A">
        <w:tc>
          <w:tcPr>
            <w:tcW w:w="0" w:type="auto"/>
          </w:tcPr>
          <w:p w14:paraId="11FFAF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90B91E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6BE8F6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3C8FC0E" w14:textId="77777777" w:rsidTr="00CB227A">
        <w:tc>
          <w:tcPr>
            <w:tcW w:w="0" w:type="auto"/>
          </w:tcPr>
          <w:p w14:paraId="69E1AA5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15026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4AF0D2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A605B" w14:textId="77777777" w:rsidR="00CB227A" w:rsidRPr="00E352EF" w:rsidRDefault="00CB227A" w:rsidP="00CB227A">
      <w:pPr>
        <w:rPr>
          <w:rFonts w:ascii="Courier New" w:hAnsi="Courier New"/>
          <w:sz w:val="22"/>
        </w:rPr>
      </w:pPr>
    </w:p>
    <w:p w14:paraId="11CF508A" w14:textId="77777777" w:rsidR="00CB227A" w:rsidRPr="00E352EF" w:rsidRDefault="00CB227A" w:rsidP="00CB227A">
      <w:pPr>
        <w:pStyle w:val="tablenameP"/>
        <w:rPr>
          <w:rFonts w:asciiTheme="minorHAnsi" w:hAnsiTheme="minorHAnsi"/>
          <w:noProof w:val="0"/>
          <w:sz w:val="22"/>
        </w:rPr>
      </w:pPr>
    </w:p>
    <w:tbl>
      <w:tblPr>
        <w:tblStyle w:val="Grigliatabella3"/>
        <w:tblW w:w="0" w:type="auto"/>
        <w:tblLayout w:type="fixed"/>
        <w:tblLook w:val="04A0" w:firstRow="1" w:lastRow="0" w:firstColumn="1" w:lastColumn="0" w:noHBand="0" w:noVBand="1"/>
      </w:tblPr>
      <w:tblGrid>
        <w:gridCol w:w="1219"/>
        <w:gridCol w:w="851"/>
        <w:gridCol w:w="1701"/>
      </w:tblGrid>
      <w:tr w:rsidR="00D676D1" w:rsidRPr="00E352EF" w14:paraId="23720B81" w14:textId="77777777" w:rsidTr="00D676D1">
        <w:tc>
          <w:tcPr>
            <w:tcW w:w="3771" w:type="dxa"/>
            <w:gridSpan w:val="3"/>
            <w:shd w:val="clear" w:color="auto" w:fill="F2DBDB" w:themeFill="accent2" w:themeFillTint="33"/>
          </w:tcPr>
          <w:p w14:paraId="59516A90" w14:textId="77777777" w:rsidR="00D676D1" w:rsidRPr="00E352EF" w:rsidRDefault="00D676D1" w:rsidP="00D676D1">
            <w:pPr>
              <w:jc w:val="both"/>
              <w:rPr>
                <w:rFonts w:ascii="Calibri" w:eastAsia="Calibri" w:hAnsi="Calibri" w:cs="Calibri"/>
                <w:caps/>
              </w:rPr>
            </w:pPr>
            <w:r w:rsidRPr="00E352EF">
              <w:rPr>
                <w:rFonts w:ascii="Calibri" w:eastAsia="Calibri" w:hAnsi="Calibri" w:cs="Calibri"/>
                <w:caps/>
              </w:rPr>
              <w:t>Income_by_continent_and_nace</w:t>
            </w:r>
          </w:p>
        </w:tc>
      </w:tr>
      <w:tr w:rsidR="00CB227A" w:rsidRPr="00E352EF" w14:paraId="1BAC214C" w14:textId="77777777" w:rsidTr="00D676D1">
        <w:tc>
          <w:tcPr>
            <w:tcW w:w="1219" w:type="dxa"/>
            <w:shd w:val="clear" w:color="auto" w:fill="D9D9D9" w:themeFill="background1" w:themeFillShade="D9"/>
          </w:tcPr>
          <w:p w14:paraId="69300AA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1" w:type="dxa"/>
            <w:shd w:val="clear" w:color="auto" w:fill="D9D9D9" w:themeFill="background1" w:themeFillShade="D9"/>
          </w:tcPr>
          <w:p w14:paraId="7314E096"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701" w:type="dxa"/>
            <w:shd w:val="clear" w:color="auto" w:fill="C6D9F1" w:themeFill="text2" w:themeFillTint="33"/>
          </w:tcPr>
          <w:p w14:paraId="02F8BE6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13682D0A" w14:textId="77777777" w:rsidTr="00D676D1">
        <w:tc>
          <w:tcPr>
            <w:tcW w:w="1219" w:type="dxa"/>
          </w:tcPr>
          <w:p w14:paraId="358631D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7832A5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49FD3F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36F50E79" w14:textId="77777777" w:rsidTr="00D676D1">
        <w:tc>
          <w:tcPr>
            <w:tcW w:w="1219" w:type="dxa"/>
          </w:tcPr>
          <w:p w14:paraId="1E949A4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45EF27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02C76833" w14:textId="77777777" w:rsidR="00CB227A" w:rsidRPr="00E352EF" w:rsidRDefault="00775052" w:rsidP="00D676D1">
            <w:pPr>
              <w:jc w:val="both"/>
              <w:rPr>
                <w:rFonts w:ascii="Calibri" w:eastAsia="Calibri" w:hAnsi="Calibri" w:cs="Calibri"/>
              </w:rPr>
            </w:pPr>
            <w:r w:rsidRPr="00E352EF">
              <w:rPr>
                <w:rFonts w:ascii="Calibri" w:eastAsia="Calibri" w:hAnsi="Calibri" w:cs="Calibri"/>
              </w:rPr>
              <w:t>97</w:t>
            </w:r>
          </w:p>
        </w:tc>
      </w:tr>
      <w:tr w:rsidR="00CB227A" w:rsidRPr="00E352EF" w14:paraId="6665B658" w14:textId="77777777" w:rsidTr="00D676D1">
        <w:tc>
          <w:tcPr>
            <w:tcW w:w="1219" w:type="dxa"/>
          </w:tcPr>
          <w:p w14:paraId="7238F64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0E4DB7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567BCC9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7652A597" w14:textId="77777777" w:rsidTr="00D676D1">
        <w:tc>
          <w:tcPr>
            <w:tcW w:w="1219" w:type="dxa"/>
          </w:tcPr>
          <w:p w14:paraId="67112BD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18CC3A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6DFBF77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5BA785C5" w14:textId="77777777" w:rsidR="00CB227A" w:rsidRPr="00E352EF" w:rsidRDefault="00CB227A" w:rsidP="00775052"/>
    <w:p w14:paraId="44C3B068" w14:textId="77777777" w:rsidR="006943E6" w:rsidRPr="00E352EF" w:rsidRDefault="00D676D1" w:rsidP="006943E6">
      <w:pPr>
        <w:pStyle w:val="Default"/>
        <w:rPr>
          <w:rFonts w:ascii="Cambria" w:eastAsia="Times New Roman" w:hAnsi="Cambria" w:cs="Cambria"/>
          <w:sz w:val="23"/>
          <w:szCs w:val="23"/>
          <w:lang w:val="en-GB"/>
        </w:rPr>
      </w:pPr>
      <w:r w:rsidRPr="00E352EF">
        <w:rPr>
          <w:rFonts w:ascii="Cambria" w:hAnsi="Cambria"/>
          <w:lang w:val="en-GB"/>
        </w:rPr>
        <w:t>3</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3"/>
          <w:szCs w:val="23"/>
          <w:lang w:val="en-GB"/>
        </w:rPr>
        <w:t xml:space="preserve">The expression: </w:t>
      </w:r>
    </w:p>
    <w:p w14:paraId="22535775" w14:textId="77777777" w:rsidR="006943E6" w:rsidRPr="00E352EF" w:rsidRDefault="006943E6" w:rsidP="006943E6">
      <w:pPr>
        <w:autoSpaceDE w:val="0"/>
        <w:autoSpaceDN w:val="0"/>
        <w:adjustRightInd w:val="0"/>
        <w:rPr>
          <w:rFonts w:ascii="Cambria" w:hAnsi="Cambria" w:cs="Cambria"/>
          <w:sz w:val="23"/>
          <w:szCs w:val="23"/>
        </w:rPr>
      </w:pPr>
      <w:r w:rsidRPr="00E352EF">
        <w:rPr>
          <w:rFonts w:ascii="Cambria" w:hAnsi="Cambria" w:cs="Courier New"/>
          <w:sz w:val="22"/>
          <w:szCs w:val="22"/>
        </w:rPr>
        <w:t xml:space="preserve">Income_by_world_and_nace := </w:t>
      </w:r>
      <w:r w:rsidRPr="00E352EF">
        <w:rPr>
          <w:rFonts w:ascii="Cambria" w:hAnsi="Cambria" w:cs="Courier New"/>
          <w:b/>
          <w:sz w:val="22"/>
          <w:szCs w:val="22"/>
        </w:rPr>
        <w:t>hierarchy(</w:t>
      </w:r>
      <w:r w:rsidRPr="00E352EF">
        <w:rPr>
          <w:rFonts w:ascii="Cambria" w:hAnsi="Cambria" w:cs="Courier New"/>
          <w:sz w:val="22"/>
          <w:szCs w:val="22"/>
        </w:rPr>
        <w:t>“Income_by_state_and_nace”, GEO, World_aggr, false</w:t>
      </w:r>
      <w:r w:rsidRPr="00E352EF">
        <w:rPr>
          <w:rFonts w:ascii="Cambria" w:hAnsi="Cambria" w:cs="Courier New"/>
          <w:b/>
          <w:sz w:val="22"/>
          <w:szCs w:val="22"/>
        </w:rPr>
        <w:t>)</w:t>
      </w:r>
      <w:r w:rsidRPr="00E352EF">
        <w:rPr>
          <w:rFonts w:ascii="Cambria" w:hAnsi="Cambria" w:cs="Courier New"/>
          <w:sz w:val="22"/>
          <w:szCs w:val="22"/>
        </w:rPr>
        <w:t xml:space="preserve"> </w:t>
      </w:r>
    </w:p>
    <w:p w14:paraId="724ED687" w14:textId="77777777" w:rsidR="00CB227A" w:rsidRPr="00E352EF" w:rsidRDefault="006943E6" w:rsidP="006943E6">
      <w:pPr>
        <w:rPr>
          <w:rFonts w:ascii="Cambria" w:hAnsi="Cambria"/>
        </w:rPr>
      </w:pPr>
      <w:r w:rsidRPr="00E352EF">
        <w:rPr>
          <w:rFonts w:ascii="Cambria" w:hAnsi="Cambria" w:cs="Cambria"/>
          <w:sz w:val="23"/>
          <w:szCs w:val="23"/>
        </w:rPr>
        <w:t>Takes as input the Dataset of the income, broken down by states and NACE and aggregates to the world level. World_aggr is a 2 levels Rule. LEVEL 1 is only a temporary output and its MAPS TO Code Items do not appear in the final result.</w:t>
      </w:r>
    </w:p>
    <w:p w14:paraId="5588EDA1" w14:textId="77777777" w:rsidR="00D676D1" w:rsidRPr="00E352EF" w:rsidRDefault="00D676D1"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97784FA" w14:textId="77777777" w:rsidTr="006943E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1112B9C"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0AC2A5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684BC26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3D6DC97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37D5B1F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1C1845B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A383FA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AEF856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1DE553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1D29045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93569E7"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012C78C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43" w:type="dxa"/>
            <w:tcBorders>
              <w:top w:val="none" w:sz="0" w:space="0" w:color="auto"/>
              <w:bottom w:val="none" w:sz="0" w:space="0" w:color="auto"/>
            </w:tcBorders>
          </w:tcPr>
          <w:p w14:paraId="2222CE3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2C4E4FA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5353859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4637C21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641E97C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04B1341E"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2CABC2FA"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99771B7"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51F24E9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43" w:type="dxa"/>
          </w:tcPr>
          <w:p w14:paraId="57BE2A9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3575732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Pr>
          <w:p w14:paraId="75CF2F6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Pr>
          <w:p w14:paraId="285B526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5274D8D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67AE818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105AC5FF"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463CDBB"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13D861C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43" w:type="dxa"/>
            <w:tcBorders>
              <w:top w:val="none" w:sz="0" w:space="0" w:color="auto"/>
              <w:bottom w:val="none" w:sz="0" w:space="0" w:color="auto"/>
            </w:tcBorders>
          </w:tcPr>
          <w:p w14:paraId="6F2B661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6EF8113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3DB93FE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06D4469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8A432D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6E3F603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0143F9DF"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56A7B1E"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6101D93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Pr>
          <w:p w14:paraId="1EF69FA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76574B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0DEB7C6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E0F3A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9547DF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4970A3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1DC678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7D58135"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CA93A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Borders>
              <w:top w:val="none" w:sz="0" w:space="0" w:color="auto"/>
              <w:bottom w:val="none" w:sz="0" w:space="0" w:color="auto"/>
            </w:tcBorders>
          </w:tcPr>
          <w:p w14:paraId="2A8EC13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41968FC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4815AAD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0248D2A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EC5250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2C29924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3E4DEF0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7CB4C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E30377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43" w:type="dxa"/>
          </w:tcPr>
          <w:p w14:paraId="5ACCD62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Pr>
          <w:p w14:paraId="7F3F7A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413E96B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928D54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E89F23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1D1EB68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426FAC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4ED7B50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48FDC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43" w:type="dxa"/>
            <w:tcBorders>
              <w:top w:val="none" w:sz="0" w:space="0" w:color="auto"/>
              <w:bottom w:val="none" w:sz="0" w:space="0" w:color="auto"/>
            </w:tcBorders>
          </w:tcPr>
          <w:p w14:paraId="3F3C772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Borders>
              <w:top w:val="none" w:sz="0" w:space="0" w:color="auto"/>
              <w:bottom w:val="none" w:sz="0" w:space="0" w:color="auto"/>
            </w:tcBorders>
          </w:tcPr>
          <w:p w14:paraId="0DB43EC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6D84A4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42A7642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2ABA39DC"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454A72E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5D8273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66FB5F3"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6A42F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43" w:type="dxa"/>
          </w:tcPr>
          <w:p w14:paraId="53C5D8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73" w:type="dxa"/>
          </w:tcPr>
          <w:p w14:paraId="680389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6AB3223F"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7535B7F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8E0040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350682E4"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CB227A" w:rsidRPr="00E352EF" w14:paraId="6AC6755E"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65404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75F885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1243" w:type="dxa"/>
            <w:tcBorders>
              <w:top w:val="none" w:sz="0" w:space="0" w:color="auto"/>
              <w:bottom w:val="none" w:sz="0" w:space="0" w:color="auto"/>
            </w:tcBorders>
          </w:tcPr>
          <w:p w14:paraId="16FEFD7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4F4EF2C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22C5BF9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1754269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259A98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14C87F40"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839D0FD"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5A917D0D"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lastRenderedPageBreak/>
              <w:t>World_aggr</w:t>
            </w:r>
          </w:p>
        </w:tc>
        <w:tc>
          <w:tcPr>
            <w:tcW w:w="1504" w:type="dxa"/>
          </w:tcPr>
          <w:p w14:paraId="1A7736C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1243" w:type="dxa"/>
          </w:tcPr>
          <w:p w14:paraId="6A7CA4E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4ACF89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16CECAA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6416F2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675279D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621845C7"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351B682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3D1350C1"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90DC39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1243" w:type="dxa"/>
            <w:tcBorders>
              <w:top w:val="none" w:sz="0" w:space="0" w:color="auto"/>
              <w:bottom w:val="none" w:sz="0" w:space="0" w:color="auto"/>
            </w:tcBorders>
          </w:tcPr>
          <w:p w14:paraId="1015830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244F563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12AC47B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647097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E442FD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8EB474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0678870"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76B04C"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F564C8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Oceania</w:t>
            </w:r>
          </w:p>
        </w:tc>
        <w:tc>
          <w:tcPr>
            <w:tcW w:w="1243" w:type="dxa"/>
          </w:tcPr>
          <w:p w14:paraId="4CC350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7C048B8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5569CEC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572E71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BB9814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06A0584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60754FF9"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EEA1910"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65D055A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Africa</w:t>
            </w:r>
          </w:p>
        </w:tc>
        <w:tc>
          <w:tcPr>
            <w:tcW w:w="1243" w:type="dxa"/>
            <w:tcBorders>
              <w:top w:val="none" w:sz="0" w:space="0" w:color="auto"/>
              <w:bottom w:val="none" w:sz="0" w:space="0" w:color="auto"/>
            </w:tcBorders>
          </w:tcPr>
          <w:p w14:paraId="0471BAAA"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1A12AF9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9E66D7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8038BD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B185D6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0C3BEA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0F89FEB8" w14:textId="77777777" w:rsidR="00CB227A" w:rsidRPr="00E352EF" w:rsidRDefault="00CB227A" w:rsidP="00CB227A"/>
    <w:p w14:paraId="3BFD849A"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0D59A886" w14:textId="77777777" w:rsidTr="003748D2">
        <w:tc>
          <w:tcPr>
            <w:tcW w:w="3346" w:type="dxa"/>
            <w:gridSpan w:val="3"/>
            <w:shd w:val="clear" w:color="auto" w:fill="F2DBDB" w:themeFill="accent2" w:themeFillTint="33"/>
          </w:tcPr>
          <w:p w14:paraId="07D4E4C9"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Income_by_state_and_nace</w:t>
            </w:r>
          </w:p>
        </w:tc>
      </w:tr>
      <w:tr w:rsidR="00CB227A" w:rsidRPr="00E352EF" w14:paraId="42D90C58" w14:textId="77777777" w:rsidTr="003748D2">
        <w:tc>
          <w:tcPr>
            <w:tcW w:w="1361" w:type="dxa"/>
            <w:shd w:val="pct10" w:color="auto" w:fill="auto"/>
          </w:tcPr>
          <w:p w14:paraId="43A2C451"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992" w:type="dxa"/>
            <w:shd w:val="pct10" w:color="auto" w:fill="auto"/>
          </w:tcPr>
          <w:p w14:paraId="565234A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3" w:type="dxa"/>
            <w:shd w:val="clear" w:color="auto" w:fill="C6D9F1" w:themeFill="text2" w:themeFillTint="33"/>
          </w:tcPr>
          <w:p w14:paraId="2ABA298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CDADED6" w14:textId="77777777" w:rsidTr="00CB227A">
        <w:tc>
          <w:tcPr>
            <w:tcW w:w="1361" w:type="dxa"/>
          </w:tcPr>
          <w:p w14:paraId="1BBB6B0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0006BE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1DD343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61C4B5E8" w14:textId="77777777" w:rsidTr="00CB227A">
        <w:tc>
          <w:tcPr>
            <w:tcW w:w="1361" w:type="dxa"/>
          </w:tcPr>
          <w:p w14:paraId="03A3A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3850AD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A1EFC6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96AA37C" w14:textId="77777777" w:rsidTr="00CB227A">
        <w:tc>
          <w:tcPr>
            <w:tcW w:w="1361" w:type="dxa"/>
          </w:tcPr>
          <w:p w14:paraId="5283669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16046D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42D67C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01B11843" w14:textId="77777777" w:rsidTr="00CB227A">
        <w:tc>
          <w:tcPr>
            <w:tcW w:w="1361" w:type="dxa"/>
          </w:tcPr>
          <w:p w14:paraId="4B0E90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08D9EB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2B2691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E21FDD9" w14:textId="77777777" w:rsidTr="00CB227A">
        <w:tc>
          <w:tcPr>
            <w:tcW w:w="1361" w:type="dxa"/>
          </w:tcPr>
          <w:p w14:paraId="01FC82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4F2F0E5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B469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8E7350A" w14:textId="77777777" w:rsidTr="00CB227A">
        <w:tc>
          <w:tcPr>
            <w:tcW w:w="1361" w:type="dxa"/>
          </w:tcPr>
          <w:p w14:paraId="391454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5BFFAC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7A945E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99C4E6A" w14:textId="77777777" w:rsidTr="00CB227A">
        <w:tc>
          <w:tcPr>
            <w:tcW w:w="1361" w:type="dxa"/>
          </w:tcPr>
          <w:p w14:paraId="48EA910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9CAB5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20B20C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A31405" w14:textId="77777777" w:rsidTr="00CB227A">
        <w:tc>
          <w:tcPr>
            <w:tcW w:w="1361" w:type="dxa"/>
          </w:tcPr>
          <w:p w14:paraId="2C7919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3CE6E4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0E4DA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A5C5523" w14:textId="77777777" w:rsidTr="00CB227A">
        <w:tc>
          <w:tcPr>
            <w:tcW w:w="1361" w:type="dxa"/>
          </w:tcPr>
          <w:p w14:paraId="1943E8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D280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62C77EE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FC24336" w14:textId="77777777" w:rsidTr="00CB227A">
        <w:tc>
          <w:tcPr>
            <w:tcW w:w="1361" w:type="dxa"/>
          </w:tcPr>
          <w:p w14:paraId="633AE4C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6568521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6E21BFA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01256C4E" w14:textId="77777777" w:rsidTr="00CB227A">
        <w:tc>
          <w:tcPr>
            <w:tcW w:w="1361" w:type="dxa"/>
          </w:tcPr>
          <w:p w14:paraId="7A99247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019C0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6F1465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280C0E1" w14:textId="77777777" w:rsidTr="00CB227A">
        <w:tc>
          <w:tcPr>
            <w:tcW w:w="1361" w:type="dxa"/>
          </w:tcPr>
          <w:p w14:paraId="13B88B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29DB22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56CC9B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42D8A" w14:textId="77777777" w:rsidR="00CB227A" w:rsidRPr="00E352EF" w:rsidRDefault="00CB227A" w:rsidP="00CB227A"/>
    <w:p w14:paraId="2403CAA6"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563A3A42" w14:textId="77777777" w:rsidTr="003748D2">
        <w:tc>
          <w:tcPr>
            <w:tcW w:w="3346" w:type="dxa"/>
            <w:gridSpan w:val="3"/>
            <w:shd w:val="clear" w:color="auto" w:fill="F2DBDB" w:themeFill="accent2" w:themeFillTint="33"/>
          </w:tcPr>
          <w:p w14:paraId="4081FFAC"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Income_world</w:t>
            </w:r>
          </w:p>
        </w:tc>
      </w:tr>
      <w:tr w:rsidR="00CB227A" w:rsidRPr="00E352EF" w14:paraId="30D5DED0" w14:textId="77777777" w:rsidTr="003748D2">
        <w:tc>
          <w:tcPr>
            <w:tcW w:w="1361" w:type="dxa"/>
            <w:shd w:val="pct12" w:color="auto" w:fill="auto"/>
          </w:tcPr>
          <w:p w14:paraId="12D9C87A"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GEO</w:t>
            </w:r>
          </w:p>
        </w:tc>
        <w:tc>
          <w:tcPr>
            <w:tcW w:w="992" w:type="dxa"/>
            <w:shd w:val="pct12" w:color="auto" w:fill="auto"/>
          </w:tcPr>
          <w:p w14:paraId="47ECA345"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NACE</w:t>
            </w:r>
          </w:p>
        </w:tc>
        <w:tc>
          <w:tcPr>
            <w:tcW w:w="993" w:type="dxa"/>
            <w:shd w:val="clear" w:color="auto" w:fill="C6D9F1" w:themeFill="text2" w:themeFillTint="33"/>
          </w:tcPr>
          <w:p w14:paraId="5C407BAF"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VALUE</w:t>
            </w:r>
          </w:p>
        </w:tc>
      </w:tr>
      <w:tr w:rsidR="00CB227A" w:rsidRPr="00E352EF" w14:paraId="426F8616" w14:textId="77777777" w:rsidTr="00CB227A">
        <w:tc>
          <w:tcPr>
            <w:tcW w:w="1361" w:type="dxa"/>
          </w:tcPr>
          <w:p w14:paraId="17D19D2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5F8738A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IND</w:t>
            </w:r>
          </w:p>
        </w:tc>
        <w:tc>
          <w:tcPr>
            <w:tcW w:w="993" w:type="dxa"/>
          </w:tcPr>
          <w:p w14:paraId="61959484"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361</w:t>
            </w:r>
          </w:p>
        </w:tc>
      </w:tr>
      <w:tr w:rsidR="00CB227A" w:rsidRPr="00E352EF" w14:paraId="7EE5AE76" w14:textId="77777777" w:rsidTr="00CB227A">
        <w:tc>
          <w:tcPr>
            <w:tcW w:w="1361" w:type="dxa"/>
          </w:tcPr>
          <w:p w14:paraId="4B77D6AE"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4F739F23"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TECH</w:t>
            </w:r>
          </w:p>
        </w:tc>
        <w:tc>
          <w:tcPr>
            <w:tcW w:w="993" w:type="dxa"/>
          </w:tcPr>
          <w:p w14:paraId="21ACD7F6"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444</w:t>
            </w:r>
          </w:p>
        </w:tc>
      </w:tr>
    </w:tbl>
    <w:p w14:paraId="4C62EA9D" w14:textId="77777777" w:rsidR="00CB227A" w:rsidRPr="00E352EF" w:rsidRDefault="00CB227A" w:rsidP="00775052"/>
    <w:p w14:paraId="09CF6BB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sz w:val="23"/>
          <w:szCs w:val="23"/>
        </w:rPr>
        <w:t xml:space="preserve">4) </w:t>
      </w:r>
      <w:r w:rsidRPr="00E352EF">
        <w:rPr>
          <w:rFonts w:ascii="Cambria" w:hAnsi="Cambria" w:cs="Cambria"/>
        </w:rPr>
        <w:t xml:space="preserve">The expression: </w:t>
      </w:r>
    </w:p>
    <w:p w14:paraId="75642DC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Income_world_and_nace_par := </w:t>
      </w:r>
      <w:r w:rsidRPr="00E352EF">
        <w:rPr>
          <w:rFonts w:ascii="Cambria" w:hAnsi="Cambria" w:cs="Courier New"/>
          <w:b/>
        </w:rPr>
        <w:t>hierarchy(</w:t>
      </w:r>
      <w:r w:rsidRPr="00E352EF">
        <w:rPr>
          <w:rFonts w:ascii="Cambria" w:hAnsi="Cambria" w:cs="Courier New"/>
        </w:rPr>
        <w:t>“Income_by_state_and_nace”, World_aggr_par, false</w:t>
      </w:r>
      <w:r w:rsidRPr="00E352EF">
        <w:rPr>
          <w:rFonts w:ascii="Cambria" w:hAnsi="Cambria" w:cs="Courier New"/>
          <w:b/>
        </w:rPr>
        <w:t xml:space="preserve">) </w:t>
      </w:r>
    </w:p>
    <w:p w14:paraId="1F3D5DD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version: </w:t>
      </w:r>
    </w:p>
    <w:p w14:paraId="104621FB"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 xml:space="preserve">Income_world_and_nace_par := </w:t>
      </w:r>
      <w:r w:rsidR="0066462E" w:rsidRPr="00E352EF">
        <w:rPr>
          <w:rFonts w:ascii="Cambria" w:hAnsi="Cambria" w:cs="Courier New"/>
          <w:b/>
        </w:rPr>
        <w:t xml:space="preserve">hierarchy </w:t>
      </w:r>
      <w:r w:rsidRPr="00E352EF">
        <w:rPr>
          <w:rFonts w:ascii="Cambria" w:hAnsi="Cambria" w:cs="Courier New"/>
          <w:b/>
        </w:rPr>
        <w:t>(</w:t>
      </w:r>
      <w:r w:rsidRPr="00E352EF">
        <w:rPr>
          <w:rFonts w:ascii="Cambria" w:hAnsi="Cambria" w:cs="Courier New"/>
        </w:rPr>
        <w:t xml:space="preserve"> Income_by_state_and_nace, GEO, </w:t>
      </w:r>
    </w:p>
    <w:p w14:paraId="6D924CFC"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((“Italy”,1,+),(”France”,1,+),(”Luxembourg”,1,+) to “Europe, </w:t>
      </w:r>
    </w:p>
    <w:p w14:paraId="20A03F3C"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((“China”,1,+),(”India”,1,+)) to “Asia”, </w:t>
      </w:r>
    </w:p>
    <w:p w14:paraId="3EA692A0"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((“USA”,1,+)) to “America, </w:t>
      </w:r>
    </w:p>
    <w:p w14:paraId="1753D5F3"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((“Asia”,2,+),(”Europe”,2,+),(”America”,2,+), </w:t>
      </w:r>
    </w:p>
    <w:p w14:paraId="06438C3E"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(”Oceania”,2,+),(”Africa”,2,+)) to “World”) </w:t>
      </w:r>
    </w:p>
    <w:p w14:paraId="6867EC81"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as World_aggr_par, </w:t>
      </w:r>
    </w:p>
    <w:p w14:paraId="75E903BA"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false</w:t>
      </w:r>
      <w:r w:rsidRPr="00E352EF">
        <w:rPr>
          <w:rFonts w:ascii="Cambria" w:hAnsi="Cambria" w:cs="Courier New"/>
          <w:b/>
        </w:rPr>
        <w:t>)</w:t>
      </w:r>
      <w:r w:rsidRPr="00E352EF">
        <w:rPr>
          <w:rFonts w:ascii="Cambria" w:hAnsi="Cambria" w:cs="Courier New"/>
        </w:rPr>
        <w:t xml:space="preserve"> </w:t>
      </w:r>
    </w:p>
    <w:p w14:paraId="0740E1DF" w14:textId="77777777" w:rsidR="003748D2" w:rsidRPr="00E352EF" w:rsidRDefault="006943E6" w:rsidP="006943E6">
      <w:pPr>
        <w:rPr>
          <w:rFonts w:ascii="Cambria" w:hAnsi="Cambria"/>
        </w:rPr>
      </w:pPr>
      <w:r w:rsidRPr="00E352EF">
        <w:rPr>
          <w:rFonts w:ascii="Cambria" w:hAnsi="Cambria" w:cs="Cambria"/>
        </w:rPr>
        <w:t>Takes as input the Dataset of the income, broken down by states and NACE and aggregates to the World level. Differently from example 2, it preserves the first level in the output.</w:t>
      </w:r>
    </w:p>
    <w:p w14:paraId="5F25DFAF" w14:textId="77777777" w:rsidR="003748D2" w:rsidRPr="00E352EF" w:rsidRDefault="003748D2" w:rsidP="00CB227A">
      <w:pPr>
        <w:rPr>
          <w:rFonts w:ascii="Calibri" w:hAnsi="Calibri"/>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51666CF5" w14:textId="77777777" w:rsidTr="0066462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B0314D7"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504354E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421CB86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62DAE76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02EC967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4956101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05B4955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7BD2A1B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5A92EBA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F7D9D0F"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16EDB4D"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4E0132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534CA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FF0731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067C91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3D37DB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38A078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3150B006" w14:textId="77777777" w:rsidR="00CB227A"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ACDD7C4"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0FF423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2B9BCB8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12DC304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4349751"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09DC68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0FD5390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1F9862E"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9D54D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59FC5DA9"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5DB4222"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lastRenderedPageBreak/>
              <w:t>World_aggr_par</w:t>
            </w:r>
          </w:p>
        </w:tc>
        <w:tc>
          <w:tcPr>
            <w:tcW w:w="1504" w:type="dxa"/>
            <w:tcBorders>
              <w:top w:val="none" w:sz="0" w:space="0" w:color="auto"/>
              <w:bottom w:val="none" w:sz="0" w:space="0" w:color="auto"/>
            </w:tcBorders>
          </w:tcPr>
          <w:p w14:paraId="2784FA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338DCC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61F097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65EB47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0E22608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7DEC8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8BB06B0"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5459791"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1A2006D"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EF71BE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8F56F1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AB4866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A95C3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E82EFB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033395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82A993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2E6F58F8"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09D490C9"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3AC3334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Borders>
              <w:top w:val="none" w:sz="0" w:space="0" w:color="auto"/>
              <w:bottom w:val="none" w:sz="0" w:space="0" w:color="auto"/>
            </w:tcBorders>
          </w:tcPr>
          <w:p w14:paraId="6D9316D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EE00D19"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4634D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0A3E3E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A6B1D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A58097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31D2ADEC"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B4F3EB"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38FE3F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China</w:t>
            </w:r>
          </w:p>
        </w:tc>
        <w:tc>
          <w:tcPr>
            <w:tcW w:w="1243" w:type="dxa"/>
          </w:tcPr>
          <w:p w14:paraId="0CD08C3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Pr>
          <w:p w14:paraId="37A065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F50ED8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EB6078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284C7115"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79B09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418CBD5"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7A670B07"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5E1EF2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India</w:t>
            </w:r>
          </w:p>
        </w:tc>
        <w:tc>
          <w:tcPr>
            <w:tcW w:w="1243" w:type="dxa"/>
            <w:tcBorders>
              <w:top w:val="none" w:sz="0" w:space="0" w:color="auto"/>
              <w:bottom w:val="none" w:sz="0" w:space="0" w:color="auto"/>
            </w:tcBorders>
          </w:tcPr>
          <w:p w14:paraId="644F7B61"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Borders>
              <w:top w:val="none" w:sz="0" w:space="0" w:color="auto"/>
              <w:bottom w:val="none" w:sz="0" w:space="0" w:color="auto"/>
            </w:tcBorders>
          </w:tcPr>
          <w:p w14:paraId="583D377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F85BA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084CEA0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9BA8B2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5479EA2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2C05889"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2650994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D14E5A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USA</w:t>
            </w:r>
          </w:p>
        </w:tc>
        <w:tc>
          <w:tcPr>
            <w:tcW w:w="1243" w:type="dxa"/>
          </w:tcPr>
          <w:p w14:paraId="25BBF01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973" w:type="dxa"/>
          </w:tcPr>
          <w:p w14:paraId="35F799D2"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6D4EED8"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1DBC1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4694FD9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D1AC0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CE4B60"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811661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E8791E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21F4E7D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B6F014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C915A1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F39CE8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7B5682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569D99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6D8BF5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D2E9EE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1093F05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1679332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2ACDD7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CB9578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D5FB77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C0D95B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0035465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75ED71"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432365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655C85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2974AB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7BE3A5A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756462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3CDAA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413892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6C82940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089F3F7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22EFA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4A51A1B4"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38B558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01B6A5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56CC41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5029BD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02273E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4C65B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48FF9B0A"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5370C1"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C198DD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7B63DA0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0B140A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B09F9F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8C86F5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C65712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AB265F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10EB9957" w14:textId="77777777" w:rsidR="00CB227A" w:rsidRPr="00E352EF" w:rsidRDefault="00CB227A" w:rsidP="00CB227A"/>
    <w:p w14:paraId="396655C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850"/>
        <w:gridCol w:w="851"/>
      </w:tblGrid>
      <w:tr w:rsidR="003748D2" w:rsidRPr="00E352EF" w14:paraId="33E9C501" w14:textId="77777777" w:rsidTr="003748D2">
        <w:tc>
          <w:tcPr>
            <w:tcW w:w="3204" w:type="dxa"/>
            <w:gridSpan w:val="3"/>
            <w:shd w:val="clear" w:color="auto" w:fill="F2DBDB" w:themeFill="accent2" w:themeFillTint="33"/>
          </w:tcPr>
          <w:p w14:paraId="25F49AF7"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5963E3DD" w14:textId="77777777" w:rsidTr="003748D2">
        <w:tc>
          <w:tcPr>
            <w:tcW w:w="1503" w:type="dxa"/>
            <w:shd w:val="clear" w:color="auto" w:fill="D9D9D9" w:themeFill="background1" w:themeFillShade="D9"/>
          </w:tcPr>
          <w:p w14:paraId="2A3797F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31CCFDE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20362CD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7D0EDC0" w14:textId="77777777" w:rsidTr="00CB227A">
        <w:tc>
          <w:tcPr>
            <w:tcW w:w="1503" w:type="dxa"/>
          </w:tcPr>
          <w:p w14:paraId="68297D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ABB17B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68A04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443826C" w14:textId="77777777" w:rsidTr="00CB227A">
        <w:tc>
          <w:tcPr>
            <w:tcW w:w="1503" w:type="dxa"/>
          </w:tcPr>
          <w:p w14:paraId="353DBFE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CF8FDD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172F7F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7A771D54" w14:textId="77777777" w:rsidTr="00CB227A">
        <w:tc>
          <w:tcPr>
            <w:tcW w:w="1503" w:type="dxa"/>
          </w:tcPr>
          <w:p w14:paraId="7CEF352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FD659A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D394E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8D9291" w14:textId="77777777" w:rsidTr="00CB227A">
        <w:tc>
          <w:tcPr>
            <w:tcW w:w="1503" w:type="dxa"/>
          </w:tcPr>
          <w:p w14:paraId="46AD1B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A02CF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58CD78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3DB3DEF" w14:textId="77777777" w:rsidTr="00CB227A">
        <w:tc>
          <w:tcPr>
            <w:tcW w:w="1503" w:type="dxa"/>
          </w:tcPr>
          <w:p w14:paraId="1B3CA8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01070F3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6DEFE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7E11A67" w14:textId="77777777" w:rsidTr="00CB227A">
        <w:tc>
          <w:tcPr>
            <w:tcW w:w="1503" w:type="dxa"/>
          </w:tcPr>
          <w:p w14:paraId="7CE3B7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471012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EA195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354C0AC6" w14:textId="77777777" w:rsidTr="00CB227A">
        <w:tc>
          <w:tcPr>
            <w:tcW w:w="1503" w:type="dxa"/>
          </w:tcPr>
          <w:p w14:paraId="01BE9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07D021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6B33D8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32A478E" w14:textId="77777777" w:rsidTr="00CB227A">
        <w:tc>
          <w:tcPr>
            <w:tcW w:w="1503" w:type="dxa"/>
          </w:tcPr>
          <w:p w14:paraId="414614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389F02B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73764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21B8FBD" w14:textId="77777777" w:rsidTr="00CB227A">
        <w:tc>
          <w:tcPr>
            <w:tcW w:w="1503" w:type="dxa"/>
          </w:tcPr>
          <w:p w14:paraId="7807DFE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6125D8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3FD93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138AA2C" w14:textId="77777777" w:rsidTr="00CB227A">
        <w:tc>
          <w:tcPr>
            <w:tcW w:w="1503" w:type="dxa"/>
          </w:tcPr>
          <w:p w14:paraId="666619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75FE8C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16A2C7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58221DF7" w14:textId="77777777" w:rsidTr="00CB227A">
        <w:tc>
          <w:tcPr>
            <w:tcW w:w="1503" w:type="dxa"/>
          </w:tcPr>
          <w:p w14:paraId="15E524C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12C03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7230E0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29391560" w14:textId="77777777" w:rsidTr="00CB227A">
        <w:tc>
          <w:tcPr>
            <w:tcW w:w="1503" w:type="dxa"/>
          </w:tcPr>
          <w:p w14:paraId="2FE469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68BE3B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64EB12B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0DF5CE22" w14:textId="77777777" w:rsidR="00CB227A" w:rsidRPr="00E352EF" w:rsidRDefault="00CB227A" w:rsidP="00D676D1">
      <w:pPr>
        <w:jc w:val="both"/>
        <w:rPr>
          <w:rFonts w:ascii="Calibri" w:eastAsia="Calibri" w:hAnsi="Calibri" w:cs="Calibri"/>
        </w:rPr>
      </w:pPr>
    </w:p>
    <w:p w14:paraId="29F1A20E"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850"/>
        <w:gridCol w:w="851"/>
      </w:tblGrid>
      <w:tr w:rsidR="003748D2" w:rsidRPr="00E352EF" w14:paraId="55055DFF" w14:textId="77777777" w:rsidTr="003748D2">
        <w:tc>
          <w:tcPr>
            <w:tcW w:w="3204" w:type="dxa"/>
            <w:gridSpan w:val="3"/>
            <w:shd w:val="clear" w:color="auto" w:fill="F2DBDB" w:themeFill="accent2" w:themeFillTint="33"/>
          </w:tcPr>
          <w:p w14:paraId="35E2B34D"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Income_world_and_nace_par</w:t>
            </w:r>
          </w:p>
        </w:tc>
      </w:tr>
      <w:tr w:rsidR="00CB227A" w:rsidRPr="00E352EF" w14:paraId="0C4A566A" w14:textId="77777777" w:rsidTr="003748D2">
        <w:tc>
          <w:tcPr>
            <w:tcW w:w="1503" w:type="dxa"/>
            <w:shd w:val="clear" w:color="auto" w:fill="D9D9D9" w:themeFill="background1" w:themeFillShade="D9"/>
          </w:tcPr>
          <w:p w14:paraId="49F3F55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2F183EE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50313EF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4D4F1D0" w14:textId="77777777" w:rsidTr="00CB227A">
        <w:tc>
          <w:tcPr>
            <w:tcW w:w="1503" w:type="dxa"/>
          </w:tcPr>
          <w:p w14:paraId="1AE1E69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67571C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3DF9E9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361</w:t>
            </w:r>
          </w:p>
        </w:tc>
      </w:tr>
      <w:tr w:rsidR="00CB227A" w:rsidRPr="00E352EF" w14:paraId="501699BF" w14:textId="77777777" w:rsidTr="00CB227A">
        <w:tc>
          <w:tcPr>
            <w:tcW w:w="1503" w:type="dxa"/>
          </w:tcPr>
          <w:p w14:paraId="784D66F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4C73161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7623A24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444</w:t>
            </w:r>
          </w:p>
        </w:tc>
      </w:tr>
      <w:tr w:rsidR="00CB227A" w:rsidRPr="00E352EF" w14:paraId="62DC57AC" w14:textId="77777777" w:rsidTr="00CB227A">
        <w:tc>
          <w:tcPr>
            <w:tcW w:w="1503" w:type="dxa"/>
          </w:tcPr>
          <w:p w14:paraId="0E1527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5CA0EC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24A82D3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18DFE806" w14:textId="77777777" w:rsidTr="00CB227A">
        <w:tc>
          <w:tcPr>
            <w:tcW w:w="1503" w:type="dxa"/>
          </w:tcPr>
          <w:p w14:paraId="3A1C4B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6A8994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3B21C06D" w14:textId="77777777" w:rsidR="00CB227A" w:rsidRPr="00E352EF" w:rsidRDefault="0066462E" w:rsidP="00D676D1">
            <w:pPr>
              <w:jc w:val="both"/>
              <w:rPr>
                <w:rFonts w:ascii="Calibri" w:eastAsia="Calibri" w:hAnsi="Calibri" w:cs="Calibri"/>
              </w:rPr>
            </w:pPr>
            <w:r w:rsidRPr="00E352EF">
              <w:rPr>
                <w:rFonts w:ascii="Calibri" w:eastAsia="Calibri" w:hAnsi="Calibri" w:cs="Calibri"/>
              </w:rPr>
              <w:t>97</w:t>
            </w:r>
          </w:p>
        </w:tc>
      </w:tr>
      <w:tr w:rsidR="00CB227A" w:rsidRPr="00E352EF" w14:paraId="1E498F9B" w14:textId="77777777" w:rsidTr="00CB227A">
        <w:tc>
          <w:tcPr>
            <w:tcW w:w="1503" w:type="dxa"/>
          </w:tcPr>
          <w:p w14:paraId="60D4DA2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60C248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8696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66E9FBE0" w14:textId="77777777" w:rsidTr="00CB227A">
        <w:tc>
          <w:tcPr>
            <w:tcW w:w="1503" w:type="dxa"/>
          </w:tcPr>
          <w:p w14:paraId="0716FF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18661A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2022823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3970AB4C" w14:textId="77777777" w:rsidR="003748D2" w:rsidRPr="00E352EF" w:rsidRDefault="003748D2" w:rsidP="00CB227A"/>
    <w:p w14:paraId="3268642B" w14:textId="77777777" w:rsidR="003748D2" w:rsidRPr="00E352EF" w:rsidRDefault="003748D2" w:rsidP="00CB227A">
      <w:pPr>
        <w:rPr>
          <w:rFonts w:ascii="Cambria" w:hAnsi="Cambria"/>
        </w:rPr>
      </w:pPr>
    </w:p>
    <w:p w14:paraId="69D78C20"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 xml:space="preserve">5) </w:t>
      </w:r>
      <w:r w:rsidR="0066462E" w:rsidRPr="00E352EF">
        <w:rPr>
          <w:rFonts w:ascii="Cambria" w:eastAsia="Times New Roman" w:hAnsi="Cambria" w:cs="Cambria"/>
          <w:sz w:val="20"/>
          <w:szCs w:val="20"/>
          <w:lang w:val="en-GB"/>
        </w:rPr>
        <w:t xml:space="preserve">The expression: </w:t>
      </w:r>
    </w:p>
    <w:p w14:paraId="0D27A4E9" w14:textId="77777777" w:rsidR="0066462E" w:rsidRPr="00E352EF" w:rsidRDefault="0066462E" w:rsidP="0066462E">
      <w:pPr>
        <w:autoSpaceDE w:val="0"/>
        <w:autoSpaceDN w:val="0"/>
        <w:adjustRightInd w:val="0"/>
        <w:rPr>
          <w:rFonts w:ascii="Cambria" w:hAnsi="Cambria" w:cs="Cambria"/>
        </w:rPr>
      </w:pPr>
      <w:r w:rsidRPr="00E352EF">
        <w:rPr>
          <w:rFonts w:ascii="Cambria" w:hAnsi="Cambria" w:cs="Courier New"/>
        </w:rPr>
        <w:t xml:space="preserve">Italian_income_by_nace:= </w:t>
      </w:r>
      <w:r w:rsidRPr="00E352EF">
        <w:rPr>
          <w:rFonts w:ascii="Cambria" w:hAnsi="Cambria" w:cs="Courier New"/>
          <w:b/>
        </w:rPr>
        <w:t>hierarchy(</w:t>
      </w:r>
      <w:r w:rsidRPr="00E352EF">
        <w:rPr>
          <w:rFonts w:ascii="Cambria" w:hAnsi="Cambria" w:cs="Courier New"/>
        </w:rPr>
        <w:t>“Income_by_state_and_nace”, Italy_filter, true</w:t>
      </w:r>
      <w:r w:rsidRPr="00E352EF">
        <w:rPr>
          <w:rFonts w:ascii="Cambria" w:hAnsi="Cambria" w:cs="Courier New"/>
          <w:b/>
        </w:rPr>
        <w:t xml:space="preserve">) </w:t>
      </w:r>
    </w:p>
    <w:p w14:paraId="44EE26BB" w14:textId="77777777" w:rsidR="003748D2" w:rsidRPr="00E352EF" w:rsidRDefault="0066462E" w:rsidP="0066462E">
      <w:pPr>
        <w:rPr>
          <w:rFonts w:ascii="Cambria" w:hAnsi="Cambria"/>
        </w:rPr>
      </w:pPr>
      <w:r w:rsidRPr="00E352EF">
        <w:rPr>
          <w:rFonts w:ascii="Cambria" w:hAnsi="Cambria" w:cs="Cambria"/>
        </w:rPr>
        <w:lastRenderedPageBreak/>
        <w:t>Takes as input the Dataset of the income, broken down by states and NACE and filters out all the incomes that do not refer to Italy.</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2827AB0"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F50B496"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62CEAD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439CF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08D8B2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7C4FCF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1CE45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EC4062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412D034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76E461A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06797A0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52A98F13"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Italy_filter</w:t>
            </w:r>
          </w:p>
        </w:tc>
        <w:tc>
          <w:tcPr>
            <w:tcW w:w="1545" w:type="dxa"/>
            <w:tcBorders>
              <w:top w:val="none" w:sz="0" w:space="0" w:color="auto"/>
              <w:bottom w:val="none" w:sz="0" w:space="0" w:color="auto"/>
            </w:tcBorders>
          </w:tcPr>
          <w:p w14:paraId="4DE29D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9B86A5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997" w:type="dxa"/>
            <w:tcBorders>
              <w:top w:val="none" w:sz="0" w:space="0" w:color="auto"/>
              <w:bottom w:val="none" w:sz="0" w:space="0" w:color="auto"/>
            </w:tcBorders>
          </w:tcPr>
          <w:p w14:paraId="02D3376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C01816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0CE001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9E77C8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20A21E8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D4A6036" w14:textId="77777777" w:rsidR="00CB227A" w:rsidRPr="00E352EF" w:rsidRDefault="00CB227A" w:rsidP="00CB227A"/>
    <w:p w14:paraId="2959EE6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992"/>
        <w:gridCol w:w="992"/>
      </w:tblGrid>
      <w:tr w:rsidR="003748D2" w:rsidRPr="00E352EF" w14:paraId="7276EC67" w14:textId="77777777" w:rsidTr="003748D2">
        <w:tc>
          <w:tcPr>
            <w:tcW w:w="3487" w:type="dxa"/>
            <w:gridSpan w:val="3"/>
            <w:shd w:val="clear" w:color="auto" w:fill="F2DBDB" w:themeFill="accent2" w:themeFillTint="33"/>
          </w:tcPr>
          <w:p w14:paraId="7A1AD554"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0986F518" w14:textId="77777777" w:rsidTr="003748D2">
        <w:tc>
          <w:tcPr>
            <w:tcW w:w="1503" w:type="dxa"/>
            <w:shd w:val="clear" w:color="auto" w:fill="D9D9D9" w:themeFill="background1" w:themeFillShade="D9"/>
          </w:tcPr>
          <w:p w14:paraId="5758130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68DF6EE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5EAF637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2103D3" w14:textId="77777777" w:rsidTr="00CB227A">
        <w:tc>
          <w:tcPr>
            <w:tcW w:w="1503" w:type="dxa"/>
          </w:tcPr>
          <w:p w14:paraId="197543A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42B239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A4B8B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19B2747" w14:textId="77777777" w:rsidTr="00CB227A">
        <w:tc>
          <w:tcPr>
            <w:tcW w:w="1503" w:type="dxa"/>
          </w:tcPr>
          <w:p w14:paraId="409C9A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52E5F32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AEDE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15E74680" w14:textId="77777777" w:rsidTr="00CB227A">
        <w:tc>
          <w:tcPr>
            <w:tcW w:w="1503" w:type="dxa"/>
          </w:tcPr>
          <w:p w14:paraId="383E808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0D645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73D4E0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77799B84" w14:textId="77777777" w:rsidTr="00CB227A">
        <w:tc>
          <w:tcPr>
            <w:tcW w:w="1503" w:type="dxa"/>
          </w:tcPr>
          <w:p w14:paraId="64885B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E3727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04E244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72C006A7" w14:textId="77777777" w:rsidTr="00CB227A">
        <w:tc>
          <w:tcPr>
            <w:tcW w:w="1503" w:type="dxa"/>
          </w:tcPr>
          <w:p w14:paraId="0F501C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0F52E2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79D16F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5597B03" w14:textId="77777777" w:rsidTr="00CB227A">
        <w:tc>
          <w:tcPr>
            <w:tcW w:w="1503" w:type="dxa"/>
          </w:tcPr>
          <w:p w14:paraId="4BCC24F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71B3BC2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746E2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1BDC8FE5" w14:textId="77777777" w:rsidTr="00CB227A">
        <w:tc>
          <w:tcPr>
            <w:tcW w:w="1503" w:type="dxa"/>
          </w:tcPr>
          <w:p w14:paraId="24D0E7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7D4CEE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B6424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1EC1CA" w14:textId="77777777" w:rsidTr="00CB227A">
        <w:tc>
          <w:tcPr>
            <w:tcW w:w="1503" w:type="dxa"/>
          </w:tcPr>
          <w:p w14:paraId="778912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08E9EE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7218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43D520C" w14:textId="77777777" w:rsidTr="00CB227A">
        <w:tc>
          <w:tcPr>
            <w:tcW w:w="1503" w:type="dxa"/>
          </w:tcPr>
          <w:p w14:paraId="44FD603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475FEA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5AC76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32FF02C" w14:textId="77777777" w:rsidTr="00CB227A">
        <w:tc>
          <w:tcPr>
            <w:tcW w:w="1503" w:type="dxa"/>
          </w:tcPr>
          <w:p w14:paraId="3F813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B8204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60183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4DBB658" w14:textId="77777777" w:rsidTr="00CB227A">
        <w:tc>
          <w:tcPr>
            <w:tcW w:w="1503" w:type="dxa"/>
          </w:tcPr>
          <w:p w14:paraId="011D9B3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7D8F8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C9FC2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38BD6EF" w14:textId="77777777" w:rsidTr="00CB227A">
        <w:tc>
          <w:tcPr>
            <w:tcW w:w="1503" w:type="dxa"/>
          </w:tcPr>
          <w:p w14:paraId="1BEF14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3DFA02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3B4C27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56C19099" w14:textId="77777777" w:rsidR="00CB227A" w:rsidRPr="00E352EF" w:rsidRDefault="00CB227A" w:rsidP="00D676D1">
      <w:pPr>
        <w:jc w:val="both"/>
        <w:rPr>
          <w:rFonts w:ascii="Calibri" w:eastAsia="Calibri" w:hAnsi="Calibri" w:cs="Calibri"/>
        </w:rPr>
      </w:pPr>
    </w:p>
    <w:p w14:paraId="5AD52E7F"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992"/>
        <w:gridCol w:w="992"/>
      </w:tblGrid>
      <w:tr w:rsidR="003748D2" w:rsidRPr="00E352EF" w14:paraId="3BBA12FF" w14:textId="77777777" w:rsidTr="003748D2">
        <w:tc>
          <w:tcPr>
            <w:tcW w:w="3487" w:type="dxa"/>
            <w:gridSpan w:val="3"/>
            <w:shd w:val="clear" w:color="auto" w:fill="F2DBDB" w:themeFill="accent2" w:themeFillTint="33"/>
          </w:tcPr>
          <w:p w14:paraId="3F65B413"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Italian_income_by_nace</w:t>
            </w:r>
          </w:p>
        </w:tc>
      </w:tr>
      <w:tr w:rsidR="00CB227A" w:rsidRPr="00E352EF" w14:paraId="7DC0213C" w14:textId="77777777" w:rsidTr="003748D2">
        <w:tc>
          <w:tcPr>
            <w:tcW w:w="1503" w:type="dxa"/>
            <w:shd w:val="clear" w:color="auto" w:fill="D9D9D9" w:themeFill="background1" w:themeFillShade="D9"/>
          </w:tcPr>
          <w:p w14:paraId="6C778F2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41BBFF85"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6446733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FD92CD2" w14:textId="77777777" w:rsidTr="00CB227A">
        <w:tc>
          <w:tcPr>
            <w:tcW w:w="1503" w:type="dxa"/>
          </w:tcPr>
          <w:p w14:paraId="4EC7E3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656E6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7CC9E1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0A76AB4" w14:textId="77777777" w:rsidTr="00CB227A">
        <w:tc>
          <w:tcPr>
            <w:tcW w:w="1503" w:type="dxa"/>
          </w:tcPr>
          <w:p w14:paraId="299960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7C061A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13D1D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bl>
    <w:p w14:paraId="61B56FD4" w14:textId="77777777" w:rsidR="003748D2" w:rsidRPr="00E352EF" w:rsidRDefault="003748D2" w:rsidP="00CB227A"/>
    <w:p w14:paraId="11817601" w14:textId="77777777" w:rsidR="00A14BB1" w:rsidRPr="00E352EF" w:rsidRDefault="00A14BB1" w:rsidP="00CB227A"/>
    <w:p w14:paraId="088FFC59"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6)</w:t>
      </w:r>
      <w:r w:rsidR="0066462E" w:rsidRPr="00E352EF">
        <w:rPr>
          <w:sz w:val="23"/>
          <w:szCs w:val="23"/>
          <w:lang w:val="en-GB"/>
        </w:rPr>
        <w:t xml:space="preserve"> </w:t>
      </w:r>
      <w:r w:rsidR="0066462E" w:rsidRPr="00E352EF">
        <w:rPr>
          <w:rFonts w:ascii="Cambria" w:eastAsia="Times New Roman" w:hAnsi="Cambria" w:cs="Cambria"/>
          <w:sz w:val="20"/>
          <w:szCs w:val="20"/>
          <w:lang w:val="en-GB"/>
        </w:rPr>
        <w:t xml:space="preserve">The expression: </w:t>
      </w:r>
    </w:p>
    <w:p w14:paraId="16D09E21" w14:textId="77777777" w:rsidR="0066462E" w:rsidRPr="00E352EF" w:rsidRDefault="0066462E" w:rsidP="0066462E">
      <w:pPr>
        <w:autoSpaceDE w:val="0"/>
        <w:autoSpaceDN w:val="0"/>
        <w:adjustRightInd w:val="0"/>
        <w:rPr>
          <w:rFonts w:ascii="Cambria" w:hAnsi="Cambria" w:cs="Courier New"/>
        </w:rPr>
      </w:pPr>
      <w:r w:rsidRPr="00E352EF">
        <w:rPr>
          <w:rFonts w:ascii="Cambria" w:hAnsi="Cambria" w:cs="Courier New"/>
        </w:rPr>
        <w:t xml:space="preserve">income_prod_2:= </w:t>
      </w:r>
      <w:r w:rsidRPr="00E352EF">
        <w:rPr>
          <w:rFonts w:ascii="Cambria" w:hAnsi="Cambria" w:cs="Courier New"/>
          <w:b/>
        </w:rPr>
        <w:t>hierarchy(</w:t>
      </w:r>
      <w:r w:rsidRPr="00E352EF">
        <w:rPr>
          <w:rFonts w:ascii="Cambria" w:hAnsi="Cambria" w:cs="Courier New"/>
        </w:rPr>
        <w:t>“Income_by_state_and_nace_mm”, GEO, mult_rule, false, prod</w:t>
      </w:r>
      <w:r w:rsidRPr="00E352EF">
        <w:rPr>
          <w:rFonts w:ascii="Cambria" w:hAnsi="Cambria" w:cs="Courier New"/>
          <w:b/>
        </w:rPr>
        <w:t>)</w:t>
      </w:r>
      <w:r w:rsidRPr="00E352EF">
        <w:rPr>
          <w:rFonts w:ascii="Cambria" w:hAnsi="Cambria" w:cs="Courier New"/>
        </w:rPr>
        <w:t xml:space="preserve"> .</w:t>
      </w:r>
    </w:p>
    <w:p w14:paraId="5C4F0984" w14:textId="77777777" w:rsidR="00CB227A" w:rsidRPr="00E352EF" w:rsidRDefault="0066462E" w:rsidP="0066462E">
      <w:pPr>
        <w:autoSpaceDE w:val="0"/>
        <w:autoSpaceDN w:val="0"/>
        <w:adjustRightInd w:val="0"/>
        <w:rPr>
          <w:rFonts w:ascii="Cambria" w:hAnsi="Cambria"/>
        </w:rPr>
      </w:pPr>
      <w:r w:rsidRPr="00E352EF">
        <w:rPr>
          <w:rFonts w:ascii="Cambria" w:hAnsi="Cambria"/>
          <w:color w:val="auto"/>
        </w:rPr>
        <w:t>Takes as input the Dataset of the income, broken down by states and NACE in a measure dimension form and aggregates by calculating INC2 / INC1 into INC.</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2564C95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5F2CE943"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8FDA72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60247A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083AC4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06742A9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319352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BDE472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195D0B8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8FD17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0A4A0BD"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268D8832"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Borders>
              <w:top w:val="none" w:sz="0" w:space="0" w:color="auto"/>
              <w:bottom w:val="none" w:sz="0" w:space="0" w:color="auto"/>
            </w:tcBorders>
          </w:tcPr>
          <w:p w14:paraId="1EAE9B5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INC1</w:t>
            </w:r>
          </w:p>
        </w:tc>
        <w:tc>
          <w:tcPr>
            <w:tcW w:w="1275" w:type="dxa"/>
            <w:tcBorders>
              <w:top w:val="none" w:sz="0" w:space="0" w:color="auto"/>
              <w:bottom w:val="none" w:sz="0" w:space="0" w:color="auto"/>
            </w:tcBorders>
          </w:tcPr>
          <w:p w14:paraId="2B8B174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Borders>
              <w:top w:val="none" w:sz="0" w:space="0" w:color="auto"/>
              <w:bottom w:val="none" w:sz="0" w:space="0" w:color="auto"/>
            </w:tcBorders>
          </w:tcPr>
          <w:p w14:paraId="1208C62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5A5907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BA4131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107CA4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CC4CA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73C51C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6B7743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Pr>
          <w:p w14:paraId="76F217B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INC2</w:t>
            </w:r>
          </w:p>
        </w:tc>
        <w:tc>
          <w:tcPr>
            <w:tcW w:w="1275" w:type="dxa"/>
          </w:tcPr>
          <w:p w14:paraId="4084375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Pr>
          <w:p w14:paraId="2B4D0F6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4654BEB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3C25DD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3AABD1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824CF9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40195605" w14:textId="77777777" w:rsidR="00CB227A" w:rsidRPr="00E352EF" w:rsidRDefault="00CB227A" w:rsidP="00CB227A"/>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3D187943" w14:textId="77777777" w:rsidTr="003748D2">
        <w:tc>
          <w:tcPr>
            <w:tcW w:w="4763" w:type="dxa"/>
            <w:gridSpan w:val="4"/>
            <w:shd w:val="clear" w:color="auto" w:fill="F2DBDB" w:themeFill="accent2" w:themeFillTint="33"/>
          </w:tcPr>
          <w:p w14:paraId="25014749"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A169D0B" w14:textId="77777777" w:rsidTr="003748D2">
        <w:tc>
          <w:tcPr>
            <w:tcW w:w="1190" w:type="dxa"/>
            <w:shd w:val="clear" w:color="auto" w:fill="D9D9D9" w:themeFill="background1" w:themeFillShade="D9"/>
          </w:tcPr>
          <w:p w14:paraId="6EF0CC97"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1191" w:type="dxa"/>
            <w:shd w:val="clear" w:color="auto" w:fill="D9D9D9" w:themeFill="background1" w:themeFillShade="D9"/>
          </w:tcPr>
          <w:p w14:paraId="26E5A11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1191" w:type="dxa"/>
            <w:shd w:val="clear" w:color="auto" w:fill="D9D9D9" w:themeFill="background1" w:themeFillShade="D9"/>
          </w:tcPr>
          <w:p w14:paraId="52628A82"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MEASURE</w:t>
            </w:r>
          </w:p>
        </w:tc>
        <w:tc>
          <w:tcPr>
            <w:tcW w:w="1191" w:type="dxa"/>
            <w:shd w:val="clear" w:color="auto" w:fill="C6D9F1" w:themeFill="text2" w:themeFillTint="33"/>
          </w:tcPr>
          <w:p w14:paraId="2968872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E0C99DB" w14:textId="77777777" w:rsidTr="00CB227A">
        <w:tc>
          <w:tcPr>
            <w:tcW w:w="1190" w:type="dxa"/>
          </w:tcPr>
          <w:p w14:paraId="40938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7657328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A3A3A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6F2DCC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464B7611" w14:textId="77777777" w:rsidTr="00CB227A">
        <w:tc>
          <w:tcPr>
            <w:tcW w:w="1190" w:type="dxa"/>
          </w:tcPr>
          <w:p w14:paraId="24773F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0DC05CC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7B4CCB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5E1E2A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53BA8EF3" w14:textId="77777777" w:rsidTr="00CB227A">
        <w:tc>
          <w:tcPr>
            <w:tcW w:w="1190" w:type="dxa"/>
          </w:tcPr>
          <w:p w14:paraId="57FD4C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2B7D2F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9D21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3307F7C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4BE93A1C" w14:textId="77777777" w:rsidTr="00CB227A">
        <w:tc>
          <w:tcPr>
            <w:tcW w:w="1190" w:type="dxa"/>
          </w:tcPr>
          <w:p w14:paraId="370AD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lastRenderedPageBreak/>
              <w:t>Italy</w:t>
            </w:r>
          </w:p>
        </w:tc>
        <w:tc>
          <w:tcPr>
            <w:tcW w:w="1191" w:type="dxa"/>
          </w:tcPr>
          <w:p w14:paraId="35D1A8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749AFC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0E9943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40</w:t>
            </w:r>
          </w:p>
        </w:tc>
      </w:tr>
      <w:tr w:rsidR="00CB227A" w:rsidRPr="00E352EF" w14:paraId="53E630C4" w14:textId="77777777" w:rsidTr="00CB227A">
        <w:tc>
          <w:tcPr>
            <w:tcW w:w="1190" w:type="dxa"/>
          </w:tcPr>
          <w:p w14:paraId="4D671C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BDA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2B00E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0725E5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7ECAA2" w14:textId="77777777" w:rsidTr="00CB227A">
        <w:tc>
          <w:tcPr>
            <w:tcW w:w="1190" w:type="dxa"/>
          </w:tcPr>
          <w:p w14:paraId="40E9B7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6137637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4EF0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20038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61</w:t>
            </w:r>
          </w:p>
        </w:tc>
      </w:tr>
      <w:tr w:rsidR="00CB227A" w:rsidRPr="00E352EF" w14:paraId="603E5600" w14:textId="77777777" w:rsidTr="00CB227A">
        <w:tc>
          <w:tcPr>
            <w:tcW w:w="1190" w:type="dxa"/>
          </w:tcPr>
          <w:p w14:paraId="64307EF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3382EF7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128A09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4EA663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293BE144" w14:textId="77777777" w:rsidTr="00CB227A">
        <w:tc>
          <w:tcPr>
            <w:tcW w:w="1190" w:type="dxa"/>
          </w:tcPr>
          <w:p w14:paraId="527623D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94950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C922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F02CB3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2FA17E0" w14:textId="77777777" w:rsidTr="00CB227A">
        <w:tc>
          <w:tcPr>
            <w:tcW w:w="1190" w:type="dxa"/>
          </w:tcPr>
          <w:p w14:paraId="793DBC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06804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418DF8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E8DDA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03B1481" w14:textId="77777777" w:rsidTr="00CB227A">
        <w:tc>
          <w:tcPr>
            <w:tcW w:w="1190" w:type="dxa"/>
          </w:tcPr>
          <w:p w14:paraId="6F72AB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1D25EB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52D9B4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4E2EA1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061C9314" w14:textId="77777777" w:rsidTr="00CB227A">
        <w:tc>
          <w:tcPr>
            <w:tcW w:w="1190" w:type="dxa"/>
          </w:tcPr>
          <w:p w14:paraId="458E49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7EA35C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5C199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5CAD79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9979CEE" w14:textId="77777777" w:rsidTr="00CB227A">
        <w:tc>
          <w:tcPr>
            <w:tcW w:w="1190" w:type="dxa"/>
          </w:tcPr>
          <w:p w14:paraId="114327F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861871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3089A0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2AD6B2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47F68464" w14:textId="77777777" w:rsidTr="00CB227A">
        <w:tc>
          <w:tcPr>
            <w:tcW w:w="1190" w:type="dxa"/>
          </w:tcPr>
          <w:p w14:paraId="186BFA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016789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7C05436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0F6D28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6077806B" w14:textId="77777777" w:rsidTr="00CB227A">
        <w:tc>
          <w:tcPr>
            <w:tcW w:w="1190" w:type="dxa"/>
          </w:tcPr>
          <w:p w14:paraId="5741CE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2AD9D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96D80A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68ECD36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60</w:t>
            </w:r>
          </w:p>
        </w:tc>
      </w:tr>
      <w:tr w:rsidR="00CB227A" w:rsidRPr="00E352EF" w14:paraId="3353B219" w14:textId="77777777" w:rsidTr="00CB227A">
        <w:tc>
          <w:tcPr>
            <w:tcW w:w="1190" w:type="dxa"/>
          </w:tcPr>
          <w:p w14:paraId="63866C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3709C05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0C2443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662BA48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46936BB9" w14:textId="77777777" w:rsidTr="00CB227A">
        <w:tc>
          <w:tcPr>
            <w:tcW w:w="1190" w:type="dxa"/>
          </w:tcPr>
          <w:p w14:paraId="2CE447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4CA5E0D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12B0A0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1D1B97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200</w:t>
            </w:r>
          </w:p>
        </w:tc>
      </w:tr>
    </w:tbl>
    <w:p w14:paraId="20987951" w14:textId="77777777" w:rsidR="00CB227A" w:rsidRPr="00E352EF" w:rsidRDefault="00CB227A" w:rsidP="00D676D1">
      <w:pPr>
        <w:jc w:val="both"/>
        <w:rPr>
          <w:rFonts w:ascii="Calibri" w:eastAsia="Calibri" w:hAnsi="Calibri" w:cs="Calibri"/>
        </w:rPr>
      </w:pPr>
    </w:p>
    <w:p w14:paraId="1472DB7D"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620F3980" w14:textId="77777777" w:rsidTr="003748D2">
        <w:tc>
          <w:tcPr>
            <w:tcW w:w="4763" w:type="dxa"/>
            <w:gridSpan w:val="4"/>
            <w:shd w:val="clear" w:color="auto" w:fill="F2DBDB" w:themeFill="accent2" w:themeFillTint="33"/>
          </w:tcPr>
          <w:p w14:paraId="155B13B1"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Income_prod2</w:t>
            </w:r>
          </w:p>
        </w:tc>
      </w:tr>
      <w:tr w:rsidR="00CB227A" w:rsidRPr="00E352EF" w14:paraId="51CCFA1F" w14:textId="77777777" w:rsidTr="003748D2">
        <w:tc>
          <w:tcPr>
            <w:tcW w:w="1190" w:type="dxa"/>
            <w:shd w:val="clear" w:color="auto" w:fill="D9D9D9" w:themeFill="background1" w:themeFillShade="D9"/>
          </w:tcPr>
          <w:p w14:paraId="7D1DD94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1191" w:type="dxa"/>
            <w:shd w:val="clear" w:color="auto" w:fill="D9D9D9" w:themeFill="background1" w:themeFillShade="D9"/>
          </w:tcPr>
          <w:p w14:paraId="7D25B40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191" w:type="dxa"/>
            <w:shd w:val="clear" w:color="auto" w:fill="D9D9D9" w:themeFill="background1" w:themeFillShade="D9"/>
          </w:tcPr>
          <w:p w14:paraId="2A78BA7A"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MEASURE</w:t>
            </w:r>
          </w:p>
        </w:tc>
        <w:tc>
          <w:tcPr>
            <w:tcW w:w="1191" w:type="dxa"/>
            <w:shd w:val="clear" w:color="auto" w:fill="C6D9F1" w:themeFill="text2" w:themeFillTint="33"/>
          </w:tcPr>
          <w:p w14:paraId="7496A1E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3B3794E" w14:textId="77777777" w:rsidTr="00CB227A">
        <w:tc>
          <w:tcPr>
            <w:tcW w:w="1190" w:type="dxa"/>
          </w:tcPr>
          <w:p w14:paraId="3FA458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1EF316A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6EB970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B2DB63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7C6A6FE3" w14:textId="77777777" w:rsidTr="00CB227A">
        <w:tc>
          <w:tcPr>
            <w:tcW w:w="1190" w:type="dxa"/>
          </w:tcPr>
          <w:p w14:paraId="174150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FB423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D01A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69710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DABD3D5" w14:textId="77777777" w:rsidTr="00CB227A">
        <w:tc>
          <w:tcPr>
            <w:tcW w:w="1190" w:type="dxa"/>
          </w:tcPr>
          <w:p w14:paraId="1A5345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8B4D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61B62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8F5B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6C669463" w14:textId="77777777" w:rsidTr="00CB227A">
        <w:tc>
          <w:tcPr>
            <w:tcW w:w="1190" w:type="dxa"/>
          </w:tcPr>
          <w:p w14:paraId="13EA4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EA627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73E71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1A405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119F88F" w14:textId="77777777" w:rsidTr="00CB227A">
        <w:tc>
          <w:tcPr>
            <w:tcW w:w="1190" w:type="dxa"/>
          </w:tcPr>
          <w:p w14:paraId="365797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957DA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A5BC96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4E4B12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F7C61AE" w14:textId="77777777" w:rsidTr="00CB227A">
        <w:tc>
          <w:tcPr>
            <w:tcW w:w="1190" w:type="dxa"/>
          </w:tcPr>
          <w:p w14:paraId="4C6146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4AC7C68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D189A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DC24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A5D46C5" w14:textId="77777777" w:rsidTr="00CB227A">
        <w:tc>
          <w:tcPr>
            <w:tcW w:w="1190" w:type="dxa"/>
          </w:tcPr>
          <w:p w14:paraId="31BC13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7394D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C6C01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267FA8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469D7E5" w14:textId="77777777" w:rsidTr="00CB227A">
        <w:tc>
          <w:tcPr>
            <w:tcW w:w="1190" w:type="dxa"/>
          </w:tcPr>
          <w:p w14:paraId="3770B89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7A65C4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D2C9DE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23B3665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bl>
    <w:p w14:paraId="5B8C402F" w14:textId="77777777" w:rsidR="00CB227A" w:rsidRPr="00E352EF" w:rsidRDefault="00CB227A" w:rsidP="00A14BB1">
      <w:pPr>
        <w:spacing w:after="120"/>
      </w:pPr>
      <w:bookmarkStart w:id="11212" w:name="h.1fob9te" w:colFirst="0" w:colLast="0"/>
      <w:bookmarkStart w:id="11213" w:name="h.3sl6i0ihf4fr" w:colFirst="0" w:colLast="0"/>
      <w:bookmarkStart w:id="11214" w:name="h.mypndm4t9fm" w:colFirst="0" w:colLast="0"/>
      <w:bookmarkStart w:id="11215" w:name="h.4d34og8" w:colFirst="0" w:colLast="0"/>
      <w:bookmarkStart w:id="11216" w:name="h.p12xpekw5p07" w:colFirst="0" w:colLast="0"/>
      <w:bookmarkStart w:id="11217" w:name="h.2s8eyo1" w:colFirst="0" w:colLast="0"/>
      <w:bookmarkStart w:id="11218" w:name="h.17dp8vu" w:colFirst="0" w:colLast="0"/>
      <w:bookmarkStart w:id="11219" w:name="h.tna8nhp4fbdo" w:colFirst="0" w:colLast="0"/>
      <w:bookmarkStart w:id="11220" w:name="h.7e3gkjg2u1qt" w:colFirst="0" w:colLast="0"/>
      <w:bookmarkStart w:id="11221" w:name="h.3rdcrjn" w:colFirst="0" w:colLast="0"/>
      <w:bookmarkStart w:id="11222" w:name="h.26in1rg" w:colFirst="0" w:colLast="0"/>
      <w:bookmarkStart w:id="11223" w:name="h.lnxbz9" w:colFirst="0" w:colLast="0"/>
      <w:bookmarkStart w:id="11224" w:name="h.35nkun2" w:colFirst="0" w:colLast="0"/>
      <w:bookmarkStart w:id="11225" w:name="h.xfpg0juyx0nq" w:colFirst="0" w:colLast="0"/>
      <w:bookmarkStart w:id="11226" w:name="h.fneb8j88876j" w:colFirst="0" w:colLast="0"/>
      <w:bookmarkStart w:id="11227" w:name="h.1ksv4uv" w:colFirst="0" w:colLast="0"/>
      <w:bookmarkStart w:id="11228" w:name="h.44sinio" w:colFirst="0" w:colLast="0"/>
      <w:bookmarkStart w:id="11229" w:name="h.2jxsxqh" w:colFirst="0" w:colLast="0"/>
      <w:bookmarkStart w:id="11230" w:name="h.z337ya" w:colFirst="0" w:colLast="0"/>
      <w:bookmarkStart w:id="11231" w:name="h.4hk6mjze0mu" w:colFirst="0" w:colLast="0"/>
      <w:bookmarkStart w:id="11232" w:name="h.3j2qqm3" w:colFirst="0" w:colLast="0"/>
      <w:bookmarkStart w:id="11233" w:name="h.co95e28jbojz" w:colFirst="0" w:colLast="0"/>
      <w:bookmarkStart w:id="11234" w:name="h.s62xlc4v25k5" w:colFirst="0" w:colLast="0"/>
      <w:bookmarkStart w:id="11235" w:name="h.a45ywn8knycs" w:colFirst="0" w:colLast="0"/>
      <w:bookmarkStart w:id="11236" w:name="h.uf2db0m7ga9s" w:colFirst="0" w:colLast="0"/>
      <w:bookmarkStart w:id="11237" w:name="h.8xbnhuyrmyja" w:colFirst="0" w:colLast="0"/>
      <w:bookmarkStart w:id="11238" w:name="h.537jzb4tpbru" w:colFirst="0" w:colLast="0"/>
      <w:bookmarkStart w:id="11239" w:name="h.a00mv9jgskb7" w:colFirst="0" w:colLast="0"/>
      <w:bookmarkStart w:id="11240" w:name="h.dy8lw9asihcn" w:colFirst="0" w:colLast="0"/>
      <w:bookmarkStart w:id="11241" w:name="h.xvpgrmrodllv" w:colFirst="0" w:colLast="0"/>
      <w:bookmarkStart w:id="11242" w:name="h.9ir6y2xb2pjx" w:colFirst="0" w:colLast="0"/>
      <w:bookmarkStart w:id="11243" w:name="h.w9cx2d32mulf" w:colFirst="0" w:colLast="0"/>
      <w:bookmarkStart w:id="11244" w:name="h.ly5gvln1uwe0" w:colFirst="0" w:colLast="0"/>
      <w:bookmarkStart w:id="11245" w:name="h.u9mb7xkjv8bf" w:colFirst="0" w:colLast="0"/>
      <w:bookmarkStart w:id="11246" w:name="h.2xcytpi" w:colFirst="0" w:colLast="0"/>
      <w:bookmarkStart w:id="11247" w:name="h.ekfcgxrctxaa" w:colFirst="0" w:colLast="0"/>
      <w:bookmarkStart w:id="11248" w:name="h.1ci93xb" w:colFirst="0" w:colLast="0"/>
      <w:bookmarkStart w:id="11249" w:name="h.3whwml4" w:colFirst="0" w:colLast="0"/>
      <w:bookmarkStart w:id="11250" w:name="h.97lt29i6uy4f" w:colFirst="0" w:colLast="0"/>
      <w:bookmarkStart w:id="11251" w:name="h.b97e2li7yqi6" w:colFirst="0" w:colLast="0"/>
      <w:bookmarkStart w:id="11252" w:name="h.vdgzafq8j4mt" w:colFirst="0" w:colLast="0"/>
      <w:bookmarkStart w:id="11253" w:name="h.8l91hqlgt3yv" w:colFirst="0" w:colLast="0"/>
      <w:bookmarkStart w:id="11254" w:name="h.4i7ojhp" w:colFirst="0" w:colLast="0"/>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p>
    <w:p w14:paraId="2E873CAB" w14:textId="77777777" w:rsidR="00CB227A" w:rsidRPr="00E352EF" w:rsidRDefault="00CB227A">
      <w:pPr>
        <w:spacing w:after="120"/>
      </w:pPr>
    </w:p>
    <w:p w14:paraId="152F2DB0" w14:textId="77777777" w:rsidR="005A2227" w:rsidRPr="00E352EF" w:rsidRDefault="00EB2324" w:rsidP="00B3632D">
      <w:pPr>
        <w:pStyle w:val="Stile1"/>
        <w:rPr>
          <w:lang w:val="en-GB"/>
        </w:rPr>
      </w:pPr>
      <w:bookmarkStart w:id="11255" w:name="_Toc462659755"/>
      <w:bookmarkStart w:id="11256" w:name="_Toc463805797"/>
      <w:bookmarkStart w:id="11257" w:name="_Toc464487975"/>
      <w:r w:rsidRPr="00E352EF">
        <w:rPr>
          <w:lang w:val="en-GB"/>
        </w:rPr>
        <w:lastRenderedPageBreak/>
        <w:t>VTL-</w:t>
      </w:r>
      <w:r w:rsidR="0097053A" w:rsidRPr="00E352EF">
        <w:rPr>
          <w:lang w:val="en-GB"/>
        </w:rPr>
        <w:t>ML  -  Data validation functions</w:t>
      </w:r>
      <w:bookmarkEnd w:id="11255"/>
      <w:bookmarkEnd w:id="11256"/>
      <w:bookmarkEnd w:id="11257"/>
    </w:p>
    <w:p w14:paraId="4DF869F1" w14:textId="77777777" w:rsidR="005A2227" w:rsidRPr="00E352EF" w:rsidRDefault="0097053A" w:rsidP="00C105B8">
      <w:pPr>
        <w:pStyle w:val="Stile3"/>
        <w:rPr>
          <w:lang w:val="en-GB"/>
        </w:rPr>
      </w:pPr>
      <w:bookmarkStart w:id="11258" w:name="_Toc462659756"/>
      <w:bookmarkStart w:id="11259" w:name="_Toc463805798"/>
      <w:bookmarkStart w:id="11260" w:name="_Toc464487976"/>
      <w:r w:rsidRPr="00E352EF">
        <w:rPr>
          <w:lang w:val="en-GB"/>
        </w:rPr>
        <w:t>check</w:t>
      </w:r>
      <w:bookmarkEnd w:id="11258"/>
      <w:bookmarkEnd w:id="11259"/>
      <w:bookmarkEnd w:id="11260"/>
      <w:r w:rsidRPr="00E352EF">
        <w:rPr>
          <w:lang w:val="en-GB"/>
        </w:rPr>
        <w:t xml:space="preserve"> </w:t>
      </w:r>
    </w:p>
    <w:p w14:paraId="4E051472" w14:textId="77777777" w:rsidR="005A2227" w:rsidRPr="00E352EF" w:rsidRDefault="005A2227">
      <w:pPr>
        <w:jc w:val="both"/>
      </w:pPr>
    </w:p>
    <w:p w14:paraId="33EE47B6" w14:textId="77777777" w:rsidR="005A2227" w:rsidRPr="00E352EF" w:rsidRDefault="0097053A" w:rsidP="00B3632D">
      <w:pPr>
        <w:pStyle w:val="Titolo3"/>
      </w:pPr>
      <w:bookmarkStart w:id="11261" w:name="_Toc462659757"/>
      <w:bookmarkStart w:id="11262" w:name="_Toc463805799"/>
      <w:bookmarkStart w:id="11263" w:name="_Toc464487977"/>
      <w:bookmarkStart w:id="11264" w:name="_Toc265511366"/>
      <w:bookmarkStart w:id="11265" w:name="_Toc284149483"/>
      <w:bookmarkStart w:id="11266" w:name="_Toc286993769"/>
      <w:r w:rsidRPr="00E352EF">
        <w:t>check (with datapoint rulesets)</w:t>
      </w:r>
      <w:bookmarkEnd w:id="11261"/>
      <w:bookmarkEnd w:id="11262"/>
      <w:bookmarkEnd w:id="11263"/>
    </w:p>
    <w:p w14:paraId="5741D2F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347B410"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This </w:t>
      </w:r>
      <w:r w:rsidRPr="00E352EF">
        <w:rPr>
          <w:rFonts w:ascii="Cambria" w:eastAsia="Calibri" w:hAnsi="Cambria" w:cs="Calibri"/>
          <w:b/>
        </w:rPr>
        <w:t>check</w:t>
      </w:r>
      <w:r w:rsidRPr="00E352EF">
        <w:rPr>
          <w:rFonts w:ascii="Cambria" w:eastAsia="Calibri" w:hAnsi="Cambria" w:cs="Calibri"/>
        </w:rPr>
        <w:t xml:space="preserve"> operator applies one or more datapoint Ruleset</w:t>
      </w:r>
      <w:r w:rsidRPr="00E352EF">
        <w:rPr>
          <w:rFonts w:ascii="Cambria" w:eastAsia="Calibri" w:hAnsi="Cambria" w:cs="Calibri"/>
          <w:i/>
        </w:rPr>
        <w:t xml:space="preserve"> </w:t>
      </w:r>
      <w:r w:rsidRPr="00E352EF">
        <w:rPr>
          <w:rFonts w:ascii="Cambria" w:eastAsia="Calibri" w:hAnsi="Cambria" w:cs="Calibri"/>
        </w:rPr>
        <w:t xml:space="preserve"> on a Dataset.</w:t>
      </w:r>
    </w:p>
    <w:p w14:paraId="40D38B3A" w14:textId="77777777" w:rsidR="00021A1F" w:rsidRPr="00E352EF" w:rsidRDefault="00021A1F">
      <w:pPr>
        <w:jc w:val="both"/>
        <w:rPr>
          <w:rFonts w:ascii="Cambria" w:hAnsi="Cambria"/>
        </w:rPr>
      </w:pPr>
    </w:p>
    <w:p w14:paraId="0E90F98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AC07DA3" w14:textId="77777777" w:rsidR="005A2227" w:rsidRPr="00E352EF" w:rsidRDefault="0097053A">
      <w:pPr>
        <w:jc w:val="both"/>
        <w:rPr>
          <w:rFonts w:ascii="Cambria" w:hAnsi="Cambria"/>
        </w:rPr>
      </w:pPr>
      <w:r w:rsidRPr="00E352EF">
        <w:rPr>
          <w:rFonts w:ascii="Cambria" w:eastAsia="Calibri" w:hAnsi="Cambria" w:cs="Calibri"/>
          <w:b/>
        </w:rPr>
        <w:t>check</w:t>
      </w:r>
      <w:r w:rsidRPr="00E352EF">
        <w:rPr>
          <w:rFonts w:ascii="Cambria" w:eastAsia="Calibri" w:hAnsi="Cambria" w:cs="Calibri"/>
        </w:rPr>
        <w:t xml:space="preserve"> (</w:t>
      </w:r>
    </w:p>
    <w:p w14:paraId="75A0C3C2" w14:textId="77777777" w:rsidR="005A2227" w:rsidRPr="00E352EF" w:rsidRDefault="0097053A">
      <w:pPr>
        <w:jc w:val="both"/>
        <w:rPr>
          <w:rFonts w:ascii="Cambria" w:hAnsi="Cambria"/>
        </w:rPr>
      </w:pPr>
      <w:r w:rsidRPr="00E352EF">
        <w:rPr>
          <w:rFonts w:ascii="Cambria" w:eastAsia="Calibri" w:hAnsi="Cambria" w:cs="Calibri"/>
        </w:rPr>
        <w:t>ds</w:t>
      </w:r>
      <w:r w:rsidRPr="00E352EF">
        <w:rPr>
          <w:rFonts w:ascii="Cambria" w:eastAsia="Calibri" w:hAnsi="Cambria" w:cs="Calibri"/>
          <w:i/>
        </w:rPr>
        <w:t xml:space="preserve"> ,</w:t>
      </w:r>
    </w:p>
    <w:p w14:paraId="3382D8BF" w14:textId="77777777" w:rsidR="005A2227" w:rsidRPr="00E352EF" w:rsidRDefault="0097053A">
      <w:pPr>
        <w:ind w:left="706"/>
        <w:jc w:val="both"/>
        <w:rPr>
          <w:rFonts w:ascii="Cambria" w:hAnsi="Cambria"/>
        </w:rPr>
      </w:pPr>
      <w:r w:rsidRPr="00E352EF">
        <w:rPr>
          <w:rFonts w:ascii="Cambria" w:eastAsia="Calibri" w:hAnsi="Cambria" w:cs="Calibri"/>
          <w:i/>
        </w:rPr>
        <w:t>dpr</w:t>
      </w:r>
      <w:r w:rsidRPr="00E352EF">
        <w:rPr>
          <w:rFonts w:ascii="Cambria" w:eastAsia="Calibri" w:hAnsi="Cambria" w:cs="Calibri"/>
        </w:rPr>
        <w:t>+</w:t>
      </w:r>
    </w:p>
    <w:p w14:paraId="3DC1E730"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not valid</w:t>
      </w:r>
      <w:r w:rsidRPr="00E352EF">
        <w:rPr>
          <w:rFonts w:ascii="Cambria" w:eastAsia="Calibri" w:hAnsi="Cambria" w:cs="Calibri"/>
        </w:rPr>
        <w:t xml:space="preserve"> | </w:t>
      </w:r>
      <w:r w:rsidRPr="00E352EF">
        <w:rPr>
          <w:rFonts w:ascii="Cambria" w:eastAsia="Calibri" w:hAnsi="Cambria" w:cs="Calibri"/>
          <w:b/>
        </w:rPr>
        <w:t>valid</w:t>
      </w:r>
      <w:r w:rsidRPr="00E352EF">
        <w:rPr>
          <w:rFonts w:ascii="Cambria" w:eastAsia="Calibri" w:hAnsi="Cambria" w:cs="Calibri"/>
        </w:rPr>
        <w:t xml:space="preserve"> | </w:t>
      </w:r>
      <w:r w:rsidRPr="00E352EF">
        <w:rPr>
          <w:rFonts w:ascii="Cambria" w:eastAsia="Calibri" w:hAnsi="Cambria" w:cs="Calibri"/>
          <w:b/>
        </w:rPr>
        <w:t>all</w:t>
      </w:r>
      <w:r w:rsidRPr="00E352EF">
        <w:rPr>
          <w:rFonts w:ascii="Cambria" w:eastAsia="Calibri" w:hAnsi="Cambria" w:cs="Calibri"/>
        </w:rPr>
        <w:t xml:space="preserve"> }</w:t>
      </w:r>
    </w:p>
    <w:p w14:paraId="52CEE112"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condition</w:t>
      </w:r>
      <w:r w:rsidRPr="00E352EF">
        <w:rPr>
          <w:rFonts w:ascii="Cambria" w:eastAsia="Calibri" w:hAnsi="Cambria" w:cs="Calibri"/>
        </w:rPr>
        <w:t xml:space="preserve"> |  </w:t>
      </w:r>
      <w:r w:rsidRPr="00E352EF">
        <w:rPr>
          <w:rFonts w:ascii="Cambria" w:eastAsia="Calibri" w:hAnsi="Cambria" w:cs="Calibri"/>
          <w:b/>
        </w:rPr>
        <w:t>measures</w:t>
      </w:r>
      <w:r w:rsidRPr="00E352EF">
        <w:rPr>
          <w:rFonts w:ascii="Cambria" w:eastAsia="Calibri" w:hAnsi="Cambria" w:cs="Calibri"/>
        </w:rPr>
        <w:t xml:space="preserve"> }</w:t>
      </w:r>
    </w:p>
    <w:p w14:paraId="659D5810" w14:textId="77777777" w:rsidR="005A2227" w:rsidRPr="00E352EF" w:rsidRDefault="0097053A">
      <w:pPr>
        <w:jc w:val="both"/>
        <w:rPr>
          <w:rFonts w:ascii="Cambria" w:hAnsi="Cambria"/>
        </w:rPr>
      </w:pPr>
      <w:r w:rsidRPr="00E352EF">
        <w:rPr>
          <w:rFonts w:ascii="Cambria" w:eastAsia="Calibri" w:hAnsi="Cambria" w:cs="Calibri"/>
        </w:rPr>
        <w:t>)</w:t>
      </w:r>
    </w:p>
    <w:p w14:paraId="6048469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FC7D99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 dataset-type</w:t>
      </w:r>
    </w:p>
    <w:p w14:paraId="40F3DA3D" w14:textId="77777777" w:rsidR="00E95DF9" w:rsidRPr="00E352EF" w:rsidRDefault="00E95DF9">
      <w:pPr>
        <w:jc w:val="both"/>
        <w:rPr>
          <w:rFonts w:ascii="Cambria" w:hAnsi="Cambria"/>
        </w:rPr>
      </w:pPr>
    </w:p>
    <w:p w14:paraId="66082236"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is the </w:t>
      </w:r>
      <w:r w:rsidR="00297BF2" w:rsidRPr="00E352EF">
        <w:t>Dataset</w:t>
      </w:r>
      <w:r w:rsidRPr="00E352EF">
        <w:rPr>
          <w:rFonts w:ascii="Cambria" w:eastAsia="Calibri" w:hAnsi="Cambria" w:cs="Calibri"/>
        </w:rPr>
        <w:t xml:space="preserve"> to check</w:t>
      </w:r>
    </w:p>
    <w:p w14:paraId="61155977"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dpr</w:t>
      </w:r>
      <w:r w:rsidRPr="00E352EF">
        <w:rPr>
          <w:rFonts w:ascii="Cambria" w:eastAsia="Calibri" w:hAnsi="Cambria" w:cs="Calibri"/>
        </w:rPr>
        <w:t xml:space="preserve"> is a data point  Ruleset</w:t>
      </w:r>
    </w:p>
    <w:p w14:paraId="0B1620FF"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valid data points of ds according to </w:t>
      </w:r>
      <w:r w:rsidR="00824EE1" w:rsidRPr="00E352EF">
        <w:rPr>
          <w:rFonts w:ascii="Cambria" w:eastAsia="Calibri" w:hAnsi="Cambria" w:cs="Calibri"/>
          <w:i/>
        </w:rPr>
        <w:t>dpr</w:t>
      </w:r>
    </w:p>
    <w:p w14:paraId="6AFC864A"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not 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not valid data points of ds according to </w:t>
      </w:r>
      <w:r w:rsidR="005A2501" w:rsidRPr="00E352EF">
        <w:rPr>
          <w:rFonts w:ascii="Cambria" w:eastAsia="Calibri" w:hAnsi="Cambria" w:cs="Calibri"/>
          <w:i/>
        </w:rPr>
        <w:t>dpr</w:t>
      </w:r>
      <w:r w:rsidR="005A2501" w:rsidRPr="00E352EF">
        <w:rPr>
          <w:rFonts w:ascii="Cambria" w:eastAsia="Calibri" w:hAnsi="Cambria" w:cs="Calibri"/>
        </w:rPr>
        <w:t xml:space="preserve"> </w:t>
      </w:r>
      <w:r w:rsidRPr="00E352EF">
        <w:rPr>
          <w:rFonts w:ascii="Cambria" w:eastAsia="Calibri" w:hAnsi="Cambria" w:cs="Calibri"/>
        </w:rPr>
        <w:t>(default)</w:t>
      </w:r>
    </w:p>
    <w:p w14:paraId="74B8B2CD"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all</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all data points of </w:t>
      </w:r>
      <w:r w:rsidRPr="00E352EF">
        <w:rPr>
          <w:rFonts w:ascii="Cambria" w:eastAsia="Calibri" w:hAnsi="Cambria" w:cs="Calibri"/>
          <w:i/>
        </w:rPr>
        <w:t>ds</w:t>
      </w:r>
      <w:r w:rsidRPr="00E352EF">
        <w:rPr>
          <w:rFonts w:ascii="Cambria" w:eastAsia="Calibri" w:hAnsi="Cambria" w:cs="Calibri"/>
        </w:rPr>
        <w:t>, independently of whether a specific rule of a Ruleset is respected or not</w:t>
      </w:r>
    </w:p>
    <w:p w14:paraId="6CB04E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condition</w:t>
      </w:r>
      <w:r w:rsidRPr="00E352EF">
        <w:rPr>
          <w:rFonts w:ascii="Cambria" w:eastAsia="Calibri" w:hAnsi="Cambria" w:cs="Calibri"/>
        </w:rPr>
        <w:t xml:space="preserve"> returns a Boolean Measure named </w:t>
      </w:r>
      <w:r w:rsidR="00C847B8" w:rsidRPr="00E352EF">
        <w:rPr>
          <w:rFonts w:ascii="Cambria" w:eastAsia="Calibri" w:hAnsi="Cambria" w:cs="Calibri"/>
          <w:b/>
        </w:rPr>
        <w:t>CONDITION</w:t>
      </w:r>
      <w:r w:rsidRPr="00E352EF">
        <w:rPr>
          <w:rFonts w:ascii="Cambria" w:eastAsia="Calibri" w:hAnsi="Cambria" w:cs="Calibri"/>
        </w:rPr>
        <w:t xml:space="preserve"> with true values  for the Data Points that satisfy the a specific rule of a Ruleset and false otherwise</w:t>
      </w:r>
    </w:p>
    <w:p w14:paraId="42B87BC5" w14:textId="7F1281EE"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measures</w:t>
      </w:r>
      <w:r w:rsidRPr="00E352EF">
        <w:rPr>
          <w:rFonts w:ascii="Cambria" w:eastAsia="Calibri" w:hAnsi="Cambria" w:cs="Calibri"/>
        </w:rPr>
        <w:t xml:space="preserve"> returns the original </w:t>
      </w:r>
      <w:r w:rsidR="00D6733B" w:rsidRPr="00E352EF">
        <w:rPr>
          <w:rFonts w:ascii="Cambria" w:eastAsia="Calibri" w:hAnsi="Cambria" w:cs="Calibri"/>
        </w:rPr>
        <w:t>M</w:t>
      </w:r>
      <w:r w:rsidRPr="00E352EF">
        <w:rPr>
          <w:rFonts w:ascii="Cambria" w:eastAsia="Calibri" w:hAnsi="Cambria" w:cs="Calibri"/>
        </w:rPr>
        <w:t xml:space="preserve">easures and attributes of </w:t>
      </w:r>
      <w:r w:rsidRPr="00E352EF">
        <w:rPr>
          <w:rFonts w:ascii="Cambria" w:eastAsia="Calibri" w:hAnsi="Cambria" w:cs="Calibri"/>
          <w:i/>
        </w:rPr>
        <w:t>ds</w:t>
      </w:r>
      <w:r w:rsidRPr="00E352EF">
        <w:rPr>
          <w:rFonts w:ascii="Cambria" w:eastAsia="Calibri" w:hAnsi="Cambria" w:cs="Calibri"/>
        </w:rPr>
        <w:t xml:space="preserve"> (default). The parameter </w:t>
      </w:r>
      <w:del w:id="11267" w:author="Utente" w:date="2017-05-08T18:54:00Z">
        <w:r w:rsidRPr="00E352EF" w:rsidDel="00463E31">
          <w:rPr>
            <w:rFonts w:ascii="Cambria" w:eastAsia="Calibri" w:hAnsi="Cambria" w:cs="Calibri"/>
          </w:rPr>
          <w:delText>m</w:delText>
        </w:r>
      </w:del>
      <w:r w:rsidR="00D6733B" w:rsidRPr="00E352EF">
        <w:rPr>
          <w:rFonts w:ascii="Cambria" w:eastAsia="Calibri" w:hAnsi="Cambria" w:cs="Calibri"/>
        </w:rPr>
        <w:t>M</w:t>
      </w:r>
      <w:ins w:id="11268" w:author="Utente" w:date="2017-05-08T18:54:00Z">
        <w:r w:rsidR="00463E31">
          <w:rPr>
            <w:rFonts w:ascii="Cambria" w:eastAsia="Calibri" w:hAnsi="Cambria" w:cs="Calibri"/>
          </w:rPr>
          <w:t>e</w:t>
        </w:r>
      </w:ins>
      <w:r w:rsidRPr="00E352EF">
        <w:rPr>
          <w:rFonts w:ascii="Cambria" w:eastAsia="Calibri" w:hAnsi="Cambria" w:cs="Calibri"/>
        </w:rPr>
        <w:t xml:space="preserve">asures cannot be used in combination with </w:t>
      </w:r>
      <w:r w:rsidRPr="00E352EF">
        <w:rPr>
          <w:rFonts w:ascii="Cambria" w:eastAsia="Calibri" w:hAnsi="Cambria" w:cs="Calibri"/>
          <w:b/>
        </w:rPr>
        <w:t>all</w:t>
      </w:r>
      <w:r w:rsidRPr="00E352EF">
        <w:rPr>
          <w:rFonts w:ascii="Cambria" w:eastAsia="Calibri" w:hAnsi="Cambria" w:cs="Calibri"/>
        </w:rPr>
        <w:t>.</w:t>
      </w:r>
    </w:p>
    <w:p w14:paraId="3A711D64" w14:textId="77777777" w:rsidR="005A2227" w:rsidRPr="00E352EF" w:rsidRDefault="005A2227">
      <w:pPr>
        <w:spacing w:line="256" w:lineRule="auto"/>
        <w:ind w:left="360"/>
        <w:jc w:val="both"/>
        <w:rPr>
          <w:rFonts w:ascii="Cambria" w:hAnsi="Cambria"/>
        </w:rPr>
      </w:pPr>
    </w:p>
    <w:p w14:paraId="2081639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ED65EA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has exactly the variables that are defined in the signature of </w:t>
      </w:r>
      <w:r w:rsidR="005A2501" w:rsidRPr="00E352EF">
        <w:rPr>
          <w:rFonts w:ascii="Cambria" w:eastAsia="Calibri" w:hAnsi="Cambria" w:cs="Calibri"/>
          <w:i/>
        </w:rPr>
        <w:t>dpr</w:t>
      </w:r>
      <w:r w:rsidRPr="00E352EF">
        <w:rPr>
          <w:rFonts w:ascii="Cambria" w:eastAsia="Calibri" w:hAnsi="Cambria" w:cs="Calibri"/>
        </w:rPr>
        <w:t>.</w:t>
      </w:r>
    </w:p>
    <w:p w14:paraId="20FA6C30" w14:textId="77777777" w:rsidR="00021A1F" w:rsidRPr="00E352EF" w:rsidRDefault="00021A1F">
      <w:pPr>
        <w:jc w:val="both"/>
        <w:rPr>
          <w:rFonts w:ascii="Cambria" w:hAnsi="Cambria"/>
        </w:rPr>
      </w:pPr>
    </w:p>
    <w:p w14:paraId="42152B6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12EF093" w14:textId="77777777" w:rsidR="005A2227" w:rsidRPr="00E352EF" w:rsidRDefault="0097053A">
      <w:pPr>
        <w:jc w:val="both"/>
        <w:rPr>
          <w:rFonts w:ascii="Cambria" w:hAnsi="Cambria"/>
        </w:rPr>
      </w:pPr>
      <w:r w:rsidRPr="00E352EF">
        <w:rPr>
          <w:rFonts w:ascii="Cambria" w:eastAsia="Calibri" w:hAnsi="Cambria" w:cs="Calibri"/>
        </w:rPr>
        <w:t xml:space="preserve">It Returns a Dataset having the same identifiers as the input </w:t>
      </w:r>
      <w:r w:rsidR="00297BF2" w:rsidRPr="00E352EF">
        <w:t>Dataset</w:t>
      </w:r>
      <w:r w:rsidRPr="00E352EF">
        <w:rPr>
          <w:rFonts w:ascii="Cambria" w:eastAsia="Calibri" w:hAnsi="Cambria" w:cs="Calibri"/>
        </w:rPr>
        <w:t xml:space="preserve"> plus the RULE_ID  identifier. The values of  RULE_ID are the concatenation of the name of the Data Point ruleset applied (which is meaningful, since the operator can apply multiple rules to the same Dataset) and the name of the rule within the Ruleset. The </w:t>
      </w:r>
      <w:r w:rsidR="00D6733B" w:rsidRPr="00E352EF">
        <w:rPr>
          <w:rFonts w:ascii="Cambria" w:eastAsia="Calibri" w:hAnsi="Cambria" w:cs="Calibri"/>
        </w:rPr>
        <w:t>M</w:t>
      </w:r>
      <w:r w:rsidRPr="00E352EF">
        <w:rPr>
          <w:rFonts w:ascii="Cambria" w:eastAsia="Calibri" w:hAnsi="Cambria" w:cs="Calibri"/>
        </w:rPr>
        <w:t>easures returned depend on the specified option:</w:t>
      </w:r>
    </w:p>
    <w:p w14:paraId="40D00F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condition</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Identifier Components of </w:t>
      </w:r>
      <w:r w:rsidRPr="00E352EF">
        <w:rPr>
          <w:rFonts w:ascii="Cambria" w:eastAsia="Calibri" w:hAnsi="Cambria" w:cs="Calibri"/>
          <w:i/>
        </w:rPr>
        <w:t>ds</w:t>
      </w:r>
      <w:r w:rsidRPr="00E352EF">
        <w:rPr>
          <w:rFonts w:ascii="Cambria" w:eastAsia="Calibri" w:hAnsi="Cambria" w:cs="Calibri"/>
        </w:rPr>
        <w:t xml:space="preserve">, the Identifier Component RULE_ID, the </w:t>
      </w:r>
      <w:r w:rsidR="00D6733B" w:rsidRPr="00E352EF">
        <w:rPr>
          <w:rFonts w:ascii="Cambria" w:eastAsia="Calibri" w:hAnsi="Cambria" w:cs="Calibri"/>
        </w:rPr>
        <w:t>M</w:t>
      </w:r>
      <w:r w:rsidRPr="00E352EF">
        <w:rPr>
          <w:rFonts w:ascii="Cambria" w:eastAsia="Calibri" w:hAnsi="Cambria" w:cs="Calibri"/>
        </w:rPr>
        <w:t xml:space="preserve">easure </w:t>
      </w:r>
      <w:r w:rsidRPr="00E352EF">
        <w:rPr>
          <w:rFonts w:ascii="Cambria" w:eastAsia="Calibri" w:hAnsi="Cambria" w:cs="Calibri"/>
          <w:b/>
        </w:rPr>
        <w:t>CONDITION</w:t>
      </w:r>
      <w:r w:rsidRPr="00E352EF">
        <w:rPr>
          <w:rFonts w:ascii="Cambria" w:eastAsia="Calibri" w:hAnsi="Cambria" w:cs="Calibri"/>
        </w:rPr>
        <w:t xml:space="preserve"> with a Boolean value holding the outcome of the validation and the attributes ERRORMESSAGE and ERRORLEVEL. If ERRORMESSAGE and ERRORLEVEL are not specified in the </w:t>
      </w:r>
      <w:r w:rsidR="00AE69F4" w:rsidRPr="00E352EF">
        <w:rPr>
          <w:rFonts w:ascii="Cambria" w:eastAsia="Calibri" w:hAnsi="Cambria" w:cs="Calibri"/>
        </w:rPr>
        <w:t>datapoint (</w:t>
      </w:r>
      <w:r w:rsidRPr="00E352EF">
        <w:rPr>
          <w:rFonts w:ascii="Cambria" w:eastAsia="Calibri" w:hAnsi="Cambria" w:cs="Calibri"/>
        </w:rPr>
        <w:t>horizontal</w:t>
      </w:r>
      <w:r w:rsidR="00AE69F4" w:rsidRPr="00E352EF">
        <w:rPr>
          <w:rFonts w:ascii="Cambria" w:eastAsia="Calibri" w:hAnsi="Cambria" w:cs="Calibri"/>
        </w:rPr>
        <w:t>)</w:t>
      </w:r>
      <w:r w:rsidRPr="00E352EF">
        <w:rPr>
          <w:rFonts w:ascii="Cambria" w:eastAsia="Calibri" w:hAnsi="Cambria" w:cs="Calibri"/>
        </w:rPr>
        <w:t xml:space="preserve"> rule the values of the related attributes will be NULL for all the data points .</w:t>
      </w:r>
    </w:p>
    <w:p w14:paraId="08E78C90"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measures</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w:t>
      </w:r>
      <w:r w:rsidR="009C28BD" w:rsidRPr="00E352EF">
        <w:rPr>
          <w:rFonts w:ascii="Cambria" w:eastAsia="Calibri" w:hAnsi="Cambria" w:cs="Calibri"/>
        </w:rPr>
        <w:t>Identifier Component</w:t>
      </w:r>
      <w:r w:rsidRPr="00E352EF">
        <w:rPr>
          <w:rFonts w:ascii="Cambria" w:eastAsia="Calibri" w:hAnsi="Cambria" w:cs="Calibri"/>
        </w:rPr>
        <w:t xml:space="preserve">s of </w:t>
      </w:r>
      <w:r w:rsidRPr="00E352EF">
        <w:rPr>
          <w:rFonts w:ascii="Cambria" w:eastAsia="Calibri" w:hAnsi="Cambria" w:cs="Calibri"/>
          <w:i/>
        </w:rPr>
        <w:t>ds</w:t>
      </w:r>
      <w:r w:rsidRPr="00E352EF">
        <w:rPr>
          <w:rFonts w:ascii="Cambria" w:eastAsia="Calibri" w:hAnsi="Cambria" w:cs="Calibri"/>
        </w:rPr>
        <w:t xml:space="preserve">, the </w:t>
      </w:r>
      <w:r w:rsidR="009C28BD" w:rsidRPr="00E352EF">
        <w:rPr>
          <w:rFonts w:ascii="Cambria" w:eastAsia="Calibri" w:hAnsi="Cambria" w:cs="Calibri"/>
        </w:rPr>
        <w:t xml:space="preserve">Identifier </w:t>
      </w:r>
      <w:r w:rsidRPr="00E352EF">
        <w:rPr>
          <w:rFonts w:ascii="Cambria" w:eastAsia="Calibri" w:hAnsi="Cambria" w:cs="Calibri"/>
        </w:rPr>
        <w:t xml:space="preserve">RULE_ID, all the original </w:t>
      </w:r>
      <w:r w:rsidR="00D6733B" w:rsidRPr="00E352EF">
        <w:rPr>
          <w:rFonts w:ascii="Cambria" w:eastAsia="Calibri" w:hAnsi="Cambria" w:cs="Calibri"/>
        </w:rPr>
        <w:t>M</w:t>
      </w:r>
      <w:r w:rsidRPr="00E352EF">
        <w:rPr>
          <w:rFonts w:ascii="Cambria" w:eastAsia="Calibri" w:hAnsi="Cambria" w:cs="Calibri"/>
        </w:rPr>
        <w:t xml:space="preserve">easures of </w:t>
      </w:r>
      <w:r w:rsidRPr="00E352EF">
        <w:rPr>
          <w:rFonts w:ascii="Cambria" w:eastAsia="Calibri" w:hAnsi="Cambria" w:cs="Calibri"/>
          <w:i/>
        </w:rPr>
        <w:t>ds</w:t>
      </w:r>
      <w:r w:rsidRPr="00E352EF">
        <w:rPr>
          <w:rFonts w:ascii="Cambria" w:eastAsia="Calibri" w:hAnsi="Cambria" w:cs="Calibri"/>
        </w:rPr>
        <w:t xml:space="preserve"> and the attributes ERRORMESSAGE and ERRORLEVEL. If ERRORMESSAGE and ERRORLEVEL are not specified in the datapoint ruleset the values of the related attributes will be NULL for all the data points.</w:t>
      </w:r>
    </w:p>
    <w:p w14:paraId="36081B66" w14:textId="77777777" w:rsidR="005A2227" w:rsidRPr="00E352EF" w:rsidRDefault="0097053A">
      <w:pPr>
        <w:tabs>
          <w:tab w:val="left" w:pos="2549"/>
        </w:tabs>
        <w:jc w:val="both"/>
        <w:rPr>
          <w:rFonts w:ascii="Cambria" w:hAnsi="Cambria"/>
        </w:rPr>
      </w:pPr>
      <w:r w:rsidRPr="00E352EF">
        <w:rPr>
          <w:rFonts w:ascii="Cambria" w:eastAsia="Calibri" w:hAnsi="Cambria" w:cs="Calibri"/>
        </w:rPr>
        <w:t xml:space="preserve">The attributes of the </w:t>
      </w:r>
      <w:r w:rsidR="00297BF2" w:rsidRPr="00E352EF">
        <w:t>Dataset</w:t>
      </w:r>
      <w:r w:rsidRPr="00E352EF">
        <w:rPr>
          <w:rFonts w:ascii="Cambria" w:eastAsia="Calibri" w:hAnsi="Cambria" w:cs="Calibri"/>
        </w:rPr>
        <w:t xml:space="preserve"> will be:</w:t>
      </w:r>
    </w:p>
    <w:p w14:paraId="700FDC8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ERRORMESSAGE, containing the error message specified in the rule</w:t>
      </w:r>
    </w:p>
    <w:p w14:paraId="2B8C74B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ERRORLEVEL, containing the error level  (severity) specified in the rule</w:t>
      </w:r>
    </w:p>
    <w:p w14:paraId="4666A7E9" w14:textId="77777777" w:rsidR="005A2227" w:rsidRPr="00E352EF" w:rsidRDefault="0097053A">
      <w:pPr>
        <w:tabs>
          <w:tab w:val="left" w:pos="2549"/>
        </w:tabs>
        <w:jc w:val="both"/>
        <w:rPr>
          <w:rFonts w:ascii="Cambria" w:hAnsi="Cambria"/>
        </w:rPr>
      </w:pPr>
      <w:r w:rsidRPr="00E352EF">
        <w:rPr>
          <w:rFonts w:ascii="Cambria" w:eastAsia="Calibri" w:hAnsi="Cambria" w:cs="Calibri"/>
        </w:rPr>
        <w:lastRenderedPageBreak/>
        <w:t>If ERRORMESSAGE and ERRORLEVEL are not specified in the</w:t>
      </w:r>
      <w:r w:rsidR="001B6402" w:rsidRPr="00E352EF">
        <w:rPr>
          <w:rFonts w:ascii="Cambria" w:eastAsia="Calibri" w:hAnsi="Cambria" w:cs="Calibri"/>
        </w:rPr>
        <w:t xml:space="preserve"> datapoint</w:t>
      </w:r>
      <w:r w:rsidRPr="00E352EF">
        <w:rPr>
          <w:rFonts w:ascii="Cambria" w:eastAsia="Calibri" w:hAnsi="Cambria" w:cs="Calibri"/>
        </w:rPr>
        <w:t xml:space="preserve"> </w:t>
      </w:r>
      <w:r w:rsidR="001B6402" w:rsidRPr="00E352EF">
        <w:rPr>
          <w:rFonts w:ascii="Cambria" w:eastAsia="Calibri" w:hAnsi="Cambria" w:cs="Calibri"/>
        </w:rPr>
        <w:t>(horizontal)</w:t>
      </w:r>
      <w:r w:rsidRPr="00E352EF">
        <w:rPr>
          <w:rFonts w:ascii="Cambria" w:eastAsia="Calibri" w:hAnsi="Cambria" w:cs="Calibri"/>
        </w:rPr>
        <w:t xml:space="preserve"> rule the values of the related attributes will be NULL for all the data points .</w:t>
      </w:r>
    </w:p>
    <w:p w14:paraId="6B447327"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not 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not satisfy at least a rule of </w:t>
      </w:r>
      <w:r w:rsidR="005A2501" w:rsidRPr="00E352EF">
        <w:rPr>
          <w:rFonts w:ascii="Cambria" w:eastAsia="Calibri" w:hAnsi="Cambria" w:cs="Calibri"/>
          <w:i/>
        </w:rPr>
        <w:t>dpr</w:t>
      </w:r>
      <w:r w:rsidRPr="00E352EF">
        <w:rPr>
          <w:rFonts w:ascii="Cambria" w:eastAsia="Calibri" w:hAnsi="Cambria" w:cs="Calibri"/>
        </w:rPr>
        <w:t>. If a data point in ds does not satisfy several data rules then several data points are returned, one for each rule that is not satisfied, with the associated rule_id, error message and error level.</w:t>
      </w:r>
    </w:p>
    <w:p w14:paraId="3C029362"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satisfy all rules of </w:t>
      </w:r>
      <w:r w:rsidR="005A2501" w:rsidRPr="00E352EF">
        <w:rPr>
          <w:rFonts w:ascii="Cambria" w:eastAsia="Calibri" w:hAnsi="Cambria" w:cs="Calibri"/>
          <w:i/>
        </w:rPr>
        <w:t>dpr</w:t>
      </w:r>
      <w:r w:rsidRPr="00E352EF">
        <w:rPr>
          <w:rFonts w:ascii="Cambria" w:eastAsia="Calibri" w:hAnsi="Cambria" w:cs="Calibri"/>
        </w:rPr>
        <w:t>.</w:t>
      </w:r>
    </w:p>
    <w:p w14:paraId="49DCE5F3"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all</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all data points of </w:t>
      </w:r>
      <w:r w:rsidRPr="00E352EF">
        <w:rPr>
          <w:rFonts w:ascii="Cambria" w:eastAsia="Calibri" w:hAnsi="Cambria" w:cs="Calibri"/>
          <w:i/>
        </w:rPr>
        <w:t>ds</w:t>
      </w:r>
      <w:r w:rsidRPr="00E352EF">
        <w:rPr>
          <w:rFonts w:ascii="Cambria" w:eastAsia="Calibri" w:hAnsi="Cambria" w:cs="Calibri"/>
        </w:rPr>
        <w:t xml:space="preserve">. This option is normally used in combination with </w:t>
      </w:r>
      <w:r w:rsidRPr="00E352EF">
        <w:rPr>
          <w:rFonts w:ascii="Cambria" w:eastAsia="Calibri" w:hAnsi="Cambria" w:cs="Calibri"/>
          <w:b/>
        </w:rPr>
        <w:t>condition</w:t>
      </w:r>
      <w:r w:rsidRPr="00E352EF">
        <w:rPr>
          <w:rFonts w:ascii="Cambria" w:eastAsia="Calibri" w:hAnsi="Cambria" w:cs="Calibri"/>
        </w:rPr>
        <w:t>.</w:t>
      </w:r>
    </w:p>
    <w:p w14:paraId="3A6E82D4"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See also the examples under </w:t>
      </w:r>
      <w:r w:rsidR="00EB2324" w:rsidRPr="00E352EF">
        <w:rPr>
          <w:rFonts w:ascii="Cambria" w:eastAsia="Calibri" w:hAnsi="Cambria" w:cs="Calibri"/>
          <w:b/>
        </w:rPr>
        <w:t>define</w:t>
      </w:r>
      <w:r w:rsidRPr="00E352EF">
        <w:rPr>
          <w:rFonts w:ascii="Cambria" w:eastAsia="Calibri" w:hAnsi="Cambria" w:cs="Calibri"/>
          <w:b/>
        </w:rPr>
        <w:t xml:space="preserve"> datapoint ruleset</w:t>
      </w:r>
      <w:r w:rsidRPr="00E352EF">
        <w:rPr>
          <w:rFonts w:ascii="Cambria" w:eastAsia="Calibri" w:hAnsi="Cambria" w:cs="Calibri"/>
        </w:rPr>
        <w:t>.</w:t>
      </w:r>
    </w:p>
    <w:p w14:paraId="3C9DD9E7" w14:textId="77777777" w:rsidR="00021A1F" w:rsidRPr="00E352EF" w:rsidRDefault="00021A1F">
      <w:pPr>
        <w:jc w:val="both"/>
        <w:rPr>
          <w:rFonts w:ascii="Cambria" w:hAnsi="Cambria"/>
        </w:rPr>
      </w:pPr>
    </w:p>
    <w:p w14:paraId="0EBD596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8194"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83"/>
        <w:gridCol w:w="1282"/>
        <w:gridCol w:w="1987"/>
        <w:gridCol w:w="3542"/>
      </w:tblGrid>
      <w:tr w:rsidR="005A2227" w:rsidRPr="00E352EF" w14:paraId="055AF2B8" w14:textId="77777777">
        <w:trPr>
          <w:trHeight w:val="374"/>
        </w:trPr>
        <w:tc>
          <w:tcPr>
            <w:tcW w:w="1382"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11C4A4C" w14:textId="77777777" w:rsidR="005A2227" w:rsidRPr="00E352EF" w:rsidRDefault="0097053A">
            <w:pPr>
              <w:jc w:val="both"/>
            </w:pPr>
            <w:r w:rsidRPr="00E352EF">
              <w:rPr>
                <w:rFonts w:ascii="Calibri" w:eastAsia="Calibri" w:hAnsi="Calibri" w:cs="Calibri"/>
              </w:rPr>
              <w:t>ds_labour</w:t>
            </w:r>
          </w:p>
        </w:tc>
      </w:tr>
      <w:tr w:rsidR="005A2227" w:rsidRPr="00E352EF" w14:paraId="7A807F52" w14:textId="77777777">
        <w:trPr>
          <w:trHeight w:val="101"/>
        </w:trPr>
        <w:tc>
          <w:tcPr>
            <w:tcW w:w="13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D1E3DA9" w14:textId="77777777" w:rsidR="005A2227" w:rsidRPr="00E352EF" w:rsidRDefault="0097053A">
            <w:pPr>
              <w:jc w:val="both"/>
            </w:pPr>
            <w:r w:rsidRPr="00E352EF">
              <w:rPr>
                <w:rFonts w:ascii="Calibri" w:eastAsia="Calibri" w:hAnsi="Calibri" w:cs="Calibri"/>
                <w:b/>
              </w:rPr>
              <w:t>TIME</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03471" w14:textId="77777777" w:rsidR="005A2227" w:rsidRPr="00E352EF" w:rsidRDefault="0097053A">
            <w:pPr>
              <w:jc w:val="both"/>
            </w:pPr>
            <w:r w:rsidRPr="00E352EF">
              <w:rPr>
                <w:rFonts w:ascii="Calibri" w:eastAsia="Calibri" w:hAnsi="Calibri" w:cs="Calibri"/>
                <w:b/>
              </w:rPr>
              <w:t>PERSON_ID</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8A7CC" w14:textId="77777777" w:rsidR="005A2227" w:rsidRPr="00E352EF" w:rsidRDefault="0097053A">
            <w:pPr>
              <w:jc w:val="both"/>
            </w:pPr>
            <w:r w:rsidRPr="00E352EF">
              <w:rPr>
                <w:rFonts w:ascii="Calibri" w:eastAsia="Calibri" w:hAnsi="Calibri" w:cs="Calibri"/>
                <w:b/>
              </w:rPr>
              <w:t>AGE</w:t>
            </w:r>
          </w:p>
        </w:tc>
        <w:tc>
          <w:tcPr>
            <w:tcW w:w="354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2A014C" w14:textId="77777777" w:rsidR="005A2227" w:rsidRPr="00E352EF" w:rsidRDefault="0097053A">
            <w:pPr>
              <w:jc w:val="both"/>
            </w:pPr>
            <w:r w:rsidRPr="00E352EF">
              <w:rPr>
                <w:rFonts w:ascii="Calibri" w:eastAsia="Calibri" w:hAnsi="Calibri" w:cs="Calibri"/>
                <w:b/>
              </w:rPr>
              <w:t>EDU</w:t>
            </w:r>
          </w:p>
        </w:tc>
      </w:tr>
      <w:tr w:rsidR="005A2227" w:rsidRPr="00E352EF" w14:paraId="0466E058"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6E44"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0FFBC0" w14:textId="77777777" w:rsidR="005A2227" w:rsidRPr="00E352EF" w:rsidRDefault="0097053A">
            <w:pPr>
              <w:jc w:val="both"/>
            </w:pPr>
            <w:r w:rsidRPr="00E352EF">
              <w:rPr>
                <w:rFonts w:ascii="Calibri" w:eastAsia="Calibri" w:hAnsi="Calibri" w:cs="Calibri"/>
              </w:rPr>
              <w:t>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9AE72"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2002" w14:textId="77777777" w:rsidR="005A2227" w:rsidRPr="00E352EF" w:rsidRDefault="0097053A">
            <w:pPr>
              <w:jc w:val="both"/>
            </w:pPr>
            <w:r w:rsidRPr="00E352EF">
              <w:rPr>
                <w:rFonts w:ascii="Calibri" w:eastAsia="Calibri" w:hAnsi="Calibri" w:cs="Calibri"/>
              </w:rPr>
              <w:t>5</w:t>
            </w:r>
          </w:p>
        </w:tc>
      </w:tr>
      <w:tr w:rsidR="005A2227" w:rsidRPr="00E352EF" w14:paraId="699296F2"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94DD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CCC1C" w14:textId="77777777" w:rsidR="005A2227" w:rsidRPr="00E352EF" w:rsidRDefault="0097053A">
            <w:pPr>
              <w:jc w:val="both"/>
            </w:pPr>
            <w:r w:rsidRPr="00E352EF">
              <w:rPr>
                <w:rFonts w:ascii="Calibri" w:eastAsia="Calibri" w:hAnsi="Calibri" w:cs="Calibri"/>
              </w:rPr>
              <w:t>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F2A43" w14:textId="77777777" w:rsidR="005A2227" w:rsidRPr="00E352EF" w:rsidRDefault="0097053A">
            <w:pPr>
              <w:jc w:val="both"/>
            </w:pPr>
            <w:r w:rsidRPr="00E352EF">
              <w:rPr>
                <w:rFonts w:ascii="Calibri" w:eastAsia="Calibri" w:hAnsi="Calibri" w:cs="Calibri"/>
              </w:rPr>
              <w:t>20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508E2" w14:textId="77777777" w:rsidR="005A2227" w:rsidRPr="00E352EF" w:rsidRDefault="0097053A">
            <w:pPr>
              <w:jc w:val="both"/>
            </w:pPr>
            <w:r w:rsidRPr="00E352EF">
              <w:rPr>
                <w:rFonts w:ascii="Calibri" w:eastAsia="Calibri" w:hAnsi="Calibri" w:cs="Calibri"/>
              </w:rPr>
              <w:t>3</w:t>
            </w:r>
          </w:p>
        </w:tc>
      </w:tr>
      <w:tr w:rsidR="005A2227" w:rsidRPr="00E352EF" w14:paraId="3E6DA658"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5C1BE"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66B37" w14:textId="77777777" w:rsidR="005A2227" w:rsidRPr="00E352EF" w:rsidRDefault="0097053A">
            <w:pPr>
              <w:jc w:val="both"/>
            </w:pPr>
            <w:r w:rsidRPr="00E352EF">
              <w:rPr>
                <w:rFonts w:ascii="Calibri" w:eastAsia="Calibri" w:hAnsi="Calibri" w:cs="Calibri"/>
              </w:rPr>
              <w:t>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AFB"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E52C" w14:textId="77777777" w:rsidR="005A2227" w:rsidRPr="00E352EF" w:rsidRDefault="0097053A">
            <w:pPr>
              <w:jc w:val="both"/>
            </w:pPr>
            <w:r w:rsidRPr="00E352EF">
              <w:rPr>
                <w:rFonts w:ascii="Calibri" w:eastAsia="Calibri" w:hAnsi="Calibri" w:cs="Calibri"/>
              </w:rPr>
              <w:t>6</w:t>
            </w:r>
          </w:p>
        </w:tc>
      </w:tr>
      <w:tr w:rsidR="005A2227" w:rsidRPr="00E352EF" w14:paraId="359EEEF3"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3644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99C68" w14:textId="77777777" w:rsidR="005A2227" w:rsidRPr="00E352EF" w:rsidRDefault="0097053A">
            <w:pPr>
              <w:jc w:val="both"/>
            </w:pPr>
            <w:r w:rsidRPr="00E352EF">
              <w:rPr>
                <w:rFonts w:ascii="Calibri" w:eastAsia="Calibri" w:hAnsi="Calibri" w:cs="Calibri"/>
              </w:rPr>
              <w:t>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1FB40" w14:textId="77777777" w:rsidR="005A2227" w:rsidRPr="00E352EF" w:rsidRDefault="0097053A">
            <w:pPr>
              <w:jc w:val="both"/>
            </w:pPr>
            <w:r w:rsidRPr="00E352EF">
              <w:rPr>
                <w:rFonts w:ascii="Calibri" w:eastAsia="Calibri" w:hAnsi="Calibri" w:cs="Calibri"/>
              </w:rPr>
              <w:t>19</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C0AC4D" w14:textId="77777777" w:rsidR="005A2227" w:rsidRPr="00E352EF" w:rsidRDefault="0097053A">
            <w:pPr>
              <w:jc w:val="both"/>
            </w:pPr>
            <w:r w:rsidRPr="00E352EF">
              <w:rPr>
                <w:rFonts w:ascii="Calibri" w:eastAsia="Calibri" w:hAnsi="Calibri" w:cs="Calibri"/>
              </w:rPr>
              <w:t>4</w:t>
            </w:r>
          </w:p>
        </w:tc>
      </w:tr>
      <w:tr w:rsidR="005A2227" w:rsidRPr="00E352EF" w14:paraId="447F8B0A" w14:textId="77777777">
        <w:trPr>
          <w:trHeight w:val="216"/>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1A63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A9144F8" w14:textId="77777777" w:rsidR="005A2227" w:rsidRPr="00E352EF" w:rsidRDefault="0097053A">
            <w:pPr>
              <w:jc w:val="both"/>
            </w:pPr>
            <w:r w:rsidRPr="00E352EF">
              <w:rPr>
                <w:rFonts w:ascii="Calibri" w:eastAsia="Calibri" w:hAnsi="Calibri" w:cs="Calibri"/>
              </w:rPr>
              <w:t>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20FCD83" w14:textId="77777777" w:rsidR="005A2227" w:rsidRPr="00E352EF" w:rsidRDefault="0097053A">
            <w:pPr>
              <w:jc w:val="both"/>
            </w:pPr>
            <w:r w:rsidRPr="00E352EF">
              <w:rPr>
                <w:rFonts w:ascii="Calibri" w:eastAsia="Calibri" w:hAnsi="Calibri" w:cs="Calibri"/>
              </w:rPr>
              <w:t>32</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34BF83F" w14:textId="77777777" w:rsidR="005A2227" w:rsidRPr="00E352EF" w:rsidRDefault="0097053A">
            <w:pPr>
              <w:jc w:val="both"/>
            </w:pPr>
            <w:r w:rsidRPr="00E352EF">
              <w:rPr>
                <w:rFonts w:ascii="Calibri" w:eastAsia="Calibri" w:hAnsi="Calibri" w:cs="Calibri"/>
              </w:rPr>
              <w:t>6</w:t>
            </w:r>
          </w:p>
        </w:tc>
      </w:tr>
      <w:tr w:rsidR="005A2227" w:rsidRPr="00E352EF" w14:paraId="55C0663C"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5C5B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FCBF6" w14:textId="77777777" w:rsidR="005A2227" w:rsidRPr="00E352EF" w:rsidRDefault="0097053A">
            <w:pPr>
              <w:jc w:val="both"/>
            </w:pPr>
            <w:r w:rsidRPr="00E352EF">
              <w:rPr>
                <w:rFonts w:ascii="Calibri" w:eastAsia="Calibri" w:hAnsi="Calibri" w:cs="Calibri"/>
              </w:rPr>
              <w:t>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C07037"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DAB45" w14:textId="77777777" w:rsidR="005A2227" w:rsidRPr="00E352EF" w:rsidRDefault="0097053A">
            <w:pPr>
              <w:jc w:val="both"/>
            </w:pPr>
            <w:r w:rsidRPr="00E352EF">
              <w:rPr>
                <w:rFonts w:ascii="Calibri" w:eastAsia="Calibri" w:hAnsi="Calibri" w:cs="Calibri"/>
              </w:rPr>
              <w:t>14</w:t>
            </w:r>
          </w:p>
        </w:tc>
      </w:tr>
      <w:tr w:rsidR="005A2227" w:rsidRPr="00E352EF" w14:paraId="79CE30E7"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1EE2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0D573" w14:textId="77777777" w:rsidR="005A2227" w:rsidRPr="00E352EF" w:rsidRDefault="0097053A">
            <w:pPr>
              <w:jc w:val="both"/>
            </w:pPr>
            <w:r w:rsidRPr="00E352EF">
              <w:rPr>
                <w:rFonts w:ascii="Calibri" w:eastAsia="Calibri" w:hAnsi="Calibri" w:cs="Calibri"/>
              </w:rPr>
              <w:t>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9678E" w14:textId="77777777" w:rsidR="005A2227" w:rsidRPr="00E352EF" w:rsidRDefault="0097053A">
            <w:pPr>
              <w:jc w:val="both"/>
            </w:pPr>
            <w:r w:rsidRPr="00E352EF">
              <w:rPr>
                <w:rFonts w:ascii="Calibri" w:eastAsia="Calibri" w:hAnsi="Calibri" w:cs="Calibri"/>
              </w:rPr>
              <w:t>25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69710" w14:textId="77777777" w:rsidR="005A2227" w:rsidRPr="00E352EF" w:rsidRDefault="0097053A">
            <w:pPr>
              <w:jc w:val="both"/>
            </w:pPr>
            <w:r w:rsidRPr="00E352EF">
              <w:rPr>
                <w:rFonts w:ascii="Calibri" w:eastAsia="Calibri" w:hAnsi="Calibri" w:cs="Calibri"/>
              </w:rPr>
              <w:t>14</w:t>
            </w:r>
          </w:p>
        </w:tc>
      </w:tr>
      <w:tr w:rsidR="005A2227" w:rsidRPr="00E352EF" w14:paraId="71759EEA"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3E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9E99" w14:textId="77777777" w:rsidR="005A2227" w:rsidRPr="00E352EF" w:rsidRDefault="0097053A">
            <w:pPr>
              <w:jc w:val="both"/>
            </w:pPr>
            <w:r w:rsidRPr="00E352EF">
              <w:rPr>
                <w:rFonts w:ascii="Calibri" w:eastAsia="Calibri" w:hAnsi="Calibri" w:cs="Calibri"/>
              </w:rPr>
              <w:t>8</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2507" w14:textId="77777777" w:rsidR="005A2227" w:rsidRPr="00E352EF" w:rsidRDefault="0097053A">
            <w:pPr>
              <w:jc w:val="both"/>
            </w:pPr>
            <w:r w:rsidRPr="00E352EF">
              <w:rPr>
                <w:rFonts w:ascii="Calibri" w:eastAsia="Calibri" w:hAnsi="Calibri" w:cs="Calibri"/>
              </w:rPr>
              <w:t>18</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46863" w14:textId="77777777" w:rsidR="005A2227" w:rsidRPr="00E352EF" w:rsidRDefault="0097053A">
            <w:pPr>
              <w:jc w:val="both"/>
            </w:pPr>
            <w:r w:rsidRPr="00E352EF">
              <w:rPr>
                <w:rFonts w:ascii="Calibri" w:eastAsia="Calibri" w:hAnsi="Calibri" w:cs="Calibri"/>
              </w:rPr>
              <w:t>10</w:t>
            </w:r>
          </w:p>
        </w:tc>
      </w:tr>
      <w:tr w:rsidR="005A2227" w:rsidRPr="00E352EF" w14:paraId="118CBB74" w14:textId="77777777">
        <w:trPr>
          <w:trHeight w:val="245"/>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E681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B7E7C" w14:textId="77777777" w:rsidR="005A2227" w:rsidRPr="00E352EF" w:rsidRDefault="0097053A">
            <w:pPr>
              <w:jc w:val="both"/>
            </w:pPr>
            <w:r w:rsidRPr="00E352EF">
              <w:rPr>
                <w:rFonts w:ascii="Calibri" w:eastAsia="Calibri" w:hAnsi="Calibri" w:cs="Calibri"/>
              </w:rPr>
              <w:t>9</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C0563A"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8E097" w14:textId="77777777" w:rsidR="005A2227" w:rsidRPr="00E352EF" w:rsidRDefault="0097053A">
            <w:pPr>
              <w:jc w:val="both"/>
            </w:pPr>
            <w:r w:rsidRPr="00E352EF">
              <w:rPr>
                <w:rFonts w:ascii="Calibri" w:eastAsia="Calibri" w:hAnsi="Calibri" w:cs="Calibri"/>
              </w:rPr>
              <w:t>3</w:t>
            </w:r>
          </w:p>
        </w:tc>
      </w:tr>
      <w:tr w:rsidR="005A2227" w:rsidRPr="00E352EF" w14:paraId="75C627F4"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0064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D303A" w14:textId="77777777" w:rsidR="005A2227" w:rsidRPr="00E352EF" w:rsidRDefault="0097053A">
            <w:pPr>
              <w:jc w:val="both"/>
            </w:pPr>
            <w:r w:rsidRPr="00E352EF">
              <w:rPr>
                <w:rFonts w:ascii="Calibri" w:eastAsia="Calibri" w:hAnsi="Calibri" w:cs="Calibri"/>
              </w:rPr>
              <w:t>10</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EC85" w14:textId="77777777" w:rsidR="005A2227" w:rsidRPr="00E352EF" w:rsidRDefault="0097053A">
            <w:pPr>
              <w:jc w:val="both"/>
            </w:pPr>
            <w:r w:rsidRPr="00E352EF">
              <w:rPr>
                <w:rFonts w:ascii="Calibri" w:eastAsia="Calibri" w:hAnsi="Calibri" w:cs="Calibri"/>
              </w:rPr>
              <w:t>40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1A726" w14:textId="77777777" w:rsidR="005A2227" w:rsidRPr="00E352EF" w:rsidRDefault="0097053A">
            <w:pPr>
              <w:jc w:val="both"/>
            </w:pPr>
            <w:r w:rsidRPr="00E352EF">
              <w:rPr>
                <w:rFonts w:ascii="Calibri" w:eastAsia="Calibri" w:hAnsi="Calibri" w:cs="Calibri"/>
              </w:rPr>
              <w:t>5</w:t>
            </w:r>
          </w:p>
        </w:tc>
      </w:tr>
    </w:tbl>
    <w:p w14:paraId="4DF7C2F6" w14:textId="77777777" w:rsidR="005A2227" w:rsidRPr="00E352EF" w:rsidRDefault="005A2227">
      <w:pPr>
        <w:jc w:val="both"/>
      </w:pPr>
    </w:p>
    <w:p w14:paraId="34FF3301" w14:textId="77777777" w:rsidR="005A2227" w:rsidRPr="00E352EF" w:rsidRDefault="0097053A">
      <w:pPr>
        <w:jc w:val="both"/>
        <w:rPr>
          <w:rFonts w:asciiTheme="majorHAnsi" w:hAnsiTheme="majorHAnsi"/>
        </w:rPr>
      </w:pPr>
      <w:r w:rsidRPr="00E352EF">
        <w:rPr>
          <w:rFonts w:asciiTheme="majorHAnsi" w:eastAsia="Calibri" w:hAnsiTheme="majorHAnsi" w:cs="Calibri"/>
        </w:rPr>
        <w:t>Where the variable edu is coded using the following classification:</w:t>
      </w:r>
    </w:p>
    <w:tbl>
      <w:tblPr>
        <w:tblW w:w="8899"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33"/>
        <w:gridCol w:w="8366"/>
      </w:tblGrid>
      <w:tr w:rsidR="005A2227" w:rsidRPr="00E352EF" w14:paraId="17711E81" w14:textId="77777777">
        <w:trPr>
          <w:trHeight w:val="101"/>
        </w:trPr>
        <w:tc>
          <w:tcPr>
            <w:tcW w:w="53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548CD3"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edu </w:t>
            </w:r>
          </w:p>
        </w:tc>
        <w:tc>
          <w:tcPr>
            <w:tcW w:w="8366"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6FAB3DDC"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descr </w:t>
            </w:r>
          </w:p>
        </w:tc>
      </w:tr>
      <w:tr w:rsidR="005A2227" w:rsidRPr="00E352EF" w14:paraId="0734EA22" w14:textId="77777777">
        <w:trPr>
          <w:trHeight w:val="43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FED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BB4D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No title</w:t>
            </w:r>
          </w:p>
        </w:tc>
      </w:tr>
      <w:tr w:rsidR="005A2227" w:rsidRPr="00E352EF" w14:paraId="4292FEF7" w14:textId="77777777">
        <w:trPr>
          <w:trHeight w:val="30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C7E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2</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FF9E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Elementary License / Certificate of final evaluation</w:t>
            </w:r>
          </w:p>
        </w:tc>
      </w:tr>
      <w:tr w:rsidR="005A2227" w:rsidRPr="00E352EF" w14:paraId="49598CA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C20BA"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2EA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Middle School (or professional training)/ Diploma in Education  secondary level </w:t>
            </w:r>
          </w:p>
        </w:tc>
      </w:tr>
      <w:tr w:rsidR="005A2227" w:rsidRPr="00E352EF" w14:paraId="7A062CB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615C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D1EDF"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Professional qualifications Diploma of secondary school 2-3 years which does not allow enrollment at the University </w:t>
            </w:r>
          </w:p>
        </w:tc>
      </w:tr>
      <w:tr w:rsidR="005A2227" w:rsidRPr="00E352EF" w14:paraId="65EB16C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E9BA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57B6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 School Diploma / Secondary Education degree higher than 4-5 years which allows enrollment at the University </w:t>
            </w:r>
          </w:p>
        </w:tc>
      </w:tr>
      <w:tr w:rsidR="005A2227" w:rsidRPr="00E352EF" w14:paraId="2027F2C4" w14:textId="77777777">
        <w:trPr>
          <w:trHeight w:val="245"/>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672CB"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6</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E91B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Academy Diploma (Fine Arts, Dramatic Arts National, National Dance), Higher Institute of Artistic Industries, State Conservatory of Music </w:t>
            </w:r>
          </w:p>
        </w:tc>
      </w:tr>
      <w:tr w:rsidR="005A2227" w:rsidRPr="00E352EF" w14:paraId="2B3DBFD2"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91D5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7</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7B88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University degree of two / three years, direct school for special purposes, school equivalent education </w:t>
            </w:r>
          </w:p>
        </w:tc>
      </w:tr>
      <w:tr w:rsidR="005A2227" w:rsidRPr="00E352EF" w14:paraId="69FB9D5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4B36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8</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367A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bachelor's degree (three years) </w:t>
            </w:r>
          </w:p>
        </w:tc>
      </w:tr>
      <w:tr w:rsidR="005A2227" w:rsidRPr="00E352EF" w14:paraId="66762DF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387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9</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F860C"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Specialist / Master's degree (two years) </w:t>
            </w:r>
          </w:p>
        </w:tc>
      </w:tr>
      <w:tr w:rsidR="005A2227" w:rsidRPr="00E352EF" w14:paraId="0045F131"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EFC2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10</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C5BAE"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4-6 years Degree: Bachelor's degree from the old system or graduate specialization / teaching single-cycle </w:t>
            </w:r>
          </w:p>
        </w:tc>
      </w:tr>
      <w:tr w:rsidR="005A2227" w:rsidRPr="00E352EF" w14:paraId="00F2F0D3"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6428326"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0AE11F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VET Certificate of professional qualification (operator) / Professional diploma IFP technical </w:t>
            </w:r>
            <w:r w:rsidRPr="00E352EF">
              <w:rPr>
                <w:rFonts w:asciiTheme="majorHAnsi" w:eastAsia="Calibri" w:hAnsiTheme="majorHAnsi" w:cs="Calibri"/>
              </w:rPr>
              <w:lastRenderedPageBreak/>
              <w:t xml:space="preserve">(Three-year pathways / four-year education and training) </w:t>
            </w:r>
          </w:p>
        </w:tc>
      </w:tr>
      <w:tr w:rsidR="005A2227" w:rsidRPr="00E352EF" w14:paraId="7FDC7D7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D830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lastRenderedPageBreak/>
              <w:t>14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7C42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specialization certificate (HTE) </w:t>
            </w:r>
          </w:p>
        </w:tc>
      </w:tr>
      <w:tr w:rsidR="005A2227" w:rsidRPr="00E352EF" w14:paraId="62CF9BCB"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761C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E034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Diploma (ITS) </w:t>
            </w:r>
          </w:p>
        </w:tc>
      </w:tr>
    </w:tbl>
    <w:p w14:paraId="5198AA04" w14:textId="77777777" w:rsidR="005A2227" w:rsidRPr="00E352EF" w:rsidRDefault="005A2227">
      <w:pPr>
        <w:jc w:val="both"/>
        <w:rPr>
          <w:rFonts w:asciiTheme="majorHAnsi" w:hAnsiTheme="majorHAnsi"/>
        </w:rPr>
      </w:pPr>
    </w:p>
    <w:p w14:paraId="68BF2B2D" w14:textId="77777777" w:rsidR="005A2227" w:rsidRPr="00E352EF" w:rsidRDefault="0097053A">
      <w:pPr>
        <w:jc w:val="both"/>
        <w:rPr>
          <w:rFonts w:asciiTheme="majorHAnsi" w:hAnsiTheme="majorHAnsi"/>
        </w:rPr>
      </w:pPr>
      <w:r w:rsidRPr="00E352EF">
        <w:rPr>
          <w:rFonts w:asciiTheme="majorHAnsi" w:eastAsia="Calibri" w:hAnsiTheme="majorHAnsi" w:cs="Calibri"/>
        </w:rPr>
        <w:t>define datapoint ruleset  dpr_ labour ( AGE as a) (</w:t>
      </w:r>
    </w:p>
    <w:p w14:paraId="08E84161" w14:textId="4B754B9F"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rule_1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17 then edu &lt;&gt; 5 ;</w:t>
      </w:r>
    </w:p>
    <w:p w14:paraId="5120EC85" w14:textId="6DE2F63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rule_2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19 then edu &lt;&gt; 6 ;</w:t>
      </w:r>
    </w:p>
    <w:p w14:paraId="771E92B0" w14:textId="370B911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rule_3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7 and edu &lt;&gt; 8 ;</w:t>
      </w:r>
    </w:p>
    <w:p w14:paraId="6AEE6B1D" w14:textId="51C8F5CB"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rule_4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18 and 21 then edu &lt;&gt; 10 ;</w:t>
      </w:r>
    </w:p>
    <w:p w14:paraId="57901711" w14:textId="258A449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rule_5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16 then edu &lt;&gt; 13 ;</w:t>
      </w:r>
    </w:p>
    <w:p w14:paraId="4DD1D7CB" w14:textId="44751DA8"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rule_6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18 then edu &lt;&gt; 14 ;</w:t>
      </w:r>
    </w:p>
    <w:p w14:paraId="065060D0" w14:textId="5BFF8B99"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rule_7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15 ;</w:t>
      </w:r>
    </w:p>
    <w:p w14:paraId="549ECBC6" w14:textId="77777777" w:rsidR="005A2227" w:rsidRPr="00E352EF" w:rsidRDefault="0097053A">
      <w:pPr>
        <w:jc w:val="both"/>
        <w:rPr>
          <w:rFonts w:asciiTheme="majorHAnsi" w:hAnsiTheme="majorHAnsi"/>
        </w:rPr>
      </w:pPr>
      <w:r w:rsidRPr="00E352EF">
        <w:rPr>
          <w:rFonts w:asciiTheme="majorHAnsi" w:eastAsia="Calibri" w:hAnsiTheme="majorHAnsi" w:cs="Calibri"/>
        </w:rPr>
        <w:t>) ;</w:t>
      </w:r>
    </w:p>
    <w:p w14:paraId="6AFC5E51" w14:textId="77777777" w:rsidR="005A2227" w:rsidRPr="00E352EF" w:rsidRDefault="005A2227">
      <w:pPr>
        <w:jc w:val="both"/>
        <w:rPr>
          <w:rFonts w:asciiTheme="majorHAnsi" w:hAnsiTheme="majorHAnsi"/>
        </w:rPr>
      </w:pPr>
    </w:p>
    <w:p w14:paraId="6EBB3F23" w14:textId="77777777" w:rsidR="005A2227" w:rsidRPr="00E352EF" w:rsidRDefault="0097053A">
      <w:pPr>
        <w:spacing w:before="120" w:after="120"/>
        <w:jc w:val="both"/>
        <w:rPr>
          <w:rFonts w:asciiTheme="majorHAnsi" w:hAnsiTheme="majorHAnsi"/>
        </w:rPr>
      </w:pPr>
      <w:r w:rsidRPr="00E352EF">
        <w:rPr>
          <w:rFonts w:asciiTheme="majorHAnsi" w:eastAsia="Calibri" w:hAnsiTheme="majorHAnsi" w:cs="Calibri"/>
        </w:rPr>
        <w:t xml:space="preserve">ds_validation_report := check ( ds_labour, dpr_labour, </w:t>
      </w:r>
      <w:r w:rsidRPr="00E352EF">
        <w:rPr>
          <w:rFonts w:asciiTheme="majorHAnsi" w:eastAsia="Calibri" w:hAnsiTheme="majorHAnsi" w:cs="Calibri"/>
          <w:b/>
        </w:rPr>
        <w:t>not valid</w:t>
      </w:r>
      <w:r w:rsidRPr="00E352EF">
        <w:rPr>
          <w:rFonts w:asciiTheme="majorHAnsi" w:eastAsia="Calibri" w:hAnsiTheme="majorHAnsi" w:cs="Calibri"/>
        </w:rPr>
        <w:t>, c</w:t>
      </w:r>
      <w:r w:rsidRPr="00E352EF">
        <w:rPr>
          <w:rFonts w:asciiTheme="majorHAnsi" w:eastAsia="Calibri" w:hAnsiTheme="majorHAnsi" w:cs="Calibri"/>
          <w:b/>
        </w:rPr>
        <w:t>ondition</w:t>
      </w:r>
      <w:r w:rsidRPr="00E352EF">
        <w:rPr>
          <w:rFonts w:asciiTheme="majorHAnsi" w:eastAsia="Calibri" w:hAnsiTheme="majorHAnsi" w:cs="Calibri"/>
        </w:rPr>
        <w:t xml:space="preserve"> )</w:t>
      </w:r>
    </w:p>
    <w:p w14:paraId="20720958" w14:textId="77777777" w:rsidR="005A2227" w:rsidRPr="00E352EF" w:rsidRDefault="005A2227">
      <w:pPr>
        <w:jc w:val="both"/>
      </w:pPr>
    </w:p>
    <w:tbl>
      <w:tblPr>
        <w:tblW w:w="9432"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49"/>
        <w:gridCol w:w="1224"/>
        <w:gridCol w:w="1656"/>
        <w:gridCol w:w="749"/>
        <w:gridCol w:w="806"/>
        <w:gridCol w:w="1310"/>
        <w:gridCol w:w="1699"/>
        <w:gridCol w:w="1339"/>
      </w:tblGrid>
      <w:tr w:rsidR="005A2227" w:rsidRPr="00E352EF" w14:paraId="2D9BE11F" w14:textId="77777777">
        <w:trPr>
          <w:trHeight w:val="389"/>
        </w:trPr>
        <w:tc>
          <w:tcPr>
            <w:tcW w:w="648"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51DD3089" w14:textId="77777777" w:rsidR="005A2227" w:rsidRPr="00E352EF" w:rsidRDefault="0097053A">
            <w:pPr>
              <w:jc w:val="both"/>
            </w:pPr>
            <w:r w:rsidRPr="00E352EF">
              <w:rPr>
                <w:rFonts w:ascii="Calibri" w:eastAsia="Calibri" w:hAnsi="Calibri" w:cs="Calibri"/>
              </w:rPr>
              <w:t>ds_validation_report</w:t>
            </w:r>
          </w:p>
        </w:tc>
      </w:tr>
      <w:tr w:rsidR="005A2227" w:rsidRPr="00E352EF" w14:paraId="69198420" w14:textId="77777777">
        <w:trPr>
          <w:trHeight w:val="101"/>
        </w:trPr>
        <w:tc>
          <w:tcPr>
            <w:tcW w:w="64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182493" w14:textId="77777777" w:rsidR="005A2227" w:rsidRPr="00E352EF" w:rsidRDefault="0097053A">
            <w:pPr>
              <w:jc w:val="both"/>
            </w:pPr>
            <w:r w:rsidRPr="00E352EF">
              <w:rPr>
                <w:rFonts w:ascii="Calibri" w:eastAsia="Calibri" w:hAnsi="Calibri" w:cs="Calibri"/>
                <w:b/>
              </w:rPr>
              <w:t>TIME</w:t>
            </w:r>
          </w:p>
        </w:tc>
        <w:tc>
          <w:tcPr>
            <w:tcW w:w="122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3FEBBA" w14:textId="77777777" w:rsidR="005A2227" w:rsidRPr="00E352EF" w:rsidRDefault="0097053A">
            <w:pPr>
              <w:jc w:val="both"/>
            </w:pPr>
            <w:r w:rsidRPr="00E352EF">
              <w:rPr>
                <w:rFonts w:ascii="Calibri" w:eastAsia="Calibri" w:hAnsi="Calibri" w:cs="Calibri"/>
                <w:b/>
              </w:rPr>
              <w:t>PERSON_ID</w:t>
            </w:r>
          </w:p>
        </w:tc>
        <w:tc>
          <w:tcPr>
            <w:tcW w:w="165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430D9F" w14:textId="77777777" w:rsidR="005A2227" w:rsidRPr="00E352EF" w:rsidRDefault="0097053A">
            <w:pPr>
              <w:jc w:val="both"/>
            </w:pPr>
            <w:r w:rsidRPr="00E352EF">
              <w:rPr>
                <w:rFonts w:ascii="Calibri" w:eastAsia="Calibri" w:hAnsi="Calibri" w:cs="Calibri"/>
                <w:b/>
              </w:rPr>
              <w:t>RULE_ID</w:t>
            </w:r>
          </w:p>
        </w:tc>
        <w:tc>
          <w:tcPr>
            <w:tcW w:w="74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6E5871" w14:textId="77777777" w:rsidR="005A2227" w:rsidRPr="00E352EF" w:rsidRDefault="0097053A">
            <w:pPr>
              <w:jc w:val="both"/>
            </w:pPr>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3AC10" w14:textId="77777777" w:rsidR="005A2227" w:rsidRPr="00E352EF" w:rsidRDefault="0097053A">
            <w:pPr>
              <w:jc w:val="both"/>
            </w:pPr>
            <w:r w:rsidRPr="00E352EF">
              <w:rPr>
                <w:rFonts w:ascii="Calibri" w:eastAsia="Calibri" w:hAnsi="Calibri" w:cs="Calibri"/>
                <w:b/>
              </w:rPr>
              <w:t>EDU</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2CA073" w14:textId="77777777" w:rsidR="005A2227" w:rsidRPr="00E352EF" w:rsidRDefault="0097053A">
            <w:pPr>
              <w:jc w:val="both"/>
            </w:pPr>
            <w:r w:rsidRPr="00E352EF">
              <w:rPr>
                <w:rFonts w:ascii="Calibri" w:eastAsia="Calibri" w:hAnsi="Calibri" w:cs="Calibri"/>
                <w:b/>
              </w:rPr>
              <w:t>CONDITION</w:t>
            </w:r>
          </w:p>
        </w:tc>
        <w:tc>
          <w:tcPr>
            <w:tcW w:w="169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9145649" w14:textId="77777777" w:rsidR="005A2227" w:rsidRPr="00E352EF" w:rsidRDefault="0097053A">
            <w:pPr>
              <w:jc w:val="both"/>
            </w:pPr>
            <w:r w:rsidRPr="00E352EF">
              <w:rPr>
                <w:rFonts w:ascii="Calibri" w:eastAsia="Calibri" w:hAnsi="Calibri" w:cs="Calibri"/>
                <w:b/>
              </w:rPr>
              <w:t>ERRORMESSAGE</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C3F07C3" w14:textId="77777777" w:rsidR="005A2227" w:rsidRPr="00E352EF" w:rsidRDefault="0097053A">
            <w:pPr>
              <w:jc w:val="both"/>
            </w:pPr>
            <w:r w:rsidRPr="00E352EF">
              <w:rPr>
                <w:rFonts w:ascii="Calibri" w:eastAsia="Calibri" w:hAnsi="Calibri" w:cs="Calibri"/>
                <w:b/>
              </w:rPr>
              <w:t>ERRORLEVEL</w:t>
            </w:r>
          </w:p>
        </w:tc>
      </w:tr>
      <w:tr w:rsidR="005A2227" w:rsidRPr="00E352EF" w14:paraId="00D8876F" w14:textId="77777777">
        <w:trPr>
          <w:trHeight w:val="230"/>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EB9FC"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1C3C6" w14:textId="77777777" w:rsidR="005A2227" w:rsidRPr="00E352EF" w:rsidRDefault="0097053A">
            <w:pPr>
              <w:jc w:val="both"/>
            </w:pPr>
            <w:r w:rsidRPr="00E352EF">
              <w:rPr>
                <w:rFonts w:ascii="Calibri" w:eastAsia="Calibri" w:hAnsi="Calibri" w:cs="Calibri"/>
              </w:rPr>
              <w:t>1</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06ADC" w14:textId="77777777" w:rsidR="005A2227" w:rsidRPr="00E352EF" w:rsidRDefault="0097053A">
            <w:pPr>
              <w:jc w:val="both"/>
            </w:pPr>
            <w:r w:rsidRPr="00E352EF">
              <w:rPr>
                <w:rFonts w:ascii="Calibri" w:eastAsia="Calibri" w:hAnsi="Calibri" w:cs="Calibri"/>
              </w:rPr>
              <w:t>hr_labour_rule_1</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2B00" w14:textId="77777777" w:rsidR="005A2227" w:rsidRPr="00E352EF" w:rsidRDefault="0097053A">
            <w:pPr>
              <w:jc w:val="both"/>
            </w:pPr>
            <w:r w:rsidRPr="00E352EF">
              <w:rPr>
                <w:rFonts w:ascii="Calibri" w:eastAsia="Calibri" w:hAnsi="Calibri" w:cs="Calibri"/>
              </w:rPr>
              <w:t>15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E77DD" w14:textId="77777777" w:rsidR="005A2227" w:rsidRPr="00E352EF" w:rsidRDefault="0097053A">
            <w:pPr>
              <w:jc w:val="both"/>
            </w:pPr>
            <w:r w:rsidRPr="00E352EF">
              <w:rPr>
                <w:rFonts w:ascii="Calibri" w:eastAsia="Calibri" w:hAnsi="Calibri" w:cs="Calibri"/>
              </w:rPr>
              <w:t>5</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94375"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DC81B"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27D2A" w14:textId="77777777" w:rsidR="005A2227" w:rsidRPr="00E352EF" w:rsidRDefault="005A2227">
            <w:pPr>
              <w:jc w:val="both"/>
            </w:pPr>
          </w:p>
        </w:tc>
      </w:tr>
      <w:tr w:rsidR="005A2227" w:rsidRPr="00E352EF" w14:paraId="023AD863"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05244"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0C33D" w14:textId="77777777" w:rsidR="005A2227" w:rsidRPr="00E352EF" w:rsidRDefault="0097053A">
            <w:pPr>
              <w:jc w:val="both"/>
            </w:pPr>
            <w:r w:rsidRPr="00E352EF">
              <w:rPr>
                <w:rFonts w:ascii="Calibri" w:eastAsia="Calibri" w:hAnsi="Calibri" w:cs="Calibri"/>
              </w:rPr>
              <w:t>3</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EB38C" w14:textId="77777777" w:rsidR="005A2227" w:rsidRPr="00E352EF" w:rsidRDefault="0097053A">
            <w:pPr>
              <w:jc w:val="both"/>
            </w:pPr>
            <w:r w:rsidRPr="00E352EF">
              <w:rPr>
                <w:rFonts w:ascii="Calibri" w:eastAsia="Calibri" w:hAnsi="Calibri" w:cs="Calibri"/>
              </w:rPr>
              <w:t>hr_labour_rule_2</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BABC6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19B2" w14:textId="77777777" w:rsidR="005A2227" w:rsidRPr="00E352EF" w:rsidRDefault="0097053A">
            <w:pPr>
              <w:jc w:val="both"/>
            </w:pPr>
            <w:r w:rsidRPr="00E352EF">
              <w:rPr>
                <w:rFonts w:ascii="Calibri" w:eastAsia="Calibri" w:hAnsi="Calibri" w:cs="Calibri"/>
              </w:rPr>
              <w:t>6</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5821A"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D0161"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A939" w14:textId="77777777" w:rsidR="005A2227" w:rsidRPr="00E352EF" w:rsidRDefault="005A2227">
            <w:pPr>
              <w:jc w:val="both"/>
            </w:pPr>
          </w:p>
        </w:tc>
      </w:tr>
      <w:tr w:rsidR="005A2227" w:rsidRPr="00E352EF" w14:paraId="00647397"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BF7ED"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30E26" w14:textId="77777777" w:rsidR="005A2227" w:rsidRPr="00E352EF" w:rsidRDefault="0097053A">
            <w:pPr>
              <w:jc w:val="both"/>
            </w:pPr>
            <w:r w:rsidRPr="00E352EF">
              <w:rPr>
                <w:rFonts w:ascii="Calibri" w:eastAsia="Calibri" w:hAnsi="Calibri" w:cs="Calibri"/>
              </w:rPr>
              <w:t>6</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2AA7D" w14:textId="77777777" w:rsidR="005A2227" w:rsidRPr="00E352EF" w:rsidRDefault="0097053A">
            <w:pPr>
              <w:jc w:val="both"/>
            </w:pPr>
            <w:r w:rsidRPr="00E352EF">
              <w:rPr>
                <w:rFonts w:ascii="Calibri" w:eastAsia="Calibri" w:hAnsi="Calibri" w:cs="Calibri"/>
              </w:rPr>
              <w:t>hr_labour_rule_6</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3395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C1785" w14:textId="77777777" w:rsidR="005A2227" w:rsidRPr="00E352EF" w:rsidRDefault="0097053A">
            <w:pPr>
              <w:jc w:val="both"/>
            </w:pPr>
            <w:r w:rsidRPr="00E352EF">
              <w:rPr>
                <w:rFonts w:ascii="Calibri" w:eastAsia="Calibri" w:hAnsi="Calibri" w:cs="Calibri"/>
              </w:rPr>
              <w:t>14</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F43C1"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6EEF2"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9DB9" w14:textId="77777777" w:rsidR="005A2227" w:rsidRPr="00E352EF" w:rsidRDefault="005A2227">
            <w:pPr>
              <w:jc w:val="both"/>
            </w:pPr>
          </w:p>
        </w:tc>
      </w:tr>
      <w:tr w:rsidR="005A2227" w:rsidRPr="00E352EF" w14:paraId="31567378"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30FDE"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49156" w14:textId="77777777" w:rsidR="005A2227" w:rsidRPr="00E352EF" w:rsidRDefault="0097053A">
            <w:pPr>
              <w:jc w:val="both"/>
            </w:pPr>
            <w:r w:rsidRPr="00E352EF">
              <w:rPr>
                <w:rFonts w:ascii="Calibri" w:eastAsia="Calibri" w:hAnsi="Calibri" w:cs="Calibri"/>
              </w:rPr>
              <w:t>8</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888BA" w14:textId="77777777" w:rsidR="005A2227" w:rsidRPr="00E352EF" w:rsidRDefault="0097053A">
            <w:pPr>
              <w:jc w:val="both"/>
            </w:pPr>
            <w:r w:rsidRPr="00E352EF">
              <w:rPr>
                <w:rFonts w:ascii="Calibri" w:eastAsia="Calibri" w:hAnsi="Calibri" w:cs="Calibri"/>
              </w:rPr>
              <w:t>hr_labour_rule_4</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22469" w14:textId="77777777" w:rsidR="005A2227" w:rsidRPr="00E352EF" w:rsidRDefault="0097053A">
            <w:pPr>
              <w:jc w:val="both"/>
            </w:pPr>
            <w:r w:rsidRPr="00E352EF">
              <w:rPr>
                <w:rFonts w:ascii="Calibri" w:eastAsia="Calibri" w:hAnsi="Calibri" w:cs="Calibri"/>
              </w:rPr>
              <w:t>18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B85A5" w14:textId="77777777" w:rsidR="005A2227" w:rsidRPr="00E352EF" w:rsidRDefault="0097053A">
            <w:pPr>
              <w:jc w:val="both"/>
            </w:pPr>
            <w:r w:rsidRPr="00E352EF">
              <w:rPr>
                <w:rFonts w:ascii="Calibri" w:eastAsia="Calibri" w:hAnsi="Calibri" w:cs="Calibri"/>
              </w:rPr>
              <w:t>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2D8F0"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72C4"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47B2F" w14:textId="77777777" w:rsidR="005A2227" w:rsidRPr="00E352EF" w:rsidRDefault="005A2227">
            <w:pPr>
              <w:jc w:val="both"/>
            </w:pPr>
          </w:p>
        </w:tc>
      </w:tr>
    </w:tbl>
    <w:p w14:paraId="5C98A1AD" w14:textId="77777777" w:rsidR="005A2227" w:rsidRPr="00E352EF" w:rsidRDefault="005A2227">
      <w:pPr>
        <w:jc w:val="both"/>
      </w:pPr>
    </w:p>
    <w:p w14:paraId="667F56F1" w14:textId="77777777" w:rsidR="005A2227" w:rsidRPr="00E352EF" w:rsidRDefault="005A2227">
      <w:pPr>
        <w:jc w:val="both"/>
      </w:pPr>
    </w:p>
    <w:p w14:paraId="3E37475F" w14:textId="77777777" w:rsidR="005A2227" w:rsidRPr="00E352EF" w:rsidRDefault="0097053A" w:rsidP="00B3632D">
      <w:pPr>
        <w:pStyle w:val="Titolo3"/>
      </w:pPr>
      <w:bookmarkStart w:id="11269" w:name="_Toc462659758"/>
      <w:bookmarkStart w:id="11270" w:name="_Toc463805800"/>
      <w:bookmarkStart w:id="11271" w:name="_Toc464487978"/>
      <w:r w:rsidRPr="00E352EF">
        <w:t>check (with hierarchical rulesets)</w:t>
      </w:r>
      <w:bookmarkEnd w:id="11269"/>
      <w:bookmarkEnd w:id="11270"/>
      <w:bookmarkEnd w:id="11271"/>
    </w:p>
    <w:p w14:paraId="69B9EFF6" w14:textId="77777777" w:rsidR="00021A1F" w:rsidRPr="00E352EF" w:rsidRDefault="00021A1F" w:rsidP="00021A1F"/>
    <w:p w14:paraId="1D37922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77EE9737"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This </w:t>
      </w:r>
      <w:r w:rsidRPr="00E352EF">
        <w:rPr>
          <w:rFonts w:asciiTheme="majorHAnsi" w:eastAsia="Calibri" w:hAnsiTheme="majorHAnsi" w:cs="Calibri"/>
          <w:b/>
        </w:rPr>
        <w:t>check</w:t>
      </w:r>
      <w:r w:rsidRPr="00E352EF">
        <w:rPr>
          <w:rFonts w:asciiTheme="majorHAnsi" w:eastAsia="Calibri" w:hAnsiTheme="majorHAnsi" w:cs="Calibri"/>
        </w:rPr>
        <w:t xml:space="preserve"> operator applies one or more hierarchical </w:t>
      </w:r>
      <w:r w:rsidR="001B6402" w:rsidRPr="00E352EF">
        <w:rPr>
          <w:rFonts w:asciiTheme="majorHAnsi" w:eastAsia="Calibri" w:hAnsiTheme="majorHAnsi" w:cs="Calibri"/>
        </w:rPr>
        <w:t xml:space="preserve">(vertical) </w:t>
      </w:r>
      <w:r w:rsidRPr="00E352EF">
        <w:rPr>
          <w:rFonts w:asciiTheme="majorHAnsi" w:eastAsia="Calibri" w:hAnsiTheme="majorHAnsi" w:cs="Calibri"/>
        </w:rPr>
        <w:t>ruleset  on a Dataset.</w:t>
      </w:r>
    </w:p>
    <w:p w14:paraId="172C09E6" w14:textId="77777777" w:rsidR="00021A1F" w:rsidRPr="00E352EF" w:rsidRDefault="00021A1F">
      <w:pPr>
        <w:jc w:val="both"/>
        <w:rPr>
          <w:rFonts w:asciiTheme="majorHAnsi" w:hAnsiTheme="majorHAnsi"/>
        </w:rPr>
      </w:pPr>
    </w:p>
    <w:p w14:paraId="0F848C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B0383F3"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00E9F20C"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ds,</w:t>
      </w:r>
    </w:p>
    <w:p w14:paraId="29F7781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p>
    <w:p w14:paraId="15C62FD9"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threshold (</w:t>
      </w:r>
      <w:r w:rsidRPr="00E352EF">
        <w:rPr>
          <w:rFonts w:asciiTheme="majorHAnsi" w:eastAsia="Calibri" w:hAnsiTheme="majorHAnsi" w:cs="Calibri"/>
        </w:rPr>
        <w:t xml:space="preserve"> </w:t>
      </w:r>
      <w:r w:rsidRPr="00E352EF">
        <w:rPr>
          <w:rFonts w:asciiTheme="majorHAnsi" w:eastAsia="Calibri" w:hAnsiTheme="majorHAnsi" w:cs="Calibri"/>
          <w:i/>
        </w:rPr>
        <w:t>threshold</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p>
    <w:p w14:paraId="6F26469F"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2A703F7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2F3F26C6" w14:textId="77777777" w:rsidR="005A2227" w:rsidRPr="00E352EF" w:rsidRDefault="0097053A">
      <w:pPr>
        <w:spacing w:after="60"/>
        <w:jc w:val="both"/>
        <w:rPr>
          <w:rFonts w:asciiTheme="majorHAnsi" w:eastAsia="Calibri" w:hAnsiTheme="majorHAnsi" w:cs="Calibri"/>
        </w:rPr>
      </w:pPr>
      <w:r w:rsidRPr="00E352EF">
        <w:rPr>
          <w:rFonts w:asciiTheme="majorHAnsi" w:eastAsia="Calibri" w:hAnsiTheme="majorHAnsi" w:cs="Calibri"/>
        </w:rPr>
        <w:t>)</w:t>
      </w:r>
    </w:p>
    <w:p w14:paraId="24BF4768" w14:textId="77777777" w:rsidR="00021A1F" w:rsidRPr="00E352EF" w:rsidRDefault="00021A1F">
      <w:pPr>
        <w:spacing w:after="60"/>
        <w:jc w:val="both"/>
        <w:rPr>
          <w:rFonts w:asciiTheme="majorHAnsi" w:hAnsiTheme="majorHAnsi"/>
        </w:rPr>
      </w:pPr>
    </w:p>
    <w:p w14:paraId="5923339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67E8397" w14:textId="77777777" w:rsidR="005A2227" w:rsidRPr="00E352EF" w:rsidRDefault="0097053A">
      <w:pPr>
        <w:jc w:val="both"/>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dataset-type</w:t>
      </w:r>
    </w:p>
    <w:p w14:paraId="2E8B14FE"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threshold</w:t>
      </w:r>
      <w:r w:rsidRPr="00E352EF">
        <w:rPr>
          <w:rFonts w:asciiTheme="majorHAnsi" w:eastAsia="Calibri" w:hAnsiTheme="majorHAnsi" w:cs="Calibri"/>
        </w:rPr>
        <w:t xml:space="preserve"> : numeric-constant</w:t>
      </w:r>
    </w:p>
    <w:p w14:paraId="28B125A6" w14:textId="77777777" w:rsidR="00DE5E99" w:rsidRPr="00E352EF" w:rsidRDefault="00DE5E99">
      <w:pPr>
        <w:jc w:val="both"/>
        <w:rPr>
          <w:rFonts w:asciiTheme="majorHAnsi" w:hAnsiTheme="majorHAnsi"/>
        </w:rPr>
      </w:pPr>
    </w:p>
    <w:p w14:paraId="2EFE0ED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w:t>
      </w:r>
      <w:r w:rsidR="00297BF2" w:rsidRPr="00E352EF">
        <w:t>Dataset</w:t>
      </w:r>
      <w:r w:rsidRPr="00E352EF">
        <w:rPr>
          <w:rFonts w:asciiTheme="majorHAnsi" w:eastAsia="Calibri" w:hAnsiTheme="majorHAnsi" w:cs="Calibri"/>
        </w:rPr>
        <w:t xml:space="preserve"> to check</w:t>
      </w:r>
    </w:p>
    <w:p w14:paraId="638B6CFF" w14:textId="77777777" w:rsidR="005A2227" w:rsidRPr="00E352EF" w:rsidRDefault="000F7FB5">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r w:rsidR="0097053A" w:rsidRPr="00E352EF">
        <w:rPr>
          <w:rFonts w:asciiTheme="majorHAnsi" w:eastAsia="Calibri" w:hAnsiTheme="majorHAnsi" w:cs="Calibri"/>
        </w:rPr>
        <w:t>is a code item compatibility ruleset</w:t>
      </w:r>
    </w:p>
    <w:p w14:paraId="76E1634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the threshold (tolerance value) to be applied as the upper limit of the difference between the left and right side of the rules. In the simple</w:t>
      </w:r>
      <w:r w:rsidR="005A2501" w:rsidRPr="00E352EF">
        <w:rPr>
          <w:rFonts w:asciiTheme="majorHAnsi" w:eastAsia="Calibri" w:hAnsiTheme="majorHAnsi" w:cs="Calibri"/>
        </w:rPr>
        <w:t>st</w:t>
      </w:r>
      <w:r w:rsidRPr="00E352EF">
        <w:rPr>
          <w:rFonts w:asciiTheme="majorHAnsi" w:eastAsia="Calibri" w:hAnsiTheme="majorHAnsi" w:cs="Calibri"/>
        </w:rPr>
        <w:t xml:space="preserve"> case </w:t>
      </w:r>
      <w:r w:rsidRPr="00E352EF">
        <w:rPr>
          <w:rFonts w:asciiTheme="majorHAnsi" w:eastAsia="Calibri" w:hAnsiTheme="majorHAnsi" w:cs="Calibri"/>
          <w:i/>
        </w:rPr>
        <w:t>threshold</w:t>
      </w:r>
      <w:r w:rsidRPr="00E352EF">
        <w:rPr>
          <w:rFonts w:asciiTheme="majorHAnsi" w:eastAsia="Calibri" w:hAnsiTheme="majorHAnsi" w:cs="Calibri"/>
        </w:rPr>
        <w:t xml:space="preserve"> is a numeric constant. A more sophisticated form exists where </w:t>
      </w:r>
      <w:r w:rsidRPr="00E352EF">
        <w:rPr>
          <w:rFonts w:asciiTheme="majorHAnsi" w:eastAsia="Calibri" w:hAnsiTheme="majorHAnsi" w:cs="Calibri"/>
          <w:i/>
        </w:rPr>
        <w:t>threshold</w:t>
      </w:r>
      <w:r w:rsidRPr="00E352EF">
        <w:rPr>
          <w:rFonts w:asciiTheme="majorHAnsi" w:eastAsia="Calibri" w:hAnsiTheme="majorHAnsi" w:cs="Calibri"/>
        </w:rPr>
        <w:t xml:space="preserve"> is an expression involving the following predefined values:</w:t>
      </w:r>
    </w:p>
    <w:p w14:paraId="3FA98EA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left_side</w:t>
      </w:r>
      <w:r w:rsidRPr="00E352EF">
        <w:rPr>
          <w:rFonts w:asciiTheme="majorHAnsi" w:hAnsiTheme="majorHAnsi"/>
        </w:rPr>
        <w:tab/>
      </w:r>
      <w:r w:rsidRPr="00E352EF">
        <w:rPr>
          <w:rFonts w:asciiTheme="majorHAnsi" w:eastAsia="Calibri" w:hAnsiTheme="majorHAnsi" w:cs="Calibri"/>
        </w:rPr>
        <w:t>the value of the left-hand side of the rule</w:t>
      </w:r>
    </w:p>
    <w:p w14:paraId="66D36993"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lastRenderedPageBreak/>
        <w:t>right_side</w:t>
      </w:r>
      <w:r w:rsidRPr="00E352EF">
        <w:rPr>
          <w:rFonts w:asciiTheme="majorHAnsi" w:hAnsiTheme="majorHAnsi"/>
        </w:rPr>
        <w:tab/>
      </w:r>
      <w:r w:rsidRPr="00E352EF">
        <w:rPr>
          <w:rFonts w:asciiTheme="majorHAnsi" w:eastAsia="Calibri" w:hAnsiTheme="majorHAnsi" w:cs="Calibri"/>
        </w:rPr>
        <w:t>the value of the right-hand side of the rule (the value computed by VTL)</w:t>
      </w:r>
    </w:p>
    <w:p w14:paraId="5786075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 xml:space="preserve">nr_items </w:t>
      </w:r>
      <w:r w:rsidRPr="00E352EF">
        <w:rPr>
          <w:rFonts w:asciiTheme="majorHAnsi" w:hAnsiTheme="majorHAnsi"/>
        </w:rPr>
        <w:tab/>
      </w:r>
      <w:r w:rsidRPr="00E352EF">
        <w:rPr>
          <w:rFonts w:asciiTheme="majorHAnsi" w:eastAsia="Calibri" w:hAnsiTheme="majorHAnsi" w:cs="Calibri"/>
        </w:rPr>
        <w:t>the number of items in the right-hand side of the rule</w:t>
      </w:r>
    </w:p>
    <w:p w14:paraId="4BD56841" w14:textId="77777777" w:rsidR="005A2227" w:rsidRPr="00E352EF" w:rsidRDefault="0097053A">
      <w:pPr>
        <w:ind w:left="720"/>
        <w:rPr>
          <w:rFonts w:asciiTheme="majorHAnsi" w:hAnsiTheme="majorHAnsi"/>
        </w:rPr>
      </w:pPr>
      <w:r w:rsidRPr="00E352EF">
        <w:rPr>
          <w:rFonts w:asciiTheme="majorHAnsi" w:eastAsia="Calibri" w:hAnsiTheme="majorHAnsi" w:cs="Calibri"/>
        </w:rPr>
        <w:t>Examples of possible threshold expressions:</w:t>
      </w:r>
    </w:p>
    <w:p w14:paraId="550D6DE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( 3 ) </w:t>
      </w:r>
    </w:p>
    <w:p w14:paraId="7F3E7DD9"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3 ) </w:t>
      </w:r>
      <w:r w:rsidRPr="00E352EF">
        <w:rPr>
          <w:rFonts w:asciiTheme="majorHAnsi" w:hAnsiTheme="majorHAnsi"/>
        </w:rPr>
        <w:tab/>
      </w:r>
      <w:r w:rsidRPr="00E352EF">
        <w:rPr>
          <w:rFonts w:asciiTheme="majorHAnsi" w:eastAsia="Calibri" w:hAnsiTheme="majorHAnsi" w:cs="Calibri"/>
        </w:rPr>
        <w:t xml:space="preserve"> equivalent to the above */</w:t>
      </w:r>
    </w:p>
    <w:p w14:paraId="1B6EF7D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abs ( 50 * left_side ) ) </w:t>
      </w:r>
      <w:r w:rsidRPr="00E352EF">
        <w:rPr>
          <w:rFonts w:asciiTheme="majorHAnsi" w:hAnsiTheme="majorHAnsi"/>
        </w:rPr>
        <w:tab/>
      </w:r>
      <w:r w:rsidRPr="00E352EF">
        <w:rPr>
          <w:rFonts w:asciiTheme="majorHAnsi" w:eastAsia="Calibri" w:hAnsiTheme="majorHAnsi" w:cs="Calibri"/>
        </w:rPr>
        <w:t xml:space="preserve"> can differ up to 50 % of left side*/</w:t>
      </w:r>
    </w:p>
    <w:p w14:paraId="0B273027"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0.5 * nr_items ) </w:t>
      </w:r>
      <w:r w:rsidRPr="00E352EF">
        <w:rPr>
          <w:rFonts w:asciiTheme="majorHAnsi" w:hAnsiTheme="majorHAnsi"/>
        </w:rPr>
        <w:tab/>
      </w:r>
      <w:r w:rsidRPr="00E352EF">
        <w:rPr>
          <w:rFonts w:asciiTheme="majorHAnsi" w:eastAsia="Calibri" w:hAnsiTheme="majorHAnsi" w:cs="Calibri"/>
        </w:rPr>
        <w:t xml:space="preserve"> can differ up to 0.5 for each item % */</w:t>
      </w:r>
    </w:p>
    <w:p w14:paraId="796F065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the valid data points of ds according to vr</w:t>
      </w:r>
    </w:p>
    <w:p w14:paraId="3353C81F"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of ds according to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005A2501" w:rsidRPr="00E352EF">
        <w:rPr>
          <w:rFonts w:asciiTheme="majorHAnsi" w:eastAsia="Calibri" w:hAnsiTheme="majorHAnsi" w:cs="Calibri"/>
        </w:rPr>
        <w:t xml:space="preserve"> </w:t>
      </w:r>
      <w:r w:rsidRPr="00E352EF">
        <w:rPr>
          <w:rFonts w:asciiTheme="majorHAnsi" w:eastAsia="Calibri" w:hAnsiTheme="majorHAnsi" w:cs="Calibri"/>
        </w:rPr>
        <w:t>(default)</w:t>
      </w:r>
    </w:p>
    <w:p w14:paraId="303118D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all data points of </w:t>
      </w:r>
      <w:r w:rsidRPr="00E352EF">
        <w:rPr>
          <w:rFonts w:asciiTheme="majorHAnsi" w:eastAsia="Calibri" w:hAnsiTheme="majorHAnsi" w:cs="Calibri"/>
          <w:i/>
        </w:rPr>
        <w:t>ds</w:t>
      </w:r>
      <w:r w:rsidRPr="00E352EF">
        <w:rPr>
          <w:rFonts w:asciiTheme="majorHAnsi" w:eastAsia="Calibri" w:hAnsiTheme="majorHAnsi" w:cs="Calibri"/>
        </w:rPr>
        <w:t>, independently of whether a specific rule of a Ruleset is respected or not</w:t>
      </w:r>
    </w:p>
    <w:p w14:paraId="6693BAB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Measure Boolean attribute "condition" named </w:t>
      </w:r>
      <w:r w:rsidRPr="00E352EF">
        <w:rPr>
          <w:rFonts w:asciiTheme="majorHAnsi" w:eastAsia="Calibri" w:hAnsiTheme="majorHAnsi" w:cs="Calibri"/>
          <w:b/>
        </w:rPr>
        <w:t>CONDITION</w:t>
      </w:r>
      <w:r w:rsidRPr="00E352EF">
        <w:rPr>
          <w:rFonts w:asciiTheme="majorHAnsi" w:eastAsia="Calibri" w:hAnsiTheme="majorHAnsi" w:cs="Calibri"/>
        </w:rPr>
        <w:t xml:space="preserve"> with </w:t>
      </w:r>
      <w:r w:rsidR="005A2501" w:rsidRPr="00E352EF">
        <w:rPr>
          <w:rFonts w:asciiTheme="majorHAnsi" w:eastAsia="Calibri" w:hAnsiTheme="majorHAnsi" w:cs="Calibri"/>
        </w:rPr>
        <w:t xml:space="preserve">true </w:t>
      </w:r>
      <w:r w:rsidRPr="00E352EF">
        <w:rPr>
          <w:rFonts w:asciiTheme="majorHAnsi" w:eastAsia="Calibri" w:hAnsiTheme="majorHAnsi" w:cs="Calibri"/>
        </w:rPr>
        <w:t>values for the Data Points that satisfy a specific rule of a ruleset and false otherwise</w:t>
      </w:r>
    </w:p>
    <w:p w14:paraId="4C6DDB1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the original </w:t>
      </w:r>
      <w:r w:rsidR="00D6733B" w:rsidRPr="00E352EF">
        <w:rPr>
          <w:rFonts w:asciiTheme="majorHAnsi" w:eastAsia="Calibri" w:hAnsiTheme="majorHAnsi" w:cs="Calibri"/>
        </w:rPr>
        <w:t>M</w:t>
      </w:r>
      <w:r w:rsidRPr="00E352EF">
        <w:rPr>
          <w:rFonts w:asciiTheme="majorHAnsi" w:eastAsia="Calibri" w:hAnsiTheme="majorHAnsi" w:cs="Calibri"/>
        </w:rPr>
        <w:t xml:space="preserve">easures and attributes of </w:t>
      </w:r>
      <w:r w:rsidRPr="00E352EF">
        <w:rPr>
          <w:rFonts w:asciiTheme="majorHAnsi" w:eastAsia="Calibri" w:hAnsiTheme="majorHAnsi" w:cs="Calibri"/>
          <w:i/>
        </w:rPr>
        <w:t>ds</w:t>
      </w:r>
      <w:r w:rsidRPr="00E352EF">
        <w:rPr>
          <w:rFonts w:asciiTheme="majorHAnsi" w:eastAsia="Calibri" w:hAnsiTheme="majorHAnsi" w:cs="Calibri"/>
        </w:rPr>
        <w:t xml:space="preserve"> (default). The parameter </w:t>
      </w:r>
      <w:r w:rsidRPr="00E352EF">
        <w:rPr>
          <w:rFonts w:asciiTheme="majorHAnsi" w:eastAsia="Calibri" w:hAnsiTheme="majorHAnsi" w:cs="Calibri"/>
          <w:b/>
        </w:rPr>
        <w:t>measures</w:t>
      </w:r>
      <w:r w:rsidRPr="00E352EF">
        <w:rPr>
          <w:rFonts w:asciiTheme="majorHAnsi" w:eastAsia="Calibri" w:hAnsiTheme="majorHAnsi" w:cs="Calibri"/>
        </w:rPr>
        <w:t xml:space="preserve"> cannot be used in combination with </w:t>
      </w:r>
      <w:r w:rsidRPr="00E352EF">
        <w:rPr>
          <w:rFonts w:asciiTheme="majorHAnsi" w:eastAsia="Calibri" w:hAnsiTheme="majorHAnsi" w:cs="Calibri"/>
          <w:b/>
        </w:rPr>
        <w:t>all</w:t>
      </w:r>
      <w:r w:rsidRPr="00E352EF">
        <w:rPr>
          <w:rFonts w:asciiTheme="majorHAnsi" w:eastAsia="Calibri" w:hAnsiTheme="majorHAnsi" w:cs="Calibri"/>
        </w:rPr>
        <w:t>.</w:t>
      </w:r>
    </w:p>
    <w:p w14:paraId="2D79C89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3410D8D1"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has the variables specified in the code item compatibility ruleset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Pr="00E352EF">
        <w:rPr>
          <w:rFonts w:asciiTheme="majorHAnsi" w:eastAsia="Calibri" w:hAnsiTheme="majorHAnsi" w:cs="Calibri"/>
        </w:rPr>
        <w:t>.</w:t>
      </w:r>
    </w:p>
    <w:p w14:paraId="055A97D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ruleset must be explicitly defined for validation purposes.</w:t>
      </w:r>
    </w:p>
    <w:p w14:paraId="7F805C6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A671125" w14:textId="77777777" w:rsidR="005A2227" w:rsidRPr="00E352EF" w:rsidRDefault="005A2501">
      <w:pPr>
        <w:jc w:val="both"/>
        <w:rPr>
          <w:rFonts w:asciiTheme="majorHAnsi" w:hAnsiTheme="majorHAnsi"/>
        </w:rPr>
      </w:pPr>
      <w:r w:rsidRPr="00E352EF">
        <w:rPr>
          <w:rFonts w:asciiTheme="majorHAnsi" w:eastAsia="Calibri" w:hAnsiTheme="majorHAnsi" w:cs="Calibri"/>
        </w:rPr>
        <w:t>It r</w:t>
      </w:r>
      <w:r w:rsidR="0097053A" w:rsidRPr="00E352EF">
        <w:rPr>
          <w:rFonts w:asciiTheme="majorHAnsi" w:eastAsia="Calibri" w:hAnsiTheme="majorHAnsi" w:cs="Calibri"/>
        </w:rPr>
        <w:t xml:space="preserve">eturns a </w:t>
      </w:r>
      <w:r w:rsidR="00297BF2" w:rsidRPr="00E352EF">
        <w:t>Dataset</w:t>
      </w:r>
      <w:r w:rsidR="0097053A" w:rsidRPr="00E352EF">
        <w:rPr>
          <w:rFonts w:asciiTheme="majorHAnsi" w:eastAsia="Calibri" w:hAnsiTheme="majorHAnsi" w:cs="Calibri"/>
        </w:rPr>
        <w:t xml:space="preserve"> having all </w:t>
      </w:r>
      <w:r w:rsidR="009C28BD" w:rsidRPr="00E352EF">
        <w:rPr>
          <w:rFonts w:ascii="Cambria" w:eastAsia="Calibri" w:hAnsi="Cambria" w:cs="Calibri"/>
        </w:rPr>
        <w:t>Identifier Component</w:t>
      </w:r>
      <w:r w:rsidR="0097053A" w:rsidRPr="00E352EF">
        <w:rPr>
          <w:rFonts w:asciiTheme="majorHAnsi" w:eastAsia="Calibri" w:hAnsiTheme="majorHAnsi" w:cs="Calibri"/>
        </w:rPr>
        <w:t xml:space="preserve">s of </w:t>
      </w:r>
      <w:r w:rsidR="0097053A" w:rsidRPr="00E352EF">
        <w:rPr>
          <w:rFonts w:asciiTheme="majorHAnsi" w:eastAsia="Calibri" w:hAnsiTheme="majorHAnsi" w:cs="Calibri"/>
          <w:i/>
        </w:rPr>
        <w:t>ds</w:t>
      </w:r>
      <w:r w:rsidR="0097053A" w:rsidRPr="00E352EF">
        <w:rPr>
          <w:rFonts w:asciiTheme="majorHAnsi" w:eastAsia="Calibri" w:hAnsiTheme="majorHAnsi" w:cs="Calibri"/>
        </w:rPr>
        <w:t xml:space="preserve"> plus the </w:t>
      </w:r>
      <w:r w:rsidR="009C28BD" w:rsidRPr="00E352EF">
        <w:rPr>
          <w:rFonts w:ascii="Cambria" w:eastAsia="Calibri" w:hAnsi="Cambria" w:cs="Calibri"/>
        </w:rPr>
        <w:t>Identifier</w:t>
      </w:r>
      <w:r w:rsidR="0097053A" w:rsidRPr="00E352EF">
        <w:rPr>
          <w:rFonts w:asciiTheme="majorHAnsi" w:eastAsia="Calibri" w:hAnsiTheme="majorHAnsi" w:cs="Calibri"/>
        </w:rPr>
        <w:t xml:space="preserve"> RULE_ID, which allows to distinguish between validation rules in the various rulesets when ambiguities arise. The values of RULE_ID are built as the concatenation of the ruleset identifier and the rule identifier.</w:t>
      </w:r>
    </w:p>
    <w:p w14:paraId="5F09BE56"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the </w:t>
      </w:r>
      <w:r w:rsidR="00297BF2" w:rsidRPr="00E352EF">
        <w:t>Dataset</w:t>
      </w:r>
      <w:r w:rsidRPr="00E352EF">
        <w:rPr>
          <w:rFonts w:asciiTheme="majorHAnsi" w:eastAsia="Calibri" w:hAnsiTheme="majorHAnsi" w:cs="Calibri"/>
        </w:rPr>
        <w:t xml:space="preserve"> returned depend on the specified option:</w:t>
      </w:r>
    </w:p>
    <w:p w14:paraId="13D7D9D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 </w:t>
      </w:r>
      <w:r w:rsidRPr="00E352EF">
        <w:rPr>
          <w:rFonts w:asciiTheme="majorHAnsi" w:eastAsia="Calibri" w:hAnsiTheme="majorHAnsi" w:cs="Calibri"/>
          <w:b/>
        </w:rPr>
        <w:t>CONDITION</w:t>
      </w:r>
      <w:r w:rsidRPr="00E352EF">
        <w:rPr>
          <w:rFonts w:asciiTheme="majorHAnsi" w:eastAsia="Calibri" w:hAnsiTheme="majorHAnsi" w:cs="Calibri"/>
        </w:rPr>
        <w:t xml:space="preserve"> (true/false)</w:t>
      </w:r>
    </w:p>
    <w:p w14:paraId="5ACDA6F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p>
    <w:p w14:paraId="1E8BF820"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Additional </w:t>
      </w:r>
      <w:r w:rsidR="00D6733B" w:rsidRPr="00E352EF">
        <w:rPr>
          <w:rFonts w:asciiTheme="majorHAnsi" w:eastAsia="Calibri" w:hAnsiTheme="majorHAnsi" w:cs="Calibri"/>
        </w:rPr>
        <w:t>M</w:t>
      </w:r>
      <w:r w:rsidRPr="00E352EF">
        <w:rPr>
          <w:rFonts w:asciiTheme="majorHAnsi" w:eastAsia="Calibri" w:hAnsiTheme="majorHAnsi" w:cs="Calibri"/>
        </w:rPr>
        <w:t>easures are:</w:t>
      </w:r>
    </w:p>
    <w:p w14:paraId="7ABAB0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value_CONDITION</w:t>
      </w:r>
      <w:r w:rsidR="0097053A" w:rsidRPr="00E352EF">
        <w:rPr>
          <w:rFonts w:asciiTheme="majorHAnsi" w:eastAsia="Calibri" w:hAnsiTheme="majorHAnsi" w:cs="Calibri"/>
        </w:rPr>
        <w:t>: containing the value computed by executing the rule</w:t>
      </w:r>
    </w:p>
    <w:p w14:paraId="6717C604"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rule:</w:t>
      </w:r>
      <w:r w:rsidR="000F7FB5" w:rsidRPr="00E352EF">
        <w:rPr>
          <w:rFonts w:asciiTheme="majorHAnsi" w:eastAsia="Calibri" w:hAnsiTheme="majorHAnsi" w:cs="Calibri"/>
        </w:rPr>
        <w:t xml:space="preserve"> </w:t>
      </w:r>
      <w:r w:rsidRPr="00E352EF">
        <w:rPr>
          <w:rFonts w:asciiTheme="majorHAnsi" w:eastAsia="Calibri" w:hAnsiTheme="majorHAnsi" w:cs="Calibri"/>
        </w:rPr>
        <w:t>containing the returning text related to the rule</w:t>
      </w:r>
    </w:p>
    <w:p w14:paraId="16146F15"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28F6342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message specified in the rule</w:t>
      </w:r>
    </w:p>
    <w:p w14:paraId="083A6BA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containing the error level  (severity) specified in the rule</w:t>
      </w:r>
    </w:p>
    <w:p w14:paraId="44405F60" w14:textId="77777777" w:rsidR="005A2227" w:rsidRPr="00E352EF" w:rsidRDefault="0097053A">
      <w:pPr>
        <w:jc w:val="both"/>
        <w:rPr>
          <w:rFonts w:asciiTheme="majorHAnsi" w:hAnsiTheme="majorHAnsi"/>
        </w:rPr>
      </w:pPr>
      <w:r w:rsidRPr="00E352EF">
        <w:rPr>
          <w:rFonts w:asciiTheme="majorHAnsi" w:eastAsia="Calibri" w:hAnsiTheme="majorHAnsi" w:cs="Calibri"/>
        </w:rPr>
        <w:t>If errormessage and errorlevel are not specified in the ruleset, then the values of the related attributes will be NULL for all the data points .</w:t>
      </w:r>
    </w:p>
    <w:p w14:paraId="7497B5D2" w14:textId="77777777" w:rsidR="005A2227" w:rsidRPr="00E352EF" w:rsidRDefault="005A2227">
      <w:pPr>
        <w:spacing w:after="160" w:line="259" w:lineRule="auto"/>
        <w:rPr>
          <w:rFonts w:asciiTheme="majorHAnsi" w:hAnsiTheme="majorHAnsi"/>
        </w:rPr>
      </w:pPr>
    </w:p>
    <w:p w14:paraId="7B27323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Examples</w:t>
      </w:r>
    </w:p>
    <w:p w14:paraId="29BE9524" w14:textId="77777777" w:rsidR="005A2227" w:rsidRPr="00E352EF" w:rsidRDefault="000F7FB5">
      <w:pPr>
        <w:jc w:val="both"/>
        <w:rPr>
          <w:rFonts w:asciiTheme="majorHAnsi" w:hAnsiTheme="majorHAnsi"/>
        </w:rPr>
      </w:pPr>
      <w:r w:rsidRPr="00E352EF">
        <w:rPr>
          <w:rFonts w:asciiTheme="majorHAnsi" w:eastAsia="Calibri" w:hAnsiTheme="majorHAnsi" w:cs="Calibri"/>
        </w:rPr>
        <w:t xml:space="preserve">See </w:t>
      </w:r>
      <w:r w:rsidR="0097053A" w:rsidRPr="00E352EF">
        <w:rPr>
          <w:rFonts w:asciiTheme="majorHAnsi" w:eastAsia="Calibri" w:hAnsiTheme="majorHAnsi" w:cs="Calibri"/>
        </w:rPr>
        <w:t xml:space="preserve">to the examples for </w:t>
      </w:r>
      <w:r w:rsidRPr="00E352EF">
        <w:rPr>
          <w:rFonts w:asciiTheme="majorHAnsi" w:eastAsia="Calibri" w:hAnsiTheme="majorHAnsi" w:cs="Calibri"/>
        </w:rPr>
        <w:t xml:space="preserve">hierarchical </w:t>
      </w:r>
      <w:r w:rsidR="001B6402" w:rsidRPr="00E352EF">
        <w:rPr>
          <w:rFonts w:asciiTheme="majorHAnsi" w:eastAsia="Calibri" w:hAnsiTheme="majorHAnsi" w:cs="Calibri"/>
        </w:rPr>
        <w:t xml:space="preserve">(vertical) </w:t>
      </w:r>
      <w:r w:rsidR="0097053A" w:rsidRPr="00E352EF">
        <w:rPr>
          <w:rFonts w:asciiTheme="majorHAnsi" w:eastAsia="Calibri" w:hAnsiTheme="majorHAnsi" w:cs="Calibri"/>
        </w:rPr>
        <w:t>rulesets.</w:t>
      </w:r>
    </w:p>
    <w:p w14:paraId="0F6C573B" w14:textId="77777777" w:rsidR="005A2227" w:rsidRPr="00E352EF" w:rsidRDefault="005A2227">
      <w:pPr>
        <w:keepLines/>
        <w:spacing w:before="40"/>
        <w:jc w:val="both"/>
      </w:pPr>
    </w:p>
    <w:p w14:paraId="4A5B1B0B" w14:textId="77777777" w:rsidR="005A2227" w:rsidRPr="00E352EF" w:rsidRDefault="0097053A" w:rsidP="00B3632D">
      <w:pPr>
        <w:pStyle w:val="Titolo3"/>
      </w:pPr>
      <w:bookmarkStart w:id="11272" w:name="_Toc462659759"/>
      <w:bookmarkStart w:id="11273" w:name="_Toc463805801"/>
      <w:bookmarkStart w:id="11274" w:name="_Toc464487979"/>
      <w:r w:rsidRPr="00E352EF">
        <w:t>check ( single rule)</w:t>
      </w:r>
      <w:bookmarkEnd w:id="11272"/>
      <w:bookmarkEnd w:id="11273"/>
      <w:bookmarkEnd w:id="11274"/>
    </w:p>
    <w:p w14:paraId="24296012" w14:textId="77777777" w:rsidR="00021A1F" w:rsidRPr="00E352EF" w:rsidRDefault="00021A1F" w:rsidP="00021A1F">
      <w:pPr>
        <w:spacing w:line="259" w:lineRule="auto"/>
        <w:rPr>
          <w:rFonts w:ascii="Calibri" w:eastAsia="Calibri" w:hAnsi="Calibri" w:cs="Calibri"/>
          <w:i/>
          <w:color w:val="5B9BD5"/>
          <w:sz w:val="22"/>
        </w:rPr>
      </w:pPr>
    </w:p>
    <w:p w14:paraId="62575B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4C6493C0" w14:textId="77777777" w:rsidR="005A2227" w:rsidRPr="00E352EF" w:rsidRDefault="0097053A">
      <w:pPr>
        <w:spacing w:after="160" w:line="259" w:lineRule="auto"/>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w:t>
      </w:r>
      <w:r w:rsidRPr="00E352EF">
        <w:rPr>
          <w:rFonts w:asciiTheme="majorHAnsi" w:eastAsia="Calibri" w:hAnsiTheme="majorHAnsi" w:cs="Calibri"/>
        </w:rPr>
        <w:t xml:space="preserve"> operator takes as input a Boolean VTL expression and uses it as the indication of a validation. </w:t>
      </w:r>
    </w:p>
    <w:p w14:paraId="4985046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074448"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24D3359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 xml:space="preserve">ds </w:t>
      </w:r>
    </w:p>
    <w:p w14:paraId="55BC3EA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threshold </w:t>
      </w:r>
      <w:r w:rsidRPr="00E352EF">
        <w:rPr>
          <w:rFonts w:asciiTheme="majorHAnsi" w:eastAsia="Calibri" w:hAnsiTheme="majorHAnsi" w:cs="Calibri"/>
        </w:rPr>
        <w:t>(</w:t>
      </w:r>
      <w:r w:rsidRPr="00E352EF">
        <w:rPr>
          <w:rFonts w:asciiTheme="majorHAnsi" w:eastAsia="Calibri" w:hAnsiTheme="majorHAnsi" w:cs="Calibri"/>
          <w:i/>
        </w:rPr>
        <w:t>threshold</w:t>
      </w:r>
      <w:r w:rsidRPr="00E352EF">
        <w:rPr>
          <w:rFonts w:asciiTheme="majorHAnsi" w:eastAsia="Calibri" w:hAnsiTheme="majorHAnsi" w:cs="Calibri"/>
        </w:rPr>
        <w:t>) }</w:t>
      </w:r>
    </w:p>
    <w:p w14:paraId="31BD0B47"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3C665E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lastRenderedPageBreak/>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3E4498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imbalance </w:t>
      </w:r>
      <w:r w:rsidRPr="00E352EF">
        <w:rPr>
          <w:rFonts w:asciiTheme="majorHAnsi" w:eastAsia="Calibri" w:hAnsiTheme="majorHAnsi" w:cs="Calibri"/>
        </w:rPr>
        <w:t xml:space="preserve">( </w:t>
      </w:r>
      <w:r w:rsidRPr="00E352EF">
        <w:rPr>
          <w:rFonts w:asciiTheme="majorHAnsi" w:eastAsia="Calibri" w:hAnsiTheme="majorHAnsi" w:cs="Calibri"/>
          <w:i/>
        </w:rPr>
        <w:t>imbalance</w:t>
      </w:r>
      <w:r w:rsidRPr="00E352EF">
        <w:rPr>
          <w:rFonts w:asciiTheme="majorHAnsi" w:eastAsia="Calibri" w:hAnsiTheme="majorHAnsi" w:cs="Calibri"/>
        </w:rPr>
        <w:t xml:space="preserve"> ) } </w:t>
      </w:r>
    </w:p>
    <w:p w14:paraId="689BBA0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errorcode </w:t>
      </w:r>
      <w:r w:rsidRPr="00E352EF">
        <w:rPr>
          <w:rFonts w:asciiTheme="majorHAnsi" w:eastAsia="Calibri" w:hAnsiTheme="majorHAnsi" w:cs="Calibri"/>
        </w:rPr>
        <w:t xml:space="preserve">( </w:t>
      </w:r>
      <w:r w:rsidRPr="00E352EF">
        <w:rPr>
          <w:rFonts w:asciiTheme="majorHAnsi" w:eastAsia="Calibri" w:hAnsiTheme="majorHAnsi" w:cs="Calibri"/>
          <w:i/>
        </w:rPr>
        <w:t>errorcode</w:t>
      </w:r>
      <w:r w:rsidRPr="00E352EF">
        <w:rPr>
          <w:rFonts w:asciiTheme="majorHAnsi" w:eastAsia="Calibri" w:hAnsiTheme="majorHAnsi" w:cs="Calibri"/>
        </w:rPr>
        <w:t xml:space="preserve">) } </w:t>
      </w:r>
    </w:p>
    <w:p w14:paraId="393C4941"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errorlevel </w:t>
      </w:r>
      <w:r w:rsidRPr="00E352EF">
        <w:rPr>
          <w:rFonts w:asciiTheme="majorHAnsi" w:eastAsia="Calibri" w:hAnsiTheme="majorHAnsi" w:cs="Calibri"/>
        </w:rPr>
        <w:t xml:space="preserve">( </w:t>
      </w:r>
      <w:r w:rsidRPr="00E352EF">
        <w:rPr>
          <w:rFonts w:asciiTheme="majorHAnsi" w:eastAsia="Calibri" w:hAnsiTheme="majorHAnsi" w:cs="Calibri"/>
          <w:i/>
        </w:rPr>
        <w:t>errorlevel</w:t>
      </w:r>
      <w:r w:rsidRPr="00E352EF">
        <w:rPr>
          <w:rFonts w:asciiTheme="majorHAnsi" w:eastAsia="Calibri" w:hAnsiTheme="majorHAnsi" w:cs="Calibri"/>
        </w:rPr>
        <w:t xml:space="preserve"> ) } </w:t>
      </w:r>
    </w:p>
    <w:p w14:paraId="58D30A9E"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w:t>
      </w:r>
    </w:p>
    <w:p w14:paraId="334B3E98" w14:textId="77777777" w:rsidR="00AB605E" w:rsidRPr="00E352EF" w:rsidRDefault="00AB605E" w:rsidP="00AB605E">
      <w:pPr>
        <w:rPr>
          <w:rFonts w:ascii="Cambria" w:eastAsia="Calibri" w:hAnsi="Cambria" w:cs="Calibri"/>
          <w:i/>
          <w:color w:val="5B9BD5"/>
        </w:rPr>
      </w:pPr>
    </w:p>
    <w:p w14:paraId="68AD15F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5330D99B" w14:textId="77777777" w:rsidR="005A2227" w:rsidRPr="00E352EF" w:rsidRDefault="0097053A">
      <w:pPr>
        <w:rPr>
          <w:rFonts w:ascii="Cambria" w:hAnsi="Cambria"/>
        </w:rPr>
      </w:pPr>
      <w:r w:rsidRPr="00E352EF">
        <w:rPr>
          <w:rFonts w:ascii="Cambria" w:eastAsia="Calibri" w:hAnsi="Cambria" w:cs="Calibri"/>
        </w:rPr>
        <w:t xml:space="preserve">ds : dataset {identifier &lt;IDENT&gt; as scalar-type; }+ {measure &lt;IDENT&gt; as numeric; }+ </w:t>
      </w:r>
    </w:p>
    <w:p w14:paraId="1418FB95" w14:textId="77777777" w:rsidR="005A2227" w:rsidRPr="00E352EF" w:rsidRDefault="0097053A" w:rsidP="00C96285">
      <w:pPr>
        <w:rPr>
          <w:rFonts w:ascii="Cambria" w:hAnsi="Cambria"/>
        </w:rPr>
      </w:pPr>
      <w:r w:rsidRPr="00E352EF">
        <w:rPr>
          <w:rFonts w:ascii="Cambria" w:eastAsia="Calibri" w:hAnsi="Cambria"/>
        </w:rPr>
        <w:t xml:space="preserve">                    {measure &lt;IDENT&gt; as boolean-type; }* {attribute &lt;IDENT&gt; as scalar-type; }*</w:t>
      </w:r>
    </w:p>
    <w:p w14:paraId="1D7848AA" w14:textId="77777777" w:rsidR="005A2227" w:rsidRPr="00E352EF" w:rsidRDefault="0097053A">
      <w:pPr>
        <w:jc w:val="both"/>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 scalar-constant</w:t>
      </w:r>
    </w:p>
    <w:p w14:paraId="2A886AD1" w14:textId="77777777" w:rsidR="005A2227" w:rsidRPr="00E352EF" w:rsidRDefault="0097053A">
      <w:pPr>
        <w:jc w:val="both"/>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 numeric-constant</w:t>
      </w:r>
    </w:p>
    <w:p w14:paraId="4E768B39" w14:textId="77777777" w:rsidR="005A2227" w:rsidRPr="00E352EF" w:rsidRDefault="0097053A">
      <w:pPr>
        <w:jc w:val="both"/>
        <w:rPr>
          <w:rFonts w:asciiTheme="majorHAnsi" w:hAnsiTheme="majorHAnsi"/>
        </w:rPr>
      </w:pPr>
      <w:r w:rsidRPr="00E352EF">
        <w:rPr>
          <w:rFonts w:asciiTheme="majorHAnsi" w:eastAsia="Calibri" w:hAnsiTheme="majorHAnsi" w:cs="Calibri"/>
          <w:i/>
        </w:rPr>
        <w:t>errormessage</w:t>
      </w:r>
      <w:r w:rsidRPr="00E352EF">
        <w:rPr>
          <w:rFonts w:asciiTheme="majorHAnsi" w:eastAsia="Calibri" w:hAnsiTheme="majorHAnsi" w:cs="Calibri"/>
        </w:rPr>
        <w:t xml:space="preserve"> : string-constant</w:t>
      </w:r>
    </w:p>
    <w:p w14:paraId="34C7E57F"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errorlevel</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integer-constant</w:t>
      </w:r>
    </w:p>
    <w:p w14:paraId="73BC002A" w14:textId="77777777" w:rsidR="00DE5E99" w:rsidRPr="00E352EF" w:rsidRDefault="00DE5E99">
      <w:pPr>
        <w:jc w:val="both"/>
        <w:rPr>
          <w:rFonts w:asciiTheme="majorHAnsi" w:hAnsiTheme="majorHAnsi"/>
        </w:rPr>
      </w:pPr>
    </w:p>
    <w:p w14:paraId="0E5F52F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Boolean VTL expressions, hence yielding a Boolean Dataset, that represents the validation.</w:t>
      </w:r>
    </w:p>
    <w:p w14:paraId="79FE32A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a tolerance number. It requires the presence of an imbalance. If this latter value is below the </w:t>
      </w:r>
      <w:r w:rsidRPr="00E352EF">
        <w:rPr>
          <w:rFonts w:asciiTheme="majorHAnsi" w:eastAsia="Calibri" w:hAnsiTheme="majorHAnsi" w:cs="Calibri"/>
          <w:i/>
        </w:rPr>
        <w:t>threshold</w:t>
      </w:r>
      <w:r w:rsidRPr="00E352EF">
        <w:rPr>
          <w:rFonts w:asciiTheme="majorHAnsi" w:eastAsia="Calibri" w:hAnsiTheme="majorHAnsi" w:cs="Calibri"/>
        </w:rPr>
        <w:t xml:space="preserve">, then the data point is considered valid, thus the Boolean Measure </w:t>
      </w:r>
      <w:r w:rsidRPr="00E352EF">
        <w:rPr>
          <w:rFonts w:asciiTheme="majorHAnsi" w:eastAsia="Calibri" w:hAnsiTheme="majorHAnsi" w:cs="Calibri"/>
          <w:b/>
        </w:rPr>
        <w:t>CONDITION</w:t>
      </w:r>
      <w:r w:rsidRPr="00E352EF">
        <w:rPr>
          <w:rFonts w:asciiTheme="majorHAnsi" w:eastAsia="Calibri" w:hAnsiTheme="majorHAnsi" w:cs="Calibri"/>
        </w:rPr>
        <w:t xml:space="preserve"> is </w:t>
      </w:r>
      <w:r w:rsidR="000F7FB5" w:rsidRPr="00E352EF">
        <w:rPr>
          <w:rFonts w:asciiTheme="majorHAnsi" w:eastAsia="Calibri" w:hAnsiTheme="majorHAnsi" w:cs="Calibri"/>
        </w:rPr>
        <w:t>true</w:t>
      </w:r>
      <w:r w:rsidRPr="00E352EF">
        <w:rPr>
          <w:rFonts w:asciiTheme="majorHAnsi" w:eastAsia="Calibri" w:hAnsiTheme="majorHAnsi" w:cs="Calibri"/>
        </w:rPr>
        <w:t xml:space="preserve">; </w:t>
      </w:r>
      <w:r w:rsidR="000F7FB5" w:rsidRPr="00E352EF">
        <w:rPr>
          <w:rFonts w:asciiTheme="majorHAnsi" w:eastAsia="Calibri" w:hAnsiTheme="majorHAnsi" w:cs="Calibri"/>
        </w:rPr>
        <w:t xml:space="preserve">false </w:t>
      </w:r>
      <w:r w:rsidRPr="00E352EF">
        <w:rPr>
          <w:rFonts w:asciiTheme="majorHAnsi" w:eastAsia="Calibri" w:hAnsiTheme="majorHAnsi" w:cs="Calibri"/>
        </w:rPr>
        <w:t>in all the other cases.</w:t>
      </w:r>
    </w:p>
    <w:p w14:paraId="27EB277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valid data points</w:t>
      </w:r>
    </w:p>
    <w:p w14:paraId="0355A33A"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w:t>
      </w:r>
    </w:p>
    <w:p w14:paraId="076394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all data points, independently of their validity</w:t>
      </w:r>
    </w:p>
    <w:p w14:paraId="1253470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w:t>
      </w:r>
      <w:r w:rsidR="00D6733B" w:rsidRPr="00E352EF">
        <w:rPr>
          <w:rFonts w:asciiTheme="majorHAnsi" w:eastAsia="Calibri" w:hAnsiTheme="majorHAnsi" w:cs="Calibri"/>
        </w:rPr>
        <w:t>M</w:t>
      </w:r>
      <w:r w:rsidRPr="00E352EF">
        <w:rPr>
          <w:rFonts w:asciiTheme="majorHAnsi" w:eastAsia="Calibri" w:hAnsiTheme="majorHAnsi" w:cs="Calibri"/>
        </w:rPr>
        <w:t>easure "</w:t>
      </w:r>
      <w:r w:rsidR="00C847B8" w:rsidRPr="00E352EF">
        <w:rPr>
          <w:rFonts w:asciiTheme="majorHAnsi" w:eastAsia="Calibri" w:hAnsiTheme="majorHAnsi" w:cs="Calibri"/>
          <w:b/>
        </w:rPr>
        <w:t>CONDITION</w:t>
      </w:r>
      <w:r w:rsidRPr="00E352EF">
        <w:rPr>
          <w:rFonts w:asciiTheme="majorHAnsi" w:eastAsia="Calibri" w:hAnsiTheme="majorHAnsi" w:cs="Calibri"/>
        </w:rPr>
        <w:t>" with values true for the data points that satisfy the ruleset and false otherwise</w:t>
      </w:r>
    </w:p>
    <w:p w14:paraId="1FD93987" w14:textId="793B9993"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w:t>
      </w:r>
      <w:ins w:id="11275" w:author="Laura Viignola" w:date="2017-05-10T18:39:00Z">
        <w:r w:rsidR="00FD1531">
          <w:rPr>
            <w:rFonts w:asciiTheme="majorHAnsi" w:eastAsia="Calibri" w:hAnsiTheme="majorHAnsi" w:cs="Calibri"/>
          </w:rPr>
          <w:t xml:space="preserve">the original </w:t>
        </w:r>
      </w:ins>
      <w:del w:id="11276" w:author="Laura Viignola" w:date="2017-05-10T18:39:00Z">
        <w:r w:rsidRPr="00E352EF" w:rsidDel="00FD1531">
          <w:rPr>
            <w:rFonts w:asciiTheme="majorHAnsi" w:eastAsia="Calibri" w:hAnsiTheme="majorHAnsi" w:cs="Calibri"/>
          </w:rPr>
          <w:delText xml:space="preserve">a Boolean </w:delText>
        </w:r>
      </w:del>
      <w:r w:rsidR="00D6733B" w:rsidRPr="00E352EF">
        <w:rPr>
          <w:rFonts w:asciiTheme="majorHAnsi" w:eastAsia="Calibri" w:hAnsiTheme="majorHAnsi" w:cs="Calibri"/>
        </w:rPr>
        <w:t>M</w:t>
      </w:r>
      <w:r w:rsidRPr="00E352EF">
        <w:rPr>
          <w:rFonts w:asciiTheme="majorHAnsi" w:eastAsia="Calibri" w:hAnsiTheme="majorHAnsi" w:cs="Calibri"/>
        </w:rPr>
        <w:t>easure</w:t>
      </w:r>
      <w:ins w:id="11277" w:author="Laura Viignola" w:date="2017-05-10T18:39:00Z">
        <w:r w:rsidR="00FD1531">
          <w:rPr>
            <w:rFonts w:asciiTheme="majorHAnsi" w:eastAsia="Calibri" w:hAnsiTheme="majorHAnsi" w:cs="Calibri"/>
          </w:rPr>
          <w:t>s and attributes of ds (default)</w:t>
        </w:r>
      </w:ins>
      <w:del w:id="11278" w:author="Laura Viignola" w:date="2017-05-10T18:40:00Z">
        <w:r w:rsidRPr="00E352EF" w:rsidDel="00FD1531">
          <w:rPr>
            <w:rFonts w:asciiTheme="majorHAnsi" w:eastAsia="Calibri" w:hAnsiTheme="majorHAnsi" w:cs="Calibri"/>
          </w:rPr>
          <w:delText xml:space="preserve"> "</w:delText>
        </w:r>
        <w:r w:rsidR="00C847B8" w:rsidRPr="00E352EF" w:rsidDel="00FD1531">
          <w:rPr>
            <w:rFonts w:asciiTheme="majorHAnsi" w:eastAsia="Calibri" w:hAnsiTheme="majorHAnsi" w:cs="Calibri"/>
            <w:b/>
          </w:rPr>
          <w:delText>CONDITION</w:delText>
        </w:r>
        <w:r w:rsidRPr="00E352EF" w:rsidDel="00FD1531">
          <w:rPr>
            <w:rFonts w:asciiTheme="majorHAnsi" w:eastAsia="Calibri" w:hAnsiTheme="majorHAnsi" w:cs="Calibri"/>
          </w:rPr>
          <w:delText>" with values true for the data points that satisfy the ruleset and false otherwise (default)</w:delText>
        </w:r>
      </w:del>
      <w:ins w:id="11279" w:author="Laura Viignola" w:date="2017-05-10T18:40:00Z">
        <w:r w:rsidR="00FD1531">
          <w:rPr>
            <w:rFonts w:asciiTheme="majorHAnsi" w:eastAsia="Calibri" w:hAnsiTheme="majorHAnsi" w:cs="Calibri"/>
          </w:rPr>
          <w:t xml:space="preserve">. The parameter </w:t>
        </w:r>
        <w:r w:rsidR="00FD1531" w:rsidRPr="00FD1531">
          <w:rPr>
            <w:rFonts w:asciiTheme="majorHAnsi" w:eastAsia="Calibri" w:hAnsiTheme="majorHAnsi" w:cs="Calibri"/>
            <w:b/>
          </w:rPr>
          <w:t>measures</w:t>
        </w:r>
        <w:r w:rsidR="00FD1531">
          <w:rPr>
            <w:rFonts w:asciiTheme="majorHAnsi" w:eastAsia="Calibri" w:hAnsiTheme="majorHAnsi" w:cs="Calibri"/>
          </w:rPr>
          <w:t xml:space="preserve"> cannot be used in combination with </w:t>
        </w:r>
        <w:r w:rsidR="00FD1531" w:rsidRPr="00FD1531">
          <w:rPr>
            <w:rFonts w:asciiTheme="majorHAnsi" w:eastAsia="Calibri" w:hAnsiTheme="majorHAnsi" w:cs="Calibri"/>
            <w:b/>
          </w:rPr>
          <w:t>all</w:t>
        </w:r>
        <w:r w:rsidR="00FD1531">
          <w:rPr>
            <w:rFonts w:asciiTheme="majorHAnsi" w:eastAsia="Calibri" w:hAnsiTheme="majorHAnsi" w:cs="Calibri"/>
          </w:rPr>
          <w:t>.</w:t>
        </w:r>
      </w:ins>
    </w:p>
    <w:p w14:paraId="6B80C34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is the imbalance to be computed. Imbalance has a number datatype. If not specified in the check, it will be not in the output.</w:t>
      </w:r>
    </w:p>
    <w:p w14:paraId="45D0C027"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errorcode</w:t>
      </w:r>
      <w:r w:rsidRPr="00E352EF">
        <w:rPr>
          <w:rFonts w:asciiTheme="majorHAnsi" w:eastAsia="Calibri" w:hAnsiTheme="majorHAnsi" w:cs="Calibri"/>
        </w:rPr>
        <w:t xml:space="preserve"> is the error code to be produced when the validation fails. </w:t>
      </w:r>
    </w:p>
    <w:p w14:paraId="7468831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errorlevel</w:t>
      </w:r>
      <w:r w:rsidRPr="00E352EF">
        <w:rPr>
          <w:rFonts w:asciiTheme="majorHAnsi" w:eastAsia="Calibri" w:hAnsiTheme="majorHAnsi" w:cs="Calibri"/>
        </w:rPr>
        <w:t xml:space="preserve"> is the error level (severity) of the validation rule. Errorlevel has a string datatype. If not specified in the check, it will be not in the output.</w:t>
      </w:r>
    </w:p>
    <w:p w14:paraId="6879EAE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835D9A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input Dataset must have all Boolean Measure Components.</w:t>
      </w:r>
    </w:p>
    <w:p w14:paraId="34EC339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When a threshold is specified, the imbalance must be specified as well.</w:t>
      </w:r>
    </w:p>
    <w:p w14:paraId="6484D43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6CF2FEE" w14:textId="77777777" w:rsidR="005A2227" w:rsidRPr="00E352EF" w:rsidRDefault="000F7FB5">
      <w:pPr>
        <w:jc w:val="both"/>
        <w:rPr>
          <w:rFonts w:asciiTheme="majorHAnsi" w:hAnsiTheme="majorHAnsi"/>
        </w:rPr>
      </w:pPr>
      <w:r w:rsidRPr="00E352EF">
        <w:rPr>
          <w:rFonts w:asciiTheme="majorHAnsi" w:eastAsia="Calibri" w:hAnsiTheme="majorHAnsi" w:cs="Calibri"/>
        </w:rPr>
        <w:t>It</w:t>
      </w:r>
      <w:r w:rsidR="0097053A" w:rsidRPr="00E352EF">
        <w:rPr>
          <w:rFonts w:asciiTheme="majorHAnsi" w:eastAsia="Calibri" w:hAnsiTheme="majorHAnsi" w:cs="Calibri"/>
        </w:rPr>
        <w:t xml:space="preserve"> return</w:t>
      </w:r>
      <w:r w:rsidRPr="00E352EF">
        <w:rPr>
          <w:rFonts w:asciiTheme="majorHAnsi" w:eastAsia="Calibri" w:hAnsiTheme="majorHAnsi" w:cs="Calibri"/>
        </w:rPr>
        <w:t xml:space="preserve">s a </w:t>
      </w:r>
      <w:r w:rsidR="00297BF2" w:rsidRPr="00E352EF">
        <w:t>Dataset</w:t>
      </w:r>
      <w:r w:rsidRPr="00E352EF">
        <w:rPr>
          <w:rFonts w:asciiTheme="majorHAnsi" w:eastAsia="Calibri" w:hAnsiTheme="majorHAnsi" w:cs="Calibri"/>
        </w:rPr>
        <w:t xml:space="preserve"> with</w:t>
      </w:r>
      <w:r w:rsidR="0097053A" w:rsidRPr="00E352EF">
        <w:rPr>
          <w:rFonts w:asciiTheme="majorHAnsi" w:eastAsia="Calibri" w:hAnsiTheme="majorHAnsi" w:cs="Calibri"/>
        </w:rPr>
        <w:t xml:space="preserve">  all the </w:t>
      </w:r>
      <w:r w:rsidR="009C28BD" w:rsidRPr="00E352EF">
        <w:rPr>
          <w:rFonts w:ascii="Cambria" w:eastAsia="Calibri" w:hAnsi="Cambria" w:cs="Calibri"/>
        </w:rPr>
        <w:t>Identifier Component</w:t>
      </w:r>
      <w:r w:rsidR="0097053A" w:rsidRPr="00E352EF">
        <w:rPr>
          <w:rFonts w:asciiTheme="majorHAnsi" w:eastAsia="Calibri" w:hAnsiTheme="majorHAnsi" w:cs="Calibri"/>
        </w:rPr>
        <w:t>s of ds .</w:t>
      </w:r>
    </w:p>
    <w:p w14:paraId="656E9C65"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measures of the </w:t>
      </w:r>
      <w:r w:rsidR="00297BF2" w:rsidRPr="00E352EF">
        <w:t>Dataset</w:t>
      </w:r>
      <w:r w:rsidRPr="00E352EF">
        <w:rPr>
          <w:rFonts w:asciiTheme="majorHAnsi" w:eastAsia="Calibri" w:hAnsiTheme="majorHAnsi" w:cs="Calibri"/>
        </w:rPr>
        <w:t xml:space="preserve"> returned, depend on the option specified:</w:t>
      </w:r>
    </w:p>
    <w:p w14:paraId="5F72ADD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returns the </w:t>
      </w:r>
      <w:r w:rsidR="00D6733B" w:rsidRPr="00E352EF">
        <w:rPr>
          <w:rFonts w:asciiTheme="majorHAnsi" w:eastAsia="Calibri" w:hAnsiTheme="majorHAnsi" w:cs="Calibri"/>
        </w:rPr>
        <w:t xml:space="preserve">Measure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(true/false) .</w:t>
      </w:r>
    </w:p>
    <w:p w14:paraId="4D8451E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returns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r w:rsidRPr="00E352EF">
        <w:rPr>
          <w:rFonts w:asciiTheme="majorHAnsi" w:eastAsia="Calibri" w:hAnsiTheme="majorHAnsi" w:cs="Calibri"/>
        </w:rPr>
        <w:t xml:space="preserve"> .</w:t>
      </w:r>
    </w:p>
    <w:p w14:paraId="6846A5E4" w14:textId="77777777" w:rsidR="005A2227" w:rsidRPr="00E352EF" w:rsidRDefault="0097053A">
      <w:pPr>
        <w:jc w:val="both"/>
        <w:rPr>
          <w:rFonts w:asciiTheme="majorHAnsi" w:hAnsiTheme="majorHAnsi"/>
        </w:rPr>
      </w:pPr>
      <w:r w:rsidRPr="00E352EF">
        <w:rPr>
          <w:rFonts w:asciiTheme="majorHAnsi" w:eastAsia="Calibri" w:hAnsiTheme="majorHAnsi" w:cs="Calibri"/>
        </w:rPr>
        <w:t>Additional measures are:</w:t>
      </w:r>
    </w:p>
    <w:p w14:paraId="795704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0097053A" w:rsidRPr="00E352EF">
        <w:rPr>
          <w:rFonts w:asciiTheme="majorHAnsi" w:eastAsia="Calibri" w:hAnsiTheme="majorHAnsi" w:cs="Calibri"/>
        </w:rPr>
        <w:t xml:space="preserve">, when the the Boolean value computed by executing the rule (true/false) (depending on the optional parameter (condition or </w:t>
      </w:r>
      <w:r w:rsidR="00D6733B" w:rsidRPr="00E352EF">
        <w:rPr>
          <w:rFonts w:asciiTheme="majorHAnsi" w:eastAsia="Calibri" w:hAnsiTheme="majorHAnsi" w:cs="Calibri"/>
        </w:rPr>
        <w:t>M</w:t>
      </w:r>
      <w:r w:rsidR="0097053A" w:rsidRPr="00E352EF">
        <w:rPr>
          <w:rFonts w:asciiTheme="majorHAnsi" w:eastAsia="Calibri" w:hAnsiTheme="majorHAnsi" w:cs="Calibri"/>
        </w:rPr>
        <w:t>easures):</w:t>
      </w:r>
    </w:p>
    <w:p w14:paraId="1A5A58E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imbalance, imbalance to be computed</w:t>
      </w:r>
    </w:p>
    <w:p w14:paraId="1712696C"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3863083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code specified in the rule</w:t>
      </w:r>
    </w:p>
    <w:p w14:paraId="4A3FC1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lastRenderedPageBreak/>
        <w:t>errorlevel , containing the error level (severity) specified in the rule</w:t>
      </w:r>
    </w:p>
    <w:p w14:paraId="0AFDDE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83AC393"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It takes as input a Boolean VTL expression and uses it as the indication of a validation. It returns an output Dataset that specifies the outcome of the validation. It can report in the output </w:t>
      </w:r>
      <w:r w:rsidR="00297BF2" w:rsidRPr="00E352EF">
        <w:t>Dataset</w:t>
      </w:r>
      <w:r w:rsidRPr="00E352EF">
        <w:rPr>
          <w:rFonts w:asciiTheme="majorHAnsi" w:eastAsia="Calibri" w:hAnsiTheme="majorHAnsi" w:cs="Calibri"/>
        </w:rPr>
        <w:t xml:space="preserve">  what are the violations, what are the original data, what is the imbalance between the expected values and the actual ones also applying thresholds. It can also link the failed validations to specific error codes and error levels for further processing.</w:t>
      </w:r>
    </w:p>
    <w:p w14:paraId="116DB7DF" w14:textId="77777777" w:rsidR="00021A1F" w:rsidRPr="00E352EF" w:rsidRDefault="00021A1F">
      <w:pPr>
        <w:jc w:val="both"/>
        <w:rPr>
          <w:rFonts w:asciiTheme="majorHAnsi" w:hAnsiTheme="majorHAnsi"/>
        </w:rPr>
      </w:pPr>
    </w:p>
    <w:p w14:paraId="393394D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17DEB3C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0AE1EA1B" w14:textId="77777777" w:rsidR="005A2227" w:rsidRPr="00E352EF" w:rsidRDefault="0097053A">
            <w:pPr>
              <w:jc w:val="both"/>
            </w:pPr>
            <w:r w:rsidRPr="00E352EF">
              <w:rPr>
                <w:rFonts w:ascii="Calibri" w:eastAsia="Calibri" w:hAnsi="Calibri" w:cs="Calibri"/>
              </w:rPr>
              <w:t>ds_bop</w:t>
            </w:r>
          </w:p>
        </w:tc>
      </w:tr>
      <w:tr w:rsidR="005A2227" w:rsidRPr="00E352EF" w14:paraId="09F51C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A47678"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61BFE0"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0AA587"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7D0BE1"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3D766E"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193BF763"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5F93D"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757B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D47B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7AB"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870CB" w14:textId="77777777" w:rsidR="005A2227" w:rsidRPr="00E352EF" w:rsidRDefault="0097053A">
            <w:pPr>
              <w:jc w:val="both"/>
            </w:pPr>
            <w:r w:rsidRPr="00E352EF">
              <w:rPr>
                <w:rFonts w:ascii="Calibri" w:eastAsia="Calibri" w:hAnsi="Calibri" w:cs="Calibri"/>
              </w:rPr>
              <w:t xml:space="preserve">10 </w:t>
            </w:r>
          </w:p>
        </w:tc>
      </w:tr>
      <w:tr w:rsidR="005A2227" w:rsidRPr="00E352EF" w14:paraId="031AC77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E4A10"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C0B05"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FBC6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B590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2BEB4" w14:textId="77777777" w:rsidR="005A2227" w:rsidRPr="00E352EF" w:rsidRDefault="0097053A">
            <w:pPr>
              <w:jc w:val="both"/>
            </w:pPr>
            <w:r w:rsidRPr="00E352EF">
              <w:rPr>
                <w:rFonts w:ascii="Calibri" w:eastAsia="Calibri" w:hAnsi="Calibri" w:cs="Calibri"/>
              </w:rPr>
              <w:t>20</w:t>
            </w:r>
          </w:p>
        </w:tc>
      </w:tr>
      <w:tr w:rsidR="005A2227" w:rsidRPr="00E352EF" w14:paraId="2BE778A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33CC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EA31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468B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17AB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703B" w14:textId="77777777" w:rsidR="005A2227" w:rsidRPr="00E352EF" w:rsidRDefault="0097053A">
            <w:pPr>
              <w:jc w:val="both"/>
            </w:pPr>
            <w:r w:rsidRPr="00E352EF">
              <w:rPr>
                <w:rFonts w:ascii="Calibri" w:eastAsia="Calibri" w:hAnsi="Calibri" w:cs="Calibri"/>
              </w:rPr>
              <w:t>50</w:t>
            </w:r>
          </w:p>
        </w:tc>
      </w:tr>
      <w:tr w:rsidR="005A2227" w:rsidRPr="00E352EF" w14:paraId="471F782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C63C0"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BA8B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913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45DFA"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5F5B2" w14:textId="77777777" w:rsidR="005A2227" w:rsidRPr="00E352EF" w:rsidRDefault="0097053A">
            <w:pPr>
              <w:jc w:val="both"/>
            </w:pPr>
            <w:r w:rsidRPr="00E352EF">
              <w:rPr>
                <w:rFonts w:ascii="Calibri" w:eastAsia="Calibri" w:hAnsi="Calibri" w:cs="Calibri"/>
              </w:rPr>
              <w:t xml:space="preserve">40 </w:t>
            </w:r>
          </w:p>
        </w:tc>
      </w:tr>
      <w:tr w:rsidR="005A2227" w:rsidRPr="00E352EF" w14:paraId="1AA80756"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FA6B"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A391CB"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CF80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50CB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5F4AB" w14:textId="77777777" w:rsidR="005A2227" w:rsidRPr="00E352EF" w:rsidRDefault="0097053A">
            <w:pPr>
              <w:jc w:val="both"/>
            </w:pPr>
            <w:r w:rsidRPr="00E352EF">
              <w:rPr>
                <w:rFonts w:ascii="Calibri" w:eastAsia="Calibri" w:hAnsi="Calibri" w:cs="Calibri"/>
              </w:rPr>
              <w:t xml:space="preserve">50 </w:t>
            </w:r>
          </w:p>
        </w:tc>
      </w:tr>
      <w:tr w:rsidR="005A2227" w:rsidRPr="00E352EF" w14:paraId="2175FA8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E1F19"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BC60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9642C"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4AD3E"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72BBE" w14:textId="77777777" w:rsidR="005A2227" w:rsidRPr="00E352EF" w:rsidRDefault="0097053A">
            <w:pPr>
              <w:jc w:val="both"/>
            </w:pPr>
            <w:r w:rsidRPr="00E352EF">
              <w:rPr>
                <w:rFonts w:ascii="Calibri" w:eastAsia="Calibri" w:hAnsi="Calibri" w:cs="Calibri"/>
              </w:rPr>
              <w:t>60</w:t>
            </w:r>
          </w:p>
        </w:tc>
      </w:tr>
      <w:tr w:rsidR="005A2227" w:rsidRPr="00E352EF" w14:paraId="04BFF5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19EE0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D7794"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15E5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C963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B32FD" w14:textId="77777777" w:rsidR="005A2227" w:rsidRPr="00E352EF" w:rsidRDefault="0097053A">
            <w:pPr>
              <w:jc w:val="both"/>
            </w:pPr>
            <w:r w:rsidRPr="00E352EF">
              <w:rPr>
                <w:rFonts w:ascii="Calibri" w:eastAsia="Calibri" w:hAnsi="Calibri" w:cs="Calibri"/>
              </w:rPr>
              <w:t>25</w:t>
            </w:r>
          </w:p>
        </w:tc>
      </w:tr>
      <w:tr w:rsidR="005A2227" w:rsidRPr="00E352EF" w14:paraId="18EB501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BA2F9"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7FD41"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B757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26D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F3E05" w14:textId="77777777" w:rsidR="005A2227" w:rsidRPr="00E352EF" w:rsidRDefault="0097053A">
            <w:pPr>
              <w:jc w:val="both"/>
            </w:pPr>
            <w:r w:rsidRPr="00E352EF">
              <w:rPr>
                <w:rFonts w:ascii="Calibri" w:eastAsia="Calibri" w:hAnsi="Calibri" w:cs="Calibri"/>
              </w:rPr>
              <w:t>35</w:t>
            </w:r>
          </w:p>
        </w:tc>
      </w:tr>
      <w:tr w:rsidR="005A2227" w:rsidRPr="00E352EF" w14:paraId="5FC8BFB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B452A"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91D7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B794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9657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6BF60" w14:textId="77777777" w:rsidR="005A2227" w:rsidRPr="00E352EF" w:rsidRDefault="0097053A">
            <w:pPr>
              <w:jc w:val="both"/>
            </w:pPr>
            <w:r w:rsidRPr="00E352EF">
              <w:rPr>
                <w:rFonts w:ascii="Calibri" w:eastAsia="Calibri" w:hAnsi="Calibri" w:cs="Calibri"/>
              </w:rPr>
              <w:t>45</w:t>
            </w:r>
          </w:p>
        </w:tc>
      </w:tr>
      <w:tr w:rsidR="005A2227" w:rsidRPr="00E352EF" w14:paraId="32AB58E2"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6A15"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56D9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AEC8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12F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77D36" w14:textId="77777777" w:rsidR="005A2227" w:rsidRPr="00E352EF" w:rsidRDefault="0097053A">
            <w:pPr>
              <w:jc w:val="both"/>
            </w:pPr>
            <w:r w:rsidRPr="00E352EF">
              <w:rPr>
                <w:rFonts w:ascii="Calibri" w:eastAsia="Calibri" w:hAnsi="Calibri" w:cs="Calibri"/>
              </w:rPr>
              <w:t>55</w:t>
            </w:r>
          </w:p>
        </w:tc>
      </w:tr>
      <w:tr w:rsidR="005A2227" w:rsidRPr="00E352EF" w14:paraId="7A28EA2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7DAEE4"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AB440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DD3A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C907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F226F" w14:textId="77777777" w:rsidR="005A2227" w:rsidRPr="00E352EF" w:rsidRDefault="0097053A">
            <w:pPr>
              <w:jc w:val="both"/>
            </w:pPr>
            <w:r w:rsidRPr="00E352EF">
              <w:rPr>
                <w:rFonts w:ascii="Calibri" w:eastAsia="Calibri" w:hAnsi="Calibri" w:cs="Calibri"/>
              </w:rPr>
              <w:t>65</w:t>
            </w:r>
          </w:p>
        </w:tc>
      </w:tr>
      <w:tr w:rsidR="005A2227" w:rsidRPr="00E352EF" w14:paraId="68E9531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C5867"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826B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2C06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1D166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2A1C" w14:textId="77777777" w:rsidR="005A2227" w:rsidRPr="00E352EF" w:rsidRDefault="0097053A">
            <w:pPr>
              <w:jc w:val="both"/>
            </w:pPr>
            <w:r w:rsidRPr="00E352EF">
              <w:rPr>
                <w:rFonts w:ascii="Calibri" w:eastAsia="Calibri" w:hAnsi="Calibri" w:cs="Calibri"/>
              </w:rPr>
              <w:t>75</w:t>
            </w:r>
          </w:p>
        </w:tc>
      </w:tr>
    </w:tbl>
    <w:p w14:paraId="5A2611F7" w14:textId="77777777" w:rsidR="005A2227" w:rsidRPr="00E352EF" w:rsidRDefault="005A2227">
      <w:pPr>
        <w:spacing w:after="60"/>
        <w:jc w:val="both"/>
      </w:pPr>
    </w:p>
    <w:p w14:paraId="018C24CC"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Check that the difference between each value and the average of that value, its preceding value and following value is lower than 10 (in absolute value).</w:t>
      </w:r>
    </w:p>
    <w:p w14:paraId="786C6772" w14:textId="77777777" w:rsidR="005A2227" w:rsidRPr="00E352EF" w:rsidRDefault="005A2227">
      <w:pPr>
        <w:spacing w:after="60"/>
        <w:jc w:val="both"/>
        <w:rPr>
          <w:rFonts w:asciiTheme="majorHAnsi" w:hAnsiTheme="majorHAnsi"/>
        </w:rPr>
      </w:pPr>
    </w:p>
    <w:p w14:paraId="71C9693D"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 xml:space="preserve">ds_moving_average := avg ( ds_bop  )  over ( </w:t>
      </w:r>
    </w:p>
    <w:p w14:paraId="56D73308"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partition by ref_area, partner </w:t>
      </w:r>
    </w:p>
    <w:p w14:paraId="18CDAD13"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order by time </w:t>
      </w:r>
    </w:p>
    <w:p w14:paraId="25756C59"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rows between 1 preceding and 1 following ) ;</w:t>
      </w:r>
    </w:p>
    <w:p w14:paraId="24CA5FE3" w14:textId="668B44C5" w:rsidR="005A2227" w:rsidRPr="00E352EF" w:rsidRDefault="0097053A">
      <w:pPr>
        <w:spacing w:after="60"/>
        <w:jc w:val="both"/>
        <w:rPr>
          <w:rFonts w:asciiTheme="majorHAnsi" w:hAnsiTheme="majorHAnsi"/>
        </w:rPr>
      </w:pPr>
      <w:r w:rsidRPr="00E352EF">
        <w:rPr>
          <w:rFonts w:asciiTheme="majorHAnsi" w:eastAsia="Calibri" w:hAnsiTheme="majorHAnsi" w:cs="Calibri"/>
        </w:rPr>
        <w:t>ds_outliers := check ( abs ( ds_bop</w:t>
      </w:r>
      <w:del w:id="11280" w:author="Laura Viignola" w:date="2017-05-11T09:47:00Z">
        <w:r w:rsidRPr="00E352EF" w:rsidDel="00524E47">
          <w:rPr>
            <w:rFonts w:asciiTheme="majorHAnsi" w:eastAsia="Calibri" w:hAnsiTheme="majorHAnsi" w:cs="Calibri"/>
          </w:rPr>
          <w:delText>.</w:delText>
        </w:r>
      </w:del>
      <w:ins w:id="11281"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ds_moving_average</w:t>
      </w:r>
      <w:del w:id="11282" w:author="Laura Viignola" w:date="2017-05-11T09:47:00Z">
        <w:r w:rsidRPr="00E352EF" w:rsidDel="00524E47">
          <w:rPr>
            <w:rFonts w:asciiTheme="majorHAnsi" w:eastAsia="Calibri" w:hAnsiTheme="majorHAnsi" w:cs="Calibri"/>
          </w:rPr>
          <w:delText>.</w:delText>
        </w:r>
      </w:del>
      <w:ins w:id="11283"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&lt;= 10 ) ;</w:t>
      </w:r>
    </w:p>
    <w:p w14:paraId="02CD3ADF" w14:textId="77777777" w:rsidR="005A2227" w:rsidRPr="00E352EF" w:rsidRDefault="005A2227">
      <w:pPr>
        <w:jc w:val="both"/>
      </w:pPr>
    </w:p>
    <w:tbl>
      <w:tblPr>
        <w:tblW w:w="92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gridCol w:w="1296"/>
        <w:gridCol w:w="1699"/>
        <w:gridCol w:w="1354"/>
      </w:tblGrid>
      <w:tr w:rsidR="005A2227" w:rsidRPr="00E352EF" w14:paraId="4E045735" w14:textId="77777777">
        <w:trPr>
          <w:trHeight w:val="374"/>
        </w:trPr>
        <w:tc>
          <w:tcPr>
            <w:tcW w:w="677"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58215B" w14:textId="77777777" w:rsidR="005A2227" w:rsidRPr="00E352EF" w:rsidRDefault="0097053A">
            <w:pPr>
              <w:jc w:val="both"/>
            </w:pPr>
            <w:r w:rsidRPr="00E352EF">
              <w:rPr>
                <w:rFonts w:ascii="Calibri" w:eastAsia="Calibri" w:hAnsi="Calibri" w:cs="Calibri"/>
              </w:rPr>
              <w:t>ds_outliers</w:t>
            </w:r>
          </w:p>
        </w:tc>
      </w:tr>
      <w:tr w:rsidR="005A2227" w:rsidRPr="00E352EF" w14:paraId="2AF12DCD"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2711C"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0A0561"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7D3BA5"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6607E0"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8FB89" w14:textId="77777777" w:rsidR="005A2227" w:rsidRPr="00E352EF" w:rsidRDefault="0097053A">
            <w:pPr>
              <w:jc w:val="both"/>
            </w:pPr>
            <w:r w:rsidRPr="00E352EF">
              <w:rPr>
                <w:rFonts w:ascii="Calibri" w:eastAsia="Calibri" w:hAnsi="Calibri" w:cs="Calibri"/>
              </w:rPr>
              <w:t xml:space="preserve">OBS_VALUE </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E68478" w14:textId="77777777" w:rsidR="005A2227" w:rsidRPr="00E352EF" w:rsidRDefault="0097053A">
            <w:pPr>
              <w:jc w:val="both"/>
            </w:pPr>
            <w:r w:rsidRPr="00E352EF">
              <w:rPr>
                <w:rFonts w:ascii="Calibri" w:eastAsia="Calibri" w:hAnsi="Calibri" w:cs="Calibri"/>
              </w:rPr>
              <w:t>IMBALANCE</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74D74B" w14:textId="77777777" w:rsidR="005A2227" w:rsidRPr="00E352EF" w:rsidRDefault="0097053A">
            <w:pPr>
              <w:jc w:val="both"/>
            </w:pPr>
            <w:r w:rsidRPr="00E352EF">
              <w:rPr>
                <w:rFonts w:ascii="Calibri" w:eastAsia="Calibri" w:hAnsi="Calibri" w:cs="Calibri"/>
              </w:rPr>
              <w:t>ERRORMESSAGE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4744111" w14:textId="77777777" w:rsidR="005A2227" w:rsidRPr="00E352EF" w:rsidRDefault="0097053A">
            <w:pPr>
              <w:jc w:val="both"/>
            </w:pPr>
            <w:r w:rsidRPr="00E352EF">
              <w:rPr>
                <w:rFonts w:ascii="Calibri" w:eastAsia="Calibri" w:hAnsi="Calibri" w:cs="Calibri"/>
              </w:rPr>
              <w:t>ERRORLEVEL</w:t>
            </w:r>
          </w:p>
        </w:tc>
      </w:tr>
      <w:tr w:rsidR="005A2227" w:rsidRPr="00E352EF" w14:paraId="78E1C91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D86F"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9CE53"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22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276C8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B663D" w14:textId="77777777" w:rsidR="005A2227" w:rsidRPr="00E352EF" w:rsidRDefault="0097053A">
            <w:pPr>
              <w:jc w:val="both"/>
            </w:pPr>
            <w:r w:rsidRPr="00E352EF">
              <w:rPr>
                <w:rFonts w:ascii="Calibri" w:eastAsia="Calibri" w:hAnsi="Calibri" w:cs="Calibri"/>
              </w:rPr>
              <w:t>50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DFAEA" w14:textId="77777777" w:rsidR="005A2227" w:rsidRPr="00E352EF" w:rsidRDefault="005A2227">
            <w:pPr>
              <w:jc w:val="both"/>
            </w:pP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FCB29" w14:textId="77777777" w:rsidR="005A2227" w:rsidRPr="00E352EF" w:rsidRDefault="005A2227">
            <w:pPr>
              <w:jc w:val="both"/>
            </w:pP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1A9F4" w14:textId="77777777" w:rsidR="005A2227" w:rsidRPr="00E352EF" w:rsidRDefault="005A2227">
            <w:pPr>
              <w:jc w:val="both"/>
            </w:pPr>
          </w:p>
        </w:tc>
      </w:tr>
    </w:tbl>
    <w:p w14:paraId="0BB21AD2" w14:textId="77777777" w:rsidR="005A2227" w:rsidRPr="00E352EF" w:rsidRDefault="005A2227">
      <w:pPr>
        <w:jc w:val="both"/>
      </w:pPr>
    </w:p>
    <w:p w14:paraId="4ABB9FA3" w14:textId="77777777" w:rsidR="005A2227" w:rsidRPr="00E352EF" w:rsidRDefault="0097053A" w:rsidP="00A346E4">
      <w:pPr>
        <w:pStyle w:val="Stile3"/>
        <w:rPr>
          <w:lang w:val="en-GB"/>
        </w:rPr>
      </w:pPr>
      <w:bookmarkStart w:id="11284" w:name="_Toc462659761"/>
      <w:bookmarkStart w:id="11285" w:name="_Toc463805803"/>
      <w:bookmarkStart w:id="11286" w:name="_Toc464487980"/>
      <w:bookmarkEnd w:id="11264"/>
      <w:bookmarkEnd w:id="11265"/>
      <w:bookmarkEnd w:id="11266"/>
      <w:r w:rsidRPr="00E352EF">
        <w:rPr>
          <w:lang w:val="en-GB"/>
        </w:rPr>
        <w:t>check value domain subset</w:t>
      </w:r>
      <w:bookmarkEnd w:id="11284"/>
      <w:bookmarkEnd w:id="11285"/>
      <w:bookmarkEnd w:id="11286"/>
    </w:p>
    <w:p w14:paraId="1AE816A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54B97708"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check_value_domain_subset</w:t>
      </w:r>
      <w:r w:rsidRPr="00E352EF">
        <w:rPr>
          <w:rFonts w:asciiTheme="majorHAnsi" w:eastAsia="Calibri" w:hAnsiTheme="majorHAnsi" w:cs="Calibri"/>
        </w:rPr>
        <w:t xml:space="preserve"> operator checks if the values of the specified Components owned by </w:t>
      </w:r>
      <w:r w:rsidRPr="00E352EF">
        <w:rPr>
          <w:rFonts w:asciiTheme="majorHAnsi" w:eastAsia="Calibri" w:hAnsiTheme="majorHAnsi" w:cs="Calibri"/>
          <w:i/>
        </w:rPr>
        <w:t xml:space="preserve">the </w:t>
      </w:r>
      <w:r w:rsidR="00297BF2" w:rsidRPr="00E352EF">
        <w:t>Dataset</w:t>
      </w:r>
      <w:r w:rsidRPr="00E352EF">
        <w:rPr>
          <w:rFonts w:asciiTheme="majorHAnsi" w:eastAsia="Calibri" w:hAnsiTheme="majorHAnsi" w:cs="Calibri"/>
          <w:i/>
        </w:rPr>
        <w:t xml:space="preserve"> </w:t>
      </w:r>
      <w:r w:rsidRPr="00E352EF">
        <w:rPr>
          <w:rFonts w:asciiTheme="majorHAnsi" w:eastAsia="Calibri" w:hAnsiTheme="majorHAnsi" w:cs="Calibri"/>
        </w:rPr>
        <w:t>are part of the restricted domain of the ValueDomain.</w:t>
      </w:r>
    </w:p>
    <w:p w14:paraId="6A18457F" w14:textId="77777777" w:rsidR="00E95DF9" w:rsidRPr="00E352EF" w:rsidRDefault="00E95DF9" w:rsidP="00021A1F">
      <w:pPr>
        <w:spacing w:line="259" w:lineRule="auto"/>
        <w:rPr>
          <w:rFonts w:asciiTheme="majorHAnsi" w:eastAsia="Calibri" w:hAnsiTheme="majorHAnsi" w:cs="Calibri"/>
          <w:i/>
          <w:color w:val="5B9BD5"/>
        </w:rPr>
      </w:pPr>
    </w:p>
    <w:p w14:paraId="402EFFF0"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1D7C1E" w14:textId="77777777" w:rsidR="005A2227" w:rsidRPr="00E352EF" w:rsidRDefault="0097053A">
      <w:pPr>
        <w:jc w:val="both"/>
        <w:rPr>
          <w:rFonts w:asciiTheme="majorHAnsi" w:eastAsia="Calibri" w:hAnsiTheme="majorHAnsi" w:cs="Calibri"/>
          <w:b/>
        </w:rPr>
      </w:pPr>
      <w:r w:rsidRPr="00E352EF">
        <w:rPr>
          <w:rFonts w:asciiTheme="majorHAnsi" w:eastAsia="Calibri" w:hAnsiTheme="majorHAnsi" w:cs="Calibri"/>
          <w:b/>
        </w:rPr>
        <w:t>check_value_domain_subset (</w:t>
      </w:r>
      <w:r w:rsidRPr="00E352EF">
        <w:rPr>
          <w:rFonts w:asciiTheme="majorHAnsi" w:eastAsia="Calibri" w:hAnsiTheme="majorHAnsi" w:cs="Calibri"/>
        </w:rPr>
        <w:t xml:space="preserve"> </w:t>
      </w:r>
      <w:r w:rsidRPr="00E352EF">
        <w:rPr>
          <w:rFonts w:asciiTheme="majorHAnsi" w:eastAsia="Calibri" w:hAnsiTheme="majorHAnsi" w:cs="Calibri"/>
          <w:i/>
        </w:rPr>
        <w:t>ds</w:t>
      </w:r>
      <w:r w:rsidRPr="00E352EF">
        <w:rPr>
          <w:rFonts w:asciiTheme="majorHAnsi" w:eastAsia="Calibri" w:hAnsiTheme="majorHAnsi" w:cs="Calibri"/>
        </w:rPr>
        <w:t xml:space="preserve">,  [ </w:t>
      </w:r>
      <w:r w:rsidRPr="00E352EF">
        <w:rPr>
          <w:rFonts w:asciiTheme="majorHAnsi" w:eastAsia="Calibri" w:hAnsiTheme="majorHAnsi" w:cs="Calibri"/>
          <w:i/>
        </w:rPr>
        <w:t xml:space="preserve">components </w:t>
      </w:r>
      <w:r w:rsidRPr="00E352EF">
        <w:rPr>
          <w:rFonts w:asciiTheme="majorHAnsi" w:eastAsia="Calibri" w:hAnsiTheme="majorHAnsi" w:cs="Calibri"/>
        </w:rPr>
        <w:t>| {</w:t>
      </w:r>
      <w:r w:rsidRPr="00E352EF">
        <w:rPr>
          <w:rFonts w:asciiTheme="majorHAnsi" w:eastAsia="Calibri" w:hAnsiTheme="majorHAnsi" w:cs="Calibri"/>
          <w:i/>
        </w:rPr>
        <w:t xml:space="preserve"> compList </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compIndent</w:t>
      </w:r>
      <w:r w:rsidRPr="00E352EF">
        <w:rPr>
          <w:rFonts w:asciiTheme="majorHAnsi" w:eastAsia="Calibri" w:hAnsiTheme="majorHAnsi" w:cs="Calibri"/>
        </w:rPr>
        <w:t>}+</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 xml:space="preserve"> valueDomain</w:t>
      </w:r>
      <w:r w:rsidRPr="00E352EF">
        <w:rPr>
          <w:rFonts w:asciiTheme="majorHAnsi" w:eastAsia="Calibri" w:hAnsiTheme="majorHAnsi" w:cs="Calibri"/>
        </w:rPr>
        <w:t xml:space="preserve"> }], </w:t>
      </w:r>
      <w:r w:rsidRPr="00E352EF">
        <w:rPr>
          <w:rFonts w:asciiTheme="majorHAnsi" w:eastAsia="Calibri" w:hAnsiTheme="majorHAnsi" w:cs="Calibri"/>
          <w:i/>
        </w:rPr>
        <w:t>vds</w:t>
      </w:r>
      <w:r w:rsidRPr="00E352EF">
        <w:rPr>
          <w:rFonts w:asciiTheme="majorHAnsi" w:eastAsia="Calibri" w:hAnsiTheme="majorHAnsi" w:cs="Calibri"/>
          <w:b/>
        </w:rPr>
        <w:t>);</w:t>
      </w:r>
    </w:p>
    <w:p w14:paraId="142F7440" w14:textId="77777777" w:rsidR="00021A1F" w:rsidRPr="00E352EF" w:rsidRDefault="00021A1F">
      <w:pPr>
        <w:jc w:val="both"/>
        <w:rPr>
          <w:rFonts w:asciiTheme="majorHAnsi" w:hAnsiTheme="majorHAnsi"/>
        </w:rPr>
      </w:pPr>
    </w:p>
    <w:p w14:paraId="7B8B7D8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15CCDA3" w14:textId="77777777" w:rsidR="005A2227" w:rsidRPr="00E352EF" w:rsidRDefault="00E95DF9" w:rsidP="00E95DF9">
      <w:pPr>
        <w:rPr>
          <w:rFonts w:asciiTheme="majorHAnsi" w:hAnsiTheme="majorHAnsi"/>
        </w:rPr>
      </w:pPr>
      <w:r w:rsidRPr="00E352EF">
        <w:rPr>
          <w:rFonts w:asciiTheme="majorHAnsi" w:eastAsia="Calibri" w:hAnsiTheme="majorHAnsi" w:cs="Calibri"/>
          <w:i/>
        </w:rPr>
        <w:lastRenderedPageBreak/>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 dataset {identifier &lt;IDENT&gt; as scalar-type}+ </w:t>
      </w:r>
    </w:p>
    <w:p w14:paraId="5049B543" w14:textId="77777777" w:rsidR="005A2227" w:rsidRPr="00E352EF" w:rsidRDefault="0097053A">
      <w:pPr>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36BBBD62" w14:textId="77777777" w:rsidR="005A2227" w:rsidRPr="00E352EF" w:rsidRDefault="00E95DF9" w:rsidP="00E95DF9">
      <w:pPr>
        <w:rPr>
          <w:rFonts w:asciiTheme="majorHAnsi" w:hAnsiTheme="majorHAnsi"/>
        </w:rPr>
      </w:pPr>
      <w:r w:rsidRPr="00E352EF">
        <w:rPr>
          <w:rFonts w:asciiTheme="majorHAnsi" w:eastAsia="Calibri" w:hAnsiTheme="majorHAnsi" w:cs="Calibri"/>
          <w:i/>
        </w:rPr>
        <w:t>v</w:t>
      </w:r>
      <w:r w:rsidR="0097053A"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valueDomainSubset-ref</w:t>
      </w:r>
    </w:p>
    <w:p w14:paraId="5B5D1D9C" w14:textId="77777777" w:rsidR="005A2227" w:rsidRPr="00E352EF" w:rsidRDefault="0097053A" w:rsidP="00E95DF9">
      <w:pPr>
        <w:rPr>
          <w:rFonts w:asciiTheme="majorHAnsi" w:hAnsiTheme="majorHAnsi"/>
        </w:rPr>
      </w:pPr>
      <w:r w:rsidRPr="00E352EF">
        <w:rPr>
          <w:rFonts w:asciiTheme="majorHAnsi" w:eastAsia="Calibri" w:hAnsiTheme="majorHAnsi" w:cs="Calibri"/>
          <w:i/>
        </w:rPr>
        <w:t>components</w:t>
      </w:r>
      <w:r w:rsidR="00E95DF9" w:rsidRPr="00E352EF">
        <w:rPr>
          <w:rFonts w:asciiTheme="majorHAnsi" w:eastAsia="Calibri" w:hAnsiTheme="majorHAnsi" w:cs="Calibri"/>
        </w:rPr>
        <w:t xml:space="preserve"> </w:t>
      </w:r>
      <w:r w:rsidRPr="00E352EF">
        <w:rPr>
          <w:rFonts w:asciiTheme="majorHAnsi" w:eastAsia="Calibri" w:hAnsiTheme="majorHAnsi" w:cs="Calibri"/>
        </w:rPr>
        <w:t>: list &lt;component-ref&gt;</w:t>
      </w:r>
    </w:p>
    <w:p w14:paraId="1E45CEA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compList</w:t>
      </w:r>
      <w:r w:rsidR="00E95DF9" w:rsidRPr="00E352EF">
        <w:rPr>
          <w:rFonts w:asciiTheme="majorHAnsi" w:eastAsia="Calibri" w:hAnsiTheme="majorHAnsi" w:cs="Calibri"/>
        </w:rPr>
        <w:t xml:space="preserve"> </w:t>
      </w:r>
      <w:r w:rsidRPr="00E352EF">
        <w:rPr>
          <w:rFonts w:asciiTheme="majorHAnsi" w:eastAsia="Calibri" w:hAnsiTheme="majorHAnsi" w:cs="Calibri"/>
        </w:rPr>
        <w:t>: list&lt;list&lt;component-ref&gt;&gt;</w:t>
      </w:r>
    </w:p>
    <w:p w14:paraId="771696F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compIndent</w:t>
      </w:r>
      <w:r w:rsidR="00E95DF9" w:rsidRPr="00E352EF">
        <w:rPr>
          <w:rFonts w:asciiTheme="majorHAnsi" w:eastAsia="Calibri" w:hAnsiTheme="majorHAnsi" w:cs="Calibri"/>
          <w:i/>
        </w:rPr>
        <w:t>m</w:t>
      </w:r>
      <w:r w:rsidRPr="00E352EF">
        <w:rPr>
          <w:rFonts w:asciiTheme="majorHAnsi" w:eastAsia="Calibri" w:hAnsiTheme="majorHAnsi" w:cs="Calibri"/>
        </w:rPr>
        <w:t>: list &lt;component-ref&gt;</w:t>
      </w:r>
    </w:p>
    <w:p w14:paraId="38AB6770"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valueDomain</w:t>
      </w:r>
      <w:r w:rsidR="00E95DF9" w:rsidRPr="00E352EF">
        <w:rPr>
          <w:rFonts w:asciiTheme="majorHAnsi" w:eastAsia="Calibri" w:hAnsiTheme="majorHAnsi" w:cs="Calibri"/>
          <w:i/>
        </w:rPr>
        <w:t>m</w:t>
      </w:r>
      <w:r w:rsidR="00F431FD" w:rsidRPr="00E352EF">
        <w:rPr>
          <w:rFonts w:asciiTheme="majorHAnsi" w:eastAsia="Calibri" w:hAnsiTheme="majorHAnsi" w:cs="Calibri"/>
        </w:rPr>
        <w:t>:</w:t>
      </w:r>
      <w:r w:rsidRPr="00E352EF">
        <w:rPr>
          <w:rFonts w:asciiTheme="majorHAnsi" w:eastAsia="Calibri" w:hAnsiTheme="majorHAnsi" w:cs="Calibri"/>
        </w:rPr>
        <w:t xml:space="preserve"> list &lt;dimension-ref&gt;</w:t>
      </w:r>
    </w:p>
    <w:p w14:paraId="22AC1386" w14:textId="77777777" w:rsidR="00E95DF9" w:rsidRPr="00E352EF" w:rsidRDefault="00E95DF9" w:rsidP="000F7FB5">
      <w:pPr>
        <w:ind w:firstLine="360"/>
        <w:rPr>
          <w:rFonts w:asciiTheme="majorHAnsi" w:hAnsiTheme="majorHAnsi"/>
        </w:rPr>
      </w:pPr>
    </w:p>
    <w:p w14:paraId="3E75BB5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is the starting Dataset.</w:t>
      </w:r>
    </w:p>
    <w:p w14:paraId="45A1EE1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components</w:t>
      </w:r>
      <w:r w:rsidRPr="00E352EF">
        <w:rPr>
          <w:rFonts w:asciiTheme="majorHAnsi" w:eastAsia="Calibri" w:hAnsiTheme="majorHAnsi" w:cs="Calibri"/>
        </w:rPr>
        <w:t xml:space="preserve"> - is the List containing the Components owned by ds to </w:t>
      </w:r>
      <w:r w:rsidR="000F7FB5" w:rsidRPr="00E352EF">
        <w:rPr>
          <w:rFonts w:asciiTheme="majorHAnsi" w:eastAsia="Calibri" w:hAnsiTheme="majorHAnsi" w:cs="Calibri"/>
        </w:rPr>
        <w:t xml:space="preserve">be </w:t>
      </w:r>
      <w:r w:rsidRPr="00E352EF">
        <w:rPr>
          <w:rFonts w:asciiTheme="majorHAnsi" w:eastAsia="Calibri" w:hAnsiTheme="majorHAnsi" w:cs="Calibri"/>
        </w:rPr>
        <w:t>validate</w:t>
      </w:r>
      <w:r w:rsidR="000F7FB5" w:rsidRPr="00E352EF">
        <w:rPr>
          <w:rFonts w:asciiTheme="majorHAnsi" w:eastAsia="Calibri" w:hAnsiTheme="majorHAnsi" w:cs="Calibri"/>
        </w:rPr>
        <w:t>d</w:t>
      </w:r>
      <w:r w:rsidRPr="00E352EF">
        <w:rPr>
          <w:rFonts w:asciiTheme="majorHAnsi" w:eastAsia="Calibri" w:hAnsiTheme="majorHAnsi" w:cs="Calibri"/>
        </w:rPr>
        <w:t>.</w:t>
      </w:r>
    </w:p>
    <w:p w14:paraId="70390775"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compList</w:t>
      </w:r>
      <w:r w:rsidRPr="00E352EF">
        <w:rPr>
          <w:rFonts w:asciiTheme="majorHAnsi" w:eastAsia="Calibri" w:hAnsiTheme="majorHAnsi" w:cs="Calibri"/>
        </w:rPr>
        <w:t xml:space="preserve"> – is the list containing the Components (divided in lists </w:t>
      </w:r>
      <w:r w:rsidRPr="00E352EF">
        <w:rPr>
          <w:rFonts w:asciiTheme="majorHAnsi" w:eastAsia="Calibri" w:hAnsiTheme="majorHAnsi" w:cs="Calibri"/>
          <w:i/>
        </w:rPr>
        <w:t>compIndent</w:t>
      </w:r>
      <w:r w:rsidRPr="00E352EF">
        <w:rPr>
          <w:rFonts w:asciiTheme="majorHAnsi" w:eastAsia="Calibri" w:hAnsiTheme="majorHAnsi" w:cs="Calibri"/>
        </w:rPr>
        <w:t xml:space="preserve">) that must be checked according to the restrictions defined in the  ValueDomainSubset </w:t>
      </w:r>
      <w:r w:rsidRPr="00E352EF">
        <w:rPr>
          <w:rFonts w:asciiTheme="majorHAnsi" w:eastAsia="Calibri" w:hAnsiTheme="majorHAnsi" w:cs="Calibri"/>
          <w:i/>
        </w:rPr>
        <w:t>vds</w:t>
      </w:r>
      <w:r w:rsidRPr="00E352EF">
        <w:rPr>
          <w:rFonts w:asciiTheme="majorHAnsi" w:eastAsia="Calibri" w:hAnsiTheme="majorHAnsi" w:cs="Calibri"/>
        </w:rPr>
        <w:t xml:space="preserve"> passed as input.</w:t>
      </w:r>
    </w:p>
    <w:p w14:paraId="56DFF86E"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valueDomain</w:t>
      </w:r>
      <w:r w:rsidRPr="00E352EF">
        <w:rPr>
          <w:rFonts w:asciiTheme="majorHAnsi" w:eastAsia="Calibri" w:hAnsiTheme="majorHAnsi" w:cs="Calibri"/>
        </w:rPr>
        <w:t xml:space="preserve"> – is the list containing the dimension of the ValueDomainSubset that are used to validate the Components referred in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p>
    <w:p w14:paraId="694A8793"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vds</w:t>
      </w:r>
      <w:r w:rsidR="000F7FB5" w:rsidRPr="00E352EF">
        <w:rPr>
          <w:rFonts w:asciiTheme="majorHAnsi" w:eastAsia="Calibri" w:hAnsiTheme="majorHAnsi" w:cs="Calibri"/>
          <w:i/>
        </w:rPr>
        <w:t xml:space="preserve"> </w:t>
      </w:r>
      <w:r w:rsidRPr="00E352EF">
        <w:rPr>
          <w:rFonts w:asciiTheme="majorHAnsi" w:eastAsia="Calibri" w:hAnsiTheme="majorHAnsi" w:cs="Calibri"/>
        </w:rPr>
        <w:t xml:space="preserve">– is the ValueDomainSubset containing the restrictions to be verified in </w:t>
      </w:r>
      <w:r w:rsidRPr="00E352EF">
        <w:rPr>
          <w:rFonts w:asciiTheme="majorHAnsi" w:eastAsia="Calibri" w:hAnsiTheme="majorHAnsi" w:cs="Calibri"/>
          <w:i/>
        </w:rPr>
        <w:t>ds</w:t>
      </w:r>
      <w:r w:rsidRPr="00E352EF">
        <w:rPr>
          <w:rFonts w:asciiTheme="majorHAnsi" w:eastAsia="Calibri" w:hAnsiTheme="majorHAnsi" w:cs="Calibri"/>
        </w:rPr>
        <w:t>.</w:t>
      </w:r>
    </w:p>
    <w:p w14:paraId="6B3FF6A7" w14:textId="77777777" w:rsidR="00E95DF9" w:rsidRPr="00E352EF" w:rsidRDefault="00E95DF9" w:rsidP="00E95DF9">
      <w:pPr>
        <w:rPr>
          <w:rFonts w:asciiTheme="majorHAnsi" w:eastAsia="Calibri" w:hAnsiTheme="majorHAnsi" w:cs="Calibri"/>
          <w:i/>
          <w:color w:val="5B9BD5"/>
        </w:rPr>
      </w:pPr>
    </w:p>
    <w:p w14:paraId="0FE6663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4EC4E6F"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only components </w:t>
      </w:r>
      <w:r w:rsidR="000F7FB5" w:rsidRPr="00E352EF">
        <w:rPr>
          <w:rFonts w:asciiTheme="majorHAnsi" w:eastAsia="Calibri" w:hAnsiTheme="majorHAnsi" w:cs="Calibri"/>
        </w:rPr>
        <w:t xml:space="preserve">are </w:t>
      </w:r>
      <w:r w:rsidRPr="00E352EF">
        <w:rPr>
          <w:rFonts w:asciiTheme="majorHAnsi" w:eastAsia="Calibri" w:hAnsiTheme="majorHAnsi" w:cs="Calibri"/>
        </w:rPr>
        <w:t xml:space="preserve">defined then </w:t>
      </w:r>
      <w:r w:rsidRPr="00E352EF">
        <w:rPr>
          <w:rFonts w:asciiTheme="majorHAnsi" w:eastAsia="Calibri" w:hAnsiTheme="majorHAnsi" w:cs="Calibri"/>
          <w:i/>
        </w:rPr>
        <w:t>vds</w:t>
      </w:r>
      <w:r w:rsidRPr="00E352EF">
        <w:rPr>
          <w:rFonts w:asciiTheme="majorHAnsi" w:eastAsia="Calibri" w:hAnsiTheme="majorHAnsi" w:cs="Calibri"/>
        </w:rPr>
        <w:t xml:space="preserve"> must be mono-dimensional.</w:t>
      </w:r>
    </w:p>
    <w:p w14:paraId="4889B4DE"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r w:rsidRPr="00E352EF">
        <w:rPr>
          <w:rFonts w:asciiTheme="majorHAnsi" w:eastAsia="Calibri" w:hAnsiTheme="majorHAnsi" w:cs="Calibri"/>
        </w:rPr>
        <w:t xml:space="preserve"> are defined </w:t>
      </w:r>
      <w:r w:rsidR="000F7FB5" w:rsidRPr="00E352EF">
        <w:rPr>
          <w:rFonts w:asciiTheme="majorHAnsi" w:eastAsia="Calibri" w:hAnsiTheme="majorHAnsi" w:cs="Calibri"/>
        </w:rPr>
        <w:t xml:space="preserve">they </w:t>
      </w:r>
      <w:r w:rsidRPr="00E352EF">
        <w:rPr>
          <w:rFonts w:asciiTheme="majorHAnsi" w:eastAsia="Calibri" w:hAnsiTheme="majorHAnsi" w:cs="Calibri"/>
        </w:rPr>
        <w:t>must be of the same dimension.</w:t>
      </w:r>
    </w:p>
    <w:p w14:paraId="65EC797E" w14:textId="77777777" w:rsidR="00E95DF9" w:rsidRPr="00E352EF" w:rsidRDefault="00E95DF9" w:rsidP="00E95DF9">
      <w:pPr>
        <w:rPr>
          <w:rFonts w:asciiTheme="majorHAnsi" w:eastAsia="Calibri" w:hAnsiTheme="majorHAnsi" w:cs="Calibri"/>
          <w:i/>
          <w:color w:val="5B9BD5"/>
        </w:rPr>
      </w:pPr>
    </w:p>
    <w:p w14:paraId="3BFDD6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41EA724"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A Dataset with all the Identifier, Measure and Attribute Components of the input one enriched by a Boolean Measure Component for each Component specified in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or </w:t>
      </w:r>
      <w:r w:rsidRPr="00E352EF">
        <w:rPr>
          <w:rFonts w:asciiTheme="majorHAnsi" w:eastAsia="Calibri" w:hAnsiTheme="majorHAnsi" w:cs="Calibri"/>
          <w:i/>
        </w:rPr>
        <w:t>compList</w:t>
      </w:r>
      <w:r w:rsidRPr="00E352EF">
        <w:rPr>
          <w:rFonts w:asciiTheme="majorHAnsi" w:eastAsia="Calibri" w:hAnsiTheme="majorHAnsi" w:cs="Calibri"/>
        </w:rPr>
        <w:t>, that contains the result of the check, against the ValueDomainSubset restrictions, for the respective values.</w:t>
      </w:r>
    </w:p>
    <w:p w14:paraId="76FED7B5" w14:textId="77777777" w:rsidR="00E95DF9" w:rsidRPr="00E352EF" w:rsidRDefault="00E95DF9">
      <w:pPr>
        <w:jc w:val="both"/>
        <w:rPr>
          <w:rFonts w:asciiTheme="majorHAnsi" w:eastAsia="Calibri" w:hAnsiTheme="majorHAnsi" w:cs="Calibri"/>
          <w:i/>
          <w:color w:val="5B9BD5"/>
        </w:rPr>
      </w:pPr>
    </w:p>
    <w:p w14:paraId="29A62D7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672B3207"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 xml:space="preserve">The operator checks if the values of the specified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part of the restricted domain of the ValueDomain in </w:t>
      </w:r>
      <w:r w:rsidRPr="00E352EF">
        <w:rPr>
          <w:rFonts w:asciiTheme="majorHAnsi" w:eastAsia="Calibri" w:hAnsiTheme="majorHAnsi" w:cs="Calibri"/>
          <w:i/>
        </w:rPr>
        <w:t>vds</w:t>
      </w:r>
      <w:r w:rsidRPr="00E352EF">
        <w:rPr>
          <w:rFonts w:asciiTheme="majorHAnsi" w:eastAsia="Calibri" w:hAnsiTheme="majorHAnsi" w:cs="Calibri"/>
        </w:rPr>
        <w:t>, returning a Dataset with the same structure of the input one and a Boolean Measure Component for each Component specified in the signature (the name of the new Component is “COMPONENT_NAME” + “</w:t>
      </w:r>
      <w:r w:rsidRPr="00E352EF">
        <w:rPr>
          <w:rFonts w:asciiTheme="majorHAnsi" w:eastAsia="Calibri" w:hAnsiTheme="majorHAnsi" w:cs="Calibri"/>
          <w:b/>
        </w:rPr>
        <w:t>_CONDITION</w:t>
      </w:r>
      <w:r w:rsidRPr="00E352EF">
        <w:rPr>
          <w:rFonts w:asciiTheme="majorHAnsi" w:eastAsia="Calibri" w:hAnsiTheme="majorHAnsi" w:cs="Calibri"/>
        </w:rPr>
        <w:t xml:space="preserve">”). For each Datapoint the new Boolean Measure Component assumes the value TRUE if the value of the respective Component is part of the restricted domain of the respective ValueDomain in </w:t>
      </w:r>
      <w:r w:rsidRPr="00E352EF">
        <w:rPr>
          <w:rFonts w:asciiTheme="majorHAnsi" w:eastAsia="Calibri" w:hAnsiTheme="majorHAnsi" w:cs="Calibri"/>
          <w:i/>
        </w:rPr>
        <w:t xml:space="preserve">vds, </w:t>
      </w:r>
      <w:r w:rsidRPr="00E352EF">
        <w:rPr>
          <w:rFonts w:asciiTheme="majorHAnsi" w:eastAsia="Calibri" w:hAnsiTheme="majorHAnsi" w:cs="Calibri"/>
        </w:rPr>
        <w:t>FALSE otherwise.</w:t>
      </w:r>
    </w:p>
    <w:p w14:paraId="7F2B23C9"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The operator can work in two mode: mono-dimensional and multi-dimensional mode.</w:t>
      </w:r>
    </w:p>
    <w:p w14:paraId="3508CFC7"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mono-dimensional version (only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defined) </w:t>
      </w:r>
      <w:r w:rsidR="000F7FB5" w:rsidRPr="00E352EF">
        <w:rPr>
          <w:rFonts w:asciiTheme="majorHAnsi" w:eastAsia="Calibri" w:hAnsiTheme="majorHAnsi" w:cs="Calibri"/>
        </w:rPr>
        <w:t xml:space="preserve">it </w:t>
      </w:r>
      <w:r w:rsidRPr="00E352EF">
        <w:rPr>
          <w:rFonts w:asciiTheme="majorHAnsi" w:eastAsia="Calibri" w:hAnsiTheme="majorHAnsi" w:cs="Calibri"/>
        </w:rPr>
        <w:t xml:space="preserve">takes as input a Dataset, a List of Components and a mono-dimensional ValueDomainSubset. It evaluates if all the values inside the specified Components of </w:t>
      </w:r>
      <w:r w:rsidRPr="00E352EF">
        <w:rPr>
          <w:rFonts w:asciiTheme="majorHAnsi" w:eastAsia="Calibri" w:hAnsiTheme="majorHAnsi" w:cs="Calibri"/>
          <w:i/>
        </w:rPr>
        <w:t>ds</w:t>
      </w:r>
      <w:r w:rsidRPr="00E352EF">
        <w:rPr>
          <w:rFonts w:asciiTheme="majorHAnsi" w:eastAsia="Calibri" w:hAnsiTheme="majorHAnsi" w:cs="Calibri"/>
        </w:rPr>
        <w:t xml:space="preserve"> are part of the restricted domain defined by the mono-dimensional ValueDomainSubset.</w:t>
      </w:r>
    </w:p>
    <w:p w14:paraId="2E17E594"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multi-dimensional version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valueDomains</w:t>
      </w:r>
      <w:r w:rsidRPr="00E352EF">
        <w:rPr>
          <w:rFonts w:asciiTheme="majorHAnsi" w:eastAsia="Calibri" w:hAnsiTheme="majorHAnsi" w:cs="Calibri"/>
        </w:rPr>
        <w:t xml:space="preserve"> defined)</w:t>
      </w:r>
      <w:r w:rsidR="00E52628" w:rsidRPr="00E352EF">
        <w:rPr>
          <w:rFonts w:asciiTheme="majorHAnsi" w:eastAsia="Calibri" w:hAnsiTheme="majorHAnsi" w:cs="Calibri"/>
        </w:rPr>
        <w:t xml:space="preserve"> it</w:t>
      </w:r>
      <w:r w:rsidRPr="00E352EF">
        <w:rPr>
          <w:rFonts w:asciiTheme="majorHAnsi" w:eastAsia="Calibri" w:hAnsiTheme="majorHAnsi" w:cs="Calibri"/>
        </w:rPr>
        <w:t xml:space="preserve"> takes as input a Dataset, two Lists and a multi-dimensional ValueDomainSubset. The first list is a List of Lists containing names of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the second List contains reference to the ValueDomain owned by </w:t>
      </w:r>
      <w:r w:rsidRPr="00E352EF">
        <w:rPr>
          <w:rFonts w:asciiTheme="majorHAnsi" w:eastAsia="Calibri" w:hAnsiTheme="majorHAnsi" w:cs="Calibri"/>
          <w:i/>
        </w:rPr>
        <w:t>vds</w:t>
      </w:r>
      <w:r w:rsidRPr="00E352EF">
        <w:rPr>
          <w:rFonts w:asciiTheme="majorHAnsi" w:eastAsia="Calibri" w:hAnsiTheme="majorHAnsi" w:cs="Calibri"/>
        </w:rPr>
        <w:t xml:space="preserve">. The Components specified in the first element of </w:t>
      </w:r>
      <w:r w:rsidRPr="00E352EF">
        <w:rPr>
          <w:rFonts w:asciiTheme="majorHAnsi" w:eastAsia="Calibri" w:hAnsiTheme="majorHAnsi" w:cs="Calibri"/>
          <w:i/>
        </w:rPr>
        <w:t>compList</w:t>
      </w:r>
      <w:r w:rsidRPr="00E352EF">
        <w:rPr>
          <w:rFonts w:asciiTheme="majorHAnsi" w:eastAsia="Calibri" w:hAnsiTheme="majorHAnsi" w:cs="Calibri"/>
        </w:rPr>
        <w:t xml:space="preserve"> will be checked against the ValueDomain specified in the first element of </w:t>
      </w:r>
      <w:r w:rsidRPr="00E352EF">
        <w:rPr>
          <w:rFonts w:asciiTheme="majorHAnsi" w:eastAsia="Calibri" w:hAnsiTheme="majorHAnsi" w:cs="Calibri"/>
          <w:i/>
        </w:rPr>
        <w:t>valueDomains</w:t>
      </w:r>
      <w:r w:rsidRPr="00E352EF">
        <w:rPr>
          <w:rFonts w:asciiTheme="majorHAnsi" w:eastAsia="Calibri" w:hAnsiTheme="majorHAnsi" w:cs="Calibri"/>
        </w:rPr>
        <w:t>, and so on (it follows that the two Lists must have the same size and order of the elements matters).</w:t>
      </w:r>
    </w:p>
    <w:p w14:paraId="65CF21E6" w14:textId="77777777" w:rsidR="005A2227" w:rsidRPr="00E352EF" w:rsidRDefault="005A2227">
      <w:pPr>
        <w:spacing w:line="256" w:lineRule="auto"/>
        <w:rPr>
          <w:rFonts w:asciiTheme="majorHAnsi" w:hAnsiTheme="majorHAnsi"/>
        </w:rPr>
      </w:pPr>
    </w:p>
    <w:p w14:paraId="56546B2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7FA018B3" w14:textId="77777777" w:rsidR="005A2227" w:rsidRPr="00E352EF" w:rsidRDefault="0097053A">
      <w:pPr>
        <w:spacing w:after="40"/>
      </w:pPr>
      <w:r w:rsidRPr="00E352EF">
        <w:rPr>
          <w:rFonts w:ascii="Calibri" w:eastAsia="Calibri" w:hAnsi="Calibri" w:cs="Calibri"/>
        </w:rPr>
        <w:t xml:space="preserve">1) </w:t>
      </w:r>
    </w:p>
    <w:p w14:paraId="3BE08131" w14:textId="77777777" w:rsidR="005A2227" w:rsidRPr="00E352EF" w:rsidRDefault="005A2227">
      <w:pPr>
        <w:spacing w:after="40"/>
      </w:pPr>
    </w:p>
    <w:tbl>
      <w:tblPr>
        <w:tblW w:w="5846"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893"/>
        <w:gridCol w:w="1152"/>
        <w:gridCol w:w="1080"/>
        <w:gridCol w:w="1310"/>
        <w:gridCol w:w="1411"/>
      </w:tblGrid>
      <w:tr w:rsidR="005A2227" w:rsidRPr="00E352EF" w14:paraId="6F18DFB8" w14:textId="77777777">
        <w:trPr>
          <w:trHeight w:val="374"/>
        </w:trPr>
        <w:tc>
          <w:tcPr>
            <w:tcW w:w="8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EC8F983" w14:textId="77777777" w:rsidR="005A2227" w:rsidRPr="00E352EF" w:rsidRDefault="0097053A">
            <w:pPr>
              <w:jc w:val="both"/>
            </w:pPr>
            <w:r w:rsidRPr="00E352EF">
              <w:rPr>
                <w:rFonts w:ascii="Calibri" w:eastAsia="Calibri" w:hAnsi="Calibri" w:cs="Calibri"/>
              </w:rPr>
              <w:t>ds_1</w:t>
            </w:r>
          </w:p>
        </w:tc>
      </w:tr>
      <w:tr w:rsidR="005A2227" w:rsidRPr="00E352EF" w14:paraId="05DF0B92" w14:textId="77777777">
        <w:trPr>
          <w:trHeight w:val="101"/>
        </w:trPr>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84B7A79"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2A64BB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0B2E066"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957A94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53051AB9" w14:textId="77777777" w:rsidR="005A2227" w:rsidRPr="00E352EF" w:rsidRDefault="0097053A">
            <w:pPr>
              <w:jc w:val="both"/>
            </w:pPr>
            <w:r w:rsidRPr="00E352EF">
              <w:rPr>
                <w:rFonts w:ascii="Calibri" w:eastAsia="Calibri" w:hAnsi="Calibri" w:cs="Calibri"/>
                <w:b/>
              </w:rPr>
              <w:t>OBS_STATUS</w:t>
            </w:r>
          </w:p>
        </w:tc>
      </w:tr>
      <w:tr w:rsidR="005A2227" w:rsidRPr="00E352EF" w14:paraId="75FD93DA" w14:textId="77777777">
        <w:trPr>
          <w:trHeight w:val="259"/>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83C7"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B5BC9"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CF67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872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12DFA" w14:textId="77777777" w:rsidR="005A2227" w:rsidRPr="00E352EF" w:rsidRDefault="0097053A">
            <w:pPr>
              <w:jc w:val="both"/>
            </w:pPr>
            <w:r w:rsidRPr="00E352EF">
              <w:rPr>
                <w:rFonts w:ascii="Calibri" w:eastAsia="Calibri" w:hAnsi="Calibri" w:cs="Calibri"/>
              </w:rPr>
              <w:t>D</w:t>
            </w:r>
          </w:p>
        </w:tc>
      </w:tr>
      <w:tr w:rsidR="005A2227" w:rsidRPr="00E352EF" w14:paraId="3A49542C"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E0FB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975"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C48C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06A2F"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664E4" w14:textId="77777777" w:rsidR="005A2227" w:rsidRPr="00E352EF" w:rsidRDefault="0097053A">
            <w:pPr>
              <w:jc w:val="both"/>
            </w:pPr>
            <w:r w:rsidRPr="00E352EF">
              <w:rPr>
                <w:rFonts w:ascii="Calibri" w:eastAsia="Calibri" w:hAnsi="Calibri" w:cs="Calibri"/>
              </w:rPr>
              <w:t>P</w:t>
            </w:r>
          </w:p>
        </w:tc>
      </w:tr>
      <w:tr w:rsidR="005A2227" w:rsidRPr="00E352EF" w14:paraId="710197AD"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EF18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598B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FC2C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10052A"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A2F0ED" w14:textId="77777777" w:rsidR="005A2227" w:rsidRPr="00E352EF" w:rsidRDefault="0097053A">
            <w:pPr>
              <w:jc w:val="both"/>
            </w:pPr>
            <w:r w:rsidRPr="00E352EF">
              <w:rPr>
                <w:rFonts w:ascii="Calibri" w:eastAsia="Calibri" w:hAnsi="Calibri" w:cs="Calibri"/>
              </w:rPr>
              <w:t>P</w:t>
            </w:r>
          </w:p>
        </w:tc>
      </w:tr>
      <w:tr w:rsidR="005A2227" w:rsidRPr="00E352EF" w14:paraId="768678C2"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4B10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8F419"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93BA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21D9C"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69607" w14:textId="77777777" w:rsidR="005A2227" w:rsidRPr="00E352EF" w:rsidRDefault="0097053A">
            <w:pPr>
              <w:jc w:val="both"/>
            </w:pPr>
            <w:r w:rsidRPr="00E352EF">
              <w:rPr>
                <w:rFonts w:ascii="Calibri" w:eastAsia="Calibri" w:hAnsi="Calibri" w:cs="Calibri"/>
              </w:rPr>
              <w:t>P</w:t>
            </w:r>
          </w:p>
        </w:tc>
      </w:tr>
    </w:tbl>
    <w:p w14:paraId="1FD3B219" w14:textId="77777777" w:rsidR="005A2227" w:rsidRPr="00E352EF" w:rsidRDefault="005A2227"/>
    <w:p w14:paraId="17643A3B" w14:textId="77777777" w:rsidR="005A2227" w:rsidRPr="00E352EF" w:rsidRDefault="0097053A">
      <w:pPr>
        <w:rPr>
          <w:rFonts w:asciiTheme="majorHAnsi" w:hAnsiTheme="majorHAnsi"/>
        </w:rPr>
      </w:pPr>
      <w:r w:rsidRPr="00E352EF">
        <w:rPr>
          <w:rFonts w:asciiTheme="majorHAnsi" w:eastAsia="Calibri" w:hAnsiTheme="majorHAnsi" w:cs="Calibri"/>
        </w:rPr>
        <w:t>l_1 = list&lt;components-ref&gt; (REF_AREA)</w:t>
      </w:r>
    </w:p>
    <w:p w14:paraId="7B1AB868" w14:textId="77777777" w:rsidR="005A2227" w:rsidRPr="00E352EF" w:rsidRDefault="005A2227">
      <w:pPr>
        <w:rPr>
          <w:rFonts w:asciiTheme="majorHAnsi" w:hAnsiTheme="majorHAnsi"/>
        </w:rPr>
      </w:pPr>
    </w:p>
    <w:p w14:paraId="4B2158D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ds_1 := </w:t>
      </w:r>
      <w:r w:rsidRPr="00E352EF">
        <w:rPr>
          <w:rFonts w:asciiTheme="majorHAnsi" w:eastAsia="Calibri" w:hAnsiTheme="majorHAnsi" w:cs="Calibri"/>
          <w:b/>
        </w:rPr>
        <w:t>check_value_domain_subset (</w:t>
      </w:r>
      <w:r w:rsidRPr="00E352EF">
        <w:rPr>
          <w:rFonts w:asciiTheme="majorHAnsi" w:eastAsia="Calibri" w:hAnsiTheme="majorHAnsi" w:cs="Calibri"/>
        </w:rPr>
        <w:t>ds_1, l_1, vds_1</w:t>
      </w:r>
      <w:r w:rsidRPr="00E352EF">
        <w:rPr>
          <w:rFonts w:asciiTheme="majorHAnsi" w:eastAsia="Calibri" w:hAnsiTheme="majorHAnsi" w:cs="Calibri"/>
          <w:b/>
        </w:rPr>
        <w:t>)</w:t>
      </w:r>
    </w:p>
    <w:p w14:paraId="595A92C3" w14:textId="77777777" w:rsidR="0084324E" w:rsidRPr="00E352EF" w:rsidRDefault="0084324E">
      <w:pPr>
        <w:rPr>
          <w:rFonts w:asciiTheme="majorHAnsi" w:hAnsiTheme="majorHAnsi"/>
        </w:rPr>
      </w:pPr>
    </w:p>
    <w:p w14:paraId="02BD2E71" w14:textId="77777777" w:rsidR="005A2227" w:rsidRPr="00E352EF" w:rsidRDefault="0097053A">
      <w:pPr>
        <w:rPr>
          <w:rFonts w:asciiTheme="majorHAnsi" w:hAnsiTheme="majorHAnsi"/>
        </w:rPr>
      </w:pPr>
      <w:r w:rsidRPr="00E352EF">
        <w:rPr>
          <w:rFonts w:asciiTheme="majorHAnsi" w:eastAsia="Calibri" w:hAnsiTheme="majorHAnsi" w:cs="Calibri"/>
        </w:rPr>
        <w:t>vds_1 is a mono-dimensional enumerated ValueDomainSubset, the CodeList referenced by its ValueDomain contains the values: [“EU25”,”EU27”,”EU28”]</w:t>
      </w:r>
    </w:p>
    <w:p w14:paraId="2EAB523C" w14:textId="77777777" w:rsidR="005A2227" w:rsidRPr="00E352EF" w:rsidRDefault="005A2227">
      <w:pPr>
        <w:spacing w:after="40"/>
      </w:pPr>
    </w:p>
    <w:tbl>
      <w:tblPr>
        <w:tblW w:w="7517"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735"/>
        <w:gridCol w:w="1166"/>
        <w:gridCol w:w="2203"/>
        <w:gridCol w:w="950"/>
        <w:gridCol w:w="1181"/>
        <w:gridCol w:w="1282"/>
      </w:tblGrid>
      <w:tr w:rsidR="005A2227" w:rsidRPr="00E352EF" w14:paraId="7B57120E" w14:textId="77777777">
        <w:trPr>
          <w:trHeight w:val="374"/>
        </w:trPr>
        <w:tc>
          <w:tcPr>
            <w:tcW w:w="73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D7E8F94" w14:textId="77777777" w:rsidR="005A2227" w:rsidRPr="00E352EF" w:rsidRDefault="0097053A">
            <w:pPr>
              <w:jc w:val="both"/>
            </w:pPr>
            <w:r w:rsidRPr="00E352EF">
              <w:rPr>
                <w:rFonts w:ascii="Calibri" w:eastAsia="Calibri" w:hAnsi="Calibri" w:cs="Calibri"/>
              </w:rPr>
              <w:t>ds_2</w:t>
            </w:r>
          </w:p>
        </w:tc>
      </w:tr>
      <w:tr w:rsidR="005A2227" w:rsidRPr="00E352EF" w14:paraId="7E7957F5" w14:textId="77777777">
        <w:trPr>
          <w:trHeight w:val="101"/>
        </w:trPr>
        <w:tc>
          <w:tcPr>
            <w:tcW w:w="7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5C9580"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E0376D"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0CBB27F8"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F900A2"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2599E86C" w14:textId="77777777" w:rsidR="005A2227" w:rsidRPr="00E352EF" w:rsidRDefault="0097053A">
            <w:pPr>
              <w:jc w:val="both"/>
            </w:pPr>
            <w:r w:rsidRPr="00E352EF">
              <w:rPr>
                <w:rFonts w:ascii="Calibri" w:eastAsia="Calibri" w:hAnsi="Calibri" w:cs="Calibri"/>
                <w:b/>
              </w:rPr>
              <w:t xml:space="preserve">OBS_VALUE </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1C76391A" w14:textId="77777777" w:rsidR="005A2227" w:rsidRPr="00E352EF" w:rsidRDefault="0097053A">
            <w:pPr>
              <w:jc w:val="both"/>
            </w:pPr>
            <w:r w:rsidRPr="00E352EF">
              <w:rPr>
                <w:rFonts w:ascii="Calibri" w:eastAsia="Calibri" w:hAnsi="Calibri" w:cs="Calibri"/>
                <w:b/>
              </w:rPr>
              <w:t>OBS_STATUS</w:t>
            </w:r>
          </w:p>
        </w:tc>
      </w:tr>
      <w:tr w:rsidR="005A2227" w:rsidRPr="00E352EF" w14:paraId="3523E976" w14:textId="77777777">
        <w:trPr>
          <w:trHeight w:val="173"/>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5714"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6485"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21C62"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79BD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6DF4" w14:textId="77777777" w:rsidR="005A2227" w:rsidRPr="00E352EF" w:rsidRDefault="0097053A">
            <w:pPr>
              <w:jc w:val="both"/>
            </w:pPr>
            <w:r w:rsidRPr="00E352EF">
              <w:rPr>
                <w:rFonts w:ascii="Calibri" w:eastAsia="Calibri" w:hAnsi="Calibri" w:cs="Calibri"/>
              </w:rPr>
              <w:t xml:space="preserve">20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3F8FE" w14:textId="77777777" w:rsidR="005A2227" w:rsidRPr="00E352EF" w:rsidRDefault="0097053A">
            <w:pPr>
              <w:jc w:val="both"/>
            </w:pPr>
            <w:r w:rsidRPr="00E352EF">
              <w:rPr>
                <w:rFonts w:ascii="Calibri" w:eastAsia="Calibri" w:hAnsi="Calibri" w:cs="Calibri"/>
              </w:rPr>
              <w:t>D</w:t>
            </w:r>
          </w:p>
        </w:tc>
      </w:tr>
      <w:tr w:rsidR="005A2227" w:rsidRPr="00E352EF" w14:paraId="0EE61116"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02EC1"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E889E"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BDB7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EAFA"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939A2" w14:textId="77777777" w:rsidR="005A2227" w:rsidRPr="00E352EF" w:rsidRDefault="0097053A">
            <w:pPr>
              <w:jc w:val="both"/>
            </w:pPr>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4DA43" w14:textId="77777777" w:rsidR="005A2227" w:rsidRPr="00E352EF" w:rsidRDefault="0097053A">
            <w:pPr>
              <w:jc w:val="both"/>
            </w:pPr>
            <w:r w:rsidRPr="00E352EF">
              <w:rPr>
                <w:rFonts w:ascii="Calibri" w:eastAsia="Calibri" w:hAnsi="Calibri" w:cs="Calibri"/>
              </w:rPr>
              <w:t>P</w:t>
            </w:r>
          </w:p>
        </w:tc>
      </w:tr>
      <w:tr w:rsidR="005A2227" w:rsidRPr="00E352EF" w14:paraId="06C4AC4D"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A3D2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9CC6E"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44CB5"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FB729"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8008" w14:textId="77777777" w:rsidR="005A2227" w:rsidRPr="00E352EF" w:rsidRDefault="0097053A">
            <w:pPr>
              <w:jc w:val="both"/>
            </w:pPr>
            <w:r w:rsidRPr="00E352EF">
              <w:rPr>
                <w:rFonts w:ascii="Calibri" w:eastAsia="Calibri" w:hAnsi="Calibri" w:cs="Calibri"/>
              </w:rPr>
              <w:t xml:space="preserve">1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681C" w14:textId="77777777" w:rsidR="005A2227" w:rsidRPr="00E352EF" w:rsidRDefault="0097053A">
            <w:pPr>
              <w:jc w:val="both"/>
            </w:pPr>
            <w:r w:rsidRPr="00E352EF">
              <w:rPr>
                <w:rFonts w:ascii="Calibri" w:eastAsia="Calibri" w:hAnsi="Calibri" w:cs="Calibri"/>
              </w:rPr>
              <w:t>P</w:t>
            </w:r>
          </w:p>
        </w:tc>
      </w:tr>
      <w:tr w:rsidR="005A2227" w:rsidRPr="00E352EF" w14:paraId="3B8E7D68"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2CD4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B002D"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2AC31"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4B894"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9EB5F" w14:textId="77777777" w:rsidR="005A2227" w:rsidRPr="00E352EF" w:rsidRDefault="0097053A">
            <w:pPr>
              <w:jc w:val="both"/>
            </w:pPr>
            <w:r w:rsidRPr="00E352EF">
              <w:rPr>
                <w:rFonts w:ascii="Calibri" w:eastAsia="Calibri" w:hAnsi="Calibri" w:cs="Calibri"/>
              </w:rPr>
              <w:t xml:space="preserve">23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75AAC" w14:textId="77777777" w:rsidR="005A2227" w:rsidRPr="00E352EF" w:rsidRDefault="0097053A">
            <w:pPr>
              <w:jc w:val="both"/>
            </w:pPr>
            <w:r w:rsidRPr="00E352EF">
              <w:rPr>
                <w:rFonts w:ascii="Calibri" w:eastAsia="Calibri" w:hAnsi="Calibri" w:cs="Calibri"/>
              </w:rPr>
              <w:t>P</w:t>
            </w:r>
          </w:p>
        </w:tc>
      </w:tr>
    </w:tbl>
    <w:p w14:paraId="646DE19C" w14:textId="77777777" w:rsidR="005A2227" w:rsidRPr="00E352EF" w:rsidRDefault="005A2227">
      <w:pPr>
        <w:spacing w:after="40"/>
      </w:pPr>
    </w:p>
    <w:p w14:paraId="66750DEA" w14:textId="77777777" w:rsidR="0084324E" w:rsidRPr="00E352EF" w:rsidRDefault="0097053A">
      <w:pPr>
        <w:rPr>
          <w:rFonts w:asciiTheme="majorHAnsi" w:eastAsia="Calibri" w:hAnsiTheme="majorHAnsi" w:cs="Calibr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p>
    <w:p w14:paraId="33A3A798" w14:textId="77777777" w:rsidR="005A2227" w:rsidRPr="00E352EF" w:rsidRDefault="0097053A">
      <w:pPr>
        <w:rPr>
          <w:rFonts w:asciiTheme="majorHAnsi" w:hAnsiTheme="majorHAnsi"/>
        </w:rPr>
      </w:pPr>
      <w:r w:rsidRPr="00E352EF">
        <w:rPr>
          <w:rFonts w:asciiTheme="majorHAnsi" w:eastAsia="Calibri" w:hAnsiTheme="majorHAnsi" w:cs="Calibri"/>
        </w:rPr>
        <w:t>compList := list&lt;list&lt;component-ref&gt;&gt;(list&lt;component-ref&gt;(REF_AREA), list&lt;component-ref&gt;(OBS_VALUE))</w:t>
      </w:r>
    </w:p>
    <w:p w14:paraId="2861470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ds_2 := </w:t>
      </w:r>
      <w:r w:rsidRPr="00E352EF">
        <w:rPr>
          <w:rFonts w:asciiTheme="majorHAnsi" w:eastAsia="Calibri" w:hAnsiTheme="majorHAnsi" w:cs="Calibri"/>
          <w:b/>
        </w:rPr>
        <w:t>check_dataset_values (</w:t>
      </w:r>
      <w:r w:rsidRPr="00E352EF">
        <w:rPr>
          <w:rFonts w:asciiTheme="majorHAnsi" w:eastAsia="Calibri" w:hAnsiTheme="majorHAnsi" w:cs="Calibri"/>
        </w:rPr>
        <w:t>ds_1,  compList, list&lt;valueDomain-ref&gt;(D1, D2), vds_1</w:t>
      </w:r>
      <w:r w:rsidRPr="00E352EF">
        <w:rPr>
          <w:rFonts w:asciiTheme="majorHAnsi" w:eastAsia="Calibri" w:hAnsiTheme="majorHAnsi" w:cs="Calibri"/>
          <w:b/>
        </w:rPr>
        <w:t>)</w:t>
      </w:r>
    </w:p>
    <w:p w14:paraId="36EF15C9" w14:textId="77777777" w:rsidR="0084324E" w:rsidRPr="00E352EF" w:rsidRDefault="0084324E">
      <w:pPr>
        <w:rPr>
          <w:rFonts w:asciiTheme="majorHAnsi" w:hAnsiTheme="majorHAnsi"/>
        </w:rPr>
      </w:pPr>
    </w:p>
    <w:p w14:paraId="0D23A0FB" w14:textId="77777777" w:rsidR="005A2227" w:rsidRPr="00E352EF" w:rsidRDefault="0097053A">
      <w:pPr>
        <w:spacing w:after="40"/>
        <w:rPr>
          <w:rFonts w:asciiTheme="majorHAnsi" w:hAnsiTheme="majorHAnsi"/>
        </w:rPr>
      </w:pPr>
      <w:r w:rsidRPr="00E352EF">
        <w:rPr>
          <w:rFonts w:asciiTheme="majorHAnsi" w:eastAsia="Calibri" w:hAnsiTheme="majorHAnsi" w:cs="Calibri"/>
        </w:rPr>
        <w:t>vds_1 is a multi-dimensional ValueDomainSubset with two dimensions D1 and D2. D1 take its domain from the values of a CodeList defined as [“EU25”,”EU27”,”EU28”], D2 is a numeric restricted domain that allows only positive integers.</w:t>
      </w:r>
    </w:p>
    <w:p w14:paraId="2AE3724F" w14:textId="77777777" w:rsidR="005A2227" w:rsidRPr="00E352EF" w:rsidRDefault="005A2227">
      <w:pPr>
        <w:spacing w:after="40"/>
        <w:rPr>
          <w:rFonts w:asciiTheme="majorHAnsi" w:hAnsiTheme="majorHAnsi"/>
        </w:rPr>
      </w:pPr>
    </w:p>
    <w:p w14:paraId="72A51238" w14:textId="77777777" w:rsidR="005A2227" w:rsidRPr="00E352EF" w:rsidRDefault="0097053A">
      <w:pPr>
        <w:spacing w:after="40"/>
        <w:rPr>
          <w:rFonts w:asciiTheme="majorHAnsi" w:hAnsiTheme="majorHAnsi"/>
        </w:rPr>
      </w:pPr>
      <w:r w:rsidRPr="00E352EF">
        <w:rPr>
          <w:rFonts w:asciiTheme="majorHAnsi" w:eastAsia="Calibri" w:hAnsiTheme="majorHAnsi" w:cs="Calibri"/>
        </w:rPr>
        <w:t>Returned Dataset:</w:t>
      </w:r>
    </w:p>
    <w:tbl>
      <w:tblPr>
        <w:tblW w:w="9562"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62"/>
        <w:gridCol w:w="1022"/>
        <w:gridCol w:w="2203"/>
        <w:gridCol w:w="950"/>
        <w:gridCol w:w="1181"/>
        <w:gridCol w:w="2362"/>
        <w:gridCol w:w="1282"/>
      </w:tblGrid>
      <w:tr w:rsidR="005A2227" w:rsidRPr="00E352EF" w14:paraId="6C7C5B6F" w14:textId="77777777">
        <w:trPr>
          <w:trHeight w:val="374"/>
        </w:trPr>
        <w:tc>
          <w:tcPr>
            <w:tcW w:w="56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B8E029" w14:textId="77777777" w:rsidR="005A2227" w:rsidRPr="00E352EF" w:rsidRDefault="0097053A">
            <w:pPr>
              <w:jc w:val="both"/>
            </w:pPr>
            <w:r w:rsidRPr="00E352EF">
              <w:rPr>
                <w:rFonts w:ascii="Calibri" w:eastAsia="Calibri" w:hAnsi="Calibri" w:cs="Calibri"/>
              </w:rPr>
              <w:t>ds_2</w:t>
            </w:r>
          </w:p>
        </w:tc>
      </w:tr>
      <w:tr w:rsidR="005A2227" w:rsidRPr="00E352EF" w14:paraId="60BDDD2C" w14:textId="77777777">
        <w:trPr>
          <w:trHeight w:val="101"/>
        </w:trPr>
        <w:tc>
          <w:tcPr>
            <w:tcW w:w="5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9CCA9A8" w14:textId="77777777" w:rsidR="005A2227" w:rsidRPr="00E352EF" w:rsidRDefault="0097053A">
            <w:pPr>
              <w:jc w:val="both"/>
            </w:pPr>
            <w:r w:rsidRPr="00E352EF">
              <w:rPr>
                <w:rFonts w:ascii="Calibri" w:eastAsia="Calibri" w:hAnsi="Calibri" w:cs="Calibri"/>
                <w:b/>
              </w:rPr>
              <w:t xml:space="preserve">TIME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B958772"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279EC2A"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65F999"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4525439D" w14:textId="77777777" w:rsidR="005A2227" w:rsidRPr="00E352EF" w:rsidRDefault="0097053A">
            <w:pPr>
              <w:jc w:val="both"/>
            </w:pPr>
            <w:r w:rsidRPr="00E352EF">
              <w:rPr>
                <w:rFonts w:ascii="Calibri" w:eastAsia="Calibri" w:hAnsi="Calibri" w:cs="Calibri"/>
                <w:b/>
              </w:rPr>
              <w:t xml:space="preserve">OBS_VALUE </w:t>
            </w:r>
          </w:p>
        </w:tc>
        <w:tc>
          <w:tcPr>
            <w:tcW w:w="236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19FC07E" w14:textId="77777777" w:rsidR="005A2227" w:rsidRPr="00E352EF" w:rsidRDefault="0097053A">
            <w:pPr>
              <w:jc w:val="both"/>
            </w:pPr>
            <w:r w:rsidRPr="00E352EF">
              <w:rPr>
                <w:rFonts w:ascii="Calibri" w:eastAsia="Calibri" w:hAnsi="Calibri" w:cs="Calibri"/>
                <w:b/>
              </w:rPr>
              <w:t>OBS_VALUE_CONDITION</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28A86F2D" w14:textId="77777777" w:rsidR="005A2227" w:rsidRPr="00E352EF" w:rsidRDefault="0097053A">
            <w:pPr>
              <w:jc w:val="both"/>
            </w:pPr>
            <w:r w:rsidRPr="00E352EF">
              <w:rPr>
                <w:rFonts w:ascii="Calibri" w:eastAsia="Calibri" w:hAnsi="Calibri" w:cs="Calibri"/>
                <w:b/>
              </w:rPr>
              <w:t>OBS_STATUS</w:t>
            </w:r>
          </w:p>
        </w:tc>
      </w:tr>
      <w:tr w:rsidR="005A2227" w:rsidRPr="00E352EF" w14:paraId="5C8CD74E" w14:textId="77777777">
        <w:trPr>
          <w:trHeight w:val="317"/>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DA4A"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54C02"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1BDC5"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A0EA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E4B7" w14:textId="77777777" w:rsidR="005A2227" w:rsidRPr="00E352EF" w:rsidRDefault="0097053A">
            <w:pPr>
              <w:jc w:val="both"/>
            </w:pPr>
            <w:r w:rsidRPr="00E352EF">
              <w:rPr>
                <w:rFonts w:ascii="Calibri" w:eastAsia="Calibri" w:hAnsi="Calibri" w:cs="Calibri"/>
              </w:rPr>
              <w:t xml:space="preserve">20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4374"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6A676" w14:textId="77777777" w:rsidR="005A2227" w:rsidRPr="00E352EF" w:rsidRDefault="0097053A">
            <w:pPr>
              <w:jc w:val="both"/>
            </w:pPr>
            <w:r w:rsidRPr="00E352EF">
              <w:rPr>
                <w:rFonts w:ascii="Calibri" w:eastAsia="Calibri" w:hAnsi="Calibri" w:cs="Calibri"/>
              </w:rPr>
              <w:t>D</w:t>
            </w:r>
          </w:p>
        </w:tc>
      </w:tr>
      <w:tr w:rsidR="005A2227" w:rsidRPr="00E352EF" w14:paraId="4A9AB2A3"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CAE65"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B111D"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C56C2"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D9266C"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3BDD3" w14:textId="77777777" w:rsidR="005A2227" w:rsidRPr="00E352EF" w:rsidRDefault="0097053A">
            <w:pPr>
              <w:jc w:val="both"/>
            </w:pPr>
            <w:r w:rsidRPr="00E352EF">
              <w:rPr>
                <w:rFonts w:ascii="Calibri" w:eastAsia="Calibri" w:hAnsi="Calibri" w:cs="Calibri"/>
              </w:rPr>
              <w:t>1</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1128"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0CA4" w14:textId="77777777" w:rsidR="005A2227" w:rsidRPr="00E352EF" w:rsidRDefault="0097053A">
            <w:pPr>
              <w:jc w:val="both"/>
            </w:pPr>
            <w:r w:rsidRPr="00E352EF">
              <w:rPr>
                <w:rFonts w:ascii="Calibri" w:eastAsia="Calibri" w:hAnsi="Calibri" w:cs="Calibri"/>
              </w:rPr>
              <w:t>P</w:t>
            </w:r>
          </w:p>
        </w:tc>
      </w:tr>
      <w:tr w:rsidR="005A2227" w:rsidRPr="00E352EF" w14:paraId="0037D62E"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406DC"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F220"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20850C"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D0BE1"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D8D82" w14:textId="77777777" w:rsidR="005A2227" w:rsidRPr="00E352EF" w:rsidRDefault="0097053A">
            <w:pPr>
              <w:jc w:val="both"/>
            </w:pPr>
            <w:r w:rsidRPr="00E352EF">
              <w:rPr>
                <w:rFonts w:ascii="Calibri" w:eastAsia="Calibri" w:hAnsi="Calibri" w:cs="Calibri"/>
              </w:rPr>
              <w:t xml:space="preserve">1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A74B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D5F8F" w14:textId="77777777" w:rsidR="005A2227" w:rsidRPr="00E352EF" w:rsidRDefault="0097053A">
            <w:pPr>
              <w:jc w:val="both"/>
            </w:pPr>
            <w:r w:rsidRPr="00E352EF">
              <w:rPr>
                <w:rFonts w:ascii="Calibri" w:eastAsia="Calibri" w:hAnsi="Calibri" w:cs="Calibri"/>
              </w:rPr>
              <w:t>P</w:t>
            </w:r>
          </w:p>
        </w:tc>
      </w:tr>
      <w:tr w:rsidR="005A2227" w:rsidRPr="00E352EF" w14:paraId="334D3144"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06578"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1A6BA"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618A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B25"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5E61D" w14:textId="77777777" w:rsidR="005A2227" w:rsidRPr="00E352EF" w:rsidRDefault="0097053A">
            <w:pPr>
              <w:jc w:val="both"/>
            </w:pPr>
            <w:r w:rsidRPr="00E352EF">
              <w:rPr>
                <w:rFonts w:ascii="Calibri" w:eastAsia="Calibri" w:hAnsi="Calibri" w:cs="Calibri"/>
              </w:rPr>
              <w:t xml:space="preserve">23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9C10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D362" w14:textId="77777777" w:rsidR="005A2227" w:rsidRPr="00E352EF" w:rsidRDefault="0097053A">
            <w:pPr>
              <w:jc w:val="both"/>
            </w:pPr>
            <w:r w:rsidRPr="00E352EF">
              <w:rPr>
                <w:rFonts w:ascii="Calibri" w:eastAsia="Calibri" w:hAnsi="Calibri" w:cs="Calibri"/>
              </w:rPr>
              <w:t>P</w:t>
            </w:r>
          </w:p>
        </w:tc>
      </w:tr>
    </w:tbl>
    <w:p w14:paraId="3367CF4D" w14:textId="77777777" w:rsidR="005A2227" w:rsidRPr="00E352EF" w:rsidRDefault="005A2227"/>
    <w:p w14:paraId="30888F65" w14:textId="77777777" w:rsidR="005A2227" w:rsidRPr="00E352EF" w:rsidRDefault="005A2227"/>
    <w:p w14:paraId="01F1E80B" w14:textId="77777777" w:rsidR="005A2227" w:rsidRPr="00E352EF" w:rsidRDefault="00EB2324" w:rsidP="00B3632D">
      <w:pPr>
        <w:pStyle w:val="Stile1"/>
        <w:rPr>
          <w:lang w:val="en-GB"/>
        </w:rPr>
      </w:pPr>
      <w:bookmarkStart w:id="11287" w:name="_Toc462659762"/>
      <w:bookmarkStart w:id="11288" w:name="_Toc463805804"/>
      <w:bookmarkStart w:id="11289" w:name="_Toc464487981"/>
      <w:r w:rsidRPr="00E352EF">
        <w:rPr>
          <w:lang w:val="en-GB"/>
        </w:rPr>
        <w:lastRenderedPageBreak/>
        <w:t>VTL-</w:t>
      </w:r>
      <w:r w:rsidR="0097053A" w:rsidRPr="00E352EF">
        <w:rPr>
          <w:lang w:val="en-GB"/>
        </w:rPr>
        <w:t>ML  -  Time series functions</w:t>
      </w:r>
      <w:bookmarkEnd w:id="11287"/>
      <w:bookmarkEnd w:id="11288"/>
      <w:bookmarkEnd w:id="11289"/>
    </w:p>
    <w:p w14:paraId="385F9303" w14:textId="77777777" w:rsidR="005A2227" w:rsidRPr="00E352EF" w:rsidRDefault="0097053A" w:rsidP="00E95DF9">
      <w:pPr>
        <w:pStyle w:val="Stile3"/>
        <w:spacing w:before="0" w:after="0"/>
        <w:rPr>
          <w:lang w:val="en-GB"/>
        </w:rPr>
      </w:pPr>
      <w:bookmarkStart w:id="11290" w:name="_Toc462659763"/>
      <w:bookmarkStart w:id="11291" w:name="_Toc463805805"/>
      <w:bookmarkStart w:id="11292" w:name="_Toc464487982"/>
      <w:r w:rsidRPr="00E352EF">
        <w:rPr>
          <w:lang w:val="en-GB"/>
        </w:rPr>
        <w:t>fill_time_series</w:t>
      </w:r>
      <w:bookmarkEnd w:id="11290"/>
      <w:bookmarkEnd w:id="11291"/>
      <w:bookmarkEnd w:id="11292"/>
    </w:p>
    <w:p w14:paraId="4597A99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6651EBF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fill_time_series</w:t>
      </w:r>
      <w:r w:rsidRPr="00E352EF">
        <w:rPr>
          <w:rFonts w:asciiTheme="majorHAnsi" w:eastAsia="Calibri" w:hAnsiTheme="majorHAnsi" w:cs="Calibri"/>
        </w:rPr>
        <w:t xml:space="preserve"> replaces each missing data point in the input </w:t>
      </w:r>
      <w:r w:rsidR="00297BF2" w:rsidRPr="00E352EF">
        <w:t>Dataset</w:t>
      </w:r>
      <w:r w:rsidRPr="00E352EF">
        <w:rPr>
          <w:rFonts w:asciiTheme="majorHAnsi" w:eastAsia="Calibri" w:hAnsiTheme="majorHAnsi" w:cs="Calibri"/>
        </w:rPr>
        <w:t xml:space="preserve"> (from the lowest to the highest time period found in the </w:t>
      </w:r>
      <w:r w:rsidR="00297BF2" w:rsidRPr="00E352EF">
        <w:t>Dataset</w:t>
      </w:r>
      <w:r w:rsidRPr="00E352EF">
        <w:rPr>
          <w:rFonts w:asciiTheme="majorHAnsi" w:eastAsia="Calibri" w:hAnsiTheme="majorHAnsi" w:cs="Calibri"/>
        </w:rPr>
        <w:t xml:space="preserve">) with a data point having the values of </w:t>
      </w:r>
      <w:r w:rsidR="00D6733B" w:rsidRPr="00E352EF">
        <w:rPr>
          <w:rFonts w:asciiTheme="majorHAnsi" w:eastAsia="Calibri" w:hAnsiTheme="majorHAnsi" w:cs="Calibri"/>
        </w:rPr>
        <w:t>M</w:t>
      </w:r>
      <w:r w:rsidRPr="00E352EF">
        <w:rPr>
          <w:rFonts w:asciiTheme="majorHAnsi" w:eastAsia="Calibri" w:hAnsiTheme="majorHAnsi" w:cs="Calibri"/>
        </w:rPr>
        <w:t>easures and attributes set to null.</w:t>
      </w:r>
    </w:p>
    <w:p w14:paraId="6FD6EC20" w14:textId="77777777" w:rsidR="00E95DF9" w:rsidRPr="00E352EF" w:rsidRDefault="00E95DF9" w:rsidP="00E95DF9">
      <w:pPr>
        <w:jc w:val="both"/>
        <w:rPr>
          <w:rFonts w:asciiTheme="majorHAnsi" w:eastAsia="Calibri" w:hAnsiTheme="majorHAnsi" w:cs="Calibri"/>
          <w:i/>
          <w:color w:val="5B9BD5"/>
        </w:rPr>
      </w:pPr>
    </w:p>
    <w:p w14:paraId="232D6FB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21230B68"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fill_time_series  ( </w:t>
      </w:r>
      <w:r w:rsidRPr="00E352EF">
        <w:rPr>
          <w:rFonts w:asciiTheme="majorHAnsi" w:eastAsia="Calibri" w:hAnsiTheme="majorHAnsi" w:cs="Calibri"/>
          <w:i/>
        </w:rPr>
        <w:t xml:space="preserve">ds, freq, </w:t>
      </w:r>
      <w:r w:rsidRPr="00E352EF">
        <w:rPr>
          <w:rFonts w:asciiTheme="majorHAnsi" w:eastAsia="Calibri" w:hAnsiTheme="majorHAnsi" w:cs="Calibri"/>
        </w:rPr>
        <w:t xml:space="preserve">{ , </w:t>
      </w:r>
      <w:r w:rsidRPr="00E352EF">
        <w:rPr>
          <w:rFonts w:asciiTheme="majorHAnsi" w:eastAsia="Calibri" w:hAnsiTheme="majorHAnsi" w:cs="Calibri"/>
          <w:i/>
        </w:rPr>
        <w:t xml:space="preserve">timePeriodName </w:t>
      </w:r>
      <w:r w:rsidRPr="00E352EF">
        <w:rPr>
          <w:rFonts w:asciiTheme="majorHAnsi" w:eastAsia="Calibri" w:hAnsiTheme="majorHAnsi" w:cs="Calibri"/>
          <w:b/>
        </w:rPr>
        <w:t xml:space="preserve"> </w:t>
      </w:r>
      <w:r w:rsidRPr="00E352EF">
        <w:rPr>
          <w:rFonts w:asciiTheme="majorHAnsi" w:eastAsia="Calibri" w:hAnsiTheme="majorHAnsi" w:cs="Calibri"/>
          <w:i/>
        </w:rPr>
        <w:t xml:space="preserve">{ , timeFormat </w:t>
      </w:r>
      <w:r w:rsidRPr="00E352EF">
        <w:rPr>
          <w:rFonts w:asciiTheme="majorHAnsi" w:eastAsia="Calibri" w:hAnsiTheme="majorHAnsi" w:cs="Calibri"/>
        </w:rPr>
        <w:t>}</w:t>
      </w:r>
      <w:r w:rsidRPr="00E352EF">
        <w:rPr>
          <w:rFonts w:asciiTheme="majorHAnsi" w:eastAsia="Calibri" w:hAnsiTheme="majorHAnsi" w:cs="Calibri"/>
          <w:i/>
        </w:rPr>
        <w:t xml:space="preserve"> </w:t>
      </w:r>
      <w:r w:rsidRPr="00E352EF">
        <w:rPr>
          <w:rFonts w:asciiTheme="majorHAnsi" w:eastAsia="Calibri" w:hAnsiTheme="majorHAnsi" w:cs="Calibri"/>
          <w:b/>
        </w:rPr>
        <w:t>)</w:t>
      </w:r>
    </w:p>
    <w:p w14:paraId="58796567" w14:textId="77777777" w:rsidR="00021A1F" w:rsidRPr="00E352EF" w:rsidRDefault="00021A1F" w:rsidP="00E95DF9">
      <w:pPr>
        <w:rPr>
          <w:rFonts w:asciiTheme="majorHAnsi" w:hAnsiTheme="majorHAnsi"/>
        </w:rPr>
      </w:pPr>
    </w:p>
    <w:p w14:paraId="44340B5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BA3EA2A" w14:textId="77777777" w:rsidR="005A2227" w:rsidRPr="00E352EF" w:rsidRDefault="00DE5E99" w:rsidP="00DE5E99">
      <w:pPr>
        <w:rPr>
          <w:rFonts w:asciiTheme="majorHAnsi" w:hAnsiTheme="majorHAnsi"/>
        </w:rPr>
      </w:pPr>
      <w:r w:rsidRPr="00E352EF">
        <w:rPr>
          <w:rFonts w:asciiTheme="majorHAnsi" w:eastAsia="Calibri" w:hAnsiTheme="majorHAnsi" w:cs="Calibri"/>
          <w:i/>
        </w:rPr>
        <w:t>ds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7A5B13C3"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13121D1F"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38F3FCB6" w14:textId="77777777" w:rsidR="00DE5E99" w:rsidRPr="00E352EF" w:rsidRDefault="00DE5E99" w:rsidP="00E95DF9">
      <w:pPr>
        <w:ind w:left="706"/>
        <w:rPr>
          <w:rFonts w:asciiTheme="majorHAnsi" w:hAnsiTheme="majorHAnsi"/>
        </w:rPr>
      </w:pPr>
    </w:p>
    <w:p w14:paraId="0332B2C7"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 </w:t>
      </w:r>
      <w:r w:rsidRPr="00E352EF">
        <w:rPr>
          <w:rFonts w:asciiTheme="majorHAnsi" w:eastAsia="Calibri" w:hAnsiTheme="majorHAnsi" w:cs="Calibri"/>
        </w:rPr>
        <w:t xml:space="preserve">is the input </w:t>
      </w:r>
      <w:r w:rsidR="00297BF2" w:rsidRPr="00E352EF">
        <w:t>Dataset</w:t>
      </w:r>
      <w:r w:rsidRPr="00E352EF">
        <w:rPr>
          <w:rFonts w:asciiTheme="majorHAnsi" w:eastAsia="Calibri" w:hAnsiTheme="majorHAnsi" w:cs="Calibri"/>
        </w:rPr>
        <w:t xml:space="preserve"> whose missing data points in the series will be filled in.</w:t>
      </w:r>
    </w:p>
    <w:p w14:paraId="4B013BE8" w14:textId="77777777" w:rsidR="00021A1F" w:rsidRPr="00E352EF" w:rsidRDefault="00021A1F" w:rsidP="00E95DF9">
      <w:pPr>
        <w:tabs>
          <w:tab w:val="left" w:pos="1138"/>
        </w:tabs>
        <w:rPr>
          <w:rFonts w:asciiTheme="majorHAnsi" w:hAnsiTheme="majorHAnsi"/>
        </w:rPr>
      </w:pPr>
    </w:p>
    <w:p w14:paraId="0964154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F9198D7" w14:textId="77777777" w:rsidR="005A2227" w:rsidRPr="00E352EF" w:rsidRDefault="0097053A" w:rsidP="00E95DF9">
      <w:pPr>
        <w:tabs>
          <w:tab w:val="left" w:pos="0"/>
        </w:tabs>
        <w:rPr>
          <w:rFonts w:asciiTheme="majorHAnsi" w:eastAsia="Calibri" w:hAnsiTheme="majorHAnsi" w:cs="Calibri"/>
        </w:rPr>
      </w:pPr>
      <w:r w:rsidRPr="00E352EF">
        <w:rPr>
          <w:rFonts w:asciiTheme="majorHAnsi" w:eastAsia="Calibri" w:hAnsiTheme="majorHAnsi" w:cs="Calibri"/>
        </w:rPr>
        <w:t xml:space="preserve">The </w:t>
      </w:r>
      <w:r w:rsidR="009C28BD" w:rsidRPr="00E352EF">
        <w:rPr>
          <w:rFonts w:asciiTheme="majorHAnsi" w:eastAsia="Calibri" w:hAnsiTheme="majorHAnsi" w:cs="Calibri"/>
        </w:rPr>
        <w:t>D</w:t>
      </w:r>
      <w:r w:rsidRPr="00E352EF">
        <w:rPr>
          <w:rFonts w:asciiTheme="majorHAnsi" w:eastAsia="Calibri" w:hAnsiTheme="majorHAnsi" w:cs="Calibri"/>
        </w:rPr>
        <w:t xml:space="preserve">ataset </w:t>
      </w:r>
      <w:r w:rsidRPr="00E352EF">
        <w:rPr>
          <w:rFonts w:asciiTheme="majorHAnsi" w:eastAsia="Calibri" w:hAnsiTheme="majorHAnsi" w:cs="Calibri"/>
          <w:i/>
        </w:rPr>
        <w:t>ds</w:t>
      </w:r>
      <w:r w:rsidRPr="00E352EF">
        <w:rPr>
          <w:rFonts w:asciiTheme="majorHAnsi" w:eastAsia="Calibri" w:hAnsiTheme="majorHAnsi" w:cs="Calibri"/>
        </w:rPr>
        <w:t xml:space="preserve"> must have the specified </w:t>
      </w:r>
      <w:r w:rsidR="009C28BD" w:rsidRPr="00E352EF">
        <w:rPr>
          <w:rFonts w:asciiTheme="majorHAnsi" w:eastAsia="Calibri" w:hAnsiTheme="majorHAnsi" w:cs="Calibri"/>
        </w:rPr>
        <w:t xml:space="preserve">the </w:t>
      </w:r>
      <w:r w:rsidR="009C28BD" w:rsidRPr="00E352EF">
        <w:rPr>
          <w:rFonts w:ascii="Cambria" w:eastAsia="Calibri" w:hAnsi="Cambria" w:cs="Calibri"/>
        </w:rPr>
        <w:t>Identifier Component</w:t>
      </w:r>
      <w:r w:rsidRPr="00E352EF">
        <w:rPr>
          <w:rFonts w:asciiTheme="majorHAnsi" w:eastAsia="Calibri" w:hAnsiTheme="majorHAnsi" w:cs="Calibri"/>
        </w:rPr>
        <w:t xml:space="preserve"> </w:t>
      </w:r>
      <w:r w:rsidRPr="00E352EF">
        <w:rPr>
          <w:rFonts w:asciiTheme="majorHAnsi" w:eastAsia="Calibri" w:hAnsiTheme="majorHAnsi" w:cs="Calibri"/>
          <w:i/>
        </w:rPr>
        <w:t>timePeriodName</w:t>
      </w:r>
      <w:r w:rsidRPr="00E352EF">
        <w:rPr>
          <w:rFonts w:asciiTheme="majorHAnsi" w:eastAsia="Calibri" w:hAnsiTheme="majorHAnsi" w:cs="Calibri"/>
        </w:rPr>
        <w:t xml:space="preserve"> or the default "time".</w:t>
      </w:r>
    </w:p>
    <w:p w14:paraId="6FA14B97" w14:textId="77777777" w:rsidR="00021A1F" w:rsidRPr="00E352EF" w:rsidRDefault="00021A1F" w:rsidP="00E95DF9">
      <w:pPr>
        <w:tabs>
          <w:tab w:val="left" w:pos="0"/>
        </w:tabs>
        <w:rPr>
          <w:rFonts w:asciiTheme="majorHAnsi" w:hAnsiTheme="majorHAnsi"/>
        </w:rPr>
      </w:pPr>
    </w:p>
    <w:p w14:paraId="19DDD7B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EAA5F79"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A Dataset having the same Identifier, Measure and Attribute Components as the input one. The missing data points in each series will be filled in.</w:t>
      </w:r>
    </w:p>
    <w:p w14:paraId="191DA1CA" w14:textId="77777777" w:rsidR="00E95DF9" w:rsidRPr="00E352EF" w:rsidRDefault="00E95DF9" w:rsidP="00E95DF9">
      <w:pPr>
        <w:jc w:val="both"/>
        <w:rPr>
          <w:rFonts w:asciiTheme="majorHAnsi" w:eastAsia="Calibri" w:hAnsiTheme="majorHAnsi" w:cs="Calibri"/>
          <w:i/>
          <w:color w:val="5B9BD5"/>
        </w:rPr>
      </w:pPr>
    </w:p>
    <w:p w14:paraId="20D48D8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546A1B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fill_time_series allows to fill in all series of </w:t>
      </w:r>
      <w:r w:rsidRPr="00E352EF">
        <w:rPr>
          <w:rFonts w:asciiTheme="majorHAnsi" w:eastAsia="Calibri" w:hAnsiTheme="majorHAnsi" w:cs="Calibri"/>
          <w:i/>
        </w:rPr>
        <w:t>ds</w:t>
      </w:r>
      <w:r w:rsidRPr="00E352EF">
        <w:rPr>
          <w:rFonts w:asciiTheme="majorHAnsi" w:eastAsia="Calibri" w:hAnsiTheme="majorHAnsi" w:cs="Calibri"/>
        </w:rPr>
        <w:t xml:space="preserve"> (no need to process the series one by one).</w:t>
      </w:r>
    </w:p>
    <w:p w14:paraId="51B7380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The time format can be specified as described in the table under "Time aggregate functions".</w:t>
      </w:r>
    </w:p>
    <w:p w14:paraId="7CEE68F8" w14:textId="77777777" w:rsidR="00E95DF9" w:rsidRPr="00E352EF" w:rsidRDefault="00E95DF9" w:rsidP="00E95DF9">
      <w:pPr>
        <w:jc w:val="both"/>
        <w:rPr>
          <w:rFonts w:asciiTheme="majorHAnsi" w:eastAsia="Calibri" w:hAnsiTheme="majorHAnsi" w:cs="Calibri"/>
          <w:i/>
          <w:color w:val="5B9BD5"/>
        </w:rPr>
      </w:pPr>
    </w:p>
    <w:p w14:paraId="613DE3E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79415B68"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E5D3830" w14:textId="77777777" w:rsidR="005A2227" w:rsidRPr="00E352EF" w:rsidRDefault="0097053A">
            <w:pPr>
              <w:jc w:val="both"/>
            </w:pPr>
            <w:r w:rsidRPr="00E352EF">
              <w:rPr>
                <w:rFonts w:ascii="Calibri" w:eastAsia="Calibri" w:hAnsi="Calibri" w:cs="Calibri"/>
              </w:rPr>
              <w:t>ds_bop</w:t>
            </w:r>
          </w:p>
        </w:tc>
      </w:tr>
      <w:tr w:rsidR="005A2227" w:rsidRPr="00E352EF" w14:paraId="56E07154"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5C9A0B"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8E7C2E"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3E9E92"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5600CF"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69E0C2"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5088C54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8914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9A7B54"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A2F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31C6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4EB04" w14:textId="77777777" w:rsidR="005A2227" w:rsidRPr="00E352EF" w:rsidRDefault="0097053A">
            <w:pPr>
              <w:jc w:val="both"/>
            </w:pPr>
            <w:r w:rsidRPr="00E352EF">
              <w:rPr>
                <w:rFonts w:ascii="Calibri" w:eastAsia="Calibri" w:hAnsi="Calibri" w:cs="Calibri"/>
              </w:rPr>
              <w:t xml:space="preserve">10 </w:t>
            </w:r>
          </w:p>
        </w:tc>
      </w:tr>
      <w:tr w:rsidR="005A2227" w:rsidRPr="00E352EF" w14:paraId="6D75BA7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42F6C"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0FC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66BC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1C8DF"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FE76" w14:textId="77777777" w:rsidR="005A2227" w:rsidRPr="00E352EF" w:rsidRDefault="0097053A">
            <w:pPr>
              <w:jc w:val="both"/>
            </w:pPr>
            <w:r w:rsidRPr="00E352EF">
              <w:rPr>
                <w:rFonts w:ascii="Calibri" w:eastAsia="Calibri" w:hAnsi="Calibri" w:cs="Calibri"/>
              </w:rPr>
              <w:t>50</w:t>
            </w:r>
          </w:p>
        </w:tc>
      </w:tr>
      <w:tr w:rsidR="005A2227" w:rsidRPr="00E352EF" w14:paraId="646D9E3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AA5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6CB8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A166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9BDD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4ADD5" w14:textId="77777777" w:rsidR="005A2227" w:rsidRPr="00E352EF" w:rsidRDefault="0097053A">
            <w:pPr>
              <w:jc w:val="both"/>
            </w:pPr>
            <w:r w:rsidRPr="00E352EF">
              <w:rPr>
                <w:rFonts w:ascii="Calibri" w:eastAsia="Calibri" w:hAnsi="Calibri" w:cs="Calibri"/>
              </w:rPr>
              <w:t>25</w:t>
            </w:r>
          </w:p>
        </w:tc>
      </w:tr>
    </w:tbl>
    <w:p w14:paraId="5C5B9C04" w14:textId="77777777" w:rsidR="005A2227" w:rsidRPr="00E352EF" w:rsidRDefault="005A2227"/>
    <w:p w14:paraId="417D1ED8" w14:textId="77777777" w:rsidR="005A2227" w:rsidRPr="00E352EF" w:rsidRDefault="0097053A">
      <w:pPr>
        <w:rPr>
          <w:rFonts w:asciiTheme="majorHAnsi" w:hAnsiTheme="majorHAnsi"/>
        </w:rPr>
      </w:pPr>
      <w:r w:rsidRPr="00E352EF">
        <w:rPr>
          <w:rFonts w:asciiTheme="majorHAnsi" w:eastAsia="Calibri" w:hAnsiTheme="majorHAnsi" w:cs="Calibri"/>
        </w:rPr>
        <w:t>ds_fill_ts := fill_time_series ( ds_bop, "A", time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5B7B026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81512B1" w14:textId="77777777" w:rsidR="005A2227" w:rsidRPr="00E352EF" w:rsidRDefault="0097053A">
            <w:pPr>
              <w:jc w:val="both"/>
            </w:pPr>
            <w:r w:rsidRPr="00E352EF">
              <w:rPr>
                <w:rFonts w:ascii="Calibri" w:eastAsia="Calibri" w:hAnsi="Calibri" w:cs="Calibri"/>
              </w:rPr>
              <w:t>ds_fill_ts</w:t>
            </w:r>
          </w:p>
        </w:tc>
      </w:tr>
      <w:tr w:rsidR="005A2227" w:rsidRPr="00E352EF" w14:paraId="5C6E9AB6"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9188EED"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2FDB95"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7D9E3"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3ED5D8"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9EAD64"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2530E905"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2199A"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CE87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3FB81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5F2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5A80" w14:textId="77777777" w:rsidR="005A2227" w:rsidRPr="00E352EF" w:rsidRDefault="0097053A">
            <w:pPr>
              <w:jc w:val="both"/>
            </w:pPr>
            <w:r w:rsidRPr="00E352EF">
              <w:rPr>
                <w:rFonts w:ascii="Calibri" w:eastAsia="Calibri" w:hAnsi="Calibri" w:cs="Calibri"/>
              </w:rPr>
              <w:t xml:space="preserve">10 </w:t>
            </w:r>
          </w:p>
        </w:tc>
      </w:tr>
      <w:tr w:rsidR="005A2227" w:rsidRPr="00E352EF" w14:paraId="207B10C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683CDB"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387CF"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DD9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7A300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DD00" w14:textId="77777777" w:rsidR="005A2227" w:rsidRPr="00E352EF" w:rsidRDefault="0097053A">
            <w:pPr>
              <w:jc w:val="both"/>
            </w:pPr>
            <w:r w:rsidRPr="00E352EF">
              <w:rPr>
                <w:rFonts w:ascii="Calibri" w:eastAsia="Calibri" w:hAnsi="Calibri" w:cs="Calibri"/>
              </w:rPr>
              <w:t>null</w:t>
            </w:r>
          </w:p>
        </w:tc>
      </w:tr>
      <w:tr w:rsidR="005A2227" w:rsidRPr="00E352EF" w14:paraId="73523A0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3FA2F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AF309"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A60E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5814C"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1D98" w14:textId="77777777" w:rsidR="005A2227" w:rsidRPr="00E352EF" w:rsidRDefault="0097053A">
            <w:pPr>
              <w:jc w:val="both"/>
            </w:pPr>
            <w:r w:rsidRPr="00E352EF">
              <w:rPr>
                <w:rFonts w:ascii="Calibri" w:eastAsia="Calibri" w:hAnsi="Calibri" w:cs="Calibri"/>
              </w:rPr>
              <w:t>50</w:t>
            </w:r>
          </w:p>
        </w:tc>
      </w:tr>
      <w:tr w:rsidR="005A2227" w:rsidRPr="00E352EF" w14:paraId="4A41DFE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89793"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BC06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260F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E499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9A3E9" w14:textId="77777777" w:rsidR="005A2227" w:rsidRPr="00E352EF" w:rsidRDefault="0097053A">
            <w:pPr>
              <w:jc w:val="both"/>
            </w:pPr>
            <w:r w:rsidRPr="00E352EF">
              <w:rPr>
                <w:rFonts w:ascii="Calibri" w:eastAsia="Calibri" w:hAnsi="Calibri" w:cs="Calibri"/>
              </w:rPr>
              <w:t>25</w:t>
            </w:r>
          </w:p>
        </w:tc>
      </w:tr>
      <w:tr w:rsidR="005A2227" w:rsidRPr="00E352EF" w14:paraId="12311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7C54F"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9557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0BA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BEB2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8A93B" w14:textId="77777777" w:rsidR="005A2227" w:rsidRPr="00E352EF" w:rsidRDefault="0097053A">
            <w:pPr>
              <w:jc w:val="both"/>
            </w:pPr>
            <w:r w:rsidRPr="00E352EF">
              <w:rPr>
                <w:rFonts w:ascii="Calibri" w:eastAsia="Calibri" w:hAnsi="Calibri" w:cs="Calibri"/>
              </w:rPr>
              <w:t>null</w:t>
            </w:r>
          </w:p>
        </w:tc>
      </w:tr>
      <w:tr w:rsidR="005A2227" w:rsidRPr="00E352EF" w14:paraId="7A14EF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C7EE1"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C37C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5D147"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3DE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587BB" w14:textId="77777777" w:rsidR="005A2227" w:rsidRPr="00E352EF" w:rsidRDefault="0097053A">
            <w:pPr>
              <w:jc w:val="both"/>
            </w:pPr>
            <w:r w:rsidRPr="00E352EF">
              <w:rPr>
                <w:rFonts w:ascii="Calibri" w:eastAsia="Calibri" w:hAnsi="Calibri" w:cs="Calibri"/>
              </w:rPr>
              <w:t>null</w:t>
            </w:r>
          </w:p>
        </w:tc>
      </w:tr>
    </w:tbl>
    <w:p w14:paraId="102ED7B7" w14:textId="77777777" w:rsidR="005A2227" w:rsidRPr="00E352EF" w:rsidRDefault="005A2227"/>
    <w:p w14:paraId="70164BBD" w14:textId="77777777" w:rsidR="005A2227" w:rsidRPr="00E352EF" w:rsidRDefault="0097053A">
      <w:pPr>
        <w:rPr>
          <w:rFonts w:asciiTheme="majorHAnsi" w:hAnsiTheme="majorHAnsi"/>
        </w:rPr>
      </w:pPr>
      <w:r w:rsidRPr="00E352EF">
        <w:rPr>
          <w:rFonts w:asciiTheme="majorHAnsi" w:eastAsia="Calibri" w:hAnsiTheme="majorHAnsi" w:cs="Calibri"/>
        </w:rPr>
        <w:t xml:space="preserve">Note: the </w:t>
      </w:r>
      <w:r w:rsidR="009C28BD" w:rsidRPr="00E352EF">
        <w:rPr>
          <w:rFonts w:asciiTheme="majorHAnsi" w:eastAsia="Calibri" w:hAnsiTheme="majorHAnsi" w:cs="Calibri"/>
        </w:rPr>
        <w:t>D</w:t>
      </w:r>
      <w:r w:rsidRPr="00E352EF">
        <w:rPr>
          <w:rFonts w:asciiTheme="majorHAnsi" w:eastAsia="Calibri" w:hAnsiTheme="majorHAnsi" w:cs="Calibri"/>
        </w:rPr>
        <w:t>ataset contains data from 2010 to 2012 therefore 1 data point is inserted for the series (IT, US, NET) and 2 data points are inserted for the series (DE, US, NET).</w:t>
      </w:r>
    </w:p>
    <w:p w14:paraId="22647DB5" w14:textId="77777777" w:rsidR="005A2227" w:rsidRPr="00E352EF" w:rsidRDefault="005A2227"/>
    <w:p w14:paraId="04375FE6" w14:textId="77777777" w:rsidR="005A2227" w:rsidRPr="00E352EF" w:rsidRDefault="0097053A" w:rsidP="00941793">
      <w:pPr>
        <w:pStyle w:val="Stile3"/>
        <w:rPr>
          <w:lang w:val="en-GB"/>
        </w:rPr>
      </w:pPr>
      <w:bookmarkStart w:id="11293" w:name="_Toc462659764"/>
      <w:bookmarkStart w:id="11294" w:name="_Toc463805806"/>
      <w:bookmarkStart w:id="11295" w:name="_Toc464487983"/>
      <w:r w:rsidRPr="00E352EF">
        <w:rPr>
          <w:lang w:val="en-GB"/>
        </w:rPr>
        <w:lastRenderedPageBreak/>
        <w:t>flow_to_stock</w:t>
      </w:r>
      <w:bookmarkEnd w:id="11293"/>
      <w:bookmarkEnd w:id="11294"/>
      <w:bookmarkEnd w:id="11295"/>
    </w:p>
    <w:p w14:paraId="5B66B78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E9C4A28"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flow_to_stock</w:t>
      </w:r>
      <w:r w:rsidRPr="00E352EF">
        <w:rPr>
          <w:rFonts w:asciiTheme="majorHAnsi" w:eastAsia="Calibri" w:hAnsiTheme="majorHAnsi" w:cs="Calibri"/>
        </w:rPr>
        <w:t xml:space="preserve"> consists in the transformation from a flow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relative modifications of the stock level (flow), to the corresponding stock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w:t>
      </w:r>
      <w:r w:rsidR="00D6733B" w:rsidRPr="00E352EF">
        <w:rPr>
          <w:rFonts w:asciiTheme="majorHAnsi" w:eastAsia="Calibri" w:hAnsiTheme="majorHAnsi" w:cs="Calibri"/>
        </w:rPr>
        <w:t>M</w:t>
      </w:r>
      <w:r w:rsidRPr="00E352EF">
        <w:rPr>
          <w:rFonts w:asciiTheme="majorHAnsi" w:eastAsia="Calibri" w:hAnsiTheme="majorHAnsi" w:cs="Calibri"/>
        </w:rPr>
        <w:t>easured at a specific time (stock).</w:t>
      </w:r>
    </w:p>
    <w:p w14:paraId="1CD5A146" w14:textId="77777777" w:rsidR="00470BDE" w:rsidRPr="00E352EF" w:rsidRDefault="00470BDE" w:rsidP="00E95DF9">
      <w:pPr>
        <w:jc w:val="both"/>
        <w:rPr>
          <w:rFonts w:asciiTheme="majorHAnsi" w:hAnsiTheme="majorHAnsi"/>
        </w:rPr>
      </w:pPr>
    </w:p>
    <w:p w14:paraId="4A98AB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DF87317"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flow_to_stock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1F642388" w14:textId="77777777" w:rsidR="00470BDE" w:rsidRPr="00E352EF" w:rsidRDefault="00470BDE" w:rsidP="00E95DF9">
      <w:pPr>
        <w:rPr>
          <w:rFonts w:asciiTheme="majorHAnsi" w:hAnsiTheme="majorHAnsi"/>
        </w:rPr>
      </w:pPr>
    </w:p>
    <w:p w14:paraId="5FB3DAA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1D7B54D"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1B52F7C8"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58F87EF5"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502B6BE6" w14:textId="77777777" w:rsidR="00DE5E99" w:rsidRPr="00E352EF" w:rsidRDefault="00DE5E99" w:rsidP="00E95DF9">
      <w:pPr>
        <w:ind w:left="706"/>
        <w:rPr>
          <w:rFonts w:asciiTheme="majorHAnsi" w:hAnsiTheme="majorHAnsi"/>
        </w:rPr>
      </w:pPr>
    </w:p>
    <w:p w14:paraId="2CD729CD"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w:t>
      </w:r>
      <w:r w:rsidR="00DE5E99" w:rsidRPr="00E352EF">
        <w:rPr>
          <w:rFonts w:asciiTheme="majorHAnsi" w:eastAsia="Calibri" w:hAnsiTheme="majorHAnsi" w:cs="Calibri"/>
          <w:i/>
        </w:rPr>
        <w:t>–</w:t>
      </w:r>
      <w:r w:rsidRPr="00E352EF">
        <w:rPr>
          <w:rFonts w:asciiTheme="majorHAnsi" w:eastAsia="Calibri" w:hAnsiTheme="majorHAnsi" w:cs="Calibri"/>
          <w:i/>
        </w:rPr>
        <w:t xml:space="preserve"> </w:t>
      </w:r>
      <w:r w:rsidRPr="00E352EF">
        <w:rPr>
          <w:rFonts w:asciiTheme="majorHAnsi" w:eastAsia="Calibri" w:hAnsiTheme="majorHAnsi" w:cs="Calibri"/>
        </w:rPr>
        <w:t>the input Dataset containing time series.</w:t>
      </w:r>
    </w:p>
    <w:p w14:paraId="556B6FBE" w14:textId="77777777" w:rsidR="00470BDE" w:rsidRPr="00E352EF" w:rsidRDefault="00470BDE" w:rsidP="00AB605E">
      <w:pPr>
        <w:rPr>
          <w:rFonts w:ascii="Cambria" w:eastAsia="Calibri" w:hAnsi="Cambria" w:cs="Calibri"/>
          <w:i/>
          <w:color w:val="5B9BD5"/>
        </w:rPr>
      </w:pPr>
    </w:p>
    <w:p w14:paraId="15AAB6C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13383BB"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a Dataset that contains only one date Identifier Component (as in the syntax).</w:t>
      </w:r>
    </w:p>
    <w:p w14:paraId="40516BAF"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regular, that is, once the Data Points have been ordered by the only date Identifier, for each pair of consecutive Data Points, the distance in time between the respective date values must be constant (and typically one year, one quarter, one day and so on).</w:t>
      </w:r>
    </w:p>
    <w:p w14:paraId="0E9CEEBF" w14:textId="77777777" w:rsidR="00AB605E" w:rsidRPr="00E352EF" w:rsidRDefault="00AB605E" w:rsidP="00AB605E">
      <w:pPr>
        <w:rPr>
          <w:rFonts w:ascii="Cambria" w:eastAsia="Calibri" w:hAnsi="Cambria" w:cs="Calibri"/>
          <w:i/>
          <w:color w:val="5B9BD5"/>
        </w:rPr>
      </w:pPr>
    </w:p>
    <w:p w14:paraId="357FC48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1A2DF76"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stock interpretation of the respective input values, which are considered according to a stock interpretation.</w:t>
      </w:r>
    </w:p>
    <w:p w14:paraId="60636DBC" w14:textId="77777777" w:rsidR="00470BDE" w:rsidRPr="00E352EF" w:rsidRDefault="00470BDE" w:rsidP="00E95DF9">
      <w:pPr>
        <w:jc w:val="both"/>
        <w:rPr>
          <w:rFonts w:asciiTheme="majorHAnsi" w:hAnsiTheme="majorHAnsi"/>
        </w:rPr>
      </w:pPr>
    </w:p>
    <w:p w14:paraId="6175A42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927762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79EDD93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sum of the value in the output of the previously copied Data Point and the value of the Measure Component of </w:t>
      </w:r>
      <w:r w:rsidRPr="00E352EF">
        <w:rPr>
          <w:rFonts w:asciiTheme="majorHAnsi" w:eastAsia="Calibri" w:hAnsiTheme="majorHAnsi" w:cs="Calibri"/>
          <w:i/>
        </w:rPr>
        <w:t>dp2</w:t>
      </w:r>
      <w:r w:rsidRPr="00E352EF">
        <w:rPr>
          <w:rFonts w:asciiTheme="majorHAnsi" w:eastAsia="Calibri" w:hAnsiTheme="majorHAnsi" w:cs="Calibri"/>
        </w:rPr>
        <w:t>. Note that the operator actually performs the cumulative sum and no Data Points are neglected.</w:t>
      </w:r>
    </w:p>
    <w:p w14:paraId="34B3F637" w14:textId="77777777" w:rsidR="005A2227" w:rsidRPr="00E352EF" w:rsidRDefault="005A2227" w:rsidP="00E95DF9">
      <w:pPr>
        <w:jc w:val="both"/>
        <w:rPr>
          <w:rFonts w:asciiTheme="majorHAnsi" w:hAnsiTheme="majorHAnsi"/>
        </w:rPr>
      </w:pPr>
    </w:p>
    <w:p w14:paraId="76F97BF6"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3FEA03CB"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C15805B" w14:textId="77777777" w:rsidR="005A2227" w:rsidRPr="00E352EF" w:rsidRDefault="0097053A">
            <w:r w:rsidRPr="00E352EF">
              <w:rPr>
                <w:rFonts w:ascii="Calibri" w:eastAsia="Calibri" w:hAnsi="Calibri" w:cs="Calibri"/>
              </w:rPr>
              <w:t xml:space="preserve">ts_1 </w:t>
            </w:r>
          </w:p>
        </w:tc>
      </w:tr>
      <w:tr w:rsidR="005A2227" w:rsidRPr="00E352EF" w14:paraId="4C51AEBF" w14:textId="77777777">
        <w:trPr>
          <w:trHeight w:val="461"/>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A04955"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329F967" w14:textId="77777777" w:rsidR="005A2227" w:rsidRPr="00E352EF" w:rsidRDefault="0097053A">
            <w:r w:rsidRPr="00E352EF">
              <w:rPr>
                <w:rFonts w:ascii="Calibri" w:eastAsia="Calibri" w:hAnsi="Calibri" w:cs="Calibri"/>
                <w:b/>
              </w:rPr>
              <w:t>VALUE</w:t>
            </w:r>
          </w:p>
        </w:tc>
      </w:tr>
      <w:tr w:rsidR="005A2227" w:rsidRPr="00E352EF" w14:paraId="6E1AA910" w14:textId="77777777">
        <w:trPr>
          <w:trHeight w:val="230"/>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9B66A" w14:textId="77777777" w:rsidR="005A2227" w:rsidRPr="00E352EF" w:rsidRDefault="0097053A">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0954" w14:textId="77777777" w:rsidR="005A2227" w:rsidRPr="00E352EF" w:rsidRDefault="0097053A">
            <w:r w:rsidRPr="00E352EF">
              <w:rPr>
                <w:rFonts w:ascii="Calibri" w:eastAsia="Calibri" w:hAnsi="Calibri" w:cs="Calibri"/>
              </w:rPr>
              <w:t>4400.0</w:t>
            </w:r>
          </w:p>
        </w:tc>
      </w:tr>
      <w:tr w:rsidR="005A2227" w:rsidRPr="00E352EF" w14:paraId="7B853CDD" w14:textId="77777777">
        <w:trPr>
          <w:trHeight w:val="288"/>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4CAF1" w14:textId="77777777" w:rsidR="005A2227" w:rsidRPr="00E352EF" w:rsidRDefault="0097053A">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7A4A67" w14:textId="77777777" w:rsidR="005A2227" w:rsidRPr="00E352EF" w:rsidRDefault="0097053A">
            <w:r w:rsidRPr="00E352EF">
              <w:rPr>
                <w:rFonts w:ascii="Calibri" w:eastAsia="Calibri" w:hAnsi="Calibri" w:cs="Calibri"/>
              </w:rPr>
              <w:t>0.0</w:t>
            </w:r>
          </w:p>
        </w:tc>
      </w:tr>
      <w:tr w:rsidR="005A2227" w:rsidRPr="00E352EF" w14:paraId="6C95F730"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7CD668" w14:textId="77777777" w:rsidR="005A2227" w:rsidRPr="00E352EF" w:rsidRDefault="0097053A">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A31D0" w14:textId="77777777" w:rsidR="005A2227" w:rsidRPr="00E352EF" w:rsidRDefault="0097053A">
            <w:r w:rsidRPr="00E352EF">
              <w:rPr>
                <w:rFonts w:ascii="Calibri" w:eastAsia="Calibri" w:hAnsi="Calibri" w:cs="Calibri"/>
              </w:rPr>
              <w:t>6200.0</w:t>
            </w:r>
          </w:p>
        </w:tc>
      </w:tr>
      <w:tr w:rsidR="005A2227" w:rsidRPr="00E352EF" w14:paraId="704D56D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8EBBD" w14:textId="77777777" w:rsidR="005A2227" w:rsidRPr="00E352EF" w:rsidRDefault="0097053A">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8A2E1" w14:textId="77777777" w:rsidR="005A2227" w:rsidRPr="00E352EF" w:rsidRDefault="0097053A">
            <w:r w:rsidRPr="00E352EF">
              <w:rPr>
                <w:rFonts w:ascii="Calibri" w:eastAsia="Calibri" w:hAnsi="Calibri" w:cs="Calibri"/>
              </w:rPr>
              <w:t>-38000.0</w:t>
            </w:r>
          </w:p>
        </w:tc>
      </w:tr>
    </w:tbl>
    <w:p w14:paraId="6208A242" w14:textId="77777777" w:rsidR="005A2227" w:rsidRPr="00E352EF" w:rsidRDefault="005A2227"/>
    <w:p w14:paraId="0045B47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flow_to_stock (</w:t>
      </w:r>
      <w:r w:rsidRPr="00E352EF">
        <w:rPr>
          <w:rFonts w:asciiTheme="majorHAnsi" w:eastAsia="Calibri" w:hAnsiTheme="majorHAnsi" w:cs="Calibri"/>
        </w:rPr>
        <w:t xml:space="preserve"> ts_1 </w:t>
      </w:r>
      <w:r w:rsidRPr="00E352EF">
        <w:rPr>
          <w:rFonts w:asciiTheme="majorHAnsi" w:eastAsia="Calibri" w:hAnsiTheme="majorHAnsi" w:cs="Calibri"/>
          <w:b/>
        </w:rPr>
        <w:t>)</w:t>
      </w:r>
    </w:p>
    <w:p w14:paraId="0D280D33" w14:textId="77777777" w:rsidR="005A2227" w:rsidRPr="00E352EF" w:rsidRDefault="005A2227">
      <w:pPr>
        <w:tabs>
          <w:tab w:val="left" w:pos="1138"/>
        </w:tabs>
        <w:ind w:left="1138" w:hanging="1138"/>
      </w:pP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0F473685" w14:textId="77777777">
        <w:trPr>
          <w:trHeight w:val="432"/>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48F0F35" w14:textId="77777777" w:rsidR="005A2227" w:rsidRPr="00E352EF" w:rsidRDefault="0097053A">
            <w:r w:rsidRPr="00E352EF">
              <w:rPr>
                <w:rFonts w:ascii="Calibri" w:eastAsia="Calibri" w:hAnsi="Calibri" w:cs="Calibri"/>
              </w:rPr>
              <w:lastRenderedPageBreak/>
              <w:t>ts_2</w:t>
            </w:r>
          </w:p>
        </w:tc>
      </w:tr>
      <w:tr w:rsidR="005A2227" w:rsidRPr="00E352EF" w14:paraId="51FC9BDB" w14:textId="77777777">
        <w:trPr>
          <w:trHeight w:val="360"/>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034171"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9F25D93" w14:textId="77777777" w:rsidR="005A2227" w:rsidRPr="00E352EF" w:rsidRDefault="0097053A">
            <w:r w:rsidRPr="00E352EF">
              <w:rPr>
                <w:rFonts w:ascii="Calibri" w:eastAsia="Calibri" w:hAnsi="Calibri" w:cs="Calibri"/>
                <w:b/>
              </w:rPr>
              <w:t>VALUE</w:t>
            </w:r>
          </w:p>
        </w:tc>
      </w:tr>
      <w:tr w:rsidR="005A2227" w:rsidRPr="00E352EF" w14:paraId="14FAD7E2" w14:textId="77777777">
        <w:trPr>
          <w:trHeight w:val="374"/>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3F706" w14:textId="77777777" w:rsidR="005A2227" w:rsidRPr="00E352EF" w:rsidRDefault="0097053A">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58928C" w14:textId="77777777" w:rsidR="005A2227" w:rsidRPr="00E352EF" w:rsidRDefault="0097053A">
            <w:r w:rsidRPr="00E352EF">
              <w:rPr>
                <w:rFonts w:ascii="Calibri" w:eastAsia="Calibri" w:hAnsi="Calibri" w:cs="Calibri"/>
              </w:rPr>
              <w:t>4400.0</w:t>
            </w:r>
          </w:p>
        </w:tc>
      </w:tr>
      <w:tr w:rsidR="005A2227" w:rsidRPr="00E352EF" w14:paraId="0277EAC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8B677" w14:textId="77777777" w:rsidR="005A2227" w:rsidRPr="00E352EF" w:rsidRDefault="0097053A">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CEA5D" w14:textId="77777777" w:rsidR="005A2227" w:rsidRPr="00E352EF" w:rsidRDefault="0097053A">
            <w:r w:rsidRPr="00E352EF">
              <w:rPr>
                <w:rFonts w:ascii="Calibri" w:eastAsia="Calibri" w:hAnsi="Calibri" w:cs="Calibri"/>
              </w:rPr>
              <w:t>4400.0</w:t>
            </w:r>
          </w:p>
        </w:tc>
      </w:tr>
      <w:tr w:rsidR="005A2227" w:rsidRPr="00E352EF" w14:paraId="18C20AF9"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5512" w14:textId="77777777" w:rsidR="005A2227" w:rsidRPr="00E352EF" w:rsidRDefault="0097053A">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77FE2" w14:textId="77777777" w:rsidR="005A2227" w:rsidRPr="00E352EF" w:rsidRDefault="0097053A">
            <w:r w:rsidRPr="00E352EF">
              <w:rPr>
                <w:rFonts w:ascii="Calibri" w:eastAsia="Calibri" w:hAnsi="Calibri" w:cs="Calibri"/>
              </w:rPr>
              <w:t>10600.0</w:t>
            </w:r>
          </w:p>
        </w:tc>
      </w:tr>
      <w:tr w:rsidR="005A2227" w:rsidRPr="00E352EF" w14:paraId="47BA9C48"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2BAE53" w14:textId="77777777" w:rsidR="005A2227" w:rsidRPr="00E352EF" w:rsidRDefault="0097053A">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B8504" w14:textId="77777777" w:rsidR="005A2227" w:rsidRPr="00E352EF" w:rsidRDefault="0097053A">
            <w:r w:rsidRPr="00E352EF">
              <w:rPr>
                <w:rFonts w:ascii="Calibri" w:eastAsia="Calibri" w:hAnsi="Calibri" w:cs="Calibri"/>
              </w:rPr>
              <w:t>6800.0</w:t>
            </w:r>
          </w:p>
        </w:tc>
      </w:tr>
    </w:tbl>
    <w:p w14:paraId="5D0A47FA" w14:textId="77777777" w:rsidR="005A2227" w:rsidRPr="00E352EF" w:rsidRDefault="005A2227">
      <w:pPr>
        <w:tabs>
          <w:tab w:val="left" w:pos="1138"/>
        </w:tabs>
        <w:ind w:left="1138" w:hanging="1138"/>
      </w:pPr>
    </w:p>
    <w:p w14:paraId="6E782925" w14:textId="77777777" w:rsidR="005A2227" w:rsidRPr="00E352EF" w:rsidRDefault="0097053A" w:rsidP="00941793">
      <w:pPr>
        <w:pStyle w:val="Stile3"/>
        <w:rPr>
          <w:lang w:val="en-GB"/>
        </w:rPr>
      </w:pPr>
      <w:bookmarkStart w:id="11296" w:name="_Toc462659765"/>
      <w:bookmarkStart w:id="11297" w:name="_Toc463805807"/>
      <w:bookmarkStart w:id="11298" w:name="_Toc464487984"/>
      <w:r w:rsidRPr="00E352EF">
        <w:rPr>
          <w:lang w:val="en-GB"/>
        </w:rPr>
        <w:t>stock_to_flow</w:t>
      </w:r>
      <w:bookmarkEnd w:id="11296"/>
      <w:bookmarkEnd w:id="11297"/>
      <w:bookmarkEnd w:id="11298"/>
    </w:p>
    <w:p w14:paraId="12CF5CC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8277E0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stock_to_flow</w:t>
      </w:r>
      <w:r w:rsidRPr="00E352EF">
        <w:rPr>
          <w:rFonts w:asciiTheme="majorHAnsi" w:eastAsia="Calibri" w:hAnsiTheme="majorHAnsi" w:cs="Calibri"/>
        </w:rPr>
        <w:t xml:space="preserve"> consists in the transformation from a stock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measured at a specific time (stock), to the corresponding flow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easures represent relative modifications of the stock level (flow).</w:t>
      </w:r>
    </w:p>
    <w:p w14:paraId="5E1AF224" w14:textId="77777777" w:rsidR="00470BDE" w:rsidRPr="00E352EF" w:rsidRDefault="00470BDE" w:rsidP="00E95DF9">
      <w:pPr>
        <w:jc w:val="both"/>
        <w:rPr>
          <w:rFonts w:asciiTheme="majorHAnsi" w:hAnsiTheme="majorHAnsi"/>
        </w:rPr>
      </w:pPr>
    </w:p>
    <w:p w14:paraId="4AC824D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B3B5806"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stock_to_flow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2EACD64B" w14:textId="77777777" w:rsidR="005A2227" w:rsidRPr="00E352EF" w:rsidRDefault="005A2227" w:rsidP="00E95DF9">
      <w:pPr>
        <w:rPr>
          <w:rFonts w:asciiTheme="majorHAnsi" w:hAnsiTheme="majorHAnsi"/>
        </w:rPr>
      </w:pPr>
    </w:p>
    <w:p w14:paraId="37A5B55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B29B57F"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 </w:t>
      </w:r>
      <w:r w:rsidR="00E95DF9" w:rsidRPr="00E352EF">
        <w:rPr>
          <w:rFonts w:asciiTheme="majorHAnsi" w:eastAsia="Calibri" w:hAnsiTheme="majorHAnsi" w:cs="Calibri"/>
          <w:i/>
        </w:rPr>
        <w:t xml:space="preserve">ds </w:t>
      </w:r>
      <w:r w:rsidRPr="00E352EF">
        <w:rPr>
          <w:rFonts w:asciiTheme="majorHAnsi" w:eastAsia="Calibri" w:hAnsiTheme="majorHAnsi" w:cs="Calibri"/>
        </w:rPr>
        <w:t>: dataset {identifier &lt;IDENT&gt; as scalar-type}+ {identifier &lt;IDENT&gt; as date}</w:t>
      </w:r>
    </w:p>
    <w:p w14:paraId="3A24B782" w14:textId="77777777" w:rsidR="005A2227" w:rsidRPr="00E352EF" w:rsidRDefault="0097053A" w:rsidP="00C96285">
      <w:pPr>
        <w:rPr>
          <w:rFonts w:ascii="Cambria" w:hAnsi="Cambria"/>
        </w:rPr>
      </w:pPr>
      <w:r w:rsidRPr="00E352EF">
        <w:rPr>
          <w:rFonts w:ascii="Cambria" w:eastAsia="Calibri" w:hAnsi="Cambria"/>
        </w:rPr>
        <w:t xml:space="preserve">                    {measure &lt;IDENT&gt; as numeric}+ </w:t>
      </w:r>
    </w:p>
    <w:p w14:paraId="2DA0BF22"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0AD14B14" w14:textId="77777777" w:rsidR="00DE5E99" w:rsidRPr="00E352EF" w:rsidRDefault="00DE5E99" w:rsidP="00E95DF9">
      <w:pPr>
        <w:ind w:left="706"/>
        <w:rPr>
          <w:rFonts w:asciiTheme="majorHAnsi" w:hAnsiTheme="majorHAnsi"/>
        </w:rPr>
      </w:pPr>
    </w:p>
    <w:p w14:paraId="1A39FBEF"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w:t>
      </w:r>
      <w:r w:rsidRPr="00E352EF">
        <w:rPr>
          <w:rFonts w:asciiTheme="majorHAnsi" w:eastAsia="Calibri" w:hAnsiTheme="majorHAnsi" w:cs="Calibri"/>
          <w:i/>
        </w:rPr>
        <w:t xml:space="preserve"> </w:t>
      </w:r>
    </w:p>
    <w:p w14:paraId="3D82C61C" w14:textId="77777777" w:rsidR="00470BDE" w:rsidRPr="00E352EF" w:rsidRDefault="00470BDE" w:rsidP="00E95DF9">
      <w:pPr>
        <w:jc w:val="both"/>
        <w:rPr>
          <w:rFonts w:asciiTheme="majorHAnsi" w:hAnsiTheme="majorHAnsi"/>
        </w:rPr>
      </w:pPr>
    </w:p>
    <w:p w14:paraId="5CF6E22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64FFFE4" w14:textId="77777777" w:rsidR="005A2227" w:rsidRPr="00E352EF" w:rsidRDefault="0097053A" w:rsidP="00E95DF9">
      <w:pPr>
        <w:numPr>
          <w:ilvl w:val="0"/>
          <w:numId w:val="3"/>
        </w:numPr>
        <w:tabs>
          <w:tab w:val="left" w:pos="0"/>
        </w:tabs>
        <w:ind w:left="360"/>
        <w:rPr>
          <w:rFonts w:asciiTheme="majorHAnsi" w:eastAsia="Calibri" w:hAnsiTheme="majorHAnsi" w:cs="Calibri"/>
          <w:i/>
        </w:rPr>
      </w:pPr>
      <w:r w:rsidRPr="00E352EF">
        <w:rPr>
          <w:rFonts w:asciiTheme="majorHAnsi" w:eastAsia="Calibri" w:hAnsiTheme="majorHAnsi" w:cs="Calibri"/>
          <w:i/>
        </w:rPr>
        <w:t xml:space="preserve">ds </w:t>
      </w:r>
      <w:r w:rsidRPr="00E352EF">
        <w:rPr>
          <w:rFonts w:asciiTheme="majorHAnsi" w:eastAsia="Calibri" w:hAnsiTheme="majorHAnsi" w:cs="Calibri"/>
        </w:rPr>
        <w:t>must be a Dataset that contains only one date Identifier Component (as in the syntax).</w:t>
      </w:r>
    </w:p>
    <w:p w14:paraId="46188700" w14:textId="77777777" w:rsidR="005A2227" w:rsidRPr="00E352EF" w:rsidRDefault="0097053A" w:rsidP="00E95DF9">
      <w:pPr>
        <w:numPr>
          <w:ilvl w:val="0"/>
          <w:numId w:val="3"/>
        </w:numPr>
        <w:tabs>
          <w:tab w:val="left" w:pos="0"/>
        </w:tabs>
        <w:ind w:left="360"/>
        <w:rPr>
          <w:rFonts w:asciiTheme="majorHAnsi" w:eastAsia="Calibri" w:hAnsiTheme="majorHAnsi" w:cs="Calibri"/>
        </w:rPr>
      </w:pPr>
      <w:r w:rsidRPr="00E352EF">
        <w:rPr>
          <w:rFonts w:asciiTheme="majorHAnsi" w:eastAsia="Calibri" w:hAnsiTheme="majorHAnsi" w:cs="Calibri"/>
          <w:i/>
        </w:rPr>
        <w:t xml:space="preserve">ds </w:t>
      </w:r>
      <w:r w:rsidRPr="00E352EF">
        <w:rPr>
          <w:rFonts w:asciiTheme="majorHAnsi" w:eastAsia="Calibri" w:hAnsiTheme="majorHAnsi" w:cs="Calibri"/>
        </w:rPr>
        <w:t>must be regular, that is, once the Data Points have been ordered by the only date Identifier, for each pair of consecutive Data Points, the distance in time between the respective date values must be constant (and typically one year, one quarter, one day and so on).</w:t>
      </w:r>
    </w:p>
    <w:p w14:paraId="35FFD52E" w14:textId="77777777" w:rsidR="00AB605E" w:rsidRPr="00E352EF" w:rsidRDefault="00AB605E" w:rsidP="00AB605E">
      <w:pPr>
        <w:rPr>
          <w:rFonts w:ascii="Cambria" w:eastAsia="Calibri" w:hAnsi="Cambria" w:cs="Calibri"/>
          <w:i/>
          <w:color w:val="5B9BD5"/>
        </w:rPr>
      </w:pPr>
    </w:p>
    <w:p w14:paraId="32A218C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F9E818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flow interpretation of the respective input values, which are considered according to a stock interpretation.</w:t>
      </w:r>
    </w:p>
    <w:p w14:paraId="4EDC316C" w14:textId="77777777" w:rsidR="00470BDE" w:rsidRPr="00E352EF" w:rsidRDefault="00470BDE" w:rsidP="00E95DF9">
      <w:pPr>
        <w:jc w:val="both"/>
        <w:rPr>
          <w:rFonts w:asciiTheme="majorHAnsi" w:hAnsiTheme="majorHAnsi"/>
        </w:rPr>
      </w:pPr>
    </w:p>
    <w:p w14:paraId="7060CF1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CF6149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1781310A"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difference of the respective numeric Measure. </w:t>
      </w:r>
    </w:p>
    <w:p w14:paraId="5242FEFC" w14:textId="77777777" w:rsidR="00470BDE" w:rsidRPr="00E352EF" w:rsidRDefault="00470BDE" w:rsidP="00E95DF9">
      <w:pPr>
        <w:jc w:val="both"/>
        <w:rPr>
          <w:rFonts w:asciiTheme="majorHAnsi" w:hAnsiTheme="majorHAnsi"/>
        </w:rPr>
      </w:pPr>
    </w:p>
    <w:p w14:paraId="6F3CE5C8" w14:textId="77777777" w:rsidR="00AB605E" w:rsidRPr="00E352EF" w:rsidRDefault="00AB605E" w:rsidP="00AB605E">
      <w:pPr>
        <w:rPr>
          <w:rFonts w:ascii="Cambria" w:eastAsia="Calibri" w:hAnsi="Cambria" w:cs="Calibri"/>
          <w:i/>
          <w:color w:val="5B9BD5"/>
        </w:rPr>
      </w:pPr>
    </w:p>
    <w:p w14:paraId="0E481A80" w14:textId="77777777" w:rsidR="00AB605E" w:rsidRPr="00E352EF" w:rsidRDefault="00AB605E" w:rsidP="00AB605E">
      <w:pPr>
        <w:rPr>
          <w:rFonts w:ascii="Cambria" w:eastAsia="Calibri" w:hAnsi="Cambria" w:cs="Calibri"/>
          <w:i/>
          <w:color w:val="5B9BD5"/>
        </w:rPr>
      </w:pPr>
    </w:p>
    <w:p w14:paraId="7F2D6940" w14:textId="77777777" w:rsidR="00AB605E" w:rsidRPr="00E352EF" w:rsidRDefault="00AB605E" w:rsidP="00AB605E">
      <w:pPr>
        <w:rPr>
          <w:rFonts w:ascii="Cambria" w:eastAsia="Calibri" w:hAnsi="Cambria" w:cs="Calibri"/>
          <w:i/>
          <w:color w:val="5B9BD5"/>
        </w:rPr>
      </w:pPr>
    </w:p>
    <w:p w14:paraId="0C2BCAC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lastRenderedPageBreak/>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67E8CF" w14:textId="77777777">
        <w:trPr>
          <w:trHeight w:val="461"/>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70E8744" w14:textId="77777777" w:rsidR="005A2227" w:rsidRPr="00E352EF" w:rsidRDefault="0097053A">
            <w:r w:rsidRPr="00E352EF">
              <w:rPr>
                <w:rFonts w:ascii="Calibri" w:eastAsia="Calibri" w:hAnsi="Calibri" w:cs="Calibri"/>
                <w:b/>
              </w:rPr>
              <w:t>ts_1</w:t>
            </w:r>
          </w:p>
        </w:tc>
      </w:tr>
      <w:tr w:rsidR="005A2227" w:rsidRPr="00E352EF" w14:paraId="5CA43643"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5B3460" w14:textId="77777777" w:rsidR="005A2227" w:rsidRPr="00E352EF" w:rsidRDefault="0097053A">
            <w:pPr>
              <w:jc w:val="both"/>
            </w:pPr>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F52549" w14:textId="77777777" w:rsidR="005A2227" w:rsidRPr="00E352EF" w:rsidRDefault="0097053A">
            <w:pPr>
              <w:jc w:val="both"/>
            </w:pPr>
            <w:r w:rsidRPr="00E352EF">
              <w:rPr>
                <w:rFonts w:ascii="Calibri" w:eastAsia="Calibri" w:hAnsi="Calibri" w:cs="Calibri"/>
                <w:b/>
              </w:rPr>
              <w:t>VALUE</w:t>
            </w:r>
          </w:p>
        </w:tc>
      </w:tr>
      <w:tr w:rsidR="005A2227" w:rsidRPr="00E352EF" w14:paraId="5050F69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C292E4" w14:textId="77777777" w:rsidR="005A2227" w:rsidRPr="00E352EF" w:rsidRDefault="0097053A">
            <w:pPr>
              <w:jc w:val="both"/>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9F38C" w14:textId="77777777" w:rsidR="005A2227" w:rsidRPr="00E352EF" w:rsidRDefault="0097053A">
            <w:pPr>
              <w:jc w:val="both"/>
            </w:pPr>
            <w:r w:rsidRPr="00E352EF">
              <w:rPr>
                <w:rFonts w:ascii="Calibri" w:eastAsia="Calibri" w:hAnsi="Calibri" w:cs="Calibri"/>
              </w:rPr>
              <w:t>4400.0</w:t>
            </w:r>
          </w:p>
        </w:tc>
      </w:tr>
      <w:tr w:rsidR="005A2227" w:rsidRPr="00E352EF" w14:paraId="1D6089BB"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193B7" w14:textId="77777777" w:rsidR="005A2227" w:rsidRPr="00E352EF" w:rsidRDefault="0097053A">
            <w:pPr>
              <w:jc w:val="both"/>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CB38A" w14:textId="77777777" w:rsidR="005A2227" w:rsidRPr="00E352EF" w:rsidRDefault="0097053A">
            <w:pPr>
              <w:jc w:val="both"/>
            </w:pPr>
            <w:r w:rsidRPr="00E352EF">
              <w:rPr>
                <w:rFonts w:ascii="Calibri" w:eastAsia="Calibri" w:hAnsi="Calibri" w:cs="Calibri"/>
              </w:rPr>
              <w:t>4400.0</w:t>
            </w:r>
          </w:p>
        </w:tc>
      </w:tr>
      <w:tr w:rsidR="005A2227" w:rsidRPr="00E352EF" w14:paraId="751FA044"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0812F" w14:textId="77777777" w:rsidR="005A2227" w:rsidRPr="00E352EF" w:rsidRDefault="0097053A">
            <w:pPr>
              <w:jc w:val="both"/>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AF09" w14:textId="77777777" w:rsidR="005A2227" w:rsidRPr="00E352EF" w:rsidRDefault="0097053A">
            <w:pPr>
              <w:jc w:val="both"/>
            </w:pPr>
            <w:r w:rsidRPr="00E352EF">
              <w:rPr>
                <w:rFonts w:ascii="Calibri" w:eastAsia="Calibri" w:hAnsi="Calibri" w:cs="Calibri"/>
              </w:rPr>
              <w:t>10600.0</w:t>
            </w:r>
          </w:p>
        </w:tc>
      </w:tr>
      <w:tr w:rsidR="005A2227" w:rsidRPr="00E352EF" w14:paraId="0A1EA3A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5327" w14:textId="77777777" w:rsidR="005A2227" w:rsidRPr="00E352EF" w:rsidRDefault="0097053A">
            <w:pPr>
              <w:jc w:val="both"/>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6E227" w14:textId="77777777" w:rsidR="005A2227" w:rsidRPr="00E352EF" w:rsidRDefault="0097053A">
            <w:pPr>
              <w:jc w:val="both"/>
            </w:pPr>
            <w:r w:rsidRPr="00E352EF">
              <w:rPr>
                <w:rFonts w:ascii="Calibri" w:eastAsia="Calibri" w:hAnsi="Calibri" w:cs="Calibri"/>
              </w:rPr>
              <w:t>6800.0</w:t>
            </w:r>
          </w:p>
        </w:tc>
      </w:tr>
    </w:tbl>
    <w:p w14:paraId="5477E01B" w14:textId="77777777" w:rsidR="005A2227" w:rsidRPr="00E352EF" w:rsidRDefault="005A2227">
      <w:pPr>
        <w:tabs>
          <w:tab w:val="left" w:pos="1138"/>
        </w:tabs>
        <w:ind w:left="1138" w:hanging="1138"/>
      </w:pPr>
    </w:p>
    <w:p w14:paraId="15DD416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 xml:space="preserve">stock_to_flow( </w:t>
      </w:r>
      <w:r w:rsidRPr="00E352EF">
        <w:rPr>
          <w:rFonts w:asciiTheme="majorHAnsi" w:eastAsia="Calibri" w:hAnsiTheme="majorHAnsi" w:cs="Calibri"/>
        </w:rPr>
        <w:t xml:space="preserve">ts_1 </w:t>
      </w:r>
      <w:r w:rsidRPr="00E352EF">
        <w:rPr>
          <w:rFonts w:asciiTheme="majorHAnsi" w:eastAsia="Calibri" w:hAnsiTheme="majorHAnsi" w:cs="Calibri"/>
          <w:b/>
        </w:rPr>
        <w:t>)</w:t>
      </w:r>
    </w:p>
    <w:p w14:paraId="6421EA59" w14:textId="77777777" w:rsidR="005A2227" w:rsidRPr="00E352EF" w:rsidRDefault="005A2227">
      <w:pPr>
        <w:tabs>
          <w:tab w:val="left" w:pos="1138"/>
        </w:tabs>
        <w:ind w:left="1138" w:hanging="1138"/>
      </w:pP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15BD6C4A"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4283672" w14:textId="77777777" w:rsidR="005A2227" w:rsidRPr="00E352EF" w:rsidRDefault="0097053A">
            <w:r w:rsidRPr="00E352EF">
              <w:rPr>
                <w:rFonts w:ascii="Calibri" w:eastAsia="Calibri" w:hAnsi="Calibri" w:cs="Calibri"/>
                <w:b/>
              </w:rPr>
              <w:t xml:space="preserve">ts_2 </w:t>
            </w:r>
          </w:p>
        </w:tc>
      </w:tr>
      <w:tr w:rsidR="005A2227" w:rsidRPr="00E352EF" w14:paraId="26A4ECA8" w14:textId="77777777">
        <w:trPr>
          <w:trHeight w:val="274"/>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F00131"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6A7204" w14:textId="77777777" w:rsidR="005A2227" w:rsidRPr="00E352EF" w:rsidRDefault="0097053A">
            <w:r w:rsidRPr="00E352EF">
              <w:rPr>
                <w:rFonts w:ascii="Calibri" w:eastAsia="Calibri" w:hAnsi="Calibri" w:cs="Calibri"/>
                <w:b/>
              </w:rPr>
              <w:t>VALUE</w:t>
            </w:r>
          </w:p>
        </w:tc>
      </w:tr>
      <w:tr w:rsidR="005A2227" w:rsidRPr="00E352EF" w14:paraId="71355FA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79D69" w14:textId="77777777" w:rsidR="005A2227" w:rsidRPr="00E352EF" w:rsidRDefault="0097053A">
            <w:pPr>
              <w:jc w:val="both"/>
            </w:pPr>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E7759" w14:textId="77777777" w:rsidR="005A2227" w:rsidRPr="00E352EF" w:rsidRDefault="0097053A">
            <w:pPr>
              <w:jc w:val="both"/>
            </w:pPr>
            <w:r w:rsidRPr="00E352EF">
              <w:rPr>
                <w:rFonts w:ascii="Calibri" w:eastAsia="Calibri" w:hAnsi="Calibri" w:cs="Calibri"/>
              </w:rPr>
              <w:t>4400.0</w:t>
            </w:r>
          </w:p>
        </w:tc>
      </w:tr>
      <w:tr w:rsidR="005A2227" w:rsidRPr="00E352EF" w14:paraId="314E743C"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29C93" w14:textId="77777777" w:rsidR="005A2227" w:rsidRPr="00E352EF" w:rsidRDefault="0097053A">
            <w:pPr>
              <w:jc w:val="both"/>
            </w:pPr>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7B43" w14:textId="77777777" w:rsidR="005A2227" w:rsidRPr="00E352EF" w:rsidRDefault="0097053A">
            <w:pPr>
              <w:jc w:val="both"/>
            </w:pPr>
            <w:r w:rsidRPr="00E352EF">
              <w:rPr>
                <w:rFonts w:ascii="Calibri" w:eastAsia="Calibri" w:hAnsi="Calibri" w:cs="Calibri"/>
              </w:rPr>
              <w:t>0</w:t>
            </w:r>
          </w:p>
        </w:tc>
      </w:tr>
      <w:tr w:rsidR="005A2227" w:rsidRPr="00E352EF" w14:paraId="547EA7C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DF2CC" w14:textId="77777777" w:rsidR="005A2227" w:rsidRPr="00E352EF" w:rsidRDefault="0097053A">
            <w:pPr>
              <w:jc w:val="both"/>
            </w:pPr>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83D25" w14:textId="77777777" w:rsidR="005A2227" w:rsidRPr="00E352EF" w:rsidRDefault="0097053A">
            <w:pPr>
              <w:jc w:val="both"/>
            </w:pPr>
            <w:r w:rsidRPr="00E352EF">
              <w:rPr>
                <w:rFonts w:ascii="Calibri" w:eastAsia="Calibri" w:hAnsi="Calibri" w:cs="Calibri"/>
              </w:rPr>
              <w:t>6200.0</w:t>
            </w:r>
          </w:p>
        </w:tc>
      </w:tr>
      <w:tr w:rsidR="005A2227" w:rsidRPr="00E352EF" w14:paraId="6280C7F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85DC" w14:textId="77777777" w:rsidR="005A2227" w:rsidRPr="00E352EF" w:rsidRDefault="0097053A">
            <w:pPr>
              <w:jc w:val="both"/>
            </w:pPr>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A0E3C" w14:textId="77777777" w:rsidR="005A2227" w:rsidRPr="00E352EF" w:rsidRDefault="0097053A">
            <w:pPr>
              <w:jc w:val="both"/>
            </w:pPr>
            <w:r w:rsidRPr="00E352EF">
              <w:rPr>
                <w:rFonts w:ascii="Calibri" w:eastAsia="Calibri" w:hAnsi="Calibri" w:cs="Calibri"/>
              </w:rPr>
              <w:t>-3800.0</w:t>
            </w:r>
          </w:p>
        </w:tc>
      </w:tr>
    </w:tbl>
    <w:p w14:paraId="018378F1" w14:textId="77777777" w:rsidR="005A2227" w:rsidRPr="00E352EF" w:rsidRDefault="005A2227"/>
    <w:p w14:paraId="2BC369DA" w14:textId="77777777" w:rsidR="005A2227" w:rsidRPr="00E352EF" w:rsidRDefault="0097053A" w:rsidP="00941793">
      <w:pPr>
        <w:pStyle w:val="Stile3"/>
        <w:rPr>
          <w:lang w:val="en-GB"/>
        </w:rPr>
      </w:pPr>
      <w:bookmarkStart w:id="11299" w:name="_Toc462659766"/>
      <w:bookmarkStart w:id="11300" w:name="_Toc463805808"/>
      <w:bookmarkStart w:id="11301" w:name="_Toc464487985"/>
      <w:r w:rsidRPr="00E352EF">
        <w:rPr>
          <w:lang w:val="en-GB"/>
        </w:rPr>
        <w:t>timeshift</w:t>
      </w:r>
      <w:bookmarkEnd w:id="11299"/>
      <w:bookmarkEnd w:id="11300"/>
      <w:bookmarkEnd w:id="11301"/>
    </w:p>
    <w:p w14:paraId="02C0A1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30BC6A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timeshift</w:t>
      </w:r>
      <w:r w:rsidRPr="00E352EF">
        <w:rPr>
          <w:rFonts w:asciiTheme="majorHAnsi" w:eastAsia="Calibri" w:hAnsiTheme="majorHAnsi" w:cs="Calibri"/>
        </w:rPr>
        <w:t xml:space="preserve"> returns the input Dataset with its time component shifted </w:t>
      </w:r>
      <w:r w:rsidR="005454E1" w:rsidRPr="00E352EF">
        <w:rPr>
          <w:rFonts w:asciiTheme="majorHAnsi" w:eastAsia="Calibri" w:hAnsiTheme="majorHAnsi" w:cs="Calibri"/>
        </w:rPr>
        <w:t xml:space="preserve">by </w:t>
      </w:r>
      <w:r w:rsidRPr="00E352EF">
        <w:rPr>
          <w:rFonts w:asciiTheme="majorHAnsi" w:eastAsia="Calibri" w:hAnsiTheme="majorHAnsi" w:cs="Calibri"/>
        </w:rPr>
        <w:t>the amount of time specified as parameter.</w:t>
      </w:r>
    </w:p>
    <w:p w14:paraId="65D16F1E" w14:textId="77777777" w:rsidR="00470BDE" w:rsidRPr="00E352EF" w:rsidRDefault="00470BDE" w:rsidP="00E95DF9">
      <w:pPr>
        <w:rPr>
          <w:rFonts w:asciiTheme="majorHAnsi" w:hAnsiTheme="majorHAnsi"/>
        </w:rPr>
      </w:pPr>
    </w:p>
    <w:p w14:paraId="2EA0B4B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40C3EA"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timeshift ( </w:t>
      </w:r>
      <w:r w:rsidRPr="00E352EF">
        <w:rPr>
          <w:rFonts w:asciiTheme="majorHAnsi" w:eastAsia="Calibri" w:hAnsiTheme="majorHAnsi" w:cs="Calibri"/>
          <w:i/>
        </w:rPr>
        <w:t>ds</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w:t>
      </w:r>
      <w:r w:rsidRPr="00E352EF">
        <w:rPr>
          <w:rFonts w:asciiTheme="majorHAnsi" w:eastAsia="Calibri" w:hAnsiTheme="majorHAnsi" w:cs="Calibri"/>
          <w:b/>
        </w:rPr>
        <w:t xml:space="preserve"> unit = [A|M|Q|D],</w:t>
      </w:r>
      <w:r w:rsidRPr="00E352EF">
        <w:rPr>
          <w:rFonts w:asciiTheme="majorHAnsi" w:eastAsia="Calibri" w:hAnsiTheme="majorHAnsi" w:cs="Calibri"/>
        </w:rPr>
        <w:t xml:space="preserve"> </w:t>
      </w:r>
      <w:r w:rsidRPr="00E352EF">
        <w:rPr>
          <w:rFonts w:asciiTheme="majorHAnsi" w:eastAsia="Calibri" w:hAnsiTheme="majorHAnsi" w:cs="Calibri"/>
          <w:i/>
        </w:rPr>
        <w:t>lag</w:t>
      </w:r>
      <w:r w:rsidRPr="00E352EF">
        <w:rPr>
          <w:rFonts w:asciiTheme="majorHAnsi" w:eastAsia="Calibri" w:hAnsiTheme="majorHAnsi" w:cs="Calibri"/>
        </w:rPr>
        <w:t xml:space="preserve"> </w:t>
      </w:r>
      <w:r w:rsidRPr="00E352EF">
        <w:rPr>
          <w:rFonts w:asciiTheme="majorHAnsi" w:eastAsia="Calibri" w:hAnsiTheme="majorHAnsi" w:cs="Calibri"/>
          <w:b/>
        </w:rPr>
        <w:t>)</w:t>
      </w:r>
    </w:p>
    <w:p w14:paraId="5DA8CB23" w14:textId="77777777" w:rsidR="005A2227" w:rsidRPr="00E352EF" w:rsidRDefault="005A2227" w:rsidP="00E95DF9">
      <w:pPr>
        <w:rPr>
          <w:rFonts w:asciiTheme="majorHAnsi" w:hAnsiTheme="majorHAnsi"/>
        </w:rPr>
      </w:pPr>
    </w:p>
    <w:p w14:paraId="2F85E37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E743FB2"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xml:space="preserve">: dataset {identifier &lt;IDENT&gt; as scalar-type}+ </w:t>
      </w:r>
    </w:p>
    <w:p w14:paraId="0CBC65FC" w14:textId="77777777" w:rsidR="00E52628"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     </w:t>
      </w:r>
      <w:r w:rsidR="00E52628" w:rsidRPr="00E352EF">
        <w:rPr>
          <w:rFonts w:asciiTheme="majorHAnsi" w:eastAsia="Calibri" w:hAnsiTheme="majorHAnsi" w:cs="Calibri"/>
        </w:rPr>
        <w:tab/>
      </w:r>
      <w:r w:rsidRPr="00E352EF">
        <w:rPr>
          <w:rFonts w:asciiTheme="majorHAnsi" w:eastAsia="Calibri" w:hAnsiTheme="majorHAnsi" w:cs="Calibri"/>
        </w:rPr>
        <w:t xml:space="preserve"> {[identifier|measure] &lt;IDENT&gt; as date}</w:t>
      </w:r>
    </w:p>
    <w:p w14:paraId="32A1319D" w14:textId="77777777" w:rsidR="005A2227" w:rsidRPr="00E352EF" w:rsidRDefault="0097053A" w:rsidP="00E95DF9">
      <w:pPr>
        <w:ind w:firstLine="706"/>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6CF92F4C" w14:textId="77777777" w:rsidR="005A2227" w:rsidRPr="00E352EF" w:rsidRDefault="0097053A" w:rsidP="00DE5E99">
      <w:pPr>
        <w:rPr>
          <w:rFonts w:asciiTheme="majorHAnsi" w:hAnsiTheme="majorHAnsi"/>
        </w:rPr>
      </w:pPr>
      <w:r w:rsidRPr="00E352EF">
        <w:rPr>
          <w:rFonts w:asciiTheme="majorHAnsi" w:eastAsia="Calibri" w:hAnsiTheme="majorHAnsi" w:cs="Calibri"/>
          <w:i/>
        </w:rPr>
        <w:t>timeId</w:t>
      </w:r>
      <w:r w:rsidR="00DE5E99" w:rsidRPr="00E352EF">
        <w:rPr>
          <w:rFonts w:asciiTheme="majorHAnsi" w:eastAsia="Calibri" w:hAnsiTheme="majorHAnsi" w:cs="Calibri"/>
          <w:i/>
        </w:rPr>
        <w:t xml:space="preserve"> </w:t>
      </w:r>
      <w:r w:rsidRPr="00E352EF">
        <w:rPr>
          <w:rFonts w:asciiTheme="majorHAnsi" w:eastAsia="Calibri" w:hAnsiTheme="majorHAnsi" w:cs="Calibri"/>
        </w:rPr>
        <w:t>: component-ref</w:t>
      </w:r>
    </w:p>
    <w:p w14:paraId="2E985997" w14:textId="77777777" w:rsidR="005A2227" w:rsidRPr="00E352EF" w:rsidRDefault="0097053A" w:rsidP="00DE5E99">
      <w:pPr>
        <w:rPr>
          <w:rFonts w:asciiTheme="majorHAnsi" w:eastAsia="Calibri" w:hAnsiTheme="majorHAnsi" w:cs="Calibri"/>
        </w:rPr>
      </w:pPr>
      <w:r w:rsidRPr="00E352EF">
        <w:rPr>
          <w:rFonts w:asciiTheme="majorHAnsi" w:eastAsia="Calibri" w:hAnsiTheme="majorHAnsi" w:cs="Calibri"/>
          <w:i/>
        </w:rPr>
        <w:t>lag</w:t>
      </w:r>
      <w:r w:rsidR="00DE5E99" w:rsidRPr="00E352EF">
        <w:rPr>
          <w:rFonts w:asciiTheme="majorHAnsi" w:eastAsia="Calibri" w:hAnsiTheme="majorHAnsi" w:cs="Calibri"/>
          <w:i/>
        </w:rPr>
        <w:t xml:space="preserve"> </w:t>
      </w:r>
      <w:r w:rsidRPr="00E352EF">
        <w:rPr>
          <w:rFonts w:asciiTheme="majorHAnsi" w:eastAsia="Calibri" w:hAnsiTheme="majorHAnsi" w:cs="Calibri"/>
        </w:rPr>
        <w:t>: integer</w:t>
      </w:r>
    </w:p>
    <w:p w14:paraId="25B1CDC0" w14:textId="77777777" w:rsidR="00DE5E99" w:rsidRPr="00E352EF" w:rsidRDefault="00DE5E99" w:rsidP="00DE5E99">
      <w:pPr>
        <w:rPr>
          <w:rFonts w:asciiTheme="majorHAnsi" w:hAnsiTheme="majorHAnsi"/>
        </w:rPr>
      </w:pPr>
    </w:p>
    <w:p w14:paraId="312EF4B3"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 containing time series</w:t>
      </w:r>
      <w:r w:rsidRPr="00E352EF">
        <w:rPr>
          <w:rFonts w:asciiTheme="majorHAnsi" w:eastAsia="Calibri" w:hAnsiTheme="majorHAnsi" w:cs="Calibri"/>
          <w:i/>
        </w:rPr>
        <w:t>.</w:t>
      </w:r>
    </w:p>
    <w:p w14:paraId="716E4879"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timeId – </w:t>
      </w:r>
      <w:r w:rsidRPr="00E352EF">
        <w:rPr>
          <w:rFonts w:asciiTheme="majorHAnsi" w:eastAsia="Calibri" w:hAnsiTheme="majorHAnsi" w:cs="Calibri"/>
        </w:rPr>
        <w:t>is the reference to a valid Component representing the time of the time series of ds, that is the Component on which the shift operation must be performed.</w:t>
      </w:r>
    </w:p>
    <w:p w14:paraId="2EDF34CE"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unit </w:t>
      </w:r>
      <w:r w:rsidRPr="00E352EF">
        <w:rPr>
          <w:rFonts w:asciiTheme="majorHAnsi" w:eastAsia="Calibri" w:hAnsiTheme="majorHAnsi" w:cs="Calibri"/>
        </w:rPr>
        <w:t>– represents the unit of time to be shifted. The possibilities are: Y=year, M=Month, Q=Quarter, D=Day</w:t>
      </w:r>
    </w:p>
    <w:p w14:paraId="43F99D93" w14:textId="77777777" w:rsidR="00DE5E99" w:rsidRPr="00E352EF" w:rsidRDefault="00DE5E99" w:rsidP="00E95DF9">
      <w:pPr>
        <w:rPr>
          <w:rFonts w:asciiTheme="majorHAnsi" w:eastAsia="Calibri" w:hAnsiTheme="majorHAnsi" w:cs="Calibri"/>
          <w:i/>
          <w:color w:val="5B9BD5"/>
        </w:rPr>
      </w:pPr>
    </w:p>
    <w:p w14:paraId="5A1EE8F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6EDC4064"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timeId </w:t>
      </w:r>
      <w:r w:rsidRPr="00E352EF">
        <w:rPr>
          <w:rFonts w:asciiTheme="majorHAnsi" w:eastAsia="Calibri" w:hAnsiTheme="majorHAnsi" w:cs="Calibri"/>
        </w:rPr>
        <w:t>must refer to a Component of ds, whose type is date (as in the syntax).</w:t>
      </w:r>
    </w:p>
    <w:p w14:paraId="129F356A" w14:textId="77777777" w:rsidR="00DE5E99" w:rsidRPr="00E352EF" w:rsidRDefault="00DE5E99" w:rsidP="00E95DF9">
      <w:pPr>
        <w:rPr>
          <w:rFonts w:asciiTheme="majorHAnsi" w:eastAsia="Calibri" w:hAnsiTheme="majorHAnsi" w:cs="Calibri"/>
          <w:i/>
          <w:color w:val="5B9BD5"/>
        </w:rPr>
      </w:pPr>
    </w:p>
    <w:p w14:paraId="00D0EB5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9E2300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A Dataset having the same Identifier, Measure and Attribute Components as the input one, with each value of the </w:t>
      </w:r>
      <w:r w:rsidRPr="00E352EF">
        <w:rPr>
          <w:rFonts w:asciiTheme="majorHAnsi" w:eastAsia="Calibri" w:hAnsiTheme="majorHAnsi" w:cs="Calibri"/>
          <w:i/>
        </w:rPr>
        <w:t>timeId</w:t>
      </w:r>
      <w:r w:rsidRPr="00E352EF">
        <w:rPr>
          <w:rFonts w:asciiTheme="majorHAnsi" w:eastAsia="Calibri" w:hAnsiTheme="majorHAnsi" w:cs="Calibri"/>
        </w:rPr>
        <w:t xml:space="preserve"> Component modified of </w:t>
      </w:r>
      <w:r w:rsidRPr="00E352EF">
        <w:rPr>
          <w:rFonts w:asciiTheme="majorHAnsi" w:eastAsia="Calibri" w:hAnsiTheme="majorHAnsi" w:cs="Calibri"/>
          <w:i/>
        </w:rPr>
        <w:t>lag</w:t>
      </w:r>
      <w:r w:rsidRPr="00E352EF">
        <w:rPr>
          <w:rFonts w:asciiTheme="majorHAnsi" w:eastAsia="Calibri" w:hAnsiTheme="majorHAnsi" w:cs="Calibri"/>
        </w:rPr>
        <w:t xml:space="preserve"> units.</w:t>
      </w:r>
    </w:p>
    <w:p w14:paraId="2559E6FF" w14:textId="77777777" w:rsidR="005A2227" w:rsidRPr="00E352EF" w:rsidRDefault="005A2227" w:rsidP="00E95DF9">
      <w:pPr>
        <w:rPr>
          <w:rFonts w:asciiTheme="majorHAnsi" w:hAnsiTheme="majorHAnsi"/>
        </w:rPr>
      </w:pPr>
    </w:p>
    <w:p w14:paraId="04FF912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5B6FD703"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rPr>
        <w:lastRenderedPageBreak/>
        <w:t xml:space="preserve">The operator takes as input a Dataset, a valid date Component of </w:t>
      </w: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 xml:space="preserve">) and the specification of the </w:t>
      </w:r>
      <w:r w:rsidRPr="00E352EF">
        <w:rPr>
          <w:rFonts w:asciiTheme="majorHAnsi" w:eastAsia="Calibri" w:hAnsiTheme="majorHAnsi" w:cs="Calibri"/>
          <w:b/>
        </w:rPr>
        <w:t>unit</w:t>
      </w:r>
      <w:r w:rsidRPr="00E352EF">
        <w:rPr>
          <w:rFonts w:asciiTheme="majorHAnsi" w:eastAsia="Calibri" w:hAnsiTheme="majorHAnsi" w:cs="Calibri"/>
        </w:rPr>
        <w:t xml:space="preserve"> and amount of time (</w:t>
      </w:r>
      <w:r w:rsidRPr="00E352EF">
        <w:rPr>
          <w:rFonts w:asciiTheme="majorHAnsi" w:eastAsia="Calibri" w:hAnsiTheme="majorHAnsi" w:cs="Calibri"/>
          <w:i/>
        </w:rPr>
        <w:t>lag</w:t>
      </w:r>
      <w:r w:rsidRPr="00E352EF">
        <w:rPr>
          <w:rFonts w:asciiTheme="majorHAnsi" w:eastAsia="Calibri" w:hAnsiTheme="majorHAnsi" w:cs="Calibri"/>
        </w:rPr>
        <w:t xml:space="preserve">) to shift. It returns a Dataset with the same structure as the input one. For each Data Point in </w:t>
      </w:r>
      <w:r w:rsidRPr="00E352EF">
        <w:rPr>
          <w:rFonts w:asciiTheme="majorHAnsi" w:eastAsia="Calibri" w:hAnsiTheme="majorHAnsi" w:cs="Calibri"/>
          <w:i/>
        </w:rPr>
        <w:t>ds</w:t>
      </w:r>
      <w:r w:rsidRPr="00E352EF">
        <w:rPr>
          <w:rFonts w:asciiTheme="majorHAnsi" w:eastAsia="Calibri" w:hAnsiTheme="majorHAnsi" w:cs="Calibri"/>
        </w:rPr>
        <w:t xml:space="preserve">, the result contains the same Data Points (so with the same values for all the Identifier, Measure and Attribute Components), except for the values of the Identifier Component </w:t>
      </w:r>
      <w:r w:rsidRPr="00E352EF">
        <w:rPr>
          <w:rFonts w:asciiTheme="majorHAnsi" w:eastAsia="Calibri" w:hAnsiTheme="majorHAnsi" w:cs="Calibri"/>
          <w:i/>
        </w:rPr>
        <w:t>timeId</w:t>
      </w:r>
      <w:r w:rsidRPr="00E352EF">
        <w:rPr>
          <w:rFonts w:asciiTheme="majorHAnsi" w:eastAsia="Calibri" w:hAnsiTheme="majorHAnsi" w:cs="Calibri"/>
        </w:rPr>
        <w:t xml:space="preserve">, which are modified by summing the relative amount </w:t>
      </w:r>
      <w:r w:rsidRPr="00E352EF">
        <w:rPr>
          <w:rFonts w:asciiTheme="majorHAnsi" w:eastAsia="Calibri" w:hAnsiTheme="majorHAnsi" w:cs="Calibri"/>
          <w:b/>
        </w:rPr>
        <w:t>unit</w:t>
      </w:r>
      <w:r w:rsidRPr="00E352EF">
        <w:rPr>
          <w:rFonts w:asciiTheme="majorHAnsi" w:eastAsia="Calibri" w:hAnsiTheme="majorHAnsi" w:cs="Calibri"/>
        </w:rPr>
        <w:t xml:space="preserve"> x </w:t>
      </w:r>
      <w:r w:rsidRPr="00E352EF">
        <w:rPr>
          <w:rFonts w:asciiTheme="majorHAnsi" w:eastAsia="Calibri" w:hAnsiTheme="majorHAnsi" w:cs="Calibri"/>
          <w:i/>
        </w:rPr>
        <w:t>lag</w:t>
      </w:r>
      <w:r w:rsidRPr="00E352EF">
        <w:rPr>
          <w:rFonts w:asciiTheme="majorHAnsi" w:eastAsia="Calibri" w:hAnsiTheme="majorHAnsi" w:cs="Calibri"/>
        </w:rPr>
        <w:t xml:space="preserve"> (note that </w:t>
      </w:r>
      <w:r w:rsidRPr="00E352EF">
        <w:rPr>
          <w:rFonts w:asciiTheme="majorHAnsi" w:eastAsia="Calibri" w:hAnsiTheme="majorHAnsi" w:cs="Calibri"/>
          <w:i/>
        </w:rPr>
        <w:t>lag</w:t>
      </w:r>
      <w:r w:rsidRPr="00E352EF">
        <w:rPr>
          <w:rFonts w:asciiTheme="majorHAnsi" w:eastAsia="Calibri" w:hAnsiTheme="majorHAnsi" w:cs="Calibri"/>
        </w:rPr>
        <w:t xml:space="preserve"> may also be negative)</w:t>
      </w:r>
      <w:r w:rsidRPr="00E352EF">
        <w:rPr>
          <w:rFonts w:asciiTheme="majorHAnsi" w:eastAsia="Calibri" w:hAnsiTheme="majorHAnsi" w:cs="Calibri"/>
          <w:i/>
        </w:rPr>
        <w:t>.</w:t>
      </w:r>
    </w:p>
    <w:p w14:paraId="6C986C1F" w14:textId="77777777" w:rsidR="00470BDE" w:rsidRPr="00E352EF" w:rsidRDefault="00470BDE" w:rsidP="00E95DF9">
      <w:pPr>
        <w:jc w:val="both"/>
        <w:rPr>
          <w:rFonts w:asciiTheme="majorHAnsi" w:hAnsiTheme="majorHAnsi"/>
        </w:rPr>
      </w:pPr>
    </w:p>
    <w:p w14:paraId="2E78DFE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103A7E59"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3206C4" w14:textId="77777777" w:rsidR="005A2227" w:rsidRPr="00E352EF" w:rsidRDefault="0097053A">
            <w:r w:rsidRPr="00E352EF">
              <w:rPr>
                <w:rFonts w:ascii="Calibri" w:eastAsia="Calibri" w:hAnsi="Calibri" w:cs="Calibri"/>
              </w:rPr>
              <w:t>ts_1</w:t>
            </w:r>
          </w:p>
        </w:tc>
      </w:tr>
      <w:tr w:rsidR="005A2227" w:rsidRPr="00E352EF" w14:paraId="182519A9"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0DDA99"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87F740" w14:textId="77777777" w:rsidR="005A2227" w:rsidRPr="00E352EF" w:rsidRDefault="0097053A">
            <w:r w:rsidRPr="00E352EF">
              <w:rPr>
                <w:rFonts w:ascii="Calibri" w:eastAsia="Calibri" w:hAnsi="Calibri" w:cs="Calibri"/>
                <w:b/>
              </w:rPr>
              <w:t>VALUE</w:t>
            </w:r>
          </w:p>
        </w:tc>
      </w:tr>
      <w:tr w:rsidR="005A2227" w:rsidRPr="00E352EF" w14:paraId="18F8FE2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61F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064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3149607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99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45F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2A7906F5"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7B9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914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2D2D8D66"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CAD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2D3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4796553E" w14:textId="77777777" w:rsidR="005A2227" w:rsidRPr="00E352EF" w:rsidRDefault="005A2227">
      <w:pPr>
        <w:tabs>
          <w:tab w:val="left" w:pos="1138"/>
        </w:tabs>
      </w:pPr>
    </w:p>
    <w:p w14:paraId="6D5109DB"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w:t>
      </w:r>
      <w:r w:rsidRPr="00E352EF">
        <w:rPr>
          <w:rFonts w:asciiTheme="majorHAnsi" w:eastAsia="Calibri" w:hAnsiTheme="majorHAnsi" w:cs="Calibri"/>
          <w:b/>
        </w:rPr>
        <w:t xml:space="preserve">:= timeshift( </w:t>
      </w:r>
      <w:r w:rsidRPr="00E352EF">
        <w:rPr>
          <w:rFonts w:asciiTheme="majorHAnsi" w:eastAsia="Calibri" w:hAnsiTheme="majorHAnsi" w:cs="Calibri"/>
        </w:rPr>
        <w:t xml:space="preserve">ts_1, A, 1 </w:t>
      </w:r>
      <w:r w:rsidRPr="00E352EF">
        <w:rPr>
          <w:rFonts w:asciiTheme="majorHAnsi" w:eastAsia="Calibri" w:hAnsiTheme="majorHAnsi" w:cs="Calibri"/>
          <w:b/>
        </w:rPr>
        <w:t>)</w:t>
      </w:r>
    </w:p>
    <w:p w14:paraId="58F40AB2"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equivalent forms:</w:t>
      </w:r>
    </w:p>
    <w:p w14:paraId="254B3D7C" w14:textId="7777777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M,12 </w:t>
      </w:r>
      <w:r w:rsidRPr="00E352EF">
        <w:rPr>
          <w:rFonts w:asciiTheme="majorHAnsi" w:eastAsia="Calibri" w:hAnsiTheme="majorHAnsi" w:cs="Calibri"/>
          <w:b/>
        </w:rPr>
        <w:t>)</w:t>
      </w:r>
    </w:p>
    <w:p w14:paraId="52828A53" w14:textId="15FD58C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Q, </w:t>
      </w:r>
      <w:del w:id="11302" w:author="Utente" w:date="2017-05-08T18:55:00Z">
        <w:r w:rsidRPr="00E352EF" w:rsidDel="00463E31">
          <w:rPr>
            <w:rFonts w:asciiTheme="majorHAnsi" w:eastAsia="Calibri" w:hAnsiTheme="majorHAnsi" w:cs="Calibri"/>
          </w:rPr>
          <w:delText>3</w:delText>
        </w:r>
      </w:del>
      <w:ins w:id="11303" w:author="Utente" w:date="2017-05-08T18:55:00Z">
        <w:r w:rsidR="00463E31">
          <w:rPr>
            <w:rFonts w:asciiTheme="majorHAnsi" w:eastAsia="Calibri" w:hAnsiTheme="majorHAnsi" w:cs="Calibri"/>
          </w:rPr>
          <w:t>4</w:t>
        </w:r>
      </w:ins>
      <w:r w:rsidRPr="00E352EF">
        <w:rPr>
          <w:rFonts w:asciiTheme="majorHAnsi" w:eastAsia="Calibri" w:hAnsiTheme="majorHAnsi" w:cs="Calibri"/>
          <w:b/>
        </w:rPr>
        <w:t xml:space="preserve"> )</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521486E5"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501688B" w14:textId="77777777" w:rsidR="005A2227" w:rsidRPr="00E352EF" w:rsidRDefault="0097053A">
            <w:r w:rsidRPr="00E352EF">
              <w:rPr>
                <w:rFonts w:ascii="Calibri" w:eastAsia="Calibri" w:hAnsi="Calibri" w:cs="Calibri"/>
              </w:rPr>
              <w:t>ts_2</w:t>
            </w:r>
          </w:p>
        </w:tc>
      </w:tr>
      <w:tr w:rsidR="005A2227" w:rsidRPr="00E352EF" w14:paraId="56C9F83D"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87D654"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365E3D" w14:textId="77777777" w:rsidR="005A2227" w:rsidRPr="00E352EF" w:rsidRDefault="0097053A">
            <w:r w:rsidRPr="00E352EF">
              <w:rPr>
                <w:rFonts w:ascii="Calibri" w:eastAsia="Calibri" w:hAnsi="Calibri" w:cs="Calibri"/>
                <w:b/>
              </w:rPr>
              <w:t>VALUE</w:t>
            </w:r>
          </w:p>
        </w:tc>
      </w:tr>
      <w:tr w:rsidR="005A2227" w:rsidRPr="00E352EF" w14:paraId="1A28F93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531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D40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52ECAA57"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C6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6BE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45A9B95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A2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35C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75F8D8CD"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73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FD5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66A21B05" w14:textId="77777777" w:rsidR="005A2227" w:rsidRPr="00E352EF" w:rsidRDefault="005A2227">
      <w:pPr>
        <w:tabs>
          <w:tab w:val="left" w:pos="1138"/>
        </w:tabs>
        <w:ind w:left="1138" w:hanging="1138"/>
      </w:pPr>
    </w:p>
    <w:p w14:paraId="73F3740B" w14:textId="77777777" w:rsidR="005A2227" w:rsidRPr="00E352EF" w:rsidRDefault="00EB2324" w:rsidP="00B3632D">
      <w:pPr>
        <w:pStyle w:val="Stile1"/>
        <w:rPr>
          <w:lang w:val="en-GB"/>
        </w:rPr>
      </w:pPr>
      <w:bookmarkStart w:id="11304" w:name="_Toc462659767"/>
      <w:bookmarkStart w:id="11305" w:name="_Toc463805809"/>
      <w:bookmarkStart w:id="11306" w:name="_Toc464487986"/>
      <w:r w:rsidRPr="00E352EF">
        <w:rPr>
          <w:lang w:val="en-GB"/>
        </w:rPr>
        <w:lastRenderedPageBreak/>
        <w:t>VTL-</w:t>
      </w:r>
      <w:r w:rsidR="0097053A" w:rsidRPr="00E352EF">
        <w:rPr>
          <w:lang w:val="en-GB"/>
        </w:rPr>
        <w:t>ML  -  Conditional operators</w:t>
      </w:r>
      <w:bookmarkEnd w:id="11304"/>
      <w:bookmarkEnd w:id="11305"/>
      <w:bookmarkEnd w:id="11306"/>
    </w:p>
    <w:p w14:paraId="5DB7B30B" w14:textId="77777777" w:rsidR="005A2227" w:rsidRPr="00E352EF" w:rsidRDefault="0097053A" w:rsidP="001E4C0B">
      <w:pPr>
        <w:pStyle w:val="Stile3"/>
        <w:rPr>
          <w:lang w:val="en-GB"/>
        </w:rPr>
      </w:pPr>
      <w:bookmarkStart w:id="11307" w:name="_Toc462659768"/>
      <w:bookmarkStart w:id="11308" w:name="_Toc463805810"/>
      <w:bookmarkStart w:id="11309" w:name="_Toc464487987"/>
      <w:r w:rsidRPr="00E352EF">
        <w:rPr>
          <w:lang w:val="en-GB"/>
        </w:rPr>
        <w:t>if-then-else</w:t>
      </w:r>
      <w:bookmarkEnd w:id="11307"/>
      <w:bookmarkEnd w:id="11308"/>
      <w:bookmarkEnd w:id="11309"/>
    </w:p>
    <w:p w14:paraId="6B5CA04F" w14:textId="17DE42D9" w:rsidR="005A2227" w:rsidRPr="00E352EF" w:rsidDel="00BC4D1E" w:rsidRDefault="0097053A" w:rsidP="00AB605E">
      <w:pPr>
        <w:rPr>
          <w:del w:id="11310" w:author="Laura Viignola" w:date="2017-07-06T09:25:00Z"/>
          <w:rFonts w:ascii="Cambria" w:eastAsia="Calibri" w:hAnsi="Cambria" w:cs="Calibri"/>
          <w:i/>
          <w:color w:val="5B9BD5"/>
        </w:rPr>
      </w:pPr>
      <w:del w:id="11311" w:author="Laura Viignola" w:date="2017-07-06T09:25:00Z">
        <w:r w:rsidRPr="00E352EF" w:rsidDel="00BC4D1E">
          <w:rPr>
            <w:rFonts w:ascii="Cambria" w:eastAsia="Calibri" w:hAnsi="Cambria" w:cs="Calibri"/>
            <w:i/>
            <w:color w:val="5B9BD5"/>
          </w:rPr>
          <w:delText>Semantics</w:delText>
        </w:r>
      </w:del>
    </w:p>
    <w:p w14:paraId="5B7EE571" w14:textId="4B14C375" w:rsidR="005A2227" w:rsidRPr="00E352EF" w:rsidDel="00BC4D1E" w:rsidRDefault="0097053A" w:rsidP="00E95DF9">
      <w:pPr>
        <w:rPr>
          <w:del w:id="11312" w:author="Laura Viignola" w:date="2017-07-06T09:25:00Z"/>
          <w:rFonts w:asciiTheme="majorHAnsi" w:eastAsia="Calibri" w:hAnsiTheme="majorHAnsi" w:cs="Calibri"/>
        </w:rPr>
      </w:pPr>
      <w:del w:id="11313" w:author="Laura Viignola" w:date="2017-07-06T09:25:00Z">
        <w:r w:rsidRPr="00E352EF" w:rsidDel="00BC4D1E">
          <w:rPr>
            <w:rFonts w:asciiTheme="majorHAnsi" w:eastAsia="Calibri" w:hAnsiTheme="majorHAnsi" w:cs="Calibri"/>
          </w:rPr>
          <w:delText xml:space="preserve">The operator </w:delText>
        </w:r>
        <w:r w:rsidRPr="00E352EF" w:rsidDel="00BC4D1E">
          <w:rPr>
            <w:rFonts w:asciiTheme="majorHAnsi" w:eastAsia="Calibri" w:hAnsiTheme="majorHAnsi" w:cs="Calibri"/>
            <w:b/>
          </w:rPr>
          <w:delText>if-then-else</w:delText>
        </w:r>
        <w:r w:rsidRPr="00E352EF" w:rsidDel="00BC4D1E">
          <w:rPr>
            <w:rFonts w:asciiTheme="majorHAnsi" w:eastAsia="Calibri" w:hAnsiTheme="majorHAnsi" w:cs="Calibri"/>
          </w:rPr>
          <w:delText xml:space="preserve"> returns one of two possible dataset or values depending on the input conditions.</w:delText>
        </w:r>
      </w:del>
    </w:p>
    <w:p w14:paraId="2E350BE0" w14:textId="77777777" w:rsidR="00470BDE" w:rsidRPr="00E352EF" w:rsidRDefault="00470BDE" w:rsidP="00E95DF9">
      <w:pPr>
        <w:rPr>
          <w:rFonts w:asciiTheme="majorHAnsi" w:hAnsiTheme="majorHAnsi"/>
        </w:rPr>
      </w:pPr>
    </w:p>
    <w:p w14:paraId="4415527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1095AA7" w14:textId="229985CB" w:rsidR="005A2227" w:rsidRPr="00CE6B2F" w:rsidRDefault="0097053A" w:rsidP="00E95DF9">
      <w:pPr>
        <w:rPr>
          <w:rFonts w:ascii="Arial" w:eastAsia="Calibri" w:hAnsi="Arial" w:cs="Arial"/>
          <w:i/>
        </w:rPr>
      </w:pPr>
      <w:r w:rsidRPr="00CE6B2F">
        <w:rPr>
          <w:rFonts w:ascii="Arial" w:eastAsia="Calibri" w:hAnsi="Arial" w:cs="Arial"/>
          <w:b/>
        </w:rPr>
        <w:t>if</w:t>
      </w:r>
      <w:r w:rsidRPr="00CE6B2F">
        <w:rPr>
          <w:rFonts w:ascii="Arial" w:eastAsia="Calibri" w:hAnsi="Arial" w:cs="Arial"/>
        </w:rPr>
        <w:t xml:space="preserve"> </w:t>
      </w:r>
      <w:del w:id="11314" w:author="Laura Viignola" w:date="2017-07-06T09:27:00Z">
        <w:r w:rsidRPr="00CE6B2F" w:rsidDel="00BC4D1E">
          <w:rPr>
            <w:rFonts w:ascii="Arial" w:eastAsia="Calibri" w:hAnsi="Arial" w:cs="Arial"/>
          </w:rPr>
          <w:delText>ds</w:delText>
        </w:r>
      </w:del>
      <w:del w:id="11315" w:author="Laura Viignola" w:date="2017-07-06T09:28:00Z">
        <w:r w:rsidRPr="00CE6B2F" w:rsidDel="00BC4D1E">
          <w:rPr>
            <w:rFonts w:ascii="Arial" w:eastAsia="Calibri" w:hAnsi="Arial" w:cs="Arial"/>
          </w:rPr>
          <w:delText>_</w:delText>
        </w:r>
        <w:r w:rsidRPr="00CE6B2F" w:rsidDel="00BC4D1E">
          <w:rPr>
            <w:rFonts w:ascii="Arial" w:eastAsia="Calibri" w:hAnsi="Arial" w:cs="Arial"/>
            <w:i/>
          </w:rPr>
          <w:delText>cond_1</w:delText>
        </w:r>
      </w:del>
      <w:ins w:id="11316" w:author="Laura Viignola" w:date="2017-07-06T09:28:00Z">
        <w:r w:rsidR="00BC4D1E" w:rsidRPr="00CE6B2F">
          <w:rPr>
            <w:rFonts w:ascii="Arial" w:eastAsia="Calibri" w:hAnsi="Arial" w:cs="Arial"/>
          </w:rPr>
          <w:t>if_con</w:t>
        </w:r>
      </w:ins>
      <w:ins w:id="11317" w:author="Laura Viignola" w:date="2017-07-06T09:54:00Z">
        <w:r w:rsidR="00CE6B2F" w:rsidRPr="00CE6B2F">
          <w:rPr>
            <w:rFonts w:ascii="Arial" w:eastAsia="Calibri" w:hAnsi="Arial" w:cs="Arial"/>
          </w:rPr>
          <w:t>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1318" w:author="Laura Viignola" w:date="2017-07-06T09:28:00Z">
        <w:r w:rsidRPr="00CE6B2F" w:rsidDel="00BC4D1E">
          <w:rPr>
            <w:rFonts w:ascii="Arial" w:eastAsia="Calibri" w:hAnsi="Arial" w:cs="Arial"/>
            <w:i/>
          </w:rPr>
          <w:delText>ds_1</w:delText>
        </w:r>
      </w:del>
      <w:ins w:id="11319" w:author="Laura Viignola" w:date="2017-07-06T11:39:00Z">
        <w:r w:rsidR="00305C1F">
          <w:rPr>
            <w:rFonts w:ascii="Arial" w:eastAsia="Calibri" w:hAnsi="Arial" w:cs="Arial"/>
            <w:i/>
          </w:rPr>
          <w:t>then_</w:t>
        </w:r>
      </w:ins>
      <w:ins w:id="11320" w:author="Laura Viignola" w:date="2017-07-06T09:28:00Z">
        <w:r w:rsidR="00BC4D1E" w:rsidRPr="00CE6B2F">
          <w:rPr>
            <w:rFonts w:ascii="Arial" w:eastAsia="Calibri" w:hAnsi="Arial" w:cs="Arial"/>
            <w:i/>
          </w:rPr>
          <w:t>operand</w:t>
        </w:r>
      </w:ins>
      <w:r w:rsidRPr="00CE6B2F">
        <w:rPr>
          <w:rFonts w:ascii="Arial" w:eastAsia="Calibri" w:hAnsi="Arial" w:cs="Arial"/>
        </w:rPr>
        <w:t xml:space="preserve"> { </w:t>
      </w:r>
      <w:r w:rsidRPr="00CE6B2F">
        <w:rPr>
          <w:rFonts w:ascii="Arial" w:eastAsia="Calibri" w:hAnsi="Arial" w:cs="Arial"/>
          <w:b/>
        </w:rPr>
        <w:t>elseif</w:t>
      </w:r>
      <w:r w:rsidRPr="00CE6B2F">
        <w:rPr>
          <w:rFonts w:ascii="Arial" w:eastAsia="Calibri" w:hAnsi="Arial" w:cs="Arial"/>
        </w:rPr>
        <w:t xml:space="preserve"> </w:t>
      </w:r>
      <w:del w:id="11321" w:author="Laura Viignola" w:date="2017-07-06T09:28:00Z">
        <w:r w:rsidRPr="00CE6B2F" w:rsidDel="00BC4D1E">
          <w:rPr>
            <w:rFonts w:ascii="Arial" w:eastAsia="Calibri" w:hAnsi="Arial" w:cs="Arial"/>
          </w:rPr>
          <w:delText>ds_</w:delText>
        </w:r>
        <w:r w:rsidRPr="00CE6B2F" w:rsidDel="00BC4D1E">
          <w:rPr>
            <w:rFonts w:ascii="Arial" w:eastAsia="Calibri" w:hAnsi="Arial" w:cs="Arial"/>
            <w:i/>
          </w:rPr>
          <w:delText>cond_2</w:delText>
        </w:r>
      </w:del>
      <w:ins w:id="11322" w:author="Laura Viignola" w:date="2017-07-06T09:28:00Z">
        <w:r w:rsidR="00BC4D1E" w:rsidRPr="00CE6B2F">
          <w:rPr>
            <w:rFonts w:ascii="Arial" w:eastAsia="Calibri" w:hAnsi="Arial" w:cs="Arial"/>
          </w:rPr>
          <w:t>elseif_cond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1323" w:author="Laura Viignola" w:date="2017-07-06T09:28:00Z">
        <w:r w:rsidRPr="00CE6B2F" w:rsidDel="00BC4D1E">
          <w:rPr>
            <w:rFonts w:ascii="Arial" w:eastAsia="Calibri" w:hAnsi="Arial" w:cs="Arial"/>
            <w:i/>
          </w:rPr>
          <w:delText>ds_2</w:delText>
        </w:r>
      </w:del>
      <w:ins w:id="11324" w:author="Laura Viignola" w:date="2017-07-06T09:28:00Z">
        <w:r w:rsidR="00BC4D1E" w:rsidRPr="00CE6B2F">
          <w:rPr>
            <w:rFonts w:ascii="Arial" w:eastAsia="Calibri" w:hAnsi="Arial" w:cs="Arial"/>
            <w:i/>
          </w:rPr>
          <w:t>elseif_operand</w:t>
        </w:r>
      </w:ins>
      <w:r w:rsidRPr="00CE6B2F">
        <w:rPr>
          <w:rFonts w:ascii="Arial" w:eastAsia="Calibri" w:hAnsi="Arial" w:cs="Arial"/>
        </w:rPr>
        <w:t xml:space="preserve"> }* </w:t>
      </w:r>
      <w:r w:rsidRPr="00CE6B2F">
        <w:rPr>
          <w:rFonts w:ascii="Arial" w:eastAsia="Calibri" w:hAnsi="Arial" w:cs="Arial"/>
          <w:b/>
        </w:rPr>
        <w:t>else</w:t>
      </w:r>
      <w:r w:rsidRPr="00CE6B2F">
        <w:rPr>
          <w:rFonts w:ascii="Arial" w:eastAsia="Calibri" w:hAnsi="Arial" w:cs="Arial"/>
        </w:rPr>
        <w:t xml:space="preserve"> </w:t>
      </w:r>
      <w:del w:id="11325" w:author="Laura Viignola" w:date="2017-07-06T09:28:00Z">
        <w:r w:rsidRPr="00CE6B2F" w:rsidDel="00BC4D1E">
          <w:rPr>
            <w:rFonts w:ascii="Arial" w:eastAsia="Calibri" w:hAnsi="Arial" w:cs="Arial"/>
            <w:i/>
          </w:rPr>
          <w:delText>ds_3</w:delText>
        </w:r>
      </w:del>
      <w:ins w:id="11326" w:author="Laura Viignola" w:date="2017-07-06T09:28:00Z">
        <w:r w:rsidR="00BC4D1E" w:rsidRPr="00CE6B2F">
          <w:rPr>
            <w:rFonts w:ascii="Arial" w:eastAsia="Calibri" w:hAnsi="Arial" w:cs="Arial"/>
            <w:i/>
          </w:rPr>
          <w:t>else_operand</w:t>
        </w:r>
      </w:ins>
    </w:p>
    <w:p w14:paraId="5EE76DB7" w14:textId="77777777" w:rsidR="00470BDE" w:rsidRPr="00E352EF" w:rsidRDefault="00470BDE" w:rsidP="00E95DF9">
      <w:pPr>
        <w:rPr>
          <w:rFonts w:asciiTheme="majorHAnsi" w:hAnsiTheme="majorHAnsi"/>
        </w:rPr>
      </w:pPr>
    </w:p>
    <w:p w14:paraId="6F68F665" w14:textId="24F6557A" w:rsidR="005A2227" w:rsidRPr="00E352EF" w:rsidRDefault="007A5CB8" w:rsidP="00AB605E">
      <w:pPr>
        <w:rPr>
          <w:rFonts w:ascii="Cambria" w:eastAsia="Calibri" w:hAnsi="Cambria" w:cs="Calibri"/>
          <w:i/>
          <w:color w:val="5B9BD5"/>
        </w:rPr>
      </w:pPr>
      <w:ins w:id="11327" w:author="Laura Viignola" w:date="2017-07-06T11:25:00Z">
        <w:r>
          <w:rPr>
            <w:rFonts w:ascii="Cambria" w:eastAsia="Calibri" w:hAnsi="Cambria" w:cs="Calibri"/>
            <w:i/>
            <w:color w:val="5B9BD5"/>
          </w:rPr>
          <w:t xml:space="preserve">Input </w:t>
        </w:r>
      </w:ins>
      <w:del w:id="11328" w:author="Laura Viignola" w:date="2017-07-06T11:25:00Z">
        <w:r w:rsidR="0097053A" w:rsidRPr="00E352EF" w:rsidDel="007A5CB8">
          <w:rPr>
            <w:rFonts w:ascii="Cambria" w:eastAsia="Calibri" w:hAnsi="Cambria" w:cs="Calibri"/>
            <w:i/>
            <w:color w:val="5B9BD5"/>
          </w:rPr>
          <w:delText>P</w:delText>
        </w:r>
      </w:del>
      <w:ins w:id="11329" w:author="Laura Viignola" w:date="2017-07-06T11:25: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4E0405" w14:textId="730DC61F" w:rsidR="007A5CB8" w:rsidRPr="007E718D" w:rsidRDefault="007A5CB8" w:rsidP="007A5CB8">
      <w:pPr>
        <w:rPr>
          <w:ins w:id="11330" w:author="Laura Viignola" w:date="2017-07-06T11:25:00Z"/>
          <w:rFonts w:ascii="Cambria" w:eastAsia="Calibri" w:hAnsi="Cambria" w:cs="Calibri"/>
          <w:color w:val="auto"/>
        </w:rPr>
      </w:pPr>
      <w:ins w:id="11331" w:author="Laura Viignola" w:date="2017-07-06T11:25:00Z">
        <w:r>
          <w:rPr>
            <w:rFonts w:ascii="Cambria" w:eastAsia="Calibri" w:hAnsi="Cambria" w:cs="Calibri"/>
            <w:color w:val="auto"/>
          </w:rPr>
          <w:t>if_cond</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w:t>
        </w:r>
      </w:ins>
      <w:ins w:id="11332" w:author="Laura Viignola" w:date="2017-07-06T11:26:00Z">
        <w:r>
          <w:rPr>
            <w:rFonts w:ascii="Cambria" w:eastAsia="Calibri" w:hAnsi="Cambria" w:cs="Calibri"/>
            <w:color w:val="auto"/>
          </w:rPr>
          <w:t>condition for the if</w:t>
        </w:r>
      </w:ins>
      <w:ins w:id="11333" w:author="Laura Viignola" w:date="2017-07-06T11:25:00Z">
        <w:r w:rsidRPr="007E718D">
          <w:rPr>
            <w:rFonts w:ascii="Cambria" w:eastAsia="Calibri" w:hAnsi="Cambria" w:cs="Calibri"/>
            <w:color w:val="auto"/>
          </w:rPr>
          <w:t xml:space="preserve"> </w:t>
        </w:r>
      </w:ins>
      <w:ins w:id="11334" w:author="Laura Viignola" w:date="2017-07-06T12:13:00Z">
        <w:r w:rsidR="00455790">
          <w:rPr>
            <w:rFonts w:ascii="Cambria" w:eastAsia="Calibri" w:hAnsi="Cambria" w:cs="Calibri"/>
            <w:color w:val="auto"/>
          </w:rPr>
          <w:t>statement</w:t>
        </w:r>
      </w:ins>
    </w:p>
    <w:p w14:paraId="3CFD0D6E" w14:textId="68F02EF0" w:rsidR="007A5CB8" w:rsidRPr="007E718D" w:rsidRDefault="007A5CB8" w:rsidP="007A5CB8">
      <w:pPr>
        <w:rPr>
          <w:ins w:id="11335" w:author="Laura Viignola" w:date="2017-07-06T11:25:00Z"/>
          <w:rFonts w:ascii="Cambria" w:eastAsia="Calibri" w:hAnsi="Cambria" w:cs="Calibri"/>
          <w:color w:val="auto"/>
        </w:rPr>
      </w:pPr>
      <w:ins w:id="11336" w:author="Laura Viignola" w:date="2017-07-06T11:39:00Z">
        <w:r>
          <w:rPr>
            <w:rFonts w:ascii="Cambria" w:eastAsia="Calibri" w:hAnsi="Cambria" w:cs="Calibri"/>
            <w:color w:val="auto"/>
          </w:rPr>
          <w:t>then</w:t>
        </w:r>
      </w:ins>
      <w:ins w:id="11337" w:author="Laura Viignola" w:date="2017-07-06T11:25: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E4C476D" w14:textId="7097CE0B" w:rsidR="00455790" w:rsidRPr="007E718D" w:rsidRDefault="00455790" w:rsidP="00455790">
      <w:pPr>
        <w:rPr>
          <w:ins w:id="11338" w:author="Laura Viignola" w:date="2017-07-06T12:12:00Z"/>
          <w:rFonts w:ascii="Cambria" w:eastAsia="Calibri" w:hAnsi="Cambria" w:cs="Calibri"/>
          <w:color w:val="auto"/>
        </w:rPr>
      </w:pPr>
      <w:ins w:id="11339" w:author="Laura Viignola" w:date="2017-07-06T12:12:00Z">
        <w:r>
          <w:rPr>
            <w:rFonts w:ascii="Cambria" w:eastAsia="Calibri" w:hAnsi="Cambria" w:cs="Calibri"/>
            <w:color w:val="auto"/>
          </w:rPr>
          <w:t>elseif_cond</w:t>
        </w:r>
        <w:r>
          <w:rPr>
            <w:rFonts w:ascii="Cambria" w:eastAsia="Calibri" w:hAnsi="Cambria" w:cs="Calibri"/>
            <w:color w:val="auto"/>
          </w:rPr>
          <w:tab/>
          <w:t>optional</w:t>
        </w:r>
        <w:r w:rsidRPr="007E718D">
          <w:rPr>
            <w:rFonts w:ascii="Cambria" w:eastAsia="Calibri" w:hAnsi="Cambria" w:cs="Calibri"/>
            <w:color w:val="auto"/>
          </w:rPr>
          <w:tab/>
          <w:t xml:space="preserve">the </w:t>
        </w:r>
        <w:r>
          <w:rPr>
            <w:rFonts w:ascii="Cambria" w:eastAsia="Calibri" w:hAnsi="Cambria" w:cs="Calibri"/>
            <w:color w:val="auto"/>
          </w:rPr>
          <w:t>cond for the elseif</w:t>
        </w:r>
        <w:r w:rsidRPr="007E718D">
          <w:rPr>
            <w:rFonts w:ascii="Cambria" w:eastAsia="Calibri" w:hAnsi="Cambria" w:cs="Calibri"/>
            <w:color w:val="auto"/>
          </w:rPr>
          <w:t xml:space="preserve"> </w:t>
        </w:r>
      </w:ins>
      <w:ins w:id="11340" w:author="Laura Viignola" w:date="2017-07-06T12:13:00Z">
        <w:r>
          <w:rPr>
            <w:rFonts w:ascii="Cambria" w:eastAsia="Calibri" w:hAnsi="Cambria" w:cs="Calibri"/>
            <w:color w:val="auto"/>
          </w:rPr>
          <w:t>statemen</w:t>
        </w:r>
      </w:ins>
    </w:p>
    <w:p w14:paraId="05D23AFC" w14:textId="78385DA2" w:rsidR="00455790" w:rsidRPr="007E718D" w:rsidRDefault="00455790" w:rsidP="00455790">
      <w:pPr>
        <w:rPr>
          <w:ins w:id="11341" w:author="Laura Viignola" w:date="2017-07-06T12:11:00Z"/>
          <w:rFonts w:ascii="Cambria" w:eastAsia="Calibri" w:hAnsi="Cambria" w:cs="Calibri"/>
          <w:color w:val="auto"/>
        </w:rPr>
      </w:pPr>
      <w:ins w:id="11342" w:author="Laura Viignola" w:date="2017-07-06T12:12:00Z">
        <w:r>
          <w:rPr>
            <w:rFonts w:ascii="Cambria" w:eastAsia="Calibri" w:hAnsi="Cambria" w:cs="Calibri"/>
            <w:color w:val="auto"/>
          </w:rPr>
          <w:t>elseif</w:t>
        </w:r>
      </w:ins>
      <w:ins w:id="11343"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458E34A9" w14:textId="0DFD0845" w:rsidR="00455790" w:rsidRPr="007E718D" w:rsidRDefault="00455790" w:rsidP="00455790">
      <w:pPr>
        <w:rPr>
          <w:ins w:id="11344" w:author="Laura Viignola" w:date="2017-07-06T12:11:00Z"/>
          <w:rFonts w:ascii="Cambria" w:eastAsia="Calibri" w:hAnsi="Cambria" w:cs="Calibri"/>
          <w:color w:val="auto"/>
        </w:rPr>
      </w:pPr>
      <w:ins w:id="11345" w:author="Laura Viignola" w:date="2017-07-06T12:12:00Z">
        <w:r>
          <w:rPr>
            <w:rFonts w:ascii="Cambria" w:eastAsia="Calibri" w:hAnsi="Cambria" w:cs="Calibri"/>
            <w:color w:val="auto"/>
          </w:rPr>
          <w:t>else</w:t>
        </w:r>
      </w:ins>
      <w:ins w:id="11346"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r>
          <w:rPr>
            <w:rFonts w:ascii="Cambria" w:eastAsia="Calibri" w:hAnsi="Cambria" w:cs="Calibri"/>
            <w:color w:val="auto"/>
          </w:rPr>
          <w:t xml:space="preserve">for the </w:t>
        </w:r>
      </w:ins>
      <w:ins w:id="11347" w:author="Laura Viignola" w:date="2017-07-06T12:12:00Z">
        <w:r>
          <w:rPr>
            <w:rFonts w:ascii="Cambria" w:eastAsia="Calibri" w:hAnsi="Cambria" w:cs="Calibri"/>
            <w:color w:val="auto"/>
          </w:rPr>
          <w:t>else</w:t>
        </w:r>
      </w:ins>
      <w:ins w:id="11348" w:author="Laura Viignola" w:date="2017-07-06T12:11:00Z">
        <w:r>
          <w:rPr>
            <w:rFonts w:ascii="Cambria" w:eastAsia="Calibri" w:hAnsi="Cambria" w:cs="Calibri"/>
            <w:color w:val="auto"/>
          </w:rPr>
          <w:t xml:space="preserve"> </w:t>
        </w:r>
      </w:ins>
    </w:p>
    <w:p w14:paraId="56C19C24" w14:textId="77777777" w:rsidR="00455790" w:rsidRDefault="00455790" w:rsidP="00E95DF9">
      <w:pPr>
        <w:rPr>
          <w:ins w:id="11349" w:author="Laura Viignola" w:date="2017-07-06T12:11:00Z"/>
          <w:rFonts w:asciiTheme="majorHAnsi" w:eastAsia="Calibri" w:hAnsiTheme="majorHAnsi" w:cs="Calibri"/>
        </w:rPr>
      </w:pPr>
    </w:p>
    <w:p w14:paraId="28C18218" w14:textId="77777777" w:rsidR="005A2227" w:rsidRPr="00E352EF" w:rsidRDefault="0097053A" w:rsidP="00E95DF9">
      <w:pPr>
        <w:rPr>
          <w:rFonts w:asciiTheme="majorHAnsi" w:hAnsiTheme="majorHAnsi"/>
        </w:rPr>
      </w:pPr>
      <w:r w:rsidRPr="00E352EF">
        <w:rPr>
          <w:rFonts w:asciiTheme="majorHAnsi" w:eastAsia="Calibri" w:hAnsiTheme="majorHAnsi" w:cs="Calibri"/>
        </w:rPr>
        <w:t>ds_cond_1, ds_cond_2</w:t>
      </w:r>
    </w:p>
    <w:p w14:paraId="22A8A0DF"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[dataset {identifier &lt;IDENT&gt; as scalar-type}+ {measure &lt;IDENT&gt; as </w:t>
      </w:r>
      <w:r w:rsidR="00F431FD" w:rsidRPr="00E352EF">
        <w:rPr>
          <w:rFonts w:asciiTheme="majorHAnsi" w:eastAsia="Calibri" w:hAnsiTheme="majorHAnsi" w:cs="Calibri"/>
        </w:rPr>
        <w:t>boolean</w:t>
      </w:r>
      <w:r w:rsidRPr="00E352EF">
        <w:rPr>
          <w:rFonts w:asciiTheme="majorHAnsi" w:eastAsia="Calibri" w:hAnsiTheme="majorHAnsi" w:cs="Calibri"/>
        </w:rPr>
        <w:t>}|</w:t>
      </w:r>
      <w:r w:rsidR="00F431FD" w:rsidRPr="00E352EF">
        <w:rPr>
          <w:rFonts w:asciiTheme="majorHAnsi" w:eastAsia="Calibri" w:hAnsiTheme="majorHAnsi" w:cs="Calibri"/>
        </w:rPr>
        <w:t>boolean</w:t>
      </w:r>
      <w:r w:rsidRPr="00E352EF">
        <w:rPr>
          <w:rFonts w:asciiTheme="majorHAnsi" w:eastAsia="Calibri" w:hAnsiTheme="majorHAnsi" w:cs="Calibri"/>
        </w:rPr>
        <w:t>]</w:t>
      </w:r>
    </w:p>
    <w:p w14:paraId="3A304FCC" w14:textId="77777777" w:rsidR="005A2227" w:rsidRPr="00E352EF" w:rsidRDefault="0097053A" w:rsidP="00E95DF9">
      <w:pPr>
        <w:rPr>
          <w:rFonts w:asciiTheme="majorHAnsi" w:hAnsiTheme="majorHAnsi"/>
        </w:rPr>
      </w:pPr>
      <w:r w:rsidRPr="00E352EF">
        <w:rPr>
          <w:rFonts w:asciiTheme="majorHAnsi" w:eastAsia="Calibri" w:hAnsiTheme="majorHAnsi" w:cs="Calibri"/>
        </w:rPr>
        <w:t>ds_1, ds_2, ds_3</w:t>
      </w:r>
    </w:p>
    <w:p w14:paraId="6A721535" w14:textId="77777777" w:rsidR="005A2227" w:rsidRPr="00E352EF" w:rsidRDefault="0097053A" w:rsidP="00E95DF9">
      <w:pPr>
        <w:rPr>
          <w:rFonts w:asciiTheme="majorHAnsi" w:eastAsia="Calibri" w:hAnsiTheme="majorHAnsi" w:cs="Calibri"/>
        </w:rPr>
      </w:pPr>
      <w:r w:rsidRPr="00E352EF">
        <w:rPr>
          <w:rFonts w:asciiTheme="majorHAnsi" w:hAnsiTheme="majorHAnsi"/>
        </w:rPr>
        <w:tab/>
      </w:r>
      <w:r w:rsidRPr="00E352EF">
        <w:rPr>
          <w:rFonts w:asciiTheme="majorHAnsi" w:eastAsia="Calibri" w:hAnsiTheme="majorHAnsi" w:cs="Calibri"/>
        </w:rPr>
        <w:t>: [dataset {identifier &lt;IDENT&gt; as scalar-type}+ {measure &lt;IDENT&gt; as scalar-type}+|constant]</w:t>
      </w:r>
    </w:p>
    <w:p w14:paraId="35A472C3" w14:textId="77777777" w:rsidR="00DE5E99" w:rsidRPr="00E352EF" w:rsidRDefault="00DE5E99" w:rsidP="00E95DF9">
      <w:pPr>
        <w:rPr>
          <w:rFonts w:asciiTheme="majorHAnsi" w:hAnsiTheme="majorHAnsi"/>
        </w:rPr>
      </w:pPr>
    </w:p>
    <w:p w14:paraId="00D37A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ds_cond_1 – is the first Boolean condition </w:t>
      </w:r>
    </w:p>
    <w:p w14:paraId="4C1DF3F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ds_1 – can be:</w:t>
      </w:r>
    </w:p>
    <w:p w14:paraId="3425FA1E"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ds_cond_1 evaluate true.</w:t>
      </w:r>
    </w:p>
    <w:p w14:paraId="2FF92199"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ds_cond_1 evaluated true.</w:t>
      </w:r>
    </w:p>
    <w:p w14:paraId="038AB61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ds_cond_2 – is an optional Boolean condition </w:t>
      </w:r>
    </w:p>
    <w:p w14:paraId="7B792D9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ds_2 – can be:</w:t>
      </w:r>
    </w:p>
    <w:p w14:paraId="72D7808D"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evaluate true</w:t>
      </w:r>
    </w:p>
    <w:p w14:paraId="506B9B21"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ds_cond_2 evaluated true.</w:t>
      </w:r>
    </w:p>
    <w:p w14:paraId="4B2B2F35"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ds_3 – can be:</w:t>
      </w:r>
    </w:p>
    <w:p w14:paraId="52BEE583"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not evaluate true.</w:t>
      </w:r>
    </w:p>
    <w:p w14:paraId="0077A397"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 xml:space="preserve">a constant constant returned if ds_cond_2 not evaluated true </w:t>
      </w:r>
    </w:p>
    <w:p w14:paraId="08CB98E6" w14:textId="77777777" w:rsidR="00E95DF9" w:rsidRPr="00E352EF" w:rsidRDefault="00E95DF9" w:rsidP="00E95DF9">
      <w:pPr>
        <w:rPr>
          <w:rFonts w:asciiTheme="majorHAnsi" w:eastAsia="Calibri" w:hAnsiTheme="majorHAnsi" w:cs="Calibri"/>
          <w:i/>
          <w:color w:val="5B9BD5"/>
        </w:rPr>
      </w:pPr>
    </w:p>
    <w:p w14:paraId="05B5562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8B69D5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constant values, they must have the same type.</w:t>
      </w:r>
    </w:p>
    <w:p w14:paraId="30BE4D1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w:t>
      </w:r>
      <w:r w:rsidRPr="00E352EF">
        <w:rPr>
          <w:rFonts w:asciiTheme="majorHAnsi" w:eastAsia="Calibri" w:hAnsiTheme="majorHAnsi" w:cs="Calibri"/>
          <w:i/>
        </w:rPr>
        <w:t>ds_cond_2</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w:t>
      </w:r>
      <w:r w:rsidR="00E52628"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Identifier Components, in name and type. </w:t>
      </w:r>
    </w:p>
    <w:p w14:paraId="0FA1061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and </w:t>
      </w:r>
      <w:r w:rsidR="00E52628" w:rsidRPr="00E352EF">
        <w:rPr>
          <w:rFonts w:asciiTheme="majorHAnsi" w:eastAsia="Calibri" w:hAnsiTheme="majorHAnsi" w:cs="Calibri"/>
          <w:i/>
        </w:rPr>
        <w:t xml:space="preserve">ds_cond_2 </w:t>
      </w:r>
      <w:r w:rsidRPr="00E352EF">
        <w:rPr>
          <w:rFonts w:asciiTheme="majorHAnsi" w:eastAsia="Calibri" w:hAnsiTheme="majorHAnsi" w:cs="Calibri"/>
        </w:rPr>
        <w:t xml:space="preserve">are </w:t>
      </w:r>
      <w:r w:rsidR="00297BF2" w:rsidRPr="00E352EF">
        <w:t>Dataset</w:t>
      </w:r>
      <w:r w:rsidRPr="00E352EF">
        <w:rPr>
          <w:rFonts w:asciiTheme="majorHAnsi" w:eastAsia="Calibri" w:hAnsiTheme="majorHAnsi" w:cs="Calibri"/>
        </w:rPr>
        <w:t xml:space="preserve">s, they must have only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(as expressed in the syntax).</w:t>
      </w:r>
    </w:p>
    <w:p w14:paraId="2F73C3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Measure Components. </w:t>
      </w:r>
    </w:p>
    <w:p w14:paraId="072EB2A6" w14:textId="77777777" w:rsidR="00E95DF9" w:rsidRPr="00E352EF" w:rsidRDefault="00E95DF9" w:rsidP="00E95DF9">
      <w:pPr>
        <w:rPr>
          <w:rFonts w:asciiTheme="majorHAnsi" w:eastAsia="Calibri" w:hAnsiTheme="majorHAnsi" w:cs="Calibri"/>
          <w:i/>
          <w:color w:val="5B9BD5"/>
        </w:rPr>
      </w:pPr>
    </w:p>
    <w:p w14:paraId="258837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C9CDFF"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If the input parameters are Boolean scalars then the operator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If no condition evaluates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then </w:t>
      </w:r>
      <w:r w:rsidRPr="00E352EF">
        <w:rPr>
          <w:rFonts w:asciiTheme="majorHAnsi" w:eastAsia="Calibri" w:hAnsiTheme="majorHAnsi" w:cs="Calibri"/>
          <w:i/>
        </w:rPr>
        <w:t xml:space="preserve">c_3 </w:t>
      </w:r>
      <w:r w:rsidRPr="00E352EF">
        <w:rPr>
          <w:rFonts w:asciiTheme="majorHAnsi" w:eastAsia="Calibri" w:hAnsiTheme="majorHAnsi" w:cs="Calibri"/>
        </w:rPr>
        <w:t>is returned.</w:t>
      </w:r>
    </w:p>
    <w:p w14:paraId="59F096E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returns a Dataset having all the Identifier and Measure Components of the input ones, composed by Data Points retrieved in the input Datasets when the relative condition on the relative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7DDAD7E3" w14:textId="77777777" w:rsidR="00E95DF9" w:rsidRPr="00E352EF" w:rsidRDefault="00E95DF9" w:rsidP="00E95DF9">
      <w:pPr>
        <w:jc w:val="both"/>
        <w:rPr>
          <w:rFonts w:asciiTheme="majorHAnsi" w:eastAsia="Calibri" w:hAnsiTheme="majorHAnsi" w:cs="Calibri"/>
          <w:i/>
          <w:color w:val="5B9BD5"/>
        </w:rPr>
      </w:pPr>
    </w:p>
    <w:p w14:paraId="4F991ED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0411637" w14:textId="77777777" w:rsidR="005A2227" w:rsidRPr="00E352EF" w:rsidRDefault="0097053A">
      <w:pPr>
        <w:rPr>
          <w:rFonts w:asciiTheme="majorHAnsi" w:hAnsiTheme="majorHAnsi"/>
        </w:rPr>
      </w:pPr>
      <w:r w:rsidRPr="00E352EF">
        <w:rPr>
          <w:rFonts w:asciiTheme="majorHAnsi" w:eastAsia="Calibri" w:hAnsiTheme="majorHAnsi" w:cs="Calibri"/>
        </w:rPr>
        <w:t xml:space="preserve">If the input parameters are Boolean scalars then the operator takes as input a series of Boolean condition with the respective values to return in case of positive validation, it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or </w:t>
      </w:r>
      <w:r w:rsidRPr="00E352EF">
        <w:rPr>
          <w:rFonts w:asciiTheme="majorHAnsi" w:eastAsia="Calibri" w:hAnsiTheme="majorHAnsi" w:cs="Calibri"/>
          <w:i/>
        </w:rPr>
        <w:t>c_3</w:t>
      </w:r>
      <w:r w:rsidRPr="00E352EF">
        <w:rPr>
          <w:rFonts w:asciiTheme="majorHAnsi" w:eastAsia="Calibri" w:hAnsiTheme="majorHAnsi" w:cs="Calibri"/>
        </w:rPr>
        <w:t xml:space="preserve"> if not a condition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1BFE1C57"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takes as input a number of condition Datasets </w:t>
      </w:r>
      <w:r w:rsidRPr="00E352EF">
        <w:rPr>
          <w:rFonts w:asciiTheme="majorHAnsi" w:eastAsia="Calibri" w:hAnsiTheme="majorHAnsi" w:cs="Calibri"/>
          <w:i/>
        </w:rPr>
        <w:t>ds_cond_1</w:t>
      </w:r>
      <w:r w:rsidRPr="00E352EF">
        <w:rPr>
          <w:rFonts w:asciiTheme="majorHAnsi" w:eastAsia="Calibri" w:hAnsiTheme="majorHAnsi" w:cs="Calibri"/>
        </w:rPr>
        <w:t xml:space="preserve">, having exactly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and, for each of them a Dataset </w:t>
      </w:r>
      <w:r w:rsidRPr="00E352EF">
        <w:rPr>
          <w:rFonts w:asciiTheme="majorHAnsi" w:eastAsia="Calibri" w:hAnsiTheme="majorHAnsi" w:cs="Calibri"/>
          <w:i/>
        </w:rPr>
        <w:t>ds</w:t>
      </w:r>
      <w:r w:rsidRPr="00E352EF">
        <w:rPr>
          <w:rFonts w:asciiTheme="majorHAnsi" w:eastAsia="Calibri" w:hAnsiTheme="majorHAnsi" w:cs="Calibri"/>
        </w:rPr>
        <w:t xml:space="preserve"> to return in case of positive evaluation (</w:t>
      </w:r>
      <w:r w:rsidRPr="00E352EF">
        <w:rPr>
          <w:rFonts w:asciiTheme="majorHAnsi" w:eastAsia="Calibri" w:hAnsiTheme="majorHAnsi" w:cs="Calibri"/>
          <w:b/>
        </w:rPr>
        <w:t>then</w:t>
      </w:r>
      <w:r w:rsidRPr="00E352EF">
        <w:rPr>
          <w:rFonts w:asciiTheme="majorHAnsi" w:eastAsia="Calibri" w:hAnsiTheme="majorHAnsi" w:cs="Calibri"/>
        </w:rPr>
        <w:t>) of the condition. Besides it takes in input a default case (</w:t>
      </w:r>
      <w:r w:rsidRPr="00E352EF">
        <w:rPr>
          <w:rFonts w:asciiTheme="majorHAnsi" w:eastAsia="Calibri" w:hAnsiTheme="majorHAnsi" w:cs="Calibri"/>
          <w:b/>
        </w:rPr>
        <w:t>else</w:t>
      </w:r>
      <w:r w:rsidRPr="00E352EF">
        <w:rPr>
          <w:rFonts w:asciiTheme="majorHAnsi" w:eastAsia="Calibri" w:hAnsiTheme="majorHAnsi" w:cs="Calibri"/>
        </w:rPr>
        <w:t xml:space="preserve">) Dataset to be returned if all the </w:t>
      </w:r>
      <w:r w:rsidRPr="00E352EF">
        <w:rPr>
          <w:rFonts w:asciiTheme="majorHAnsi" w:eastAsia="Calibri" w:hAnsiTheme="majorHAnsi" w:cs="Calibri"/>
        </w:rPr>
        <w:lastRenderedPageBreak/>
        <w:t xml:space="preserve">previous conditions evaluate to False. Starting from </w:t>
      </w:r>
      <w:r w:rsidRPr="00E352EF">
        <w:rPr>
          <w:rFonts w:asciiTheme="majorHAnsi" w:eastAsia="Calibri" w:hAnsiTheme="majorHAnsi" w:cs="Calibri"/>
          <w:i/>
        </w:rPr>
        <w:t>ds_cond_1</w:t>
      </w:r>
      <w:r w:rsidRPr="00E352EF">
        <w:rPr>
          <w:rFonts w:asciiTheme="majorHAnsi" w:eastAsia="Calibri" w:hAnsiTheme="majorHAnsi" w:cs="Calibri"/>
        </w:rPr>
        <w:t>, for each Data Point, if the Measure Component is True, it looks up in the corresponding Datasets (</w:t>
      </w:r>
      <w:r w:rsidRPr="00E352EF">
        <w:rPr>
          <w:rFonts w:asciiTheme="majorHAnsi" w:eastAsia="Calibri" w:hAnsiTheme="majorHAnsi" w:cs="Calibri"/>
          <w:i/>
        </w:rPr>
        <w:t>ds_1</w:t>
      </w:r>
      <w:r w:rsidRPr="00E352EF">
        <w:rPr>
          <w:rFonts w:asciiTheme="majorHAnsi" w:eastAsia="Calibri" w:hAnsiTheme="majorHAnsi" w:cs="Calibri"/>
        </w:rPr>
        <w:t xml:space="preserve">) all the Data Point for the corresponding values of the Identifier Components and returns them in the output Dataset.  If the Measure Component is False, it looks up in the following </w:t>
      </w:r>
      <w:r w:rsidRPr="00E352EF">
        <w:rPr>
          <w:rFonts w:asciiTheme="majorHAnsi" w:eastAsia="Calibri" w:hAnsiTheme="majorHAnsi" w:cs="Calibri"/>
          <w:b/>
        </w:rPr>
        <w:t>elseif</w:t>
      </w:r>
      <w:r w:rsidRPr="00E352EF">
        <w:rPr>
          <w:rFonts w:asciiTheme="majorHAnsi" w:eastAsia="Calibri" w:hAnsiTheme="majorHAnsi" w:cs="Calibri"/>
        </w:rPr>
        <w:t xml:space="preserve"> Dataset (</w:t>
      </w:r>
      <w:r w:rsidRPr="00E352EF">
        <w:rPr>
          <w:rFonts w:asciiTheme="majorHAnsi" w:eastAsia="Calibri" w:hAnsiTheme="majorHAnsi" w:cs="Calibri"/>
          <w:i/>
        </w:rPr>
        <w:t>ds_cond_2</w:t>
      </w:r>
      <w:r w:rsidRPr="00E352EF">
        <w:rPr>
          <w:rFonts w:asciiTheme="majorHAnsi" w:eastAsia="Calibri" w:hAnsiTheme="majorHAnsi" w:cs="Calibri"/>
        </w:rPr>
        <w:t xml:space="preserve">) for the corresponding values of the Identifier Components. If no Data Point is found, the elaboration skips to the next Data Point of </w:t>
      </w:r>
      <w:r w:rsidRPr="00E352EF">
        <w:rPr>
          <w:rFonts w:asciiTheme="majorHAnsi" w:eastAsia="Calibri" w:hAnsiTheme="majorHAnsi" w:cs="Calibri"/>
          <w:i/>
        </w:rPr>
        <w:t>ds_cond_</w:t>
      </w:r>
      <w:r w:rsidRPr="00E352EF">
        <w:rPr>
          <w:rFonts w:asciiTheme="majorHAnsi" w:eastAsia="Calibri" w:hAnsiTheme="majorHAnsi" w:cs="Calibri"/>
        </w:rPr>
        <w:t xml:space="preserve">1. If any Data Points are found and </w:t>
      </w:r>
      <w:r w:rsidRPr="00E352EF">
        <w:rPr>
          <w:rFonts w:asciiTheme="majorHAnsi" w:eastAsia="Calibri" w:hAnsiTheme="majorHAnsi" w:cs="Calibri"/>
          <w:i/>
        </w:rPr>
        <w:t>ds_cond_2</w:t>
      </w:r>
      <w:r w:rsidRPr="00E352EF">
        <w:rPr>
          <w:rFonts w:asciiTheme="majorHAnsi" w:eastAsia="Calibri" w:hAnsiTheme="majorHAnsi" w:cs="Calibri"/>
        </w:rPr>
        <w:t xml:space="preserve"> is True for them, the corresponding </w:t>
      </w:r>
      <w:r w:rsidRPr="00E352EF">
        <w:rPr>
          <w:rFonts w:asciiTheme="majorHAnsi" w:eastAsia="Calibri" w:hAnsiTheme="majorHAnsi" w:cs="Calibri"/>
          <w:b/>
        </w:rPr>
        <w:t>then</w:t>
      </w:r>
      <w:r w:rsidRPr="00E352EF">
        <w:rPr>
          <w:rFonts w:asciiTheme="majorHAnsi" w:eastAsia="Calibri" w:hAnsiTheme="majorHAnsi" w:cs="Calibri"/>
        </w:rPr>
        <w:t xml:space="preserve"> Dataset (</w:t>
      </w:r>
      <w:r w:rsidRPr="00E352EF">
        <w:rPr>
          <w:rFonts w:asciiTheme="majorHAnsi" w:eastAsia="Calibri" w:hAnsiTheme="majorHAnsi" w:cs="Calibri"/>
          <w:i/>
        </w:rPr>
        <w:t>ds_2</w:t>
      </w:r>
      <w:r w:rsidRPr="00E352EF">
        <w:rPr>
          <w:rFonts w:asciiTheme="majorHAnsi" w:eastAsia="Calibri" w:hAnsiTheme="majorHAnsi" w:cs="Calibri"/>
        </w:rPr>
        <w:t xml:space="preserve">) is returned; otherwise, the evaluation continues likewise, until the </w:t>
      </w:r>
      <w:r w:rsidRPr="00E352EF">
        <w:rPr>
          <w:rFonts w:asciiTheme="majorHAnsi" w:eastAsia="Calibri" w:hAnsiTheme="majorHAnsi" w:cs="Calibri"/>
          <w:b/>
        </w:rPr>
        <w:t>else</w:t>
      </w:r>
      <w:r w:rsidRPr="00E352EF">
        <w:rPr>
          <w:rFonts w:asciiTheme="majorHAnsi" w:eastAsia="Calibri" w:hAnsiTheme="majorHAnsi" w:cs="Calibri"/>
        </w:rPr>
        <w:t xml:space="preserve"> part is reached (in case every previous conditional Datasets evaluate to False) and, if any matching Data Points are found in </w:t>
      </w:r>
      <w:r w:rsidRPr="00E352EF">
        <w:rPr>
          <w:rFonts w:asciiTheme="majorHAnsi" w:eastAsia="Calibri" w:hAnsiTheme="majorHAnsi" w:cs="Calibri"/>
          <w:i/>
        </w:rPr>
        <w:t>ds_3</w:t>
      </w:r>
      <w:r w:rsidRPr="00E352EF">
        <w:rPr>
          <w:rFonts w:asciiTheme="majorHAnsi" w:eastAsia="Calibri" w:hAnsiTheme="majorHAnsi" w:cs="Calibri"/>
        </w:rPr>
        <w:t xml:space="preserve"> they are returned. Then the elaboration is repeated for all the Data Points in </w:t>
      </w:r>
      <w:r w:rsidRPr="00E352EF">
        <w:rPr>
          <w:rFonts w:asciiTheme="majorHAnsi" w:eastAsia="Calibri" w:hAnsiTheme="majorHAnsi" w:cs="Calibri"/>
          <w:i/>
        </w:rPr>
        <w:t>ds_cond_1</w:t>
      </w:r>
      <w:r w:rsidRPr="00E352EF">
        <w:rPr>
          <w:rFonts w:asciiTheme="majorHAnsi" w:eastAsia="Calibri" w:hAnsiTheme="majorHAnsi" w:cs="Calibri"/>
        </w:rPr>
        <w:t>.</w:t>
      </w:r>
    </w:p>
    <w:p w14:paraId="7E91FFB5" w14:textId="77777777" w:rsidR="00470BDE" w:rsidRPr="00E352EF" w:rsidRDefault="00470BDE">
      <w:pPr>
        <w:rPr>
          <w:rFonts w:asciiTheme="majorHAnsi" w:hAnsiTheme="majorHAnsi"/>
        </w:rPr>
      </w:pPr>
    </w:p>
    <w:p w14:paraId="420BB53F"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634FA57" w14:textId="77777777" w:rsidR="005A2227" w:rsidRPr="00E352EF" w:rsidRDefault="0084324E">
      <w:pPr>
        <w:rPr>
          <w:rFonts w:asciiTheme="majorHAnsi" w:hAnsiTheme="majorHAnsi"/>
        </w:rPr>
      </w:pPr>
      <w:r w:rsidRPr="00E352EF">
        <w:rPr>
          <w:rFonts w:asciiTheme="majorHAnsi" w:hAnsiTheme="majorHAnsi"/>
        </w:rPr>
        <w:t xml:space="preserve">On </w:t>
      </w:r>
      <w:r w:rsidR="0097053A" w:rsidRPr="00E352EF">
        <w:rPr>
          <w:rFonts w:asciiTheme="majorHAnsi" w:hAnsiTheme="majorHAnsi"/>
        </w:rPr>
        <w:t>scalar</w:t>
      </w:r>
    </w:p>
    <w:p w14:paraId="4974CE3F" w14:textId="77777777" w:rsidR="005A2227" w:rsidRPr="00E352EF" w:rsidRDefault="0084324E">
      <w:pPr>
        <w:rPr>
          <w:rFonts w:asciiTheme="majorHAnsi" w:hAnsiTheme="majorHAnsi"/>
        </w:rPr>
      </w:pPr>
      <w:r w:rsidRPr="00E352EF">
        <w:rPr>
          <w:rFonts w:asciiTheme="majorHAnsi" w:eastAsia="Calibri" w:hAnsiTheme="majorHAnsi" w:cs="Calibri"/>
        </w:rPr>
        <w:t xml:space="preserve">1) </w:t>
      </w:r>
      <w:r w:rsidR="0097053A" w:rsidRPr="00E352EF">
        <w:rPr>
          <w:rFonts w:asciiTheme="majorHAnsi" w:eastAsia="Calibri" w:hAnsiTheme="majorHAnsi" w:cs="Calibri"/>
        </w:rPr>
        <w:t xml:space="preserve">Expressions evaluating to Component types are typically used to calculate Measure Components or evaluate filters. </w:t>
      </w:r>
    </w:p>
    <w:p w14:paraId="21191D48" w14:textId="77777777" w:rsidR="005A2227" w:rsidRPr="00E352EF" w:rsidRDefault="0097053A">
      <w:pPr>
        <w:rPr>
          <w:rFonts w:asciiTheme="majorHAnsi" w:hAnsiTheme="majorHAnsi"/>
        </w:rPr>
      </w:pPr>
      <w:r w:rsidRPr="00E352EF">
        <w:rPr>
          <w:rFonts w:asciiTheme="majorHAnsi" w:eastAsia="Calibri" w:hAnsiTheme="majorHAnsi" w:cs="Calibri"/>
        </w:rPr>
        <w:t>Some examples follow:</w:t>
      </w:r>
    </w:p>
    <w:p w14:paraId="5B851731" w14:textId="77777777" w:rsidR="005A2227" w:rsidRPr="00E352EF" w:rsidRDefault="0097053A" w:rsidP="00C96285">
      <w:pPr>
        <w:ind w:left="706"/>
        <w:rPr>
          <w:rFonts w:ascii="Cambria" w:hAnsi="Cambria"/>
        </w:rPr>
      </w:pPr>
      <w:r w:rsidRPr="00E352EF">
        <w:rPr>
          <w:rFonts w:ascii="Cambria" w:eastAsia="Calibri" w:hAnsi="Cambria"/>
        </w:rPr>
        <w:t>K1 + K2 &lt; K3</w:t>
      </w:r>
    </w:p>
    <w:p w14:paraId="1BD789F2" w14:textId="77777777" w:rsidR="005A2227" w:rsidRPr="00E352EF" w:rsidRDefault="0097053A" w:rsidP="00C96285">
      <w:pPr>
        <w:ind w:left="706"/>
        <w:rPr>
          <w:rFonts w:ascii="Cambria" w:hAnsi="Cambria"/>
        </w:rPr>
      </w:pPr>
      <w:r w:rsidRPr="00E352EF">
        <w:rPr>
          <w:rFonts w:ascii="Cambria" w:eastAsia="Calibri" w:hAnsi="Cambria"/>
        </w:rPr>
        <w:t>K1 – K2 &gt; 5.5</w:t>
      </w:r>
    </w:p>
    <w:p w14:paraId="36D3C5E8" w14:textId="77777777" w:rsidR="005A2227" w:rsidRPr="00E352EF" w:rsidRDefault="0097053A">
      <w:pPr>
        <w:ind w:left="720"/>
        <w:rPr>
          <w:rFonts w:asciiTheme="majorHAnsi" w:hAnsiTheme="majorHAnsi"/>
        </w:rPr>
      </w:pPr>
      <w:r w:rsidRPr="00E352EF">
        <w:rPr>
          <w:rFonts w:asciiTheme="majorHAnsi" w:eastAsia="Calibri" w:hAnsiTheme="majorHAnsi" w:cs="Calibri"/>
        </w:rPr>
        <w:t>K2 + round(K2, 3)</w:t>
      </w:r>
    </w:p>
    <w:p w14:paraId="755C2993" w14:textId="77777777" w:rsidR="005A2227" w:rsidRPr="00E352EF" w:rsidRDefault="0097053A">
      <w:pPr>
        <w:ind w:left="720"/>
        <w:rPr>
          <w:rFonts w:asciiTheme="majorHAnsi" w:hAnsiTheme="majorHAnsi"/>
        </w:rPr>
      </w:pPr>
      <w:r w:rsidRPr="00E352EF">
        <w:rPr>
          <w:rFonts w:asciiTheme="majorHAnsi" w:eastAsia="Calibri" w:hAnsiTheme="majorHAnsi" w:cs="Calibri"/>
        </w:rPr>
        <w:t>K1 &gt; 3 and k1 &lt; 5</w:t>
      </w:r>
    </w:p>
    <w:p w14:paraId="6BB3D380" w14:textId="77777777" w:rsidR="005A2227" w:rsidRPr="00E352EF" w:rsidRDefault="0097053A">
      <w:pPr>
        <w:ind w:left="720"/>
        <w:rPr>
          <w:rFonts w:asciiTheme="majorHAnsi" w:hAnsiTheme="majorHAnsi"/>
        </w:rPr>
      </w:pPr>
      <w:r w:rsidRPr="00E352EF">
        <w:rPr>
          <w:rFonts w:asciiTheme="majorHAnsi" w:eastAsia="Calibri" w:hAnsiTheme="majorHAnsi" w:cs="Calibri"/>
          <w:b/>
        </w:rPr>
        <w:t>if</w:t>
      </w:r>
      <w:r w:rsidRPr="00E352EF">
        <w:rPr>
          <w:rFonts w:asciiTheme="majorHAnsi" w:eastAsia="Calibri" w:hAnsiTheme="majorHAnsi" w:cs="Calibri"/>
        </w:rPr>
        <w:t xml:space="preserve"> k1&gt;4 </w:t>
      </w:r>
      <w:r w:rsidRPr="00E352EF">
        <w:rPr>
          <w:rFonts w:asciiTheme="majorHAnsi" w:eastAsia="Calibri" w:hAnsiTheme="majorHAnsi" w:cs="Calibri"/>
          <w:b/>
        </w:rPr>
        <w:t>then</w:t>
      </w:r>
      <w:r w:rsidRPr="00E352EF">
        <w:rPr>
          <w:rFonts w:asciiTheme="majorHAnsi" w:eastAsia="Calibri" w:hAnsiTheme="majorHAnsi" w:cs="Calibri"/>
        </w:rPr>
        <w:t xml:space="preserve"> K2 </w:t>
      </w:r>
      <w:r w:rsidRPr="00E352EF">
        <w:rPr>
          <w:rFonts w:asciiTheme="majorHAnsi" w:eastAsia="Calibri" w:hAnsiTheme="majorHAnsi" w:cs="Calibri"/>
          <w:b/>
        </w:rPr>
        <w:t>else</w:t>
      </w:r>
      <w:r w:rsidRPr="00E352EF">
        <w:rPr>
          <w:rFonts w:asciiTheme="majorHAnsi" w:eastAsia="Calibri" w:hAnsiTheme="majorHAnsi" w:cs="Calibri"/>
        </w:rPr>
        <w:t xml:space="preserve"> K3 + 3</w:t>
      </w:r>
    </w:p>
    <w:p w14:paraId="6CC5D34D" w14:textId="77777777" w:rsidR="005A2227" w:rsidRPr="00E352EF" w:rsidRDefault="0097053A">
      <w:pPr>
        <w:ind w:left="720"/>
        <w:rPr>
          <w:rFonts w:asciiTheme="majorHAnsi" w:hAnsiTheme="majorHAnsi"/>
        </w:rPr>
      </w:pPr>
      <w:r w:rsidRPr="00E352EF">
        <w:rPr>
          <w:rFonts w:asciiTheme="majorHAnsi" w:eastAsia="Calibri" w:hAnsiTheme="majorHAnsi" w:cs="Calibri"/>
        </w:rPr>
        <w:t>K1 in (1,2,3,4) and K3 not in (‘a’,’b’,’c’)</w:t>
      </w:r>
    </w:p>
    <w:p w14:paraId="7C483046" w14:textId="77777777" w:rsidR="00E95DF9" w:rsidRPr="00E352EF" w:rsidRDefault="00E95DF9">
      <w:pPr>
        <w:rPr>
          <w:rFonts w:asciiTheme="majorHAnsi" w:hAnsiTheme="majorHAnsi"/>
        </w:rPr>
      </w:pPr>
    </w:p>
    <w:p w14:paraId="7870DEA5" w14:textId="77777777" w:rsidR="005A2227" w:rsidRPr="00E352EF" w:rsidRDefault="0084324E" w:rsidP="00C96285">
      <w:pPr>
        <w:rPr>
          <w:rFonts w:ascii="Cambria" w:hAnsi="Cambria"/>
        </w:rPr>
      </w:pPr>
      <w:r w:rsidRPr="00E352EF">
        <w:rPr>
          <w:rFonts w:ascii="Cambria" w:hAnsi="Cambria"/>
        </w:rPr>
        <w:t>O</w:t>
      </w:r>
      <w:r w:rsidR="0097053A" w:rsidRPr="00E352EF">
        <w:rPr>
          <w:rFonts w:ascii="Cambria" w:hAnsi="Cambria"/>
        </w:rPr>
        <w:t xml:space="preserve">n </w:t>
      </w:r>
      <w:r w:rsidR="00297BF2" w:rsidRPr="00E352EF">
        <w:rPr>
          <w:rFonts w:ascii="Cambria" w:hAnsi="Cambria"/>
        </w:rPr>
        <w:t>Dataset</w:t>
      </w:r>
      <w:r w:rsidR="0097053A" w:rsidRPr="00E352EF">
        <w:rPr>
          <w:rFonts w:ascii="Cambria" w:hAnsi="Cambria"/>
        </w:rPr>
        <w:t>s</w:t>
      </w:r>
    </w:p>
    <w:p w14:paraId="1D1A4B77" w14:textId="7BE7B0CA" w:rsidR="005A2227" w:rsidRPr="00E352EF" w:rsidRDefault="0084324E">
      <w:pPr>
        <w:ind w:hanging="14"/>
        <w:rPr>
          <w:rFonts w:asciiTheme="majorHAnsi" w:hAnsiTheme="majorHAnsi"/>
        </w:rPr>
      </w:pPr>
      <w:r w:rsidRPr="00E352EF">
        <w:rPr>
          <w:rFonts w:asciiTheme="majorHAnsi" w:eastAsia="Calibri" w:hAnsiTheme="majorHAnsi" w:cs="Calibri"/>
        </w:rPr>
        <w:t xml:space="preserve">2)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if</w:t>
      </w:r>
      <w:r w:rsidR="0097053A" w:rsidRPr="00E352EF">
        <w:rPr>
          <w:rFonts w:asciiTheme="majorHAnsi" w:eastAsia="Calibri" w:hAnsiTheme="majorHAnsi" w:cs="Calibri"/>
        </w:rPr>
        <w:t xml:space="preserve"> (population</w:t>
      </w:r>
      <w:del w:id="11350" w:author="Laura Viignola" w:date="2017-05-11T09:48:00Z">
        <w:r w:rsidR="0097053A" w:rsidRPr="00E352EF" w:rsidDel="00524E47">
          <w:rPr>
            <w:rFonts w:asciiTheme="majorHAnsi" w:eastAsia="Calibri" w:hAnsiTheme="majorHAnsi" w:cs="Calibri"/>
          </w:rPr>
          <w:delText>.</w:delText>
        </w:r>
      </w:del>
      <w:ins w:id="11351"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SEX=”F”)</w:t>
      </w:r>
      <w:del w:id="11352" w:author="Laura Viignola" w:date="2017-05-11T09:48:00Z">
        <w:r w:rsidR="0097053A" w:rsidRPr="00E352EF" w:rsidDel="00524E47">
          <w:rPr>
            <w:rFonts w:asciiTheme="majorHAnsi" w:eastAsia="Calibri" w:hAnsiTheme="majorHAnsi" w:cs="Calibri"/>
          </w:rPr>
          <w:delText>.</w:delText>
        </w:r>
      </w:del>
      <w:ins w:id="11353"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 xml:space="preserve">CONDITION </w:t>
      </w:r>
    </w:p>
    <w:p w14:paraId="14CDE0E3"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then</w:t>
      </w:r>
      <w:r w:rsidRPr="00E352EF">
        <w:rPr>
          <w:rFonts w:asciiTheme="majorHAnsi" w:eastAsia="Calibri" w:hAnsiTheme="majorHAnsi" w:cs="Calibri"/>
        </w:rPr>
        <w:t xml:space="preserve"> unemp_rates_1</w:t>
      </w:r>
    </w:p>
    <w:p w14:paraId="393910F9"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else</w:t>
      </w:r>
      <w:r w:rsidRPr="00E352EF">
        <w:rPr>
          <w:rFonts w:asciiTheme="majorHAnsi" w:eastAsia="Calibri" w:hAnsiTheme="majorHAnsi" w:cs="Calibri"/>
        </w:rPr>
        <w:t xml:space="preserve"> unemp_rates_2</w:t>
      </w:r>
    </w:p>
    <w:p w14:paraId="5D4CF640" w14:textId="77777777" w:rsidR="005A2227" w:rsidRPr="00E352EF" w:rsidRDefault="005A2227">
      <w:pPr>
        <w:tabs>
          <w:tab w:val="left" w:pos="2750"/>
        </w:tabs>
      </w:pPr>
    </w:p>
    <w:tbl>
      <w:tblPr>
        <w:tblW w:w="403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1382"/>
      </w:tblGrid>
      <w:tr w:rsidR="005A2227" w:rsidRPr="00E352EF" w14:paraId="63E8D873"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8FCE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60BD227D" w14:textId="77777777">
        <w:tc>
          <w:tcPr>
            <w:tcW w:w="6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C494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76AC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CBCA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A22C1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3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603A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25D2F809"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08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12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A86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5D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AF1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5451780</w:t>
            </w:r>
          </w:p>
        </w:tc>
      </w:tr>
      <w:tr w:rsidR="005A2227" w:rsidRPr="00E352EF" w14:paraId="2F3E48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244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58E7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7F7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60E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02D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5643070</w:t>
            </w:r>
          </w:p>
        </w:tc>
      </w:tr>
      <w:tr w:rsidR="005A2227" w:rsidRPr="00E352EF" w14:paraId="52FAE5B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34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A39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C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11B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226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5449803</w:t>
            </w:r>
          </w:p>
        </w:tc>
      </w:tr>
      <w:tr w:rsidR="005A2227" w:rsidRPr="00E352EF" w14:paraId="2AFDFB3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B76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5184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0FB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483D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6EF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5673231</w:t>
            </w:r>
          </w:p>
        </w:tc>
      </w:tr>
      <w:tr w:rsidR="005A2227" w:rsidRPr="00E352EF" w14:paraId="3847B62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BCD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7D0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B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6D8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807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23099012</w:t>
            </w:r>
          </w:p>
        </w:tc>
      </w:tr>
      <w:tr w:rsidR="005A2227" w:rsidRPr="00E352EF" w14:paraId="44755746"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456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EC6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94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6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583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23719207</w:t>
            </w:r>
          </w:p>
        </w:tc>
      </w:tr>
      <w:tr w:rsidR="005A2227" w:rsidRPr="00E352EF" w14:paraId="2189E25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1E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B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92B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A40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CF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31616281</w:t>
            </w:r>
          </w:p>
        </w:tc>
      </w:tr>
      <w:tr w:rsidR="005A2227" w:rsidRPr="00E352EF" w14:paraId="5AFB7B6E"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CF6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2BC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169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37B9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82A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33671580</w:t>
            </w:r>
          </w:p>
        </w:tc>
      </w:tr>
      <w:tr w:rsidR="005A2227" w:rsidRPr="00E352EF" w14:paraId="34CDC10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19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8D9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7C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8F4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8A18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28726599</w:t>
            </w:r>
          </w:p>
        </w:tc>
      </w:tr>
      <w:tr w:rsidR="005A2227" w:rsidRPr="00E352EF" w14:paraId="162975C5"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EA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47D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F99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F6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81F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30667608</w:t>
            </w:r>
          </w:p>
        </w:tc>
      </w:tr>
      <w:tr w:rsidR="005A2227" w:rsidRPr="00E352EF" w14:paraId="1BB9A3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B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AC56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DD7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96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417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13F1232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543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D2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DE2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9AA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A3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24DD4636"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6"/>
        <w:gridCol w:w="979"/>
        <w:gridCol w:w="850"/>
        <w:gridCol w:w="605"/>
        <w:gridCol w:w="806"/>
      </w:tblGrid>
      <w:tr w:rsidR="005A2227" w:rsidRPr="00E352EF" w14:paraId="14FE27C9" w14:textId="77777777">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7DB5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unemp_rates_1</w:t>
            </w:r>
          </w:p>
        </w:tc>
      </w:tr>
      <w:tr w:rsidR="005A2227" w:rsidRPr="00E352EF" w14:paraId="347759B7" w14:textId="77777777">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548F5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B06D0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F7054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35791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17EB1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380283A9"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998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6F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87EA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ECC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873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74858795"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CD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534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B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5E8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ED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3B2FDBC4"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F64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3E9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40A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DD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310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r w:rsidR="005A2227" w:rsidRPr="00E352EF" w14:paraId="7429AD28"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EAF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39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87CF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E2D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E9C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6.3</w:t>
            </w:r>
          </w:p>
        </w:tc>
      </w:tr>
    </w:tbl>
    <w:p w14:paraId="7DE4DE19"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849"/>
        <w:gridCol w:w="562"/>
        <w:gridCol w:w="850"/>
      </w:tblGrid>
      <w:tr w:rsidR="005A2227" w:rsidRPr="00E352EF" w14:paraId="606CE443" w14:textId="77777777">
        <w:tc>
          <w:tcPr>
            <w:tcW w:w="79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9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unemp_rates_2</w:t>
            </w:r>
          </w:p>
        </w:tc>
      </w:tr>
      <w:tr w:rsidR="005A2227" w:rsidRPr="00E352EF" w14:paraId="07461EA2"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C7DD3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lastRenderedPageBreak/>
              <w:t>TIME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222FF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E45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6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A57E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AE391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615E4D1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1D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38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80A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DD3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8C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48E77F0B"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FA95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06D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26E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DB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ADE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194C190"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B6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03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FD5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91F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56E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195882B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259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E1F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5E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F9F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711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739BDF2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3DCDB7BC" w14:textId="77777777" w:rsidR="005A2227" w:rsidRPr="00E352EF" w:rsidRDefault="005A2227">
      <w:pPr>
        <w:ind w:hanging="14"/>
      </w:pPr>
    </w:p>
    <w:tbl>
      <w:tblPr>
        <w:tblW w:w="329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648"/>
      </w:tblGrid>
      <w:tr w:rsidR="005A2227" w:rsidRPr="00E352EF" w14:paraId="7F716DE7"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80E80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53DF95D3" w14:textId="77777777">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D9220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A00D8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D805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F1694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6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05264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2228053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39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309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B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9C9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144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135574CF"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CE4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B99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13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C0C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897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30618BC"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EDE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F67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4A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15D8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5F28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2D65B001"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FA9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393A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9F2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B09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40B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25686B08"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DE4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18C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2D5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2D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6E7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40CCF96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ED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6C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5A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D21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38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bl>
    <w:p w14:paraId="12891BEC" w14:textId="77777777" w:rsidR="005A2227" w:rsidRPr="00E352EF" w:rsidRDefault="005A2227"/>
    <w:p w14:paraId="3100D9FE" w14:textId="7680B5F9" w:rsidR="005A2227" w:rsidRPr="00E352EF" w:rsidRDefault="0097053A">
      <w:pPr>
        <w:rPr>
          <w:rFonts w:asciiTheme="majorHAnsi" w:hAnsiTheme="majorHAnsi"/>
        </w:rPr>
      </w:pPr>
      <w:r w:rsidRPr="00E352EF">
        <w:rPr>
          <w:rFonts w:asciiTheme="majorHAnsi" w:eastAsia="Calibri" w:hAnsiTheme="majorHAnsi" w:cs="Calibri"/>
        </w:rPr>
        <w:t>population</w:t>
      </w:r>
      <w:del w:id="11354" w:author="Laura Viignola" w:date="2017-05-11T09:49:00Z">
        <w:r w:rsidRPr="00E352EF" w:rsidDel="00524E47">
          <w:rPr>
            <w:rFonts w:asciiTheme="majorHAnsi" w:eastAsia="Calibri" w:hAnsiTheme="majorHAnsi" w:cs="Calibri"/>
          </w:rPr>
          <w:delText>.</w:delText>
        </w:r>
      </w:del>
      <w:ins w:id="11355" w:author="Laura Viignola" w:date="2017-05-11T09:49:00Z">
        <w:r w:rsidR="00524E47">
          <w:rPr>
            <w:rFonts w:asciiTheme="majorHAnsi" w:eastAsia="Calibri" w:hAnsiTheme="majorHAnsi" w:cs="Calibri"/>
          </w:rPr>
          <w:t>#</w:t>
        </w:r>
      </w:ins>
      <w:r w:rsidRPr="00E352EF">
        <w:rPr>
          <w:rFonts w:asciiTheme="majorHAnsi" w:eastAsia="Calibri" w:hAnsiTheme="majorHAnsi" w:cs="Calibri"/>
        </w:rPr>
        <w:t xml:space="preserve">SEX allows to consider SEX into the only Measure Component, which is compared with “F” by the operator “=”. Correctly, it acts on the only Measure Component as POPULATION is temporarily not considered. The comparison returns CONDITION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8B7B407" w14:textId="48C9A6A0" w:rsidR="005A2227" w:rsidRPr="00E352EF" w:rsidRDefault="0097053A">
      <w:pPr>
        <w:rPr>
          <w:rFonts w:asciiTheme="majorHAnsi" w:hAnsiTheme="majorHAnsi"/>
        </w:rPr>
      </w:pPr>
      <w:r w:rsidRPr="00E352EF">
        <w:rPr>
          <w:rFonts w:asciiTheme="majorHAnsi" w:eastAsia="Calibri" w:hAnsiTheme="majorHAnsi" w:cs="Calibri"/>
        </w:rPr>
        <w:t xml:space="preserve">Thus, as the if operators requires a Dataset with a single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 the membership operator "</w:t>
      </w:r>
      <w:del w:id="11356" w:author="Laura Viignola" w:date="2017-05-11T09:49:00Z">
        <w:r w:rsidRPr="00E352EF" w:rsidDel="00524E47">
          <w:rPr>
            <w:rFonts w:asciiTheme="majorHAnsi" w:eastAsia="Calibri" w:hAnsiTheme="majorHAnsi" w:cs="Calibri"/>
          </w:rPr>
          <w:delText>.</w:delText>
        </w:r>
      </w:del>
      <w:ins w:id="11357" w:author="Laura Viignola" w:date="2017-05-11T09:49:00Z">
        <w:r w:rsidR="00524E47">
          <w:rPr>
            <w:rFonts w:asciiTheme="majorHAnsi" w:eastAsia="Calibri" w:hAnsiTheme="majorHAnsi" w:cs="Calibri"/>
          </w:rPr>
          <w:t>#</w:t>
        </w:r>
      </w:ins>
      <w:r w:rsidRPr="00E352EF">
        <w:rPr>
          <w:rFonts w:asciiTheme="majorHAnsi" w:eastAsia="Calibri" w:hAnsiTheme="majorHAnsi" w:cs="Calibri"/>
        </w:rPr>
        <w:t>" is applied again in order to isolate SEX</w:t>
      </w:r>
      <w:r w:rsidR="00C847B8" w:rsidRPr="00E352EF">
        <w:rPr>
          <w:rFonts w:asciiTheme="majorHAnsi" w:eastAsia="Calibri" w:hAnsiTheme="majorHAnsi" w:cs="Calibri"/>
        </w:rPr>
        <w:t>_</w:t>
      </w:r>
      <w:r w:rsidR="00C847B8" w:rsidRPr="00E352EF">
        <w:t xml:space="preserve"> </w:t>
      </w:r>
      <w:r w:rsidR="00C847B8" w:rsidRPr="00E352EF">
        <w:rPr>
          <w:rFonts w:asciiTheme="majorHAnsi" w:eastAsia="Calibri" w:hAnsiTheme="majorHAnsi" w:cs="Calibri"/>
        </w:rPr>
        <w:t>CONDITION</w:t>
      </w:r>
      <w:r w:rsidRPr="00E352EF">
        <w:rPr>
          <w:rFonts w:asciiTheme="majorHAnsi" w:eastAsia="Calibri" w:hAnsiTheme="majorHAnsi" w:cs="Calibri"/>
        </w:rPr>
        <w:t xml:space="preserve">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A82205A" w14:textId="77777777" w:rsidR="005A2227" w:rsidRPr="00E352EF" w:rsidRDefault="0097053A" w:rsidP="001E4C0B">
      <w:pPr>
        <w:pStyle w:val="Stile3"/>
        <w:rPr>
          <w:lang w:val="en-GB"/>
        </w:rPr>
      </w:pPr>
      <w:bookmarkStart w:id="11358" w:name="_Toc462659771"/>
      <w:bookmarkStart w:id="11359" w:name="_Toc463805811"/>
      <w:bookmarkStart w:id="11360" w:name="_Toc464487988"/>
      <w:r w:rsidRPr="00E352EF">
        <w:rPr>
          <w:lang w:val="en-GB"/>
        </w:rPr>
        <w:t>nvl</w:t>
      </w:r>
      <w:bookmarkEnd w:id="11358"/>
      <w:bookmarkEnd w:id="11359"/>
      <w:bookmarkEnd w:id="11360"/>
    </w:p>
    <w:p w14:paraId="3D1FCBD3" w14:textId="77777777" w:rsidR="005A2227" w:rsidRPr="00E352EF" w:rsidRDefault="0097053A" w:rsidP="00E95DF9">
      <w:pPr>
        <w:rPr>
          <w:rFonts w:asciiTheme="majorHAnsi" w:hAnsiTheme="majorHAnsi"/>
        </w:rPr>
      </w:pPr>
      <w:r w:rsidRPr="00E352EF">
        <w:rPr>
          <w:rFonts w:asciiTheme="majorHAnsi" w:eastAsia="Calibri" w:hAnsiTheme="majorHAnsi" w:cs="Calibri"/>
          <w:i/>
          <w:color w:val="5B9BD5"/>
        </w:rPr>
        <w:t>Semantics</w:t>
      </w:r>
    </w:p>
    <w:p w14:paraId="07DB4129"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nvl</w:t>
      </w:r>
      <w:r w:rsidRPr="00E352EF">
        <w:rPr>
          <w:rFonts w:asciiTheme="majorHAnsi" w:eastAsia="Calibri" w:hAnsiTheme="majorHAnsi" w:cs="Calibri"/>
        </w:rPr>
        <w:t xml:space="preserve"> replaces null values with a value given as a parameter.</w:t>
      </w:r>
    </w:p>
    <w:p w14:paraId="015F7DC4" w14:textId="77777777" w:rsidR="00470BDE" w:rsidRPr="00E352EF" w:rsidRDefault="00470BDE" w:rsidP="00E95DF9">
      <w:pPr>
        <w:rPr>
          <w:rFonts w:asciiTheme="majorHAnsi" w:eastAsia="Calibri" w:hAnsiTheme="majorHAnsi" w:cs="Calibri"/>
          <w:i/>
          <w:color w:val="5B9BD5"/>
        </w:rPr>
      </w:pPr>
    </w:p>
    <w:p w14:paraId="476880B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1E2B39"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nvl (</w:t>
      </w:r>
      <w:r w:rsidRPr="00E352EF">
        <w:rPr>
          <w:rFonts w:asciiTheme="majorHAnsi" w:eastAsia="Calibri" w:hAnsiTheme="majorHAnsi" w:cs="Calibri"/>
          <w:i/>
        </w:rPr>
        <w:t>ds</w:t>
      </w:r>
      <w:r w:rsidRPr="00E352EF">
        <w:rPr>
          <w:rFonts w:asciiTheme="majorHAnsi" w:eastAsia="Calibri" w:hAnsiTheme="majorHAnsi" w:cs="Calibri"/>
        </w:rPr>
        <w:t>, rep_</w:t>
      </w:r>
      <w:r w:rsidRPr="00E352EF">
        <w:rPr>
          <w:rFonts w:asciiTheme="majorHAnsi" w:eastAsia="Calibri" w:hAnsiTheme="majorHAnsi" w:cs="Calibri"/>
          <w:i/>
        </w:rPr>
        <w:t>value</w:t>
      </w:r>
      <w:r w:rsidRPr="00E352EF">
        <w:rPr>
          <w:rFonts w:asciiTheme="majorHAnsi" w:eastAsia="Calibri" w:hAnsiTheme="majorHAnsi" w:cs="Calibri"/>
          <w:b/>
        </w:rPr>
        <w:t xml:space="preserve"> )</w:t>
      </w:r>
    </w:p>
    <w:p w14:paraId="136CE0A2" w14:textId="77777777" w:rsidR="00470BDE" w:rsidRPr="00E352EF" w:rsidRDefault="00470BDE" w:rsidP="00E95DF9">
      <w:pPr>
        <w:rPr>
          <w:rFonts w:asciiTheme="majorHAnsi" w:hAnsiTheme="majorHAnsi"/>
        </w:rPr>
      </w:pPr>
    </w:p>
    <w:p w14:paraId="52F25F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751F0BF"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5D8DAED8"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hAnsiTheme="majorHAnsi"/>
        </w:rPr>
        <w:tab/>
      </w:r>
      <w:r w:rsidRPr="00E352EF">
        <w:rPr>
          <w:rFonts w:asciiTheme="majorHAnsi" w:eastAsia="Calibri" w:hAnsiTheme="majorHAnsi" w:cs="Calibri"/>
        </w:rPr>
        <w:t xml:space="preserve">      {attribute &lt;IDENT&gt; as scalar-type}*|scalar-type]</w:t>
      </w:r>
    </w:p>
    <w:p w14:paraId="1F797E0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rep_value</w:t>
      </w:r>
      <w:r w:rsidR="00E95DF9" w:rsidRPr="00E352EF">
        <w:rPr>
          <w:rFonts w:asciiTheme="majorHAnsi" w:eastAsia="Calibri" w:hAnsiTheme="majorHAnsi" w:cs="Calibri"/>
        </w:rPr>
        <w:t xml:space="preserve"> </w:t>
      </w:r>
      <w:r w:rsidRPr="00E352EF">
        <w:rPr>
          <w:rFonts w:asciiTheme="majorHAnsi" w:eastAsia="Calibri" w:hAnsiTheme="majorHAnsi" w:cs="Calibri"/>
          <w:i/>
        </w:rPr>
        <w:t xml:space="preserve">: </w:t>
      </w:r>
      <w:r w:rsidRPr="00E352EF">
        <w:rPr>
          <w:rFonts w:asciiTheme="majorHAnsi" w:eastAsia="Calibri" w:hAnsiTheme="majorHAnsi" w:cs="Calibri"/>
        </w:rPr>
        <w:t>scalar-type</w:t>
      </w:r>
    </w:p>
    <w:p w14:paraId="12E54337" w14:textId="77777777" w:rsidR="00E95DF9" w:rsidRPr="00E352EF" w:rsidRDefault="00E95DF9" w:rsidP="00E95DF9">
      <w:pPr>
        <w:rPr>
          <w:rFonts w:asciiTheme="majorHAnsi" w:hAnsiTheme="majorHAnsi"/>
        </w:rPr>
      </w:pPr>
    </w:p>
    <w:p w14:paraId="005058F2"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rPr>
        <w:t xml:space="preserve">can be an scalar-type value or an input </w:t>
      </w:r>
      <w:r w:rsidR="00297BF2" w:rsidRPr="00E352EF">
        <w:t>Dataset</w:t>
      </w:r>
    </w:p>
    <w:p w14:paraId="2570E5B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rep_value </w:t>
      </w:r>
      <w:r w:rsidRPr="00E352EF">
        <w:rPr>
          <w:rFonts w:asciiTheme="majorHAnsi" w:eastAsia="Calibri" w:hAnsiTheme="majorHAnsi" w:cs="Calibri"/>
        </w:rPr>
        <w:t>is the value that replace the values in ds when them are NULL.</w:t>
      </w:r>
    </w:p>
    <w:p w14:paraId="7729D1AE" w14:textId="77777777" w:rsidR="00E95DF9" w:rsidRPr="00E352EF" w:rsidRDefault="00E95DF9" w:rsidP="00E95DF9">
      <w:pPr>
        <w:rPr>
          <w:rFonts w:asciiTheme="majorHAnsi" w:eastAsia="Calibri" w:hAnsiTheme="majorHAnsi" w:cs="Calibri"/>
          <w:i/>
          <w:color w:val="5B9BD5"/>
        </w:rPr>
      </w:pPr>
    </w:p>
    <w:p w14:paraId="1A5E08E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487859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scalar value, </w:t>
      </w:r>
      <w:r w:rsidRPr="00E352EF">
        <w:rPr>
          <w:rFonts w:asciiTheme="majorHAnsi" w:eastAsia="Calibri" w:hAnsiTheme="majorHAnsi" w:cs="Calibri"/>
          <w:i/>
        </w:rPr>
        <w:t>ds</w:t>
      </w:r>
      <w:r w:rsidRPr="00E352EF">
        <w:rPr>
          <w:rFonts w:asciiTheme="majorHAnsi" w:eastAsia="Calibri" w:hAnsiTheme="majorHAnsi" w:cs="Calibri"/>
        </w:rPr>
        <w:t xml:space="preserv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equal in type between themselves.</w:t>
      </w:r>
    </w:p>
    <w:p w14:paraId="7E1BDFBE"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all its Measure Components must be of the same type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of the same type of the </w:t>
      </w:r>
      <w:r w:rsidRPr="00E352EF">
        <w:rPr>
          <w:rFonts w:asciiTheme="majorHAnsi" w:eastAsia="Calibri" w:hAnsiTheme="majorHAnsi" w:cs="Calibri"/>
          <w:i/>
        </w:rPr>
        <w:t>ds</w:t>
      </w:r>
      <w:r w:rsidRPr="00E352EF">
        <w:rPr>
          <w:rFonts w:asciiTheme="majorHAnsi" w:eastAsia="Calibri" w:hAnsiTheme="majorHAnsi" w:cs="Calibri"/>
        </w:rPr>
        <w:t xml:space="preserve"> Measure Components.</w:t>
      </w:r>
    </w:p>
    <w:p w14:paraId="0E637496" w14:textId="77777777" w:rsidR="00E95DF9" w:rsidRPr="00E352EF" w:rsidRDefault="00E95DF9" w:rsidP="00E95DF9">
      <w:pPr>
        <w:rPr>
          <w:rFonts w:asciiTheme="majorHAnsi" w:eastAsia="Calibri" w:hAnsiTheme="majorHAnsi" w:cs="Calibri"/>
          <w:i/>
          <w:color w:val="5B9BD5"/>
        </w:rPr>
      </w:pPr>
    </w:p>
    <w:p w14:paraId="187C5C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E2976F" w14:textId="77777777" w:rsidR="005A2227" w:rsidRPr="00E352EF" w:rsidRDefault="0097053A" w:rsidP="00E95DF9">
      <w:pPr>
        <w:rPr>
          <w:rFonts w:asciiTheme="majorHAnsi" w:hAnsiTheme="majorHAnsi"/>
        </w:rPr>
      </w:pPr>
      <w:r w:rsidRPr="00E352EF">
        <w:rPr>
          <w:rFonts w:asciiTheme="majorHAnsi" w:eastAsia="Calibri" w:hAnsiTheme="majorHAnsi" w:cs="Calibri"/>
        </w:rPr>
        <w:t>If</w:t>
      </w:r>
      <w:r w:rsidRPr="00E352EF">
        <w:rPr>
          <w:rFonts w:asciiTheme="majorHAnsi" w:eastAsia="Calibri" w:hAnsiTheme="majorHAnsi" w:cs="Calibri"/>
          <w:i/>
        </w:rPr>
        <w:t xml:space="preserve"> ds </w:t>
      </w:r>
      <w:r w:rsidRPr="00E352EF">
        <w:rPr>
          <w:rFonts w:asciiTheme="majorHAnsi" w:eastAsia="Calibri" w:hAnsiTheme="majorHAnsi" w:cs="Calibri"/>
        </w:rPr>
        <w:t>is a scalar value, it returns</w:t>
      </w:r>
      <w:r w:rsidRPr="00E352EF">
        <w:rPr>
          <w:rFonts w:asciiTheme="majorHAnsi" w:eastAsia="Calibri" w:hAnsiTheme="majorHAnsi" w:cs="Calibri"/>
          <w:i/>
        </w:rPr>
        <w:t xml:space="preserve"> ds</w:t>
      </w:r>
      <w:r w:rsidRPr="00E352EF">
        <w:rPr>
          <w:rFonts w:asciiTheme="majorHAnsi" w:eastAsia="Calibri" w:hAnsiTheme="majorHAnsi" w:cs="Calibri"/>
        </w:rPr>
        <w:t xml:space="preserve"> if it is not NULL, rep_value otherwise.</w:t>
      </w:r>
    </w:p>
    <w:p w14:paraId="10D86DF2"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it returns a new Dataset having all the Identifier, Measure and Attribute Components of the input one, where the </w:t>
      </w:r>
      <w:r w:rsidR="003B56F0" w:rsidRPr="00E352EF">
        <w:rPr>
          <w:rFonts w:asciiTheme="majorHAnsi" w:eastAsia="Calibri" w:hAnsiTheme="majorHAnsi" w:cs="Calibri"/>
        </w:rPr>
        <w:t xml:space="preserve">NULL </w:t>
      </w:r>
      <w:r w:rsidRPr="00E352EF">
        <w:rPr>
          <w:rFonts w:asciiTheme="majorHAnsi" w:eastAsia="Calibri" w:hAnsiTheme="majorHAnsi" w:cs="Calibri"/>
        </w:rPr>
        <w:t xml:space="preserve">values of the input Dataset Measure Components are replaced with the specified </w:t>
      </w:r>
      <w:r w:rsidRPr="00E352EF">
        <w:rPr>
          <w:rFonts w:asciiTheme="majorHAnsi" w:eastAsia="Calibri" w:hAnsiTheme="majorHAnsi" w:cs="Calibri"/>
          <w:i/>
        </w:rPr>
        <w:t>rep_value</w:t>
      </w:r>
      <w:r w:rsidRPr="00E352EF">
        <w:rPr>
          <w:rFonts w:asciiTheme="majorHAnsi" w:eastAsia="Calibri" w:hAnsiTheme="majorHAnsi" w:cs="Calibri"/>
        </w:rPr>
        <w:t>.</w:t>
      </w:r>
    </w:p>
    <w:p w14:paraId="59FE90B0" w14:textId="77777777" w:rsidR="00470BDE" w:rsidRPr="00E352EF" w:rsidRDefault="00470BDE" w:rsidP="00E95DF9">
      <w:pPr>
        <w:rPr>
          <w:rFonts w:asciiTheme="majorHAnsi" w:hAnsiTheme="majorHAnsi"/>
        </w:rPr>
      </w:pPr>
    </w:p>
    <w:p w14:paraId="16019D7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70366F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38916E5D" w14:textId="77777777" w:rsidR="005A2227" w:rsidRPr="00E352EF" w:rsidRDefault="0084324E" w:rsidP="00C96285">
      <w:pPr>
        <w:rPr>
          <w:rFonts w:ascii="Cambria" w:hAnsi="Cambria"/>
        </w:rPr>
      </w:pPr>
      <w:r w:rsidRPr="00E352EF">
        <w:rPr>
          <w:rFonts w:ascii="Cambria" w:eastAsia="Calibri" w:hAnsi="Cambria"/>
        </w:rPr>
        <w:t xml:space="preserve">1) </w:t>
      </w:r>
      <w:r w:rsidR="0097053A" w:rsidRPr="00E352EF">
        <w:rPr>
          <w:rFonts w:ascii="Cambria" w:eastAsia="Calibri" w:hAnsi="Cambria"/>
        </w:rPr>
        <w:t>If C is NULL:</w:t>
      </w:r>
    </w:p>
    <w:p w14:paraId="3E43C9D1" w14:textId="77777777" w:rsidR="005A2227" w:rsidRPr="00E352EF" w:rsidRDefault="0097053A" w:rsidP="00C96285">
      <w:pPr>
        <w:ind w:firstLine="706"/>
        <w:rPr>
          <w:rFonts w:ascii="Cambria" w:hAnsi="Cambria"/>
        </w:rPr>
      </w:pPr>
      <w:r w:rsidRPr="00E352EF">
        <w:rPr>
          <w:rFonts w:ascii="Cambria" w:eastAsia="Calibri" w:hAnsi="Cambria"/>
        </w:rPr>
        <w:t xml:space="preserve">A := nvl(C,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5</w:t>
      </w:r>
    </w:p>
    <w:p w14:paraId="49A21D35" w14:textId="77777777" w:rsidR="005A2227" w:rsidRPr="00E352EF" w:rsidRDefault="0084324E" w:rsidP="00C96285">
      <w:pPr>
        <w:rPr>
          <w:rFonts w:ascii="Cambria" w:hAnsi="Cambria"/>
        </w:rPr>
      </w:pPr>
      <w:r w:rsidRPr="00E352EF">
        <w:rPr>
          <w:rFonts w:ascii="Cambria" w:eastAsia="Calibri" w:hAnsi="Cambria"/>
        </w:rPr>
        <w:lastRenderedPageBreak/>
        <w:t xml:space="preserve">2) </w:t>
      </w:r>
      <w:r w:rsidR="0097053A" w:rsidRPr="00E352EF">
        <w:rPr>
          <w:rFonts w:ascii="Cambria" w:eastAsia="Calibri" w:hAnsi="Cambria"/>
        </w:rPr>
        <w:t>If COMPX is not NULL and equal to 10:</w:t>
      </w:r>
    </w:p>
    <w:p w14:paraId="6B4762A0" w14:textId="4187B61C" w:rsidR="005A2227" w:rsidRPr="00E352EF" w:rsidRDefault="0097053A" w:rsidP="00C96285">
      <w:pPr>
        <w:ind w:firstLine="706"/>
        <w:rPr>
          <w:rFonts w:ascii="Cambria" w:hAnsi="Cambria"/>
        </w:rPr>
      </w:pPr>
      <w:r w:rsidRPr="00E352EF">
        <w:rPr>
          <w:rFonts w:ascii="Cambria" w:eastAsia="Calibri" w:hAnsi="Cambria"/>
        </w:rPr>
        <w:t>A := nvl(C</w:t>
      </w:r>
      <w:ins w:id="11361" w:author="Utente" w:date="2017-05-08T18:54:00Z">
        <w:r w:rsidR="00463E31">
          <w:rPr>
            <w:rFonts w:ascii="Cambria" w:eastAsia="Calibri" w:hAnsi="Cambria"/>
          </w:rPr>
          <w:t>OMPX</w:t>
        </w:r>
      </w:ins>
      <w:r w:rsidRPr="00E352EF">
        <w:rPr>
          <w:rFonts w:ascii="Cambria" w:eastAsia="Calibri" w:hAnsi="Cambria"/>
        </w:rPr>
        <w:t xml:space="preserve">,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10</w:t>
      </w:r>
    </w:p>
    <w:p w14:paraId="2C9F954E" w14:textId="77777777" w:rsidR="0084324E" w:rsidRPr="00E352EF" w:rsidRDefault="0084324E">
      <w:pPr>
        <w:rPr>
          <w:rFonts w:asciiTheme="majorHAnsi" w:hAnsiTheme="majorHAnsi"/>
        </w:rPr>
      </w:pPr>
    </w:p>
    <w:p w14:paraId="012F8A8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 xml:space="preserve">n </w:t>
      </w:r>
      <w:r w:rsidR="00297BF2" w:rsidRPr="00E352EF">
        <w:t>Dataset</w:t>
      </w:r>
      <w:r w:rsidR="0097053A" w:rsidRPr="00E352EF">
        <w:rPr>
          <w:rFonts w:asciiTheme="majorHAnsi" w:eastAsia="Calibri" w:hAnsiTheme="majorHAnsi" w:cs="Calibri"/>
        </w:rPr>
        <w:t xml:space="preserve"> </w:t>
      </w:r>
    </w:p>
    <w:p w14:paraId="17E16769" w14:textId="77777777" w:rsidR="005A2227" w:rsidRPr="00E352EF" w:rsidRDefault="0084324E">
      <w:pPr>
        <w:rPr>
          <w:rFonts w:asciiTheme="majorHAnsi" w:hAnsiTheme="majorHAnsi"/>
        </w:rPr>
      </w:pPr>
      <w:r w:rsidRPr="00E352EF">
        <w:rPr>
          <w:rFonts w:asciiTheme="majorHAnsi" w:eastAsia="Calibri" w:hAnsiTheme="majorHAnsi" w:cs="Calibri"/>
        </w:rPr>
        <w:t xml:space="preserve">3)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nvl(</w:t>
      </w:r>
      <w:r w:rsidR="0097053A" w:rsidRPr="00E352EF">
        <w:rPr>
          <w:rFonts w:asciiTheme="majorHAnsi" w:eastAsia="Calibri" w:hAnsiTheme="majorHAnsi" w:cs="Calibri"/>
        </w:rPr>
        <w:t>population,0</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w:t>
      </w:r>
    </w:p>
    <w:p w14:paraId="3D48D3E1"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320898A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F52E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74C703D"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ED594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B7EE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5449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2E1B6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81C78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CF40C2B"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A8D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14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72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8C8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32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490F0D1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3C2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1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A1B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44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9FE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4390F9FE"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73C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AE6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1A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401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240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6DB422E1"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36C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2B58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55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114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394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651CF9A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FE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25EA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5B2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9AB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F9B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52A9BF6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4CA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3FD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D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F7F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026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55206FB7"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0CA84F0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6A9A2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04AE5D29"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ED050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E7BC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F34B9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4FD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44CE3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77658659"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8A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FB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AAD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E73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598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31925DAA"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00D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79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997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A7F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E14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7077D51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009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104C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83E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77E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94406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r w:rsidR="005A2227" w:rsidRPr="00E352EF" w14:paraId="49985ABD"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677C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DA5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46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520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79C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72EE9FB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DE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FB2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534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DCC2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F6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6F1687D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35C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57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46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DD9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E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bl>
    <w:p w14:paraId="4E660F3B" w14:textId="77777777" w:rsidR="005A2227" w:rsidRPr="00E352EF" w:rsidRDefault="005A2227"/>
    <w:p w14:paraId="3C633941" w14:textId="77777777" w:rsidR="005A2227" w:rsidRPr="00E352EF" w:rsidRDefault="00EB2324" w:rsidP="00B3632D">
      <w:pPr>
        <w:pStyle w:val="Stile1"/>
        <w:rPr>
          <w:lang w:val="en-GB"/>
        </w:rPr>
      </w:pPr>
      <w:bookmarkStart w:id="11362" w:name="_Toc462659774"/>
      <w:bookmarkStart w:id="11363" w:name="_Toc463805812"/>
      <w:bookmarkStart w:id="11364" w:name="_Toc464487989"/>
      <w:r w:rsidRPr="00E352EF">
        <w:rPr>
          <w:lang w:val="en-GB"/>
        </w:rPr>
        <w:lastRenderedPageBreak/>
        <w:t>VTL-</w:t>
      </w:r>
      <w:r w:rsidR="0097053A" w:rsidRPr="00E352EF">
        <w:rPr>
          <w:lang w:val="en-GB"/>
        </w:rPr>
        <w:t>ML  -  Clause operators</w:t>
      </w:r>
      <w:bookmarkEnd w:id="11362"/>
      <w:bookmarkEnd w:id="11363"/>
      <w:bookmarkEnd w:id="11364"/>
    </w:p>
    <w:p w14:paraId="45983EE4" w14:textId="77777777" w:rsidR="00775052" w:rsidRPr="00E352EF" w:rsidRDefault="00775052" w:rsidP="00775052">
      <w:pPr>
        <w:pStyle w:val="Stile3"/>
        <w:rPr>
          <w:lang w:val="en-GB"/>
        </w:rPr>
      </w:pPr>
      <w:bookmarkStart w:id="11365" w:name="_Toc464487990"/>
      <w:bookmarkStart w:id="11366" w:name="_Toc462659775"/>
      <w:bookmarkStart w:id="11367" w:name="_Toc463805813"/>
      <w:r w:rsidRPr="00E352EF">
        <w:rPr>
          <w:lang w:val="en-GB"/>
        </w:rPr>
        <w:t>rename</w:t>
      </w:r>
      <w:bookmarkEnd w:id="11365"/>
      <w:r w:rsidRPr="00E352EF">
        <w:rPr>
          <w:lang w:val="en-GB"/>
        </w:rPr>
        <w:t xml:space="preserve"> </w:t>
      </w:r>
    </w:p>
    <w:p w14:paraId="7CB18738"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419D59BE" w14:textId="77777777" w:rsidR="00775052" w:rsidRPr="00E352EF" w:rsidRDefault="00567E0B" w:rsidP="00775052">
      <w:r w:rsidRPr="00E352EF">
        <w:t xml:space="preserve">The </w:t>
      </w:r>
      <w:r w:rsidRPr="00E352EF">
        <w:rPr>
          <w:b/>
        </w:rPr>
        <w:t xml:space="preserve">rename </w:t>
      </w:r>
      <w:r w:rsidRPr="00E352EF">
        <w:t>operator, allows to change the name and the role of Measures or Attributes component of a dataset</w:t>
      </w:r>
    </w:p>
    <w:p w14:paraId="4C88A52A" w14:textId="77777777" w:rsidR="00567E0B" w:rsidRPr="00E352EF" w:rsidRDefault="00567E0B" w:rsidP="00775052"/>
    <w:p w14:paraId="31351F9D" w14:textId="77777777" w:rsidR="00775052" w:rsidRPr="00576524" w:rsidRDefault="00775052" w:rsidP="00775052">
      <w:pPr>
        <w:rPr>
          <w:rFonts w:ascii="Cambria" w:eastAsia="Calibri" w:hAnsi="Cambria" w:cs="Calibri"/>
          <w:i/>
          <w:color w:val="5B9BD5"/>
          <w:lang w:val="pt-PT"/>
        </w:rPr>
      </w:pPr>
      <w:r w:rsidRPr="00576524">
        <w:rPr>
          <w:rFonts w:ascii="Cambria" w:eastAsia="Calibri" w:hAnsi="Cambria" w:cs="Calibri"/>
          <w:i/>
          <w:color w:val="5B9BD5"/>
          <w:lang w:val="pt-PT"/>
        </w:rPr>
        <w:t xml:space="preserve">Syntax </w:t>
      </w:r>
    </w:p>
    <w:p w14:paraId="5E0A9E54" w14:textId="77777777" w:rsidR="00775052" w:rsidRPr="00576524" w:rsidRDefault="00775052" w:rsidP="00775052">
      <w:pPr>
        <w:autoSpaceDE w:val="0"/>
        <w:autoSpaceDN w:val="0"/>
        <w:adjustRightInd w:val="0"/>
        <w:rPr>
          <w:rFonts w:ascii="Cambria" w:hAnsi="Cambria" w:cs="Trebuchet MS"/>
          <w:lang w:val="pt-PT"/>
        </w:rPr>
      </w:pPr>
      <w:r w:rsidRPr="00576524">
        <w:rPr>
          <w:rFonts w:ascii="Cambria" w:hAnsi="Cambria" w:cs="Courier New"/>
          <w:lang w:val="pt-PT"/>
        </w:rPr>
        <w:t xml:space="preserve">ds_1 </w:t>
      </w:r>
      <w:r w:rsidRPr="00576524">
        <w:rPr>
          <w:rFonts w:ascii="Cambria" w:hAnsi="Cambria" w:cs="Courier New"/>
          <w:b/>
          <w:bCs/>
          <w:lang w:val="pt-PT"/>
        </w:rPr>
        <w:t xml:space="preserve">[rename </w:t>
      </w:r>
      <w:r w:rsidRPr="00576524">
        <w:rPr>
          <w:rFonts w:ascii="Cambria" w:hAnsi="Cambria" w:cs="Courier New"/>
          <w:lang w:val="pt-PT"/>
        </w:rPr>
        <w:t xml:space="preserve">k </w:t>
      </w:r>
      <w:r w:rsidRPr="00576524">
        <w:rPr>
          <w:rFonts w:ascii="Cambria" w:hAnsi="Cambria" w:cs="Courier New"/>
          <w:b/>
          <w:bCs/>
          <w:lang w:val="pt-PT"/>
        </w:rPr>
        <w:t xml:space="preserve">as </w:t>
      </w:r>
      <w:r w:rsidRPr="00576524">
        <w:rPr>
          <w:rFonts w:ascii="Cambria" w:hAnsi="Cambria" w:cs="Courier New"/>
          <w:lang w:val="pt-PT"/>
        </w:rPr>
        <w:t xml:space="preserve">compName </w:t>
      </w:r>
    </w:p>
    <w:p w14:paraId="5868E39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4AF0FBD7"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 xml:space="preserve">{, k </w:t>
      </w:r>
      <w:r w:rsidRPr="00E352EF">
        <w:rPr>
          <w:rFonts w:ascii="Cambria" w:hAnsi="Cambria" w:cs="Courier New"/>
          <w:b/>
          <w:bCs/>
        </w:rPr>
        <w:t xml:space="preserve">as </w:t>
      </w:r>
      <w:r w:rsidRPr="00E352EF">
        <w:rPr>
          <w:rFonts w:ascii="Cambria" w:hAnsi="Cambria" w:cs="Courier New"/>
        </w:rPr>
        <w:t xml:space="preserve">compName </w:t>
      </w:r>
    </w:p>
    <w:p w14:paraId="19FA3FF9"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3074F745"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 xml:space="preserve">] </w:t>
      </w:r>
    </w:p>
    <w:p w14:paraId="123ED44E" w14:textId="77777777" w:rsidR="00775052" w:rsidRPr="00E352EF" w:rsidRDefault="00775052" w:rsidP="00775052">
      <w:pPr>
        <w:rPr>
          <w:rFonts w:ascii="Cambria" w:eastAsia="Calibri" w:hAnsi="Cambria" w:cs="Calibri"/>
          <w:i/>
          <w:color w:val="5B9BD5"/>
        </w:rPr>
      </w:pPr>
    </w:p>
    <w:p w14:paraId="0F637DB2"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Parameters</w:t>
      </w:r>
    </w:p>
    <w:p w14:paraId="76D9C278"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ds_1</w:t>
      </w:r>
      <w:r w:rsidRPr="00E352EF">
        <w:rPr>
          <w:rFonts w:ascii="Cambria" w:hAnsi="Cambria" w:cs="Courier New"/>
        </w:rPr>
        <w:t xml:space="preserve"> : Dataset&lt;?&gt; </w:t>
      </w:r>
    </w:p>
    <w:p w14:paraId="1B066743"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 xml:space="preserve">k </w:t>
      </w:r>
      <w:r w:rsidRPr="00E352EF">
        <w:rPr>
          <w:rFonts w:ascii="Cambria" w:hAnsi="Cambria" w:cs="Courier New"/>
        </w:rPr>
        <w:t>:</w:t>
      </w:r>
      <w:r w:rsidR="00CE6707" w:rsidRPr="00E352EF">
        <w:rPr>
          <w:rFonts w:ascii="Cambria" w:hAnsi="Cambria" w:cs="Courier New"/>
        </w:rPr>
        <w:t xml:space="preserve"> Measure or Attribute</w:t>
      </w:r>
      <w:r w:rsidRPr="00E352EF">
        <w:rPr>
          <w:rFonts w:ascii="Cambria" w:hAnsi="Cambria" w:cs="Courier New"/>
          <w:b/>
          <w:bCs/>
        </w:rPr>
        <w:t xml:space="preserve"> </w:t>
      </w:r>
      <w:r w:rsidRPr="00E352EF">
        <w:rPr>
          <w:rFonts w:ascii="Cambria" w:hAnsi="Cambria" w:cs="Courier New"/>
        </w:rPr>
        <w:t xml:space="preserve">Component </w:t>
      </w:r>
    </w:p>
    <w:p w14:paraId="5FB43DF2"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i/>
        </w:rPr>
        <w:t>compName</w:t>
      </w:r>
      <w:r w:rsidRPr="00E352EF">
        <w:rPr>
          <w:rFonts w:ascii="Cambria" w:hAnsi="Cambria" w:cs="Courier New"/>
        </w:rPr>
        <w:t xml:space="preserve"> : string </w:t>
      </w:r>
    </w:p>
    <w:p w14:paraId="20B94721" w14:textId="77777777" w:rsidR="00775052" w:rsidRPr="00E352EF" w:rsidRDefault="00775052" w:rsidP="00775052">
      <w:pPr>
        <w:rPr>
          <w:rFonts w:ascii="Cambria" w:eastAsia="Calibri" w:hAnsi="Cambria" w:cs="Calibri"/>
          <w:i/>
          <w:color w:val="5B9BD5"/>
        </w:rPr>
      </w:pPr>
    </w:p>
    <w:p w14:paraId="7EEA8B23"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ds_1</w:t>
      </w:r>
      <w:r w:rsidRPr="00E352EF">
        <w:rPr>
          <w:rFonts w:ascii="Cambria" w:hAnsi="Cambria" w:cs="Cambria"/>
        </w:rPr>
        <w:t xml:space="preserve">– the input Dataset </w:t>
      </w:r>
    </w:p>
    <w:p w14:paraId="06E8A8D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 xml:space="preserve">k </w:t>
      </w:r>
      <w:r w:rsidRPr="00E352EF">
        <w:rPr>
          <w:rFonts w:ascii="Cambria" w:hAnsi="Cambria" w:cs="Cambria"/>
        </w:rPr>
        <w:t xml:space="preserve">– each Component to rename </w:t>
      </w:r>
    </w:p>
    <w:p w14:paraId="26A2F689" w14:textId="77777777" w:rsidR="00775052" w:rsidRPr="00E352EF" w:rsidRDefault="00775052" w:rsidP="00775052">
      <w:pPr>
        <w:autoSpaceDE w:val="0"/>
        <w:autoSpaceDN w:val="0"/>
        <w:adjustRightInd w:val="0"/>
        <w:rPr>
          <w:rFonts w:ascii="Cambria" w:hAnsi="Cambria" w:cs="Cambria"/>
        </w:rPr>
      </w:pPr>
      <w:r w:rsidRPr="00E352EF">
        <w:rPr>
          <w:rFonts w:ascii="Cambria" w:hAnsi="Cambria" w:cs="Cambria"/>
          <w:i/>
          <w:iCs/>
        </w:rPr>
        <w:t xml:space="preserve">compName </w:t>
      </w:r>
      <w:r w:rsidRPr="00E352EF">
        <w:rPr>
          <w:rFonts w:ascii="Cambria" w:hAnsi="Cambria" w:cs="Cambria"/>
        </w:rPr>
        <w:t xml:space="preserve">– the new name for each Component </w:t>
      </w:r>
    </w:p>
    <w:p w14:paraId="54D8ADD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i/>
          <w:iCs/>
          <w:color w:val="auto"/>
        </w:rPr>
        <w:t xml:space="preserve">role </w:t>
      </w:r>
      <w:r w:rsidRPr="00E352EF">
        <w:rPr>
          <w:rFonts w:ascii="Cambria" w:hAnsi="Cambria" w:cs="Cambria"/>
          <w:color w:val="auto"/>
        </w:rPr>
        <w:t xml:space="preserve">– the new role for each Component </w:t>
      </w:r>
    </w:p>
    <w:p w14:paraId="179253FF" w14:textId="77777777" w:rsidR="00775052" w:rsidRPr="00E352EF" w:rsidRDefault="00775052" w:rsidP="00775052">
      <w:pPr>
        <w:autoSpaceDE w:val="0"/>
        <w:autoSpaceDN w:val="0"/>
        <w:adjustRightInd w:val="0"/>
        <w:rPr>
          <w:rFonts w:ascii="Cambria" w:hAnsi="Cambria" w:cs="Trebuchet MS"/>
          <w:color w:val="auto"/>
        </w:rPr>
      </w:pPr>
    </w:p>
    <w:p w14:paraId="63AD2245"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Returns </w:t>
      </w:r>
    </w:p>
    <w:p w14:paraId="04089998"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color w:val="auto"/>
        </w:rPr>
        <w:t>The Dataset with renamed Components and changed roles.</w:t>
      </w:r>
    </w:p>
    <w:p w14:paraId="58F91E9B" w14:textId="77777777" w:rsidR="00775052" w:rsidRPr="00E352EF" w:rsidRDefault="00775052" w:rsidP="00775052">
      <w:pPr>
        <w:rPr>
          <w:rFonts w:ascii="Cambria" w:eastAsia="Calibri" w:hAnsi="Cambria" w:cs="Calibri"/>
          <w:i/>
          <w:color w:val="5B9BD5"/>
        </w:rPr>
      </w:pPr>
    </w:p>
    <w:p w14:paraId="6817F799"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Constraints </w:t>
      </w:r>
    </w:p>
    <w:p w14:paraId="7A8299DF" w14:textId="77777777" w:rsidR="00187029" w:rsidRPr="00E352EF" w:rsidRDefault="00775052" w:rsidP="00187029">
      <w:pPr>
        <w:numPr>
          <w:ilvl w:val="0"/>
          <w:numId w:val="18"/>
        </w:numPr>
        <w:tabs>
          <w:tab w:val="left" w:pos="0"/>
        </w:tabs>
        <w:ind w:left="288" w:hanging="288"/>
        <w:rPr>
          <w:rFonts w:asciiTheme="majorHAnsi" w:eastAsia="Calibri" w:hAnsiTheme="majorHAnsi" w:cs="Calibri"/>
          <w:i/>
        </w:rPr>
      </w:pPr>
      <w:r w:rsidRPr="00E352EF">
        <w:rPr>
          <w:rFonts w:asciiTheme="majorHAnsi" w:eastAsia="Calibri" w:hAnsiTheme="majorHAnsi" w:cs="Calibri"/>
          <w:i/>
        </w:rPr>
        <w:t xml:space="preserve">k </w:t>
      </w:r>
      <w:r w:rsidRPr="00E352EF">
        <w:rPr>
          <w:rFonts w:asciiTheme="majorHAnsi" w:eastAsia="Calibri" w:hAnsiTheme="majorHAnsi" w:cs="Calibri"/>
        </w:rPr>
        <w:t>is a Component expression that can have only Component literals of ds_1 (static).</w:t>
      </w:r>
      <w:r w:rsidRPr="00E352EF">
        <w:rPr>
          <w:rFonts w:asciiTheme="majorHAnsi" w:eastAsia="Calibri" w:hAnsiTheme="majorHAnsi" w:cs="Calibri"/>
          <w:i/>
        </w:rPr>
        <w:t xml:space="preserve"> </w:t>
      </w:r>
    </w:p>
    <w:p w14:paraId="7F55F26C" w14:textId="77777777" w:rsidR="00775052" w:rsidRPr="00E352EF" w:rsidRDefault="00775052" w:rsidP="00187029">
      <w:pPr>
        <w:numPr>
          <w:ilvl w:val="0"/>
          <w:numId w:val="18"/>
        </w:numPr>
        <w:tabs>
          <w:tab w:val="left" w:pos="0"/>
        </w:tabs>
        <w:ind w:left="288" w:hanging="288"/>
        <w:rPr>
          <w:rFonts w:asciiTheme="majorHAnsi" w:eastAsia="Calibri" w:hAnsiTheme="majorHAnsi" w:cs="Calibri"/>
        </w:rPr>
      </w:pPr>
      <w:r w:rsidRPr="00E352EF">
        <w:rPr>
          <w:rFonts w:asciiTheme="majorHAnsi" w:eastAsia="Calibri" w:hAnsiTheme="majorHAnsi" w:cs="Calibri"/>
          <w:i/>
        </w:rPr>
        <w:t xml:space="preserve"> role </w:t>
      </w:r>
      <w:r w:rsidRPr="00E352EF">
        <w:rPr>
          <w:rFonts w:asciiTheme="majorHAnsi" w:eastAsia="Calibri" w:hAnsiTheme="majorHAnsi" w:cs="Calibri"/>
        </w:rPr>
        <w:t xml:space="preserve">can be one of : “MEASURE”, “IDENTIFIER”, “ATTRIBUTE” (static). </w:t>
      </w:r>
    </w:p>
    <w:p w14:paraId="1F422787" w14:textId="77777777" w:rsidR="00775052" w:rsidRPr="00E352EF" w:rsidRDefault="00775052" w:rsidP="00775052">
      <w:pPr>
        <w:autoSpaceDE w:val="0"/>
        <w:autoSpaceDN w:val="0"/>
        <w:adjustRightInd w:val="0"/>
        <w:rPr>
          <w:rFonts w:ascii="Cambria" w:hAnsi="Cambria" w:cs="Trebuchet MS"/>
        </w:rPr>
      </w:pPr>
    </w:p>
    <w:p w14:paraId="47F3171F"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53CAD920" w14:textId="77777777" w:rsidR="00CE6707" w:rsidRPr="00E352EF" w:rsidRDefault="00CE6707" w:rsidP="00775052">
      <w:r w:rsidRPr="00E352EF">
        <w:t>It renames each Measure or Attribute in ds_1 that is mentioned in the operator with the new name given in compName and the role given in role variable. If role variable is not specified, the role is left unmodified. All the data points in ds_1 are copied into ds_2.</w:t>
      </w:r>
      <w:r w:rsidRPr="00E352EF">
        <w:br/>
        <w:t xml:space="preserve">Returns a new Dataset ds_2 with the same Identifier of ds_1. </w:t>
      </w:r>
      <w:r w:rsidRPr="00E352EF">
        <w:br/>
        <w:t>The Dataset ds_2 will have the same Measure and Attributes Components of ds_1 except for those components changed in the role by the rename operator.</w:t>
      </w:r>
    </w:p>
    <w:p w14:paraId="27F88ACD" w14:textId="77777777" w:rsidR="00CE6707" w:rsidRPr="00E352EF" w:rsidRDefault="00CE6707" w:rsidP="00775052">
      <w:pPr>
        <w:rPr>
          <w:rFonts w:ascii="Cambria" w:eastAsia="Calibri" w:hAnsi="Cambria" w:cs="Calibri"/>
          <w:i/>
          <w:color w:val="5B9BD5"/>
        </w:rPr>
      </w:pPr>
    </w:p>
    <w:p w14:paraId="04F19CB7" w14:textId="77777777" w:rsidR="00775052" w:rsidRPr="00E352EF" w:rsidRDefault="0084324E" w:rsidP="00775052">
      <w:pPr>
        <w:rPr>
          <w:rFonts w:ascii="Cambria" w:eastAsia="Calibri" w:hAnsi="Cambria" w:cs="Calibri"/>
          <w:i/>
          <w:color w:val="5B9BD5"/>
        </w:rPr>
      </w:pPr>
      <w:r w:rsidRPr="00E352EF">
        <w:rPr>
          <w:rFonts w:ascii="Cambria" w:eastAsia="Calibri" w:hAnsi="Cambria" w:cs="Calibri"/>
          <w:i/>
          <w:color w:val="5B9BD5"/>
        </w:rPr>
        <w:t>Examples</w:t>
      </w:r>
      <w:r w:rsidR="00775052" w:rsidRPr="00E352EF">
        <w:rPr>
          <w:rFonts w:ascii="Cambria" w:eastAsia="Calibri" w:hAnsi="Cambria" w:cs="Calibri"/>
          <w:i/>
          <w:color w:val="5B9BD5"/>
        </w:rPr>
        <w:t xml:space="preserve"> </w:t>
      </w:r>
    </w:p>
    <w:p w14:paraId="4415BB7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ourier New"/>
          <w:color w:val="auto"/>
        </w:rPr>
        <w:t xml:space="preserve">ds_2 := ds_1[rename M1 as “I1” role IDENTIFIER] </w:t>
      </w:r>
      <w:r w:rsidRPr="00E352EF">
        <w:rPr>
          <w:rFonts w:ascii="Cambria" w:hAnsi="Cambria" w:cs="Cambria"/>
          <w:color w:val="auto"/>
        </w:rPr>
        <w:t xml:space="preserve">3154 </w:t>
      </w:r>
    </w:p>
    <w:p w14:paraId="10C5E421" w14:textId="77777777" w:rsidR="00775052" w:rsidRPr="00E352EF" w:rsidRDefault="00775052" w:rsidP="00775052">
      <w:pPr>
        <w:rPr>
          <w:rFonts w:ascii="Cambria" w:hAnsi="Cambria"/>
        </w:rPr>
      </w:pPr>
      <w:r w:rsidRPr="00E352EF">
        <w:rPr>
          <w:rFonts w:ascii="Cambria" w:hAnsi="Cambria"/>
        </w:rPr>
        <w:t xml:space="preserve">The expression above renames MeasureComponent M1 into I1 and alters its role to IdentifierComponent. </w:t>
      </w:r>
    </w:p>
    <w:p w14:paraId="12CD914B" w14:textId="77777777" w:rsidR="005A2227" w:rsidRPr="00E352EF" w:rsidRDefault="0097053A" w:rsidP="00775052">
      <w:pPr>
        <w:pStyle w:val="Stile3"/>
        <w:rPr>
          <w:lang w:val="en-GB"/>
        </w:rPr>
      </w:pPr>
      <w:bookmarkStart w:id="11368" w:name="_Toc464487991"/>
      <w:r w:rsidRPr="00E352EF">
        <w:rPr>
          <w:lang w:val="en-GB"/>
        </w:rPr>
        <w:t>filter</w:t>
      </w:r>
      <w:bookmarkEnd w:id="11366"/>
      <w:bookmarkEnd w:id="11367"/>
      <w:bookmarkEnd w:id="11368"/>
    </w:p>
    <w:p w14:paraId="734BB2C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A164F8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 xml:space="preserve">filter </w:t>
      </w:r>
      <w:r w:rsidRPr="00E352EF">
        <w:rPr>
          <w:rFonts w:asciiTheme="majorHAnsi" w:eastAsia="Calibri" w:hAnsiTheme="majorHAnsi" w:cs="Calibri"/>
        </w:rPr>
        <w:t xml:space="preserve">returns the input </w:t>
      </w:r>
      <w:r w:rsidR="00297BF2" w:rsidRPr="00E352EF">
        <w:t>Dataset</w:t>
      </w:r>
      <w:r w:rsidRPr="00E352EF">
        <w:rPr>
          <w:rFonts w:asciiTheme="majorHAnsi" w:eastAsia="Calibri" w:hAnsiTheme="majorHAnsi" w:cs="Calibri"/>
        </w:rPr>
        <w:t xml:space="preserve"> filtered by evaluating the </w:t>
      </w:r>
      <w:r w:rsidR="003C48EA" w:rsidRPr="00E352EF">
        <w:rPr>
          <w:rFonts w:asciiTheme="majorHAnsi" w:eastAsia="Calibri" w:hAnsiTheme="majorHAnsi" w:cs="Calibri"/>
        </w:rPr>
        <w:t xml:space="preserve">boolean component </w:t>
      </w:r>
      <w:r w:rsidRPr="00E352EF">
        <w:rPr>
          <w:rFonts w:asciiTheme="majorHAnsi" w:eastAsia="Calibri" w:hAnsiTheme="majorHAnsi" w:cs="Calibri"/>
        </w:rPr>
        <w:t>expression specified as a parameter.</w:t>
      </w:r>
    </w:p>
    <w:p w14:paraId="04F6337C" w14:textId="77777777" w:rsidR="00470BDE" w:rsidRPr="00E352EF" w:rsidRDefault="00470BDE" w:rsidP="00E95DF9">
      <w:pPr>
        <w:rPr>
          <w:rFonts w:asciiTheme="majorHAnsi" w:hAnsiTheme="majorHAnsi"/>
        </w:rPr>
      </w:pPr>
    </w:p>
    <w:p w14:paraId="7421C10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4DF85250"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 xml:space="preserve">ds </w:t>
      </w:r>
      <w:r w:rsidRPr="00E352EF">
        <w:rPr>
          <w:rFonts w:asciiTheme="majorHAnsi" w:eastAsia="Calibri" w:hAnsiTheme="majorHAnsi" w:cs="Calibri"/>
          <w:b/>
        </w:rPr>
        <w:t>[ filter</w:t>
      </w:r>
      <w:r w:rsidRPr="00E352EF">
        <w:rPr>
          <w:rFonts w:asciiTheme="majorHAnsi" w:eastAsia="Calibri" w:hAnsiTheme="majorHAnsi" w:cs="Calibri"/>
        </w:rPr>
        <w:t xml:space="preserve"> </w:t>
      </w:r>
      <w:r w:rsidRPr="00E352EF">
        <w:rPr>
          <w:rFonts w:asciiTheme="majorHAnsi" w:eastAsia="Calibri" w:hAnsiTheme="majorHAnsi" w:cs="Calibri"/>
          <w:i/>
        </w:rPr>
        <w:t>f | dpr</w:t>
      </w:r>
      <w:r w:rsidRPr="00E352EF">
        <w:rPr>
          <w:rFonts w:asciiTheme="majorHAnsi" w:eastAsia="Calibri" w:hAnsiTheme="majorHAnsi" w:cs="Calibri"/>
          <w:b/>
        </w:rPr>
        <w:t>]</w:t>
      </w:r>
    </w:p>
    <w:p w14:paraId="4A7A9643" w14:textId="77777777" w:rsidR="00470BDE" w:rsidRPr="00E352EF" w:rsidRDefault="00470BDE" w:rsidP="00E95DF9">
      <w:pPr>
        <w:rPr>
          <w:rFonts w:asciiTheme="majorHAnsi" w:hAnsiTheme="majorHAnsi"/>
        </w:rPr>
      </w:pPr>
    </w:p>
    <w:p w14:paraId="5BE361F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D31B0C5"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36575B52"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505725E4"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f </w:t>
      </w:r>
      <w:r w:rsidR="0097053A" w:rsidRPr="00E352EF">
        <w:rPr>
          <w:rFonts w:asciiTheme="majorHAnsi" w:eastAsia="Calibri" w:hAnsiTheme="majorHAnsi" w:cs="Calibri"/>
        </w:rPr>
        <w:t xml:space="preserve">: {role &lt;IDENT&gt; as </w:t>
      </w:r>
      <w:r w:rsidR="00F431FD" w:rsidRPr="00E352EF">
        <w:rPr>
          <w:rFonts w:asciiTheme="majorHAnsi" w:eastAsia="Calibri" w:hAnsiTheme="majorHAnsi" w:cs="Calibri"/>
        </w:rPr>
        <w:t>boolean</w:t>
      </w:r>
      <w:r w:rsidR="0097053A" w:rsidRPr="00E352EF">
        <w:rPr>
          <w:rFonts w:asciiTheme="majorHAnsi" w:eastAsia="Calibri" w:hAnsiTheme="majorHAnsi" w:cs="Calibri"/>
        </w:rPr>
        <w:t>}</w:t>
      </w:r>
    </w:p>
    <w:p w14:paraId="3A55722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lastRenderedPageBreak/>
        <w:t>dpr</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a previously defined datapoint ruleset</w:t>
      </w:r>
    </w:p>
    <w:p w14:paraId="7B08D8DE" w14:textId="77777777" w:rsidR="00E95DF9" w:rsidRPr="00E352EF" w:rsidRDefault="00E95DF9" w:rsidP="00E95DF9">
      <w:pPr>
        <w:rPr>
          <w:rFonts w:asciiTheme="majorHAnsi" w:hAnsiTheme="majorHAnsi"/>
        </w:rPr>
      </w:pPr>
    </w:p>
    <w:p w14:paraId="1D74BE47"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p>
    <w:p w14:paraId="22B46690"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f – </w:t>
      </w:r>
      <w:r w:rsidRPr="00E352EF">
        <w:rPr>
          <w:rFonts w:asciiTheme="majorHAnsi" w:eastAsia="Calibri" w:hAnsiTheme="majorHAnsi" w:cs="Calibri"/>
        </w:rPr>
        <w:t xml:space="preserve">is a Boolean expression involving Components of </w:t>
      </w:r>
      <w:r w:rsidRPr="00E352EF">
        <w:rPr>
          <w:rFonts w:asciiTheme="majorHAnsi" w:eastAsia="Calibri" w:hAnsiTheme="majorHAnsi" w:cs="Calibri"/>
          <w:i/>
        </w:rPr>
        <w:t>ds.</w:t>
      </w:r>
    </w:p>
    <w:p w14:paraId="7DCF61B3" w14:textId="77777777" w:rsidR="00E95DF9" w:rsidRPr="00E352EF" w:rsidRDefault="00E95DF9" w:rsidP="00E95DF9">
      <w:pPr>
        <w:rPr>
          <w:rFonts w:asciiTheme="majorHAnsi" w:eastAsia="Calibri" w:hAnsiTheme="majorHAnsi" w:cs="Calibri"/>
          <w:i/>
          <w:color w:val="5B9BD5"/>
        </w:rPr>
      </w:pPr>
    </w:p>
    <w:p w14:paraId="17E4037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166CF2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f</w:t>
      </w:r>
      <w:r w:rsidRPr="00E352EF">
        <w:rPr>
          <w:rFonts w:asciiTheme="majorHAnsi" w:eastAsia="Calibri" w:hAnsiTheme="majorHAnsi" w:cs="Calibri"/>
        </w:rPr>
        <w:t xml:space="preserve"> is a Component expression over the Components of </w:t>
      </w:r>
      <w:r w:rsidRPr="00E352EF">
        <w:rPr>
          <w:rFonts w:asciiTheme="majorHAnsi" w:eastAsia="Calibri" w:hAnsiTheme="majorHAnsi" w:cs="Calibri"/>
          <w:i/>
        </w:rPr>
        <w:t>ds</w:t>
      </w:r>
      <w:r w:rsidRPr="00E352EF">
        <w:rPr>
          <w:rFonts w:asciiTheme="majorHAnsi" w:eastAsia="Calibri" w:hAnsiTheme="majorHAnsi" w:cs="Calibri"/>
        </w:rPr>
        <w:t xml:space="preserve"> (static).</w:t>
      </w:r>
    </w:p>
    <w:p w14:paraId="002668A9" w14:textId="77777777" w:rsidR="00470BDE" w:rsidRPr="00E352EF" w:rsidRDefault="00470BDE" w:rsidP="00E95DF9">
      <w:pPr>
        <w:rPr>
          <w:rFonts w:asciiTheme="majorHAnsi" w:hAnsiTheme="majorHAnsi"/>
        </w:rPr>
      </w:pPr>
    </w:p>
    <w:p w14:paraId="5C89CC2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2D6A975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with the same Identifier, Measure and Attribute Components of the input one, containing only the Data Points of </w:t>
      </w:r>
      <w:r w:rsidRPr="00E352EF">
        <w:rPr>
          <w:rFonts w:asciiTheme="majorHAnsi" w:eastAsia="Calibri" w:hAnsiTheme="majorHAnsi" w:cs="Calibri"/>
          <w:i/>
        </w:rPr>
        <w:t>ds</w:t>
      </w:r>
      <w:r w:rsidRPr="00E352EF">
        <w:rPr>
          <w:rFonts w:asciiTheme="majorHAnsi" w:eastAsia="Calibri" w:hAnsiTheme="majorHAnsi" w:cs="Calibri"/>
        </w:rPr>
        <w:t xml:space="preserve"> that satisfy the Boolean expression </w:t>
      </w:r>
      <w:r w:rsidRPr="00E352EF">
        <w:rPr>
          <w:rFonts w:asciiTheme="majorHAnsi" w:eastAsia="Calibri" w:hAnsiTheme="majorHAnsi" w:cs="Calibri"/>
          <w:i/>
        </w:rPr>
        <w:t>f</w:t>
      </w:r>
      <w:r w:rsidRPr="00E352EF">
        <w:rPr>
          <w:rFonts w:asciiTheme="majorHAnsi" w:eastAsia="Calibri" w:hAnsiTheme="majorHAnsi" w:cs="Calibri"/>
        </w:rPr>
        <w:t xml:space="preserve"> or the </w:t>
      </w:r>
      <w:r w:rsidR="00AE69F4" w:rsidRPr="00E352EF">
        <w:rPr>
          <w:rFonts w:asciiTheme="majorHAnsi" w:eastAsia="Calibri" w:hAnsiTheme="majorHAnsi" w:cs="Calibri"/>
        </w:rPr>
        <w:t>datapoint (</w:t>
      </w:r>
      <w:r w:rsidRPr="00E352EF">
        <w:rPr>
          <w:rFonts w:asciiTheme="majorHAnsi" w:eastAsia="Calibri" w:hAnsiTheme="majorHAnsi" w:cs="Calibri"/>
        </w:rPr>
        <w:t>horizontal</w:t>
      </w:r>
      <w:r w:rsidR="00AE69F4" w:rsidRPr="00E352EF">
        <w:rPr>
          <w:rFonts w:asciiTheme="majorHAnsi" w:eastAsia="Calibri" w:hAnsiTheme="majorHAnsi" w:cs="Calibri"/>
        </w:rPr>
        <w:t>)</w:t>
      </w:r>
      <w:r w:rsidRPr="00E352EF">
        <w:rPr>
          <w:rFonts w:asciiTheme="majorHAnsi" w:eastAsia="Calibri" w:hAnsiTheme="majorHAnsi" w:cs="Calibri"/>
        </w:rPr>
        <w:t xml:space="preserve"> ruleset</w:t>
      </w:r>
    </w:p>
    <w:p w14:paraId="6D3CC749" w14:textId="77777777" w:rsidR="00470BDE" w:rsidRPr="00E352EF" w:rsidRDefault="00470BDE" w:rsidP="00E95DF9">
      <w:pPr>
        <w:rPr>
          <w:rFonts w:asciiTheme="majorHAnsi" w:hAnsiTheme="majorHAnsi"/>
        </w:rPr>
      </w:pPr>
    </w:p>
    <w:p w14:paraId="4FB61DD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8A30D7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takes as input a Dataset and a Boolean expression involving the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and returns another Dataset with the same structure of the input one. For each Data Point the expression </w:t>
      </w:r>
      <w:r w:rsidRPr="00E352EF">
        <w:rPr>
          <w:rFonts w:asciiTheme="majorHAnsi" w:eastAsia="Calibri" w:hAnsiTheme="majorHAnsi" w:cs="Calibri"/>
          <w:i/>
        </w:rPr>
        <w:t xml:space="preserve">f </w:t>
      </w:r>
      <w:r w:rsidRPr="00E352EF">
        <w:rPr>
          <w:rFonts w:asciiTheme="majorHAnsi" w:eastAsia="Calibri" w:hAnsiTheme="majorHAnsi" w:cs="Calibri"/>
        </w:rPr>
        <w:t xml:space="preserve">is applied; only the Data Points for which the expression is evaluated </w:t>
      </w:r>
      <w:r w:rsidR="003B56F0" w:rsidRPr="00E352EF">
        <w:rPr>
          <w:rFonts w:asciiTheme="majorHAnsi" w:eastAsia="Calibri" w:hAnsiTheme="majorHAnsi" w:cs="Calibri"/>
        </w:rPr>
        <w:t xml:space="preserve">true </w:t>
      </w:r>
      <w:r w:rsidRPr="00E352EF">
        <w:rPr>
          <w:rFonts w:asciiTheme="majorHAnsi" w:eastAsia="Calibri" w:hAnsiTheme="majorHAnsi" w:cs="Calibri"/>
        </w:rPr>
        <w:t>will be part of the output Dataset.</w:t>
      </w:r>
    </w:p>
    <w:p w14:paraId="42A1F118" w14:textId="77777777" w:rsidR="00A14BB1" w:rsidRPr="00E352EF" w:rsidRDefault="00A14BB1" w:rsidP="00E95DF9">
      <w:pPr>
        <w:rPr>
          <w:rFonts w:asciiTheme="majorHAnsi" w:hAnsiTheme="majorHAnsi"/>
        </w:rPr>
      </w:pPr>
    </w:p>
    <w:p w14:paraId="001B6FF9" w14:textId="77777777" w:rsidR="00A14BB1" w:rsidRPr="00E352EF" w:rsidRDefault="00A14BB1" w:rsidP="00E95DF9">
      <w:pPr>
        <w:rPr>
          <w:rFonts w:asciiTheme="majorHAnsi" w:hAnsiTheme="majorHAnsi"/>
        </w:rPr>
      </w:pPr>
    </w:p>
    <w:p w14:paraId="04EEED50"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D12D381"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Dr:=population1 </w:t>
      </w:r>
      <w:r w:rsidRPr="00E352EF">
        <w:rPr>
          <w:rFonts w:asciiTheme="majorHAnsi" w:eastAsia="Calibri" w:hAnsiTheme="majorHAnsi" w:cs="Calibri"/>
          <w:b/>
        </w:rPr>
        <w:t xml:space="preserve">[filter </w:t>
      </w:r>
      <w:r w:rsidRPr="00E352EF">
        <w:rPr>
          <w:rFonts w:asciiTheme="majorHAnsi" w:eastAsia="Calibri" w:hAnsiTheme="majorHAnsi" w:cs="Calibri"/>
        </w:rPr>
        <w:t>SEX = “F"</w:t>
      </w:r>
      <w:r w:rsidRPr="00E352EF">
        <w:rPr>
          <w:rFonts w:asciiTheme="majorHAnsi" w:eastAsia="Calibri" w:hAnsiTheme="majorHAnsi" w:cs="Calibri"/>
          <w:b/>
        </w:rPr>
        <w:t>]</w:t>
      </w:r>
    </w:p>
    <w:p w14:paraId="3648D39B" w14:textId="77777777" w:rsidR="005A2227" w:rsidRPr="00E352EF" w:rsidRDefault="005A2227"/>
    <w:p w14:paraId="6096467F"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2062A644"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EAAF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5020BC12"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914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AEA4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E2A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6D122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2B171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5793977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BD0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0C0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B73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F89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855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919A4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5A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049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83C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C4F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24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5D412C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AF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CA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EF8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517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23D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70BBED9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865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37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931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FEE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BA6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4431E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5F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48B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76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F3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393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24E6FFD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878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6F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89D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1FA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3E2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D602F8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13A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A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A0F1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229D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B1A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5098D2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0CD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BAA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C96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96F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780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04C5C12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9F8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2EC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CE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89C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FC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5B8719F8"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E97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24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E402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90DB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3B35A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6078EE1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C1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7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53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6AB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B1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3FD8A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0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E20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AC79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57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481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0B145BB" w14:textId="77777777" w:rsidR="005A2227" w:rsidRPr="00E352EF" w:rsidRDefault="005A2227"/>
    <w:p w14:paraId="46CA7924"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43E3E392"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BCD09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Dr</w:t>
            </w:r>
          </w:p>
        </w:tc>
      </w:tr>
      <w:tr w:rsidR="005A2227" w:rsidRPr="00E352EF" w14:paraId="63F38FA8"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9E3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5C71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5F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4F34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AD5D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320CF3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AFD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20B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DFD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16E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8E2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125B691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65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3E3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76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8F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783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150F183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A6C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D7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0F5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D1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11F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5B44FF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FFD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5847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A57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412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BC1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41F0D30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BBA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D54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19C9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209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EE4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7E8529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57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B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3A8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E0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6D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5995714" w14:textId="77777777" w:rsidR="005A2227" w:rsidRPr="00E352EF" w:rsidRDefault="005A2227"/>
    <w:p w14:paraId="76AE7035" w14:textId="77777777" w:rsidR="005A2227" w:rsidRPr="00E352EF" w:rsidRDefault="0097053A" w:rsidP="00941793">
      <w:pPr>
        <w:pStyle w:val="Stile3"/>
        <w:rPr>
          <w:lang w:val="en-GB"/>
        </w:rPr>
      </w:pPr>
      <w:bookmarkStart w:id="11369" w:name="_Toc462659776"/>
      <w:bookmarkStart w:id="11370" w:name="_Toc463805814"/>
      <w:bookmarkStart w:id="11371" w:name="_Toc464487992"/>
      <w:r w:rsidRPr="00E352EF">
        <w:rPr>
          <w:lang w:val="en-GB"/>
        </w:rPr>
        <w:lastRenderedPageBreak/>
        <w:t>keep</w:t>
      </w:r>
      <w:bookmarkEnd w:id="11369"/>
      <w:bookmarkEnd w:id="11370"/>
      <w:bookmarkEnd w:id="11371"/>
    </w:p>
    <w:p w14:paraId="1D1388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115D22E9"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operator </w:t>
      </w:r>
      <w:r w:rsidRPr="00E352EF">
        <w:rPr>
          <w:rFonts w:asciiTheme="majorHAnsi" w:eastAsia="Calibri" w:hAnsiTheme="majorHAnsi" w:cs="Calibri"/>
          <w:b/>
        </w:rPr>
        <w:t>keep</w:t>
      </w:r>
      <w:r w:rsidRPr="00E352EF">
        <w:rPr>
          <w:rFonts w:asciiTheme="majorHAnsi" w:eastAsia="Calibri" w:hAnsiTheme="majorHAnsi" w:cs="Calibri"/>
        </w:rPr>
        <w:t xml:space="preserve"> returns the input Dataset with only the Identifier and Measures Components specified as parameters</w:t>
      </w:r>
      <w:r w:rsidRPr="00E352EF">
        <w:rPr>
          <w:rFonts w:asciiTheme="majorHAnsi" w:eastAsia="Calibri" w:hAnsiTheme="majorHAnsi" w:cs="Calibri"/>
          <w:i/>
        </w:rPr>
        <w:t>.</w:t>
      </w:r>
    </w:p>
    <w:p w14:paraId="3D110D53" w14:textId="77777777" w:rsidR="00470BDE" w:rsidRPr="00E352EF" w:rsidRDefault="00470BDE" w:rsidP="00E95DF9">
      <w:pPr>
        <w:rPr>
          <w:rFonts w:asciiTheme="majorHAnsi" w:hAnsiTheme="majorHAnsi"/>
        </w:rPr>
      </w:pPr>
    </w:p>
    <w:p w14:paraId="52390A5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14E4F45"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b/>
        </w:rPr>
        <w:t>[ keep</w:t>
      </w:r>
      <w:r w:rsidRPr="00E352EF">
        <w:rPr>
          <w:rFonts w:asciiTheme="majorHAnsi" w:eastAsia="Calibri" w:hAnsiTheme="majorHAnsi" w:cs="Calibri"/>
        </w:rPr>
        <w:t xml:space="preserve"> </w:t>
      </w:r>
      <w:r w:rsidRPr="00E352EF">
        <w:rPr>
          <w:rFonts w:asciiTheme="majorHAnsi" w:eastAsia="Calibri" w:hAnsiTheme="majorHAnsi" w:cs="Calibri"/>
          <w:i/>
        </w:rPr>
        <w:t>cmp</w:t>
      </w:r>
      <w:r w:rsidRPr="00E352EF">
        <w:rPr>
          <w:rFonts w:asciiTheme="majorHAnsi" w:eastAsia="Calibri" w:hAnsiTheme="majorHAnsi" w:cs="Calibri"/>
        </w:rPr>
        <w:t xml:space="preserve"> {, </w:t>
      </w:r>
      <w:r w:rsidRPr="00E352EF">
        <w:rPr>
          <w:rFonts w:asciiTheme="majorHAnsi" w:eastAsia="Calibri" w:hAnsiTheme="majorHAnsi" w:cs="Calibri"/>
          <w:i/>
        </w:rPr>
        <w:t>cmp</w:t>
      </w:r>
      <w:r w:rsidRPr="00E352EF">
        <w:rPr>
          <w:rFonts w:asciiTheme="majorHAnsi" w:eastAsia="Calibri" w:hAnsiTheme="majorHAnsi" w:cs="Calibri"/>
        </w:rPr>
        <w:t xml:space="preserve">} </w:t>
      </w:r>
      <w:r w:rsidRPr="00E352EF">
        <w:rPr>
          <w:rFonts w:asciiTheme="majorHAnsi" w:eastAsia="Calibri" w:hAnsiTheme="majorHAnsi" w:cs="Calibri"/>
          <w:b/>
        </w:rPr>
        <w:t>]</w:t>
      </w:r>
    </w:p>
    <w:p w14:paraId="6443F596" w14:textId="77777777" w:rsidR="00470BDE" w:rsidRPr="00E352EF" w:rsidRDefault="00470BDE" w:rsidP="00E95DF9">
      <w:pPr>
        <w:rPr>
          <w:rFonts w:asciiTheme="majorHAnsi" w:hAnsiTheme="majorHAnsi"/>
        </w:rPr>
      </w:pPr>
    </w:p>
    <w:p w14:paraId="1E316E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9694418"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066648E1"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D069264" w14:textId="77777777" w:rsidR="005A2227" w:rsidRPr="00E352EF" w:rsidRDefault="00E95DF9" w:rsidP="00E95DF9">
      <w:pPr>
        <w:rPr>
          <w:rFonts w:asciiTheme="majorHAnsi" w:eastAsia="Calibri" w:hAnsiTheme="majorHAnsi" w:cs="Calibri"/>
        </w:rPr>
      </w:pPr>
      <w:r w:rsidRPr="00E352EF">
        <w:rPr>
          <w:rFonts w:asciiTheme="majorHAnsi" w:eastAsia="Calibri" w:hAnsiTheme="majorHAnsi" w:cs="Calibri"/>
          <w:i/>
        </w:rPr>
        <w:t>c</w:t>
      </w:r>
      <w:r w:rsidR="0097053A" w:rsidRPr="00E352EF">
        <w:rPr>
          <w:rFonts w:asciiTheme="majorHAnsi" w:eastAsia="Calibri" w:hAnsiTheme="majorHAnsi" w:cs="Calibri"/>
          <w:i/>
        </w:rPr>
        <w:t>mp</w:t>
      </w:r>
      <w:r w:rsidRPr="00E352EF">
        <w:rPr>
          <w:rFonts w:asciiTheme="majorHAnsi" w:eastAsia="Calibri" w:hAnsiTheme="majorHAnsi" w:cs="Calibri"/>
          <w:i/>
        </w:rPr>
        <w:t xml:space="preserve"> </w:t>
      </w:r>
      <w:r w:rsidR="0097053A" w:rsidRPr="00E352EF">
        <w:rPr>
          <w:rFonts w:asciiTheme="majorHAnsi" w:eastAsia="Calibri" w:hAnsiTheme="majorHAnsi" w:cs="Calibri"/>
        </w:rPr>
        <w:t>: component-ref</w:t>
      </w:r>
    </w:p>
    <w:p w14:paraId="202AD814" w14:textId="77777777" w:rsidR="00E95DF9" w:rsidRPr="00E352EF" w:rsidRDefault="00E95DF9" w:rsidP="00E95DF9">
      <w:pPr>
        <w:rPr>
          <w:rFonts w:asciiTheme="majorHAnsi" w:hAnsiTheme="majorHAnsi"/>
        </w:rPr>
      </w:pPr>
    </w:p>
    <w:p w14:paraId="26B0314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r w:rsidRPr="00E352EF">
        <w:rPr>
          <w:rFonts w:asciiTheme="majorHAnsi" w:eastAsia="Calibri" w:hAnsiTheme="majorHAnsi" w:cs="Calibri"/>
          <w:i/>
        </w:rPr>
        <w:t>.</w:t>
      </w:r>
    </w:p>
    <w:p w14:paraId="505EA1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 </w:t>
      </w:r>
      <w:r w:rsidRPr="00E352EF">
        <w:rPr>
          <w:rFonts w:asciiTheme="majorHAnsi" w:eastAsia="Calibri" w:hAnsiTheme="majorHAnsi" w:cs="Calibri"/>
        </w:rPr>
        <w:t>is an existing Component of</w:t>
      </w:r>
      <w:r w:rsidRPr="00E352EF">
        <w:rPr>
          <w:rFonts w:asciiTheme="majorHAnsi" w:eastAsia="Calibri" w:hAnsiTheme="majorHAnsi" w:cs="Calibri"/>
          <w:i/>
        </w:rPr>
        <w:t xml:space="preserve"> ds.</w:t>
      </w:r>
    </w:p>
    <w:p w14:paraId="59645E8A" w14:textId="77777777" w:rsidR="00E95DF9" w:rsidRPr="00E352EF" w:rsidRDefault="00E95DF9" w:rsidP="00E95DF9">
      <w:pPr>
        <w:rPr>
          <w:rFonts w:asciiTheme="majorHAnsi" w:eastAsia="Calibri" w:hAnsiTheme="majorHAnsi" w:cs="Calibri"/>
          <w:i/>
          <w:color w:val="5B9BD5"/>
        </w:rPr>
      </w:pPr>
    </w:p>
    <w:p w14:paraId="7A8BC2F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EC2D6E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is a Component expression over the Components of ds containing only Component literals (i.e. names of the Components of ds) (static).</w:t>
      </w:r>
    </w:p>
    <w:p w14:paraId="73BBCBE9"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cannot be a reference to an Identifier Component</w:t>
      </w:r>
      <w:r w:rsidRPr="00E352EF">
        <w:rPr>
          <w:rFonts w:asciiTheme="majorHAnsi" w:eastAsia="Calibri" w:hAnsiTheme="majorHAnsi" w:cs="Calibri"/>
          <w:i/>
        </w:rPr>
        <w:t>.</w:t>
      </w:r>
    </w:p>
    <w:p w14:paraId="068AA1FC" w14:textId="77777777" w:rsidR="00E95DF9" w:rsidRPr="00E352EF" w:rsidRDefault="00E95DF9" w:rsidP="00E95DF9">
      <w:pPr>
        <w:rPr>
          <w:rFonts w:asciiTheme="majorHAnsi" w:eastAsia="Calibri" w:hAnsiTheme="majorHAnsi" w:cs="Calibri"/>
          <w:i/>
          <w:color w:val="5B9BD5"/>
        </w:rPr>
      </w:pPr>
    </w:p>
    <w:p w14:paraId="0F74E93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3246E7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all the Identifier Components of </w:t>
      </w:r>
      <w:r w:rsidRPr="00E352EF">
        <w:rPr>
          <w:rFonts w:asciiTheme="majorHAnsi" w:eastAsia="Calibri" w:hAnsiTheme="majorHAnsi" w:cs="Calibri"/>
          <w:i/>
        </w:rPr>
        <w:t>ds</w:t>
      </w:r>
      <w:r w:rsidRPr="00E352EF">
        <w:rPr>
          <w:rFonts w:asciiTheme="majorHAnsi" w:eastAsia="Calibri" w:hAnsiTheme="majorHAnsi" w:cs="Calibri"/>
        </w:rPr>
        <w:t xml:space="preserve"> and the Measure Components and Attribute Components selected in </w:t>
      </w:r>
      <w:r w:rsidRPr="00E352EF">
        <w:rPr>
          <w:rFonts w:asciiTheme="majorHAnsi" w:eastAsia="Calibri" w:hAnsiTheme="majorHAnsi" w:cs="Calibri"/>
          <w:i/>
        </w:rPr>
        <w:t>cmp</w:t>
      </w:r>
      <w:r w:rsidRPr="00E352EF">
        <w:rPr>
          <w:rFonts w:asciiTheme="majorHAnsi" w:eastAsia="Calibri" w:hAnsiTheme="majorHAnsi" w:cs="Calibri"/>
        </w:rPr>
        <w:t>.</w:t>
      </w:r>
    </w:p>
    <w:p w14:paraId="77AF0354" w14:textId="77777777" w:rsidR="00470BDE" w:rsidRPr="00E352EF" w:rsidRDefault="00470BDE" w:rsidP="00E95DF9">
      <w:pPr>
        <w:rPr>
          <w:rFonts w:asciiTheme="majorHAnsi" w:hAnsiTheme="majorHAnsi"/>
        </w:rPr>
      </w:pPr>
    </w:p>
    <w:p w14:paraId="101F928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2644CC76"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w:t>
      </w:r>
      <w:r w:rsidR="003B56F0" w:rsidRPr="00E352EF">
        <w:rPr>
          <w:rFonts w:asciiTheme="majorHAnsi" w:eastAsia="Calibri" w:hAnsiTheme="majorHAnsi" w:cs="Calibri"/>
        </w:rPr>
        <w:t xml:space="preserve">operator </w:t>
      </w:r>
      <w:r w:rsidRPr="00E352EF">
        <w:rPr>
          <w:rFonts w:asciiTheme="majorHAnsi" w:eastAsia="Calibri" w:hAnsiTheme="majorHAnsi" w:cs="Calibri"/>
        </w:rPr>
        <w:t xml:space="preserve">takes as input a Dataset </w:t>
      </w:r>
      <w:r w:rsidRPr="00E352EF">
        <w:rPr>
          <w:rFonts w:asciiTheme="majorHAnsi" w:eastAsia="Calibri" w:hAnsiTheme="majorHAnsi" w:cs="Calibri"/>
          <w:i/>
        </w:rPr>
        <w:t>ds</w:t>
      </w:r>
      <w:r w:rsidRPr="00E352EF">
        <w:rPr>
          <w:rFonts w:asciiTheme="majorHAnsi" w:eastAsia="Calibri" w:hAnsiTheme="majorHAnsi" w:cs="Calibri"/>
        </w:rPr>
        <w:t xml:space="preserve"> and a subset of the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it returns another Dataset having all the Identifier Components of the input one (Identifier Components are not affected by the </w:t>
      </w:r>
      <w:r w:rsidRPr="00E352EF">
        <w:rPr>
          <w:rFonts w:asciiTheme="majorHAnsi" w:eastAsia="Calibri" w:hAnsiTheme="majorHAnsi" w:cs="Calibri"/>
          <w:b/>
        </w:rPr>
        <w:t>keep</w:t>
      </w:r>
      <w:r w:rsidRPr="00E352EF">
        <w:rPr>
          <w:rFonts w:asciiTheme="majorHAnsi" w:eastAsia="Calibri" w:hAnsiTheme="majorHAnsi" w:cs="Calibri"/>
        </w:rPr>
        <w:t xml:space="preserve">) and all the Measure Components and Attribute Components selected in </w:t>
      </w:r>
      <w:r w:rsidRPr="00E352EF">
        <w:rPr>
          <w:rFonts w:asciiTheme="majorHAnsi" w:eastAsia="Calibri" w:hAnsiTheme="majorHAnsi" w:cs="Calibri"/>
          <w:i/>
        </w:rPr>
        <w:t>cmp.</w:t>
      </w:r>
    </w:p>
    <w:p w14:paraId="3864A408" w14:textId="77777777" w:rsidR="00470BDE" w:rsidRPr="00E352EF" w:rsidRDefault="00470BDE" w:rsidP="00E95DF9">
      <w:pPr>
        <w:rPr>
          <w:rFonts w:asciiTheme="majorHAnsi" w:hAnsiTheme="majorHAnsi"/>
        </w:rPr>
      </w:pPr>
    </w:p>
    <w:p w14:paraId="07F5A69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7604C6F8" w14:textId="77777777" w:rsidR="005A2227" w:rsidRPr="00E352EF" w:rsidRDefault="0097053A" w:rsidP="00E95DF9">
      <w:pPr>
        <w:rPr>
          <w:rFonts w:asciiTheme="majorHAnsi" w:hAnsiTheme="majorHAnsi"/>
        </w:rPr>
      </w:pPr>
      <w:r w:rsidRPr="00E352EF">
        <w:rPr>
          <w:rFonts w:asciiTheme="majorHAnsi" w:eastAsia="Calibri" w:hAnsiTheme="majorHAnsi" w:cs="Calibri"/>
        </w:rPr>
        <w:t>ds_1 := population1</w:t>
      </w:r>
      <w:r w:rsidRPr="00E352EF">
        <w:rPr>
          <w:rFonts w:asciiTheme="majorHAnsi" w:eastAsia="Calibri" w:hAnsiTheme="majorHAnsi" w:cs="Calibri"/>
          <w:b/>
        </w:rPr>
        <w:t xml:space="preserve">[keep </w:t>
      </w:r>
      <w:r w:rsidRPr="00E352EF">
        <w:rPr>
          <w:rFonts w:asciiTheme="majorHAnsi" w:eastAsia="Calibri" w:hAnsiTheme="majorHAnsi" w:cs="Calibri"/>
        </w:rPr>
        <w:t>SEX, GEO, POPULATION</w:t>
      </w:r>
      <w:r w:rsidRPr="00E352EF">
        <w:rPr>
          <w:rFonts w:asciiTheme="majorHAnsi" w:eastAsia="Calibri" w:hAnsiTheme="majorHAnsi" w:cs="Calibri"/>
          <w:b/>
        </w:rPr>
        <w:t xml:space="preserve"> ]</w:t>
      </w:r>
    </w:p>
    <w:p w14:paraId="30520950" w14:textId="77777777" w:rsidR="005A2227" w:rsidRPr="00E352EF" w:rsidRDefault="005A2227">
      <w:pPr>
        <w:tabs>
          <w:tab w:val="left" w:pos="3038"/>
        </w:tabs>
        <w:spacing w:after="60"/>
        <w:ind w:left="720"/>
      </w:pPr>
    </w:p>
    <w:tbl>
      <w:tblPr>
        <w:tblW w:w="707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7"/>
        <w:gridCol w:w="1282"/>
        <w:gridCol w:w="1296"/>
        <w:gridCol w:w="1282"/>
        <w:gridCol w:w="1843"/>
      </w:tblGrid>
      <w:tr w:rsidR="005A2227" w:rsidRPr="00E352EF" w14:paraId="57EDE248"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63C073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7F14519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0ED6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44C7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AGE</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98D5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414B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0147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77EC2B0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A78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A9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5EBC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24F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FED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3A4DEC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AA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B73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7FC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8E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C80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7952DC9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49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CA3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EA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51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1ED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7E5D46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65B2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511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BF6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A25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6A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43D9187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34E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25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9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B16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66E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741A40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D50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F3C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69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4576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E081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3467017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404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FD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076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16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7B1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2B0D0F5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F71F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30A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C77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3F6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D4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131BEE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1AF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C84F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5D5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98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4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07E3D3B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821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173D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B78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517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48D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85B7E5A"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EF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F830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218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C77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2D5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8518B5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B00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DD5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777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B37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B4A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B5C28A1" w14:textId="77777777" w:rsidR="005A2227" w:rsidRPr="00E352EF" w:rsidRDefault="005A2227">
      <w:pPr>
        <w:ind w:left="720"/>
      </w:pPr>
    </w:p>
    <w:tbl>
      <w:tblPr>
        <w:tblW w:w="443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296"/>
        <w:gridCol w:w="1771"/>
      </w:tblGrid>
      <w:tr w:rsidR="005A2227" w:rsidRPr="00E352EF" w14:paraId="12D51330" w14:textId="77777777">
        <w:tc>
          <w:tcPr>
            <w:tcW w:w="136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98F8B04" w14:textId="12A455AD"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del w:id="11372" w:author="Utente" w:date="2017-05-08T19:11:00Z">
              <w:r w:rsidRPr="00E352EF" w:rsidDel="00B33A5F">
                <w:rPr>
                  <w:rFonts w:ascii="Calibri" w:eastAsia="Calibri" w:hAnsi="Calibri" w:cs="Calibri"/>
                </w:rPr>
                <w:delText>population1</w:delText>
              </w:r>
            </w:del>
            <w:ins w:id="11373" w:author="Utente" w:date="2017-05-08T19:11:00Z">
              <w:r w:rsidR="00B33A5F">
                <w:rPr>
                  <w:rFonts w:ascii="Calibri" w:eastAsia="Calibri" w:hAnsi="Calibri" w:cs="Calibri"/>
                </w:rPr>
                <w:t>ds_1</w:t>
              </w:r>
            </w:ins>
          </w:p>
        </w:tc>
      </w:tr>
      <w:tr w:rsidR="005A2227" w:rsidRPr="00E352EF" w14:paraId="08F43E54"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4DE04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27E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77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BE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0E6D8B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7C3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AB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83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633B707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39B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lastRenderedPageBreak/>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517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99D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36CFFA3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67D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A51E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5E7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3635A0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F9A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B7E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1D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3E53E9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113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FD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6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5436518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011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F67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BF8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5C3443F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373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2B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A6C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F61609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FA0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C57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3CA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4EB727A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8A8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9D7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F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69EDCFC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A31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C71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A9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56372B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0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552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3265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F5FA71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A9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59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87F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71468927" w14:textId="77777777" w:rsidR="005A2227" w:rsidRPr="00E352EF" w:rsidRDefault="0097053A" w:rsidP="00941793">
      <w:pPr>
        <w:pStyle w:val="Stile3"/>
        <w:rPr>
          <w:lang w:val="en-GB"/>
        </w:rPr>
      </w:pPr>
      <w:bookmarkStart w:id="11374" w:name="_Toc462659777"/>
      <w:bookmarkStart w:id="11375" w:name="_Toc463805815"/>
      <w:bookmarkStart w:id="11376" w:name="_Toc464487993"/>
      <w:r w:rsidRPr="00E352EF">
        <w:rPr>
          <w:lang w:val="en-GB"/>
        </w:rPr>
        <w:t>calc</w:t>
      </w:r>
      <w:bookmarkEnd w:id="11374"/>
      <w:bookmarkEnd w:id="11375"/>
      <w:bookmarkEnd w:id="11376"/>
    </w:p>
    <w:p w14:paraId="3A0882D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w:t>
      </w:r>
    </w:p>
    <w:p w14:paraId="7390850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components calculated based on the expressions specified as parameters.</w:t>
      </w:r>
    </w:p>
    <w:p w14:paraId="0A4CB20B" w14:textId="77777777" w:rsidR="00470BDE" w:rsidRPr="00E352EF" w:rsidRDefault="00470BDE" w:rsidP="00E95DF9">
      <w:pPr>
        <w:rPr>
          <w:rFonts w:asciiTheme="majorHAnsi" w:hAnsiTheme="majorHAnsi"/>
        </w:rPr>
      </w:pPr>
    </w:p>
    <w:p w14:paraId="3B57089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14F081D6" w14:textId="77777777" w:rsidR="005A2227" w:rsidRPr="00E352EF" w:rsidRDefault="0097053A"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b/>
          <w:i/>
        </w:rPr>
        <w:t xml:space="preserve"> </w:t>
      </w:r>
      <w:r w:rsidRPr="00E352EF">
        <w:rPr>
          <w:rFonts w:asciiTheme="majorHAnsi" w:eastAsia="Calibri" w:hAnsiTheme="majorHAnsi" w:cs="Calibri"/>
          <w:b/>
        </w:rPr>
        <w:t>[calc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w:t>
      </w:r>
      <w:r w:rsidRPr="00E352EF">
        <w:rPr>
          <w:rFonts w:asciiTheme="majorHAnsi" w:eastAsia="Calibri" w:hAnsiTheme="majorHAnsi" w:cs="Calibri"/>
        </w:rPr>
        <w:t xml:space="preserve"> [</w:t>
      </w:r>
      <w:r w:rsidRPr="00E352EF">
        <w:rPr>
          <w:rFonts w:asciiTheme="majorHAnsi" w:eastAsia="Calibri" w:hAnsiTheme="majorHAnsi" w:cs="Calibri"/>
          <w:b/>
        </w:rPr>
        <w:t>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xml:space="preserve"> }</w:t>
      </w:r>
    </w:p>
    <w:p w14:paraId="69B1BC71"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 [Measure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w:t>
      </w:r>
    </w:p>
    <w:p w14:paraId="629722C0" w14:textId="77777777" w:rsidR="005A2227" w:rsidRPr="00E352EF" w:rsidRDefault="0097053A" w:rsidP="00E95DF9">
      <w:pPr>
        <w:rPr>
          <w:rFonts w:asciiTheme="majorHAnsi" w:hAnsiTheme="majorHAnsi"/>
        </w:rPr>
      </w:pPr>
      <w:r w:rsidRPr="00E352EF">
        <w:rPr>
          <w:rFonts w:asciiTheme="majorHAnsi" w:eastAsia="Calibri" w:hAnsiTheme="majorHAnsi" w:cs="Calibri"/>
          <w:b/>
        </w:rPr>
        <w:t>]</w:t>
      </w:r>
    </w:p>
    <w:p w14:paraId="5B1D0893" w14:textId="77777777" w:rsidR="005A2227" w:rsidRPr="00E352EF" w:rsidRDefault="005A2227" w:rsidP="00E95DF9">
      <w:pPr>
        <w:rPr>
          <w:rFonts w:asciiTheme="majorHAnsi" w:hAnsiTheme="majorHAnsi"/>
        </w:rPr>
      </w:pPr>
    </w:p>
    <w:p w14:paraId="03DECD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584B991"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dataset {identifier &lt;IDENT&gt; as scalar-type}+ {measure &lt;IDENT&gt; as scalar-type}*</w:t>
      </w:r>
    </w:p>
    <w:p w14:paraId="1FCFBC1B"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7F7015C5"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0A002F17" w14:textId="77777777" w:rsidR="005A2227" w:rsidRPr="00E352EF" w:rsidRDefault="0097053A" w:rsidP="00E95DF9">
      <w:pPr>
        <w:rPr>
          <w:rFonts w:asciiTheme="majorHAnsi" w:hAnsiTheme="majorHAns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441B3708" w14:textId="77777777" w:rsidR="005A2227" w:rsidRPr="00E352EF" w:rsidRDefault="0097053A" w:rsidP="00E95DF9">
      <w:pPr>
        <w:rPr>
          <w:rFonts w:asciiTheme="majorHAnsi" w:hAnsiTheme="majorHAnsi"/>
        </w:rPr>
      </w:pPr>
      <w:r w:rsidRPr="00E352EF">
        <w:rPr>
          <w:rFonts w:asciiTheme="majorHAnsi" w:eastAsia="Calibri" w:hAnsiTheme="majorHAnsi" w:cs="Calibri"/>
          <w:i/>
        </w:rPr>
        <w:t>role</w:t>
      </w:r>
      <w:r w:rsidR="00E95DF9" w:rsidRPr="00E352EF">
        <w:rPr>
          <w:rFonts w:asciiTheme="majorHAnsi" w:eastAsia="Calibri" w:hAnsiTheme="majorHAnsi" w:cs="Calibri"/>
          <w:i/>
        </w:rPr>
        <w:t xml:space="preserve"> </w:t>
      </w:r>
      <w:r w:rsidRPr="00E352EF">
        <w:rPr>
          <w:rFonts w:asciiTheme="majorHAnsi" w:eastAsia="Calibri" w:hAnsiTheme="majorHAnsi" w:cs="Calibri"/>
        </w:rPr>
        <w:t>: constant</w:t>
      </w:r>
    </w:p>
    <w:p w14:paraId="631B1827" w14:textId="37A36445" w:rsidR="005A2227" w:rsidRPr="00E352EF" w:rsidRDefault="005A2227" w:rsidP="00E95DF9">
      <w:pPr>
        <w:rPr>
          <w:rFonts w:asciiTheme="majorHAnsi" w:hAnsiTheme="majorHAnsi"/>
        </w:rPr>
      </w:pPr>
    </w:p>
    <w:p w14:paraId="217A7F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w:t>
      </w:r>
    </w:p>
    <w:p w14:paraId="73833AE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0C7736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 </w:t>
      </w:r>
      <w:r w:rsidRPr="00E352EF">
        <w:rPr>
          <w:rFonts w:asciiTheme="majorHAnsi" w:eastAsia="Calibri" w:hAnsiTheme="majorHAnsi" w:cs="Calibri"/>
        </w:rPr>
        <w:t>is the role of the calculated Component.</w:t>
      </w:r>
    </w:p>
    <w:p w14:paraId="547BB88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 </w:t>
      </w:r>
      <w:r w:rsidRPr="00E352EF">
        <w:rPr>
          <w:rFonts w:asciiTheme="majorHAnsi" w:eastAsia="Calibri" w:hAnsiTheme="majorHAnsi" w:cs="Calibri"/>
        </w:rPr>
        <w:t>is the name of the new Component.</w:t>
      </w:r>
    </w:p>
    <w:p w14:paraId="29628136" w14:textId="77777777" w:rsidR="00E95DF9" w:rsidRPr="00E352EF" w:rsidRDefault="00E95DF9" w:rsidP="00E95DF9">
      <w:pPr>
        <w:rPr>
          <w:rFonts w:asciiTheme="majorHAnsi" w:eastAsia="Calibri" w:hAnsiTheme="majorHAnsi" w:cs="Calibri"/>
          <w:i/>
          <w:color w:val="5B9BD5"/>
        </w:rPr>
      </w:pPr>
    </w:p>
    <w:p w14:paraId="4303C59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2C0FF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can be one of: “Measure”, “Identifier”, “Attribute”.</w:t>
      </w:r>
    </w:p>
    <w:p w14:paraId="411438A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w:t>
      </w:r>
      <w:r w:rsidRPr="00E352EF">
        <w:rPr>
          <w:rFonts w:asciiTheme="majorHAnsi" w:eastAsia="Calibri" w:hAnsiTheme="majorHAnsi" w:cs="Calibri"/>
        </w:rPr>
        <w:t>is an expression on ds Components.</w:t>
      </w:r>
    </w:p>
    <w:p w14:paraId="3FCDB3F6" w14:textId="77777777" w:rsidR="00E95DF9" w:rsidRPr="00E352EF" w:rsidRDefault="00E95DF9" w:rsidP="00E95DF9">
      <w:pPr>
        <w:rPr>
          <w:rFonts w:asciiTheme="majorHAnsi" w:eastAsia="Calibri" w:hAnsiTheme="majorHAnsi" w:cs="Calibri"/>
          <w:i/>
          <w:color w:val="5B9BD5"/>
        </w:rPr>
      </w:pPr>
    </w:p>
    <w:p w14:paraId="517DC0A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w:t>
      </w:r>
    </w:p>
    <w:p w14:paraId="6055A4A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the same Identifier and Measure Components of the input one, enriched by others Components calculated using the defined </w:t>
      </w:r>
      <w:r w:rsidRPr="00E352EF">
        <w:rPr>
          <w:rFonts w:asciiTheme="majorHAnsi" w:eastAsia="Calibri" w:hAnsiTheme="majorHAnsi" w:cs="Calibri"/>
          <w:i/>
        </w:rPr>
        <w:t>k</w:t>
      </w:r>
      <w:r w:rsidRPr="00E352EF">
        <w:rPr>
          <w:rFonts w:asciiTheme="majorHAnsi" w:eastAsia="Calibri" w:hAnsiTheme="majorHAnsi" w:cs="Calibri"/>
        </w:rPr>
        <w:t xml:space="preserve"> expressions.</w:t>
      </w:r>
    </w:p>
    <w:p w14:paraId="509AABE1" w14:textId="77777777" w:rsidR="00470BDE" w:rsidRPr="00E352EF" w:rsidRDefault="00470BDE" w:rsidP="00E95DF9">
      <w:pPr>
        <w:rPr>
          <w:rFonts w:asciiTheme="majorHAnsi" w:hAnsiTheme="majorHAnsi"/>
        </w:rPr>
      </w:pPr>
    </w:p>
    <w:p w14:paraId="58C0B15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35FAE24" w14:textId="77777777" w:rsidR="005A2227" w:rsidRPr="00E352EF" w:rsidRDefault="0097053A">
      <w:pPr>
        <w:rPr>
          <w:rFonts w:asciiTheme="majorHAnsi" w:hAnsiTheme="majorHAnsi"/>
        </w:rPr>
      </w:pPr>
      <w:r w:rsidRPr="00E352EF">
        <w:rPr>
          <w:rFonts w:asciiTheme="majorHAnsi" w:eastAsia="Calibri" w:hAnsiTheme="majorHAnsi" w:cs="Calibri"/>
        </w:rPr>
        <w:t>The operator takes in</w:t>
      </w:r>
      <w:r w:rsidR="003B56F0" w:rsidRPr="00E352EF">
        <w:rPr>
          <w:rFonts w:asciiTheme="majorHAnsi" w:eastAsia="Calibri" w:hAnsiTheme="majorHAnsi" w:cs="Calibri"/>
        </w:rPr>
        <w:t xml:space="preserve"> as</w:t>
      </w:r>
      <w:r w:rsidRPr="00E352EF">
        <w:rPr>
          <w:rFonts w:asciiTheme="majorHAnsi" w:eastAsia="Calibri" w:hAnsiTheme="majorHAnsi" w:cs="Calibri"/>
        </w:rPr>
        <w:t xml:space="preserve"> input a Dataset </w:t>
      </w:r>
      <w:r w:rsidRPr="00E352EF">
        <w:rPr>
          <w:rFonts w:asciiTheme="majorHAnsi" w:eastAsia="Calibri" w:hAnsiTheme="majorHAnsi" w:cs="Calibri"/>
          <w:i/>
        </w:rPr>
        <w:t xml:space="preserve">ds </w:t>
      </w:r>
      <w:r w:rsidRPr="00E352EF">
        <w:rPr>
          <w:rFonts w:asciiTheme="majorHAnsi" w:eastAsia="Calibri" w:hAnsiTheme="majorHAnsi" w:cs="Calibri"/>
        </w:rPr>
        <w:t>and a series of expression</w:t>
      </w:r>
      <w:r w:rsidR="003B56F0" w:rsidRPr="00E352EF">
        <w:rPr>
          <w:rFonts w:asciiTheme="majorHAnsi" w:eastAsia="Calibri" w:hAnsiTheme="majorHAnsi" w:cs="Calibri"/>
        </w:rPr>
        <w:t>s</w:t>
      </w:r>
      <w:r w:rsidRPr="00E352EF">
        <w:rPr>
          <w:rFonts w:asciiTheme="majorHAnsi" w:eastAsia="Calibri" w:hAnsiTheme="majorHAnsi" w:cs="Calibri"/>
        </w:rPr>
        <w:t xml:space="preserve"> to calculate new Components, and returns a new Dataset with the same Identifier and Measure Components. </w:t>
      </w:r>
    </w:p>
    <w:p w14:paraId="38A897FC" w14:textId="77777777" w:rsidR="005A2227" w:rsidRPr="00E352EF" w:rsidRDefault="0097053A">
      <w:pPr>
        <w:rPr>
          <w:rFonts w:asciiTheme="majorHAnsi" w:hAnsiTheme="majorHAnsi"/>
        </w:rPr>
      </w:pPr>
      <w:r w:rsidRPr="00E352EF">
        <w:rPr>
          <w:rFonts w:asciiTheme="majorHAnsi" w:eastAsia="Calibri" w:hAnsiTheme="majorHAnsi" w:cs="Calibri"/>
        </w:rPr>
        <w:t xml:space="preserve">It adds to the output Datset a Component for each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calculating it row-wise according to the Component expression. </w:t>
      </w:r>
    </w:p>
    <w:p w14:paraId="36DB7098" w14:textId="77777777" w:rsidR="005A2227" w:rsidRPr="00E352EF" w:rsidRDefault="0097053A">
      <w:pPr>
        <w:rPr>
          <w:rFonts w:asciiTheme="majorHAnsi" w:hAnsiTheme="majorHAnsi"/>
        </w:rPr>
      </w:pPr>
      <w:r w:rsidRPr="00E352EF">
        <w:rPr>
          <w:rFonts w:asciiTheme="majorHAnsi" w:eastAsia="Calibri" w:hAnsiTheme="majorHAnsi" w:cs="Calibri"/>
        </w:rPr>
        <w:t xml:space="preserve">The added Component is named </w:t>
      </w:r>
      <w:r w:rsidRPr="00E352EF">
        <w:rPr>
          <w:rFonts w:asciiTheme="majorHAnsi" w:eastAsia="Calibri" w:hAnsiTheme="majorHAnsi" w:cs="Calibri"/>
          <w:i/>
        </w:rPr>
        <w:t>compName</w:t>
      </w:r>
      <w:r w:rsidRPr="00E352EF">
        <w:rPr>
          <w:rFonts w:asciiTheme="majorHAnsi" w:eastAsia="Calibri" w:hAnsiTheme="majorHAnsi" w:cs="Calibri"/>
        </w:rPr>
        <w:t xml:space="preserve"> and is given a role (Identifier, Measure or Attribute Component) according to </w:t>
      </w:r>
      <w:r w:rsidRPr="00E352EF">
        <w:rPr>
          <w:rFonts w:asciiTheme="majorHAnsi" w:eastAsia="Calibri" w:hAnsiTheme="majorHAnsi" w:cs="Calibri"/>
          <w:i/>
        </w:rPr>
        <w:t>role</w:t>
      </w:r>
      <w:r w:rsidRPr="00E352EF">
        <w:rPr>
          <w:rFonts w:asciiTheme="majorHAnsi" w:eastAsia="Calibri" w:hAnsiTheme="majorHAnsi" w:cs="Calibri"/>
        </w:rPr>
        <w:t xml:space="preserve"> Constant. If the role is omitted, “MEASURE” is implied. </w:t>
      </w:r>
    </w:p>
    <w:p w14:paraId="1B7B4D17" w14:textId="77777777" w:rsidR="005A2227" w:rsidRPr="00E352EF" w:rsidRDefault="0097053A">
      <w:pPr>
        <w:rPr>
          <w:rFonts w:asciiTheme="majorHAnsi" w:hAnsiTheme="majorHAnsi"/>
        </w:rPr>
      </w:pPr>
      <w:r w:rsidRPr="00E352EF">
        <w:rPr>
          <w:rFonts w:asciiTheme="majorHAnsi" w:eastAsia="Calibri" w:hAnsiTheme="majorHAnsi" w:cs="Calibri"/>
        </w:rPr>
        <w:t xml:space="preserve">If any </w:t>
      </w:r>
      <w:r w:rsidRPr="00E352EF">
        <w:rPr>
          <w:rFonts w:asciiTheme="majorHAnsi" w:eastAsia="Calibri" w:hAnsiTheme="majorHAnsi" w:cs="Calibri"/>
          <w:i/>
        </w:rPr>
        <w:t>k</w:t>
      </w:r>
      <w:r w:rsidRPr="00E352EF">
        <w:rPr>
          <w:rFonts w:asciiTheme="majorHAnsi" w:eastAsia="Calibri" w:hAnsiTheme="majorHAnsi" w:cs="Calibri"/>
        </w:rPr>
        <w:t xml:space="preserve"> coincides with the name of an existing Component in </w:t>
      </w:r>
      <w:r w:rsidRPr="00E352EF">
        <w:rPr>
          <w:rFonts w:asciiTheme="majorHAnsi" w:eastAsia="Calibri" w:hAnsiTheme="majorHAnsi" w:cs="Calibri"/>
          <w:i/>
        </w:rPr>
        <w:t>ds</w:t>
      </w:r>
      <w:r w:rsidRPr="00E352EF">
        <w:rPr>
          <w:rFonts w:asciiTheme="majorHAnsi" w:eastAsia="Calibri" w:hAnsiTheme="majorHAnsi" w:cs="Calibri"/>
        </w:rPr>
        <w:t xml:space="preserve"> (even with different type), the calculated one replaces the former, in name, value and type. </w:t>
      </w:r>
    </w:p>
    <w:p w14:paraId="644924F9"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w:t>
      </w:r>
      <w:r w:rsidRPr="00E352EF">
        <w:rPr>
          <w:rFonts w:asciiTheme="majorHAnsi" w:eastAsia="Calibri" w:hAnsiTheme="majorHAnsi" w:cs="Calibri"/>
        </w:rPr>
        <w:lastRenderedPageBreak/>
        <w:t xml:space="preserve">sense, </w:t>
      </w:r>
      <w:r w:rsidRPr="00E352EF">
        <w:rPr>
          <w:rFonts w:asciiTheme="majorHAnsi" w:eastAsia="Calibri" w:hAnsiTheme="majorHAnsi" w:cs="Calibri"/>
          <w:b/>
        </w:rPr>
        <w:t>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viral. If it is omitted, the Attribute Component is non </w:t>
      </w:r>
      <w:r w:rsidRPr="00E352EF">
        <w:rPr>
          <w:rFonts w:asciiTheme="majorHAnsi" w:eastAsia="Calibri" w:hAnsiTheme="majorHAnsi" w:cs="Calibri"/>
          <w:b/>
        </w:rPr>
        <w:t>viral</w:t>
      </w:r>
      <w:r w:rsidRPr="00E352EF">
        <w:rPr>
          <w:rFonts w:asciiTheme="majorHAnsi" w:eastAsia="Calibri" w:hAnsiTheme="majorHAnsi" w:cs="Calibri"/>
        </w:rPr>
        <w:t xml:space="preserve"> by default. As a special case of this, a </w:t>
      </w:r>
      <w:r w:rsidRPr="00E352EF">
        <w:rPr>
          <w:rFonts w:asciiTheme="majorHAnsi" w:eastAsia="Calibri" w:hAnsiTheme="majorHAnsi" w:cs="Calibri"/>
          <w:b/>
        </w:rPr>
        <w:t>calc</w:t>
      </w:r>
      <w:r w:rsidRPr="00E352EF">
        <w:rPr>
          <w:rFonts w:asciiTheme="majorHAnsi" w:eastAsia="Calibri" w:hAnsiTheme="majorHAnsi" w:cs="Calibri"/>
        </w:rPr>
        <w:t xml:space="preserve"> can be also used simply to alter the virality of an Attribute Component.</w:t>
      </w:r>
    </w:p>
    <w:p w14:paraId="651C5872" w14:textId="77777777" w:rsidR="00470BDE" w:rsidRPr="00E352EF" w:rsidRDefault="00470BDE">
      <w:pPr>
        <w:rPr>
          <w:rFonts w:asciiTheme="majorHAnsi" w:hAnsiTheme="majorHAnsi"/>
        </w:rPr>
      </w:pPr>
    </w:p>
    <w:p w14:paraId="0B79EE26"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FB1EE63" w14:textId="77777777" w:rsidR="005A2227" w:rsidRPr="00E352EF" w:rsidRDefault="0097053A">
      <w:pPr>
        <w:rPr>
          <w:rFonts w:asciiTheme="majorHAnsi" w:hAnsiTheme="majorHAnsi"/>
        </w:rPr>
      </w:pPr>
      <w:r w:rsidRPr="00E352EF">
        <w:rPr>
          <w:rFonts w:asciiTheme="majorHAnsi" w:eastAsia="Calibri" w:hAnsiTheme="majorHAnsi" w:cs="Calibri"/>
        </w:rPr>
        <w:t>1)</w:t>
      </w:r>
    </w:p>
    <w:p w14:paraId="481329DA"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[calc</w:t>
      </w:r>
      <w:r w:rsidRPr="00E352EF">
        <w:rPr>
          <w:rFonts w:asciiTheme="majorHAnsi" w:eastAsia="Calibri" w:hAnsiTheme="majorHAnsi" w:cs="Calibri"/>
        </w:rPr>
        <w:t xml:space="preserve"> M1*M2/3 </w:t>
      </w:r>
      <w:r w:rsidRPr="00E352EF">
        <w:rPr>
          <w:rFonts w:asciiTheme="majorHAnsi" w:eastAsia="Calibri" w:hAnsiTheme="majorHAnsi" w:cs="Calibri"/>
          <w:b/>
        </w:rPr>
        <w:t>as</w:t>
      </w:r>
      <w:r w:rsidRPr="00E352EF">
        <w:rPr>
          <w:rFonts w:asciiTheme="majorHAnsi" w:eastAsia="Calibri" w:hAnsiTheme="majorHAnsi" w:cs="Calibri"/>
        </w:rPr>
        <w:t xml:space="preserve"> “M4” </w:t>
      </w:r>
      <w:r w:rsidRPr="00E352EF">
        <w:rPr>
          <w:rFonts w:asciiTheme="majorHAnsi" w:eastAsia="Calibri" w:hAnsiTheme="majorHAnsi" w:cs="Calibri"/>
          <w:b/>
        </w:rPr>
        <w:t>role MEASURE]</w:t>
      </w:r>
    </w:p>
    <w:p w14:paraId="22395A8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 Measure Componet by combining the ones of the involved Datasets.</w:t>
      </w:r>
    </w:p>
    <w:p w14:paraId="0D52A7B7" w14:textId="77777777" w:rsidR="005A2227" w:rsidRPr="00E352EF" w:rsidRDefault="0097053A">
      <w:pPr>
        <w:rPr>
          <w:rFonts w:asciiTheme="majorHAnsi" w:hAnsiTheme="majorHAnsi"/>
        </w:rPr>
      </w:pPr>
      <w:r w:rsidRPr="00E352EF">
        <w:rPr>
          <w:rFonts w:asciiTheme="majorHAnsi" w:eastAsia="Calibri" w:hAnsiTheme="majorHAnsi" w:cs="Calibri"/>
        </w:rPr>
        <w:t>2)</w:t>
      </w:r>
    </w:p>
    <w:p w14:paraId="36F8D393"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 xml:space="preserve">[calc </w:t>
      </w:r>
      <w:r w:rsidRPr="00E352EF">
        <w:rPr>
          <w:rFonts w:asciiTheme="majorHAnsi" w:eastAsia="Calibri" w:hAnsiTheme="majorHAnsi" w:cs="Calibri"/>
        </w:rPr>
        <w:t xml:space="preserve">M1-1 </w:t>
      </w:r>
      <w:r w:rsidRPr="00E352EF">
        <w:rPr>
          <w:rFonts w:asciiTheme="majorHAnsi" w:eastAsia="Calibri" w:hAnsiTheme="majorHAnsi" w:cs="Calibri"/>
          <w:b/>
        </w:rPr>
        <w:t xml:space="preserve">as </w:t>
      </w:r>
      <w:r w:rsidRPr="00E352EF">
        <w:rPr>
          <w:rFonts w:asciiTheme="majorHAnsi" w:eastAsia="Calibri" w:hAnsiTheme="majorHAnsi" w:cs="Calibri"/>
        </w:rPr>
        <w:t>“M1</w:t>
      </w:r>
      <w:r w:rsidRPr="00E352EF">
        <w:rPr>
          <w:rFonts w:asciiTheme="majorHAnsi" w:eastAsia="Calibri" w:hAnsiTheme="majorHAnsi" w:cs="Calibri"/>
          <w:b/>
        </w:rPr>
        <w:t xml:space="preserve">” role MEASURE, </w:t>
      </w:r>
      <w:r w:rsidRPr="00E352EF">
        <w:rPr>
          <w:rFonts w:asciiTheme="majorHAnsi" w:eastAsia="Calibri" w:hAnsiTheme="majorHAnsi" w:cs="Calibri"/>
        </w:rPr>
        <w:t xml:space="preserve">M1+M2 </w:t>
      </w:r>
      <w:r w:rsidRPr="00E352EF">
        <w:rPr>
          <w:rFonts w:asciiTheme="majorHAnsi" w:eastAsia="Calibri" w:hAnsiTheme="majorHAnsi" w:cs="Calibri"/>
          <w:b/>
        </w:rPr>
        <w:t xml:space="preserve">as </w:t>
      </w:r>
      <w:r w:rsidRPr="00E352EF">
        <w:rPr>
          <w:rFonts w:asciiTheme="majorHAnsi" w:eastAsia="Calibri" w:hAnsiTheme="majorHAnsi" w:cs="Calibri"/>
        </w:rPr>
        <w:t xml:space="preserve">M2, </w:t>
      </w:r>
      <w:r w:rsidRPr="00E352EF">
        <w:rPr>
          <w:rFonts w:asciiTheme="majorHAnsi" w:eastAsia="Calibri" w:hAnsiTheme="majorHAnsi" w:cs="Calibri"/>
          <w:b/>
        </w:rPr>
        <w:t xml:space="preserve">if </w:t>
      </w:r>
      <w:r w:rsidRPr="00E352EF">
        <w:rPr>
          <w:rFonts w:asciiTheme="majorHAnsi" w:eastAsia="Calibri" w:hAnsiTheme="majorHAnsi" w:cs="Calibri"/>
        </w:rPr>
        <w:t xml:space="preserve">M2&gt;3 </w:t>
      </w:r>
      <w:r w:rsidRPr="00E352EF">
        <w:rPr>
          <w:rFonts w:asciiTheme="majorHAnsi" w:eastAsia="Calibri" w:hAnsiTheme="majorHAnsi" w:cs="Calibri"/>
          <w:b/>
        </w:rPr>
        <w:t xml:space="preserve">then </w:t>
      </w:r>
      <w:r w:rsidRPr="00E352EF">
        <w:rPr>
          <w:rFonts w:asciiTheme="majorHAnsi" w:eastAsia="Calibri" w:hAnsiTheme="majorHAnsi" w:cs="Calibri"/>
        </w:rPr>
        <w:t xml:space="preserve">M2 </w:t>
      </w:r>
      <w:r w:rsidRPr="00E352EF">
        <w:rPr>
          <w:rFonts w:asciiTheme="majorHAnsi" w:eastAsia="Calibri" w:hAnsiTheme="majorHAnsi" w:cs="Calibri"/>
          <w:b/>
        </w:rPr>
        <w:t xml:space="preserve">else </w:t>
      </w:r>
      <w:r w:rsidRPr="00E352EF">
        <w:rPr>
          <w:rFonts w:asciiTheme="majorHAnsi" w:eastAsia="Calibri" w:hAnsiTheme="majorHAnsi" w:cs="Calibri"/>
        </w:rPr>
        <w:t xml:space="preserve">M3 </w:t>
      </w:r>
      <w:r w:rsidRPr="00E352EF">
        <w:rPr>
          <w:rFonts w:asciiTheme="majorHAnsi" w:eastAsia="Calibri" w:hAnsiTheme="majorHAnsi" w:cs="Calibri"/>
          <w:b/>
        </w:rPr>
        <w:t xml:space="preserve">as </w:t>
      </w:r>
      <w:r w:rsidRPr="00E352EF">
        <w:rPr>
          <w:rFonts w:asciiTheme="majorHAnsi" w:eastAsia="Calibri" w:hAnsiTheme="majorHAnsi" w:cs="Calibri"/>
        </w:rPr>
        <w:t>M3</w:t>
      </w:r>
      <w:r w:rsidRPr="00E352EF">
        <w:rPr>
          <w:rFonts w:asciiTheme="majorHAnsi" w:eastAsia="Calibri" w:hAnsiTheme="majorHAnsi" w:cs="Calibri"/>
          <w:b/>
        </w:rPr>
        <w:t>]</w:t>
      </w:r>
    </w:p>
    <w:p w14:paraId="02D97BCF" w14:textId="77777777" w:rsidR="005A2227" w:rsidRPr="00E352EF" w:rsidRDefault="0097053A">
      <w:pPr>
        <w:rPr>
          <w:rFonts w:asciiTheme="majorHAnsi" w:hAnsiTheme="majorHAnsi"/>
        </w:rPr>
      </w:pPr>
      <w:r w:rsidRPr="00E352EF">
        <w:rPr>
          <w:rFonts w:asciiTheme="majorHAnsi" w:eastAsia="Calibri" w:hAnsiTheme="majorHAnsi" w:cs="Calibri"/>
        </w:rPr>
        <w:t>Like the preceding example, but with a conditional logic.</w:t>
      </w:r>
    </w:p>
    <w:p w14:paraId="6C6F59A9"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3)</w:t>
      </w:r>
    </w:p>
    <w:p w14:paraId="06CFA1B6"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ds_2 := ds_1</w:t>
      </w:r>
      <w:r w:rsidRPr="00576524">
        <w:rPr>
          <w:rFonts w:asciiTheme="majorHAnsi" w:eastAsia="Calibri" w:hAnsiTheme="majorHAnsi" w:cs="Calibri"/>
          <w:b/>
          <w:lang w:val="pt-PT"/>
        </w:rPr>
        <w:t xml:space="preserve">[calc </w:t>
      </w:r>
      <w:r w:rsidRPr="00576524">
        <w:rPr>
          <w:rFonts w:asciiTheme="majorHAnsi" w:eastAsia="Calibri" w:hAnsiTheme="majorHAnsi" w:cs="Calibri"/>
          <w:lang w:val="pt-PT"/>
        </w:rPr>
        <w:t xml:space="preserve">A1 </w:t>
      </w:r>
      <w:r w:rsidRPr="00576524">
        <w:rPr>
          <w:rFonts w:asciiTheme="majorHAnsi" w:eastAsia="Calibri" w:hAnsiTheme="majorHAnsi" w:cs="Calibri"/>
          <w:b/>
          <w:lang w:val="pt-PT"/>
        </w:rPr>
        <w:t xml:space="preserve">+ </w:t>
      </w:r>
      <w:r w:rsidRPr="00576524">
        <w:rPr>
          <w:rFonts w:asciiTheme="majorHAnsi" w:eastAsia="Calibri" w:hAnsiTheme="majorHAnsi" w:cs="Calibri"/>
          <w:lang w:val="pt-PT"/>
        </w:rPr>
        <w:t xml:space="preserve">A2 </w:t>
      </w:r>
      <w:r w:rsidRPr="00576524">
        <w:rPr>
          <w:rFonts w:asciiTheme="majorHAnsi" w:eastAsia="Calibri" w:hAnsiTheme="majorHAnsi" w:cs="Calibri"/>
          <w:b/>
          <w:lang w:val="pt-PT"/>
        </w:rPr>
        <w:t xml:space="preserve">as </w:t>
      </w:r>
      <w:r w:rsidRPr="00576524">
        <w:rPr>
          <w:rFonts w:asciiTheme="majorHAnsi" w:eastAsia="Calibri" w:hAnsiTheme="majorHAnsi" w:cs="Calibri"/>
          <w:lang w:val="pt-PT"/>
        </w:rPr>
        <w:t xml:space="preserve">“A3” </w:t>
      </w:r>
      <w:r w:rsidRPr="00576524">
        <w:rPr>
          <w:rFonts w:asciiTheme="majorHAnsi" w:eastAsia="Calibri" w:hAnsiTheme="majorHAnsi" w:cs="Calibri"/>
          <w:b/>
          <w:lang w:val="pt-PT"/>
        </w:rPr>
        <w:t>role ATTRIBUTE viral]</w:t>
      </w:r>
    </w:p>
    <w:p w14:paraId="667B6A2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Attribute Component A3 as a combination of A1 and A2.</w:t>
      </w:r>
    </w:p>
    <w:p w14:paraId="27A44C5C" w14:textId="77777777" w:rsidR="00470BDE" w:rsidRPr="00E352EF" w:rsidRDefault="00470BDE" w:rsidP="00C105B8">
      <w:bookmarkStart w:id="11377" w:name="_Toc284149493"/>
      <w:bookmarkStart w:id="11378" w:name="_Toc286993779"/>
      <w:bookmarkStart w:id="11379" w:name="_Toc462659778"/>
      <w:bookmarkStart w:id="11380" w:name="_Toc463805816"/>
    </w:p>
    <w:p w14:paraId="6512385E" w14:textId="77777777" w:rsidR="005A2227" w:rsidRPr="00E352EF" w:rsidRDefault="0097053A" w:rsidP="00C105B8">
      <w:pPr>
        <w:pStyle w:val="Stile3"/>
        <w:rPr>
          <w:lang w:val="en-GB"/>
        </w:rPr>
      </w:pPr>
      <w:bookmarkStart w:id="11381" w:name="_Toc464487994"/>
      <w:r w:rsidRPr="00E352EF">
        <w:rPr>
          <w:lang w:val="en-GB"/>
        </w:rPr>
        <w:t>attrcalc</w:t>
      </w:r>
      <w:bookmarkEnd w:id="11377"/>
      <w:bookmarkEnd w:id="11378"/>
      <w:bookmarkEnd w:id="11379"/>
      <w:bookmarkEnd w:id="11380"/>
      <w:bookmarkEnd w:id="11381"/>
      <w:r w:rsidRPr="00E352EF">
        <w:rPr>
          <w:lang w:val="en-GB"/>
        </w:rPr>
        <w:tab/>
      </w:r>
    </w:p>
    <w:p w14:paraId="07094AE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A8BA18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attrcalc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Attribute components calculated based on the expressions specified as parameters. </w:t>
      </w:r>
    </w:p>
    <w:p w14:paraId="29C0FD42" w14:textId="77777777" w:rsidR="00470BDE" w:rsidRPr="00E352EF" w:rsidRDefault="00470BDE" w:rsidP="00E95DF9">
      <w:pPr>
        <w:rPr>
          <w:rFonts w:asciiTheme="majorHAnsi" w:hAnsiTheme="majorHAnsi"/>
        </w:rPr>
      </w:pPr>
    </w:p>
    <w:p w14:paraId="6BC0837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37FAEA3"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compName</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xml:space="preserve"> }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w:t>
      </w:r>
      <w:r w:rsidRPr="00E352EF">
        <w:rPr>
          <w:rFonts w:asciiTheme="majorHAnsi" w:eastAsia="Calibri" w:hAnsiTheme="majorHAnsi" w:cs="Calibri"/>
          <w:b/>
        </w:rPr>
        <w:t xml:space="preserve">] </w:t>
      </w:r>
    </w:p>
    <w:p w14:paraId="645B97BA" w14:textId="77777777" w:rsidR="005A2227" w:rsidRPr="00E352EF" w:rsidRDefault="005A2227" w:rsidP="00E95DF9">
      <w:pPr>
        <w:rPr>
          <w:rFonts w:asciiTheme="majorHAnsi" w:hAnsiTheme="majorHAnsi"/>
        </w:rPr>
      </w:pPr>
    </w:p>
    <w:p w14:paraId="28D8A5B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A5A53F2" w14:textId="77777777" w:rsidR="005A2227" w:rsidRPr="00E352EF" w:rsidRDefault="00E95DF9"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16532510"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EC1887E"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319E0DA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177ED59A" w14:textId="77777777" w:rsidR="00E95DF9" w:rsidRPr="00E352EF" w:rsidRDefault="00E95DF9" w:rsidP="00E95DF9">
      <w:pPr>
        <w:rPr>
          <w:rFonts w:asciiTheme="majorHAnsi" w:hAnsiTheme="majorHAnsi"/>
        </w:rPr>
      </w:pPr>
    </w:p>
    <w:p w14:paraId="77D53A2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 containing Attribute Components.</w:t>
      </w:r>
    </w:p>
    <w:p w14:paraId="4A25CA4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26CD0DD6"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 is the role of the calculated Component.</w:t>
      </w:r>
    </w:p>
    <w:p w14:paraId="239885A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w:t>
      </w:r>
      <w:r w:rsidRPr="00E352EF">
        <w:rPr>
          <w:rFonts w:asciiTheme="majorHAnsi" w:eastAsia="Calibri" w:hAnsiTheme="majorHAnsi" w:cs="Calibri"/>
        </w:rPr>
        <w:t>– is the name of the new Attribute Component.</w:t>
      </w:r>
    </w:p>
    <w:p w14:paraId="2D4B8F37" w14:textId="77777777" w:rsidR="00AB605E" w:rsidRPr="00E352EF" w:rsidRDefault="00AB605E" w:rsidP="00AB605E">
      <w:pPr>
        <w:rPr>
          <w:rFonts w:ascii="Cambria" w:eastAsia="Calibri" w:hAnsi="Cambria" w:cs="Calibri"/>
          <w:i/>
          <w:color w:val="5B9BD5"/>
        </w:rPr>
      </w:pPr>
    </w:p>
    <w:p w14:paraId="46C1F20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96E76C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k</w:t>
      </w:r>
      <w:r w:rsidRPr="00E352EF">
        <w:rPr>
          <w:rFonts w:asciiTheme="majorHAnsi" w:eastAsia="Calibri" w:hAnsiTheme="majorHAnsi" w:cs="Calibri"/>
        </w:rPr>
        <w:t xml:space="preserve"> is an expression on </w:t>
      </w:r>
      <w:r w:rsidRPr="00E352EF">
        <w:rPr>
          <w:rFonts w:asciiTheme="majorHAnsi" w:eastAsia="Calibri" w:hAnsiTheme="majorHAnsi" w:cs="Calibri"/>
          <w:i/>
        </w:rPr>
        <w:t>ds</w:t>
      </w:r>
      <w:r w:rsidRPr="00E352EF">
        <w:rPr>
          <w:rFonts w:asciiTheme="majorHAnsi" w:eastAsia="Calibri" w:hAnsiTheme="majorHAnsi" w:cs="Calibri"/>
        </w:rPr>
        <w:t xml:space="preserve"> Components or on Components used to calculate </w:t>
      </w:r>
      <w:r w:rsidRPr="00E352EF">
        <w:rPr>
          <w:rFonts w:asciiTheme="majorHAnsi" w:eastAsia="Calibri" w:hAnsiTheme="majorHAnsi" w:cs="Calibri"/>
          <w:i/>
        </w:rPr>
        <w:t>ds</w:t>
      </w:r>
      <w:r w:rsidRPr="00E352EF">
        <w:rPr>
          <w:rFonts w:asciiTheme="majorHAnsi" w:eastAsia="Calibri" w:hAnsiTheme="majorHAnsi" w:cs="Calibri"/>
        </w:rPr>
        <w:t xml:space="preserve"> properly qualified (static).</w:t>
      </w:r>
    </w:p>
    <w:p w14:paraId="3DCF2BF3" w14:textId="77777777" w:rsidR="00470BDE" w:rsidRPr="00E352EF" w:rsidRDefault="00470BDE" w:rsidP="00E95DF9">
      <w:pPr>
        <w:rPr>
          <w:rFonts w:asciiTheme="majorHAnsi" w:hAnsiTheme="majorHAnsi"/>
        </w:rPr>
      </w:pPr>
    </w:p>
    <w:p w14:paraId="4FD5CE9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8632B01"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A Dataset with all the Identifier and Measure Components of the input one, and an Attribute Component, for each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named </w:t>
      </w:r>
      <w:r w:rsidRPr="00E352EF">
        <w:rPr>
          <w:rFonts w:asciiTheme="majorHAnsi" w:eastAsia="Calibri" w:hAnsiTheme="majorHAnsi" w:cs="Calibri"/>
          <w:i/>
        </w:rPr>
        <w:t>compName.</w:t>
      </w:r>
    </w:p>
    <w:p w14:paraId="6F75AF62" w14:textId="77777777" w:rsidR="00470BDE" w:rsidRPr="00E352EF" w:rsidRDefault="00470BDE" w:rsidP="00E95DF9">
      <w:pPr>
        <w:rPr>
          <w:rFonts w:asciiTheme="majorHAnsi" w:hAnsiTheme="majorHAnsi"/>
        </w:rPr>
      </w:pPr>
    </w:p>
    <w:p w14:paraId="10D643A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06ED493D"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operator takes </w:t>
      </w:r>
      <w:r w:rsidR="003B56F0" w:rsidRPr="00E352EF">
        <w:rPr>
          <w:rFonts w:asciiTheme="majorHAnsi" w:eastAsia="Calibri" w:hAnsiTheme="majorHAnsi" w:cs="Calibri"/>
        </w:rPr>
        <w:t xml:space="preserve">as </w:t>
      </w:r>
      <w:r w:rsidRPr="00E352EF">
        <w:rPr>
          <w:rFonts w:asciiTheme="majorHAnsi" w:eastAsia="Calibri" w:hAnsiTheme="majorHAnsi" w:cs="Calibri"/>
        </w:rPr>
        <w:t xml:space="preserve">input a Dataset </w:t>
      </w:r>
      <w:r w:rsidRPr="00E352EF">
        <w:rPr>
          <w:rFonts w:asciiTheme="majorHAnsi" w:eastAsia="Calibri" w:hAnsiTheme="majorHAnsi" w:cs="Calibri"/>
          <w:i/>
        </w:rPr>
        <w:t>ds</w:t>
      </w:r>
      <w:r w:rsidRPr="00E352EF">
        <w:rPr>
          <w:rFonts w:asciiTheme="majorHAnsi" w:eastAsia="Calibri" w:hAnsiTheme="majorHAnsi" w:cs="Calibri"/>
        </w:rPr>
        <w:t xml:space="preserve"> (which, in general, can be a complex expression of type Dataset) and returns a new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with the same Identifier Components and Measure Components. </w:t>
      </w:r>
    </w:p>
    <w:p w14:paraId="581F6327"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output Dataset has an Attribute Component named </w:t>
      </w:r>
      <w:r w:rsidRPr="00E352EF">
        <w:rPr>
          <w:rFonts w:asciiTheme="majorHAnsi" w:eastAsia="Calibri" w:hAnsiTheme="majorHAnsi" w:cs="Calibri"/>
          <w:i/>
        </w:rPr>
        <w:t>compName</w:t>
      </w:r>
      <w:r w:rsidRPr="00E352EF">
        <w:rPr>
          <w:rFonts w:asciiTheme="majorHAnsi" w:eastAsia="Calibri" w:hAnsiTheme="majorHAnsi" w:cs="Calibri"/>
        </w:rPr>
        <w:t xml:space="preserve"> for each Attribute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w:t>
      </w:r>
      <w:r w:rsidRPr="00E352EF">
        <w:rPr>
          <w:rFonts w:asciiTheme="majorHAnsi" w:eastAsia="Calibri" w:hAnsiTheme="majorHAnsi" w:cs="Calibri"/>
          <w:i/>
        </w:rPr>
        <w:t>k</w:t>
      </w:r>
      <w:r w:rsidRPr="00E352EF">
        <w:rPr>
          <w:rFonts w:asciiTheme="majorHAnsi" w:eastAsia="Calibri" w:hAnsiTheme="majorHAnsi" w:cs="Calibri"/>
        </w:rPr>
        <w:t xml:space="preserve"> is a component expression, evaluated row-wise.</w:t>
      </w:r>
    </w:p>
    <w:p w14:paraId="472BBFA3"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attrcalc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w:t>
      </w:r>
      <w:r w:rsidRPr="00E352EF">
        <w:rPr>
          <w:rFonts w:asciiTheme="majorHAnsi" w:eastAsia="Calibri" w:hAnsiTheme="majorHAnsi" w:cs="Calibri"/>
          <w:b/>
        </w:rPr>
        <w:t>viral</w:t>
      </w:r>
      <w:r w:rsidRPr="00E352EF">
        <w:rPr>
          <w:rFonts w:asciiTheme="majorHAnsi" w:eastAsia="Calibri" w:hAnsiTheme="majorHAnsi" w:cs="Calibri"/>
        </w:rPr>
        <w:t xml:space="preserve">. If it is omitted, the Attribute Component is non viral by default. As a special case of this, an </w:t>
      </w:r>
      <w:r w:rsidRPr="00E352EF">
        <w:rPr>
          <w:rFonts w:asciiTheme="majorHAnsi" w:eastAsia="Calibri" w:hAnsiTheme="majorHAnsi" w:cs="Calibri"/>
          <w:b/>
        </w:rPr>
        <w:t>attrcalc</w:t>
      </w:r>
      <w:r w:rsidRPr="00E352EF">
        <w:rPr>
          <w:rFonts w:asciiTheme="majorHAnsi" w:eastAsia="Calibri" w:hAnsiTheme="majorHAnsi" w:cs="Calibri"/>
        </w:rPr>
        <w:t xml:space="preserve"> can be also used simply to alter the virality of an Attribute Component.</w:t>
      </w:r>
    </w:p>
    <w:p w14:paraId="74639C57" w14:textId="77777777" w:rsidR="00E95DF9" w:rsidRPr="00E352EF" w:rsidRDefault="00E95DF9">
      <w:pPr>
        <w:spacing w:after="160" w:line="259" w:lineRule="auto"/>
        <w:rPr>
          <w:rFonts w:asciiTheme="majorHAnsi" w:eastAsia="Calibri" w:hAnsiTheme="majorHAnsi" w:cs="Calibri"/>
          <w:i/>
          <w:color w:val="5B9BD5"/>
        </w:rPr>
      </w:pPr>
    </w:p>
    <w:p w14:paraId="2C71A46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lastRenderedPageBreak/>
        <w:t xml:space="preserve">Examples </w:t>
      </w:r>
    </w:p>
    <w:p w14:paraId="1EBDB5F4" w14:textId="77777777" w:rsidR="005A2227" w:rsidRPr="00E352EF" w:rsidRDefault="0097053A">
      <w:pPr>
        <w:rPr>
          <w:rFonts w:asciiTheme="majorHAnsi" w:hAnsiTheme="majorHAnsi"/>
        </w:rPr>
      </w:pPr>
      <w:r w:rsidRPr="00E352EF">
        <w:rPr>
          <w:rFonts w:asciiTheme="majorHAnsi" w:eastAsia="Calibri" w:hAnsiTheme="majorHAnsi" w:cs="Calibri"/>
        </w:rPr>
        <w:t>1) ds_2 := ds_1</w:t>
      </w:r>
      <w:r w:rsidRPr="00E352EF">
        <w:rPr>
          <w:rFonts w:asciiTheme="majorHAnsi" w:eastAsia="Calibri" w:hAnsiTheme="majorHAnsi" w:cs="Calibri"/>
          <w:b/>
        </w:rPr>
        <w:t>[attrcalc</w:t>
      </w:r>
      <w:r w:rsidRPr="00E352EF">
        <w:rPr>
          <w:rFonts w:asciiTheme="majorHAnsi" w:eastAsia="Calibri" w:hAnsiTheme="majorHAnsi" w:cs="Calibri"/>
        </w:rPr>
        <w:t xml:space="preserve"> QUALITY+1 </w:t>
      </w:r>
      <w:r w:rsidRPr="00E352EF">
        <w:rPr>
          <w:rFonts w:asciiTheme="majorHAnsi" w:eastAsia="Calibri" w:hAnsiTheme="majorHAnsi" w:cs="Calibri"/>
          <w:b/>
        </w:rPr>
        <w:t>as</w:t>
      </w:r>
      <w:r w:rsidRPr="00E352EF">
        <w:rPr>
          <w:rFonts w:asciiTheme="majorHAnsi" w:eastAsia="Calibri" w:hAnsiTheme="majorHAnsi" w:cs="Calibri"/>
        </w:rPr>
        <w:t xml:space="preserve"> QUALITY</w:t>
      </w:r>
      <w:r w:rsidRPr="00E352EF">
        <w:rPr>
          <w:rFonts w:asciiTheme="majorHAnsi" w:eastAsia="Calibri" w:hAnsiTheme="majorHAnsi" w:cs="Calibri"/>
          <w:b/>
        </w:rPr>
        <w:t>]</w:t>
      </w:r>
    </w:p>
    <w:p w14:paraId="6EFA08A3" w14:textId="77777777" w:rsidR="005A2227" w:rsidRPr="00E352EF" w:rsidRDefault="0084324E">
      <w:pPr>
        <w:rPr>
          <w:rFonts w:asciiTheme="majorHAnsi" w:eastAsia="Calibri" w:hAnsiTheme="majorHAnsi" w:cs="Calibri"/>
        </w:rPr>
      </w:pPr>
      <w:r w:rsidRPr="00E352EF">
        <w:rPr>
          <w:rFonts w:asciiTheme="majorHAnsi" w:eastAsia="Calibri" w:hAnsiTheme="majorHAnsi" w:cs="Calibri"/>
        </w:rPr>
        <w:t>The expression c</w:t>
      </w:r>
      <w:r w:rsidR="0097053A" w:rsidRPr="00E352EF">
        <w:rPr>
          <w:rFonts w:asciiTheme="majorHAnsi" w:eastAsia="Calibri" w:hAnsiTheme="majorHAnsi" w:cs="Calibri"/>
        </w:rPr>
        <w:t>alculates ds_2, keeping the QUALITY Attribute Component in ds_1, but adding 1 to its value.</w:t>
      </w:r>
    </w:p>
    <w:p w14:paraId="092A3B7F" w14:textId="77777777" w:rsidR="00470BDE" w:rsidRPr="00E352EF" w:rsidRDefault="00470BDE">
      <w:pPr>
        <w:rPr>
          <w:rFonts w:asciiTheme="majorHAnsi" w:hAnsiTheme="majorHAnsi"/>
        </w:rPr>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FCE5E97"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4392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67B710B9"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0F82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D0B529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6C06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539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8D68F4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97B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6C9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EE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8BE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13A0502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2C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1F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69D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82A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06FC0BB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F3E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DDB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56C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C1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61E74B5E" w14:textId="77777777" w:rsidR="005A2227" w:rsidRPr="00E352EF" w:rsidRDefault="005A2227">
      <w:pPr>
        <w:spacing w:after="160" w:line="259" w:lineRule="auto"/>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B9C187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1433D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1E22F8D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6479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8EA1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1E8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BEE3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DE0150D"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1DB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9C8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A2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C3FD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190E59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464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02E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9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9F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1DF1AE7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583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8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3DE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C8E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5BBED928" w14:textId="77777777" w:rsidR="005A2227" w:rsidRPr="00E352EF" w:rsidRDefault="005A2227">
      <w:pPr>
        <w:spacing w:after="160" w:line="259" w:lineRule="auto"/>
      </w:pPr>
    </w:p>
    <w:p w14:paraId="439DA9C6" w14:textId="371286FE" w:rsidR="005A2227" w:rsidRPr="00E352EF" w:rsidRDefault="0097053A">
      <w:pPr>
        <w:rPr>
          <w:rFonts w:asciiTheme="majorHAnsi" w:hAnsiTheme="majorHAns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r w:rsidRPr="00E352EF">
        <w:rPr>
          <w:rFonts w:asciiTheme="majorHAnsi" w:eastAsia="Calibri" w:hAnsiTheme="majorHAnsi" w:cs="Calibri"/>
        </w:rPr>
        <w:t>ds_r := (ds_1 + ds_2</w:t>
      </w:r>
      <w:r w:rsidRPr="00E352EF">
        <w:rPr>
          <w:rFonts w:asciiTheme="majorHAnsi" w:eastAsia="Calibri" w:hAnsiTheme="majorHAnsi" w:cs="Calibri"/>
          <w:b/>
        </w:rPr>
        <w:t xml:space="preserve">)[attrcalc </w:t>
      </w:r>
      <w:r w:rsidRPr="00E352EF">
        <w:rPr>
          <w:rFonts w:asciiTheme="majorHAnsi" w:eastAsia="Calibri" w:hAnsiTheme="majorHAnsi" w:cs="Calibri"/>
        </w:rPr>
        <w:t>ds_1</w:t>
      </w:r>
      <w:del w:id="11382" w:author="Laura Viignola" w:date="2017-05-11T09:50:00Z">
        <w:r w:rsidRPr="00E352EF" w:rsidDel="00524E47">
          <w:rPr>
            <w:rFonts w:asciiTheme="majorHAnsi" w:eastAsia="Calibri" w:hAnsiTheme="majorHAnsi" w:cs="Calibri"/>
          </w:rPr>
          <w:delText>.</w:delText>
        </w:r>
      </w:del>
      <w:ins w:id="11383"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 </w:t>
      </w:r>
      <w:r w:rsidRPr="00E352EF">
        <w:rPr>
          <w:rFonts w:asciiTheme="majorHAnsi" w:eastAsia="Calibri" w:hAnsiTheme="majorHAnsi" w:cs="Calibri"/>
        </w:rPr>
        <w:t>ds_2</w:t>
      </w:r>
      <w:del w:id="11384" w:author="Laura Viignola" w:date="2017-05-11T09:50:00Z">
        <w:r w:rsidRPr="00E352EF" w:rsidDel="00524E47">
          <w:rPr>
            <w:rFonts w:asciiTheme="majorHAnsi" w:eastAsia="Calibri" w:hAnsiTheme="majorHAnsi" w:cs="Calibri"/>
          </w:rPr>
          <w:delText>.</w:delText>
        </w:r>
      </w:del>
      <w:ins w:id="11385"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as </w:t>
      </w:r>
      <w:r w:rsidRPr="00E352EF">
        <w:rPr>
          <w:rFonts w:asciiTheme="majorHAnsi" w:eastAsia="Calibri" w:hAnsiTheme="majorHAnsi" w:cs="Calibri"/>
        </w:rPr>
        <w:t>QUALITY</w:t>
      </w:r>
      <w:r w:rsidRPr="00E352EF">
        <w:rPr>
          <w:rFonts w:asciiTheme="majorHAnsi" w:eastAsia="Calibri" w:hAnsiTheme="majorHAnsi" w:cs="Calibri"/>
          <w:b/>
        </w:rPr>
        <w:t>]</w:t>
      </w:r>
    </w:p>
    <w:p w14:paraId="1286ED65" w14:textId="77777777" w:rsidR="0084324E" w:rsidRPr="00E352EF" w:rsidRDefault="0084324E">
      <w:pPr>
        <w:rPr>
          <w:rFonts w:asciiTheme="majorHAnsi" w:eastAsia="Calibri" w:hAnsiTheme="majorHAnsi" w:cs="Calibri"/>
        </w:rPr>
      </w:pPr>
    </w:p>
    <w:p w14:paraId="5D4DF4B6" w14:textId="77777777" w:rsidR="005A2227" w:rsidRPr="00E352EF" w:rsidRDefault="0097053A">
      <w:pPr>
        <w:rPr>
          <w:rFonts w:asciiTheme="majorHAnsi" w:hAnsiTheme="majorHAnsi"/>
        </w:rPr>
      </w:pPr>
      <w:r w:rsidRPr="00E352EF">
        <w:rPr>
          <w:rFonts w:asciiTheme="majorHAnsi" w:eastAsia="Calibri" w:hAnsiTheme="majorHAnsi" w:cs="Calibri"/>
        </w:rPr>
        <w:t xml:space="preserve">The expression calculates ds_r as the sum of Datasets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Besides, it calculates the QUALITY attribute as the sum of the two.</w:t>
      </w:r>
    </w:p>
    <w:p w14:paraId="12B1CCBA"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40CAE72" w14:textId="77777777">
        <w:tc>
          <w:tcPr>
            <w:tcW w:w="835" w:type="dxa"/>
            <w:gridSpan w:val="4"/>
            <w:tcBorders>
              <w:top w:val="single" w:sz="6" w:space="0" w:color="000000"/>
              <w:left w:val="single" w:sz="6" w:space="0" w:color="000000"/>
              <w:bottom w:val="single" w:sz="6" w:space="0" w:color="000000"/>
            </w:tcBorders>
            <w:shd w:val="clear" w:color="auto" w:fill="F2DBDB"/>
            <w:tcMar>
              <w:top w:w="43" w:type="dxa"/>
              <w:left w:w="43" w:type="dxa"/>
              <w:bottom w:w="43" w:type="dxa"/>
              <w:right w:w="43" w:type="dxa"/>
            </w:tcMar>
          </w:tcPr>
          <w:p w14:paraId="4A07B0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43A7E382"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8D1F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EF4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18DE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2B0D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94B9E6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FBF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FEE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DE7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56E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6C46DF7B"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9C2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A6CB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A0F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B2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33B77B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87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5F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770A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9B8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2B6C487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CE9AD3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24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3287153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A808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17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E05B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2B34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9D7F1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67E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66D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7A1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84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22AA8C4E"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7A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06D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B59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E78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5129DBA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55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11B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41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744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4DDD44E7"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1931C8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CA92F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64D24191"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B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C4A0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56FD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5743D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7385B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A51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73F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725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7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71D28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C63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CC9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3DDB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F9E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r>
      <w:tr w:rsidR="005A2227" w:rsidRPr="00E352EF" w14:paraId="5668DD8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71A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E74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5AB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4CA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bl>
    <w:p w14:paraId="10070E0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79B142A2" w14:textId="77777777" w:rsidR="005A2227" w:rsidRPr="00E352EF" w:rsidRDefault="0097053A">
      <w:pPr>
        <w:rPr>
          <w:rFonts w:asciiTheme="majorHAnsi" w:hAnsiTheme="majorHAnsi"/>
        </w:rPr>
      </w:pPr>
      <w:r w:rsidRPr="00E352EF">
        <w:rPr>
          <w:rFonts w:asciiTheme="majorHAnsi" w:eastAsia="Calibri" w:hAnsiTheme="majorHAnsi" w:cs="Calibri"/>
        </w:rPr>
        <w:t>3)</w:t>
      </w:r>
    </w:p>
    <w:p w14:paraId="20562DE0" w14:textId="77777777" w:rsidR="005A2227" w:rsidRPr="00E352EF" w:rsidRDefault="0097053A">
      <w:pPr>
        <w:rPr>
          <w:rFonts w:asciiTheme="majorHAnsi" w:hAnsiTheme="majorHAnsi"/>
        </w:rPr>
      </w:pPr>
      <w:r w:rsidRPr="00E352EF">
        <w:rPr>
          <w:rFonts w:asciiTheme="majorHAnsi" w:eastAsia="Calibri" w:hAnsiTheme="majorHAnsi" w:cs="Calibri"/>
        </w:rPr>
        <w:t>ds_r := (ds_1 + ds_2)</w:t>
      </w:r>
    </w:p>
    <w:p w14:paraId="252AA8F1"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09FF2B9" w14:textId="1B09F400"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b/>
        </w:rPr>
        <w:t>if</w:t>
      </w:r>
      <w:r w:rsidRPr="00E352EF">
        <w:rPr>
          <w:rFonts w:asciiTheme="majorHAnsi" w:eastAsia="Calibri" w:hAnsiTheme="majorHAnsi" w:cs="Calibri"/>
        </w:rPr>
        <w:t xml:space="preserve"> ds_1</w:t>
      </w:r>
      <w:del w:id="11386" w:author="Laura Viignola" w:date="2017-05-11T09:50:00Z">
        <w:r w:rsidRPr="00E352EF" w:rsidDel="00524E47">
          <w:rPr>
            <w:rFonts w:asciiTheme="majorHAnsi" w:eastAsia="Calibri" w:hAnsiTheme="majorHAnsi" w:cs="Calibri"/>
          </w:rPr>
          <w:delText>.</w:delText>
        </w:r>
      </w:del>
      <w:ins w:id="11387"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QUALITY=”A” </w:t>
      </w:r>
      <w:r w:rsidRPr="00E352EF">
        <w:rPr>
          <w:rFonts w:asciiTheme="majorHAnsi" w:eastAsia="Calibri" w:hAnsiTheme="majorHAnsi" w:cs="Calibri"/>
          <w:b/>
        </w:rPr>
        <w:t>and</w:t>
      </w:r>
      <w:r w:rsidRPr="00E352EF">
        <w:rPr>
          <w:rFonts w:asciiTheme="majorHAnsi" w:eastAsia="Calibri" w:hAnsiTheme="majorHAnsi" w:cs="Calibri"/>
        </w:rPr>
        <w:t xml:space="preserve"> ds</w:t>
      </w:r>
      <w:del w:id="11388" w:author="Laura Viignola" w:date="2017-05-11T09:50:00Z">
        <w:r w:rsidRPr="00E352EF" w:rsidDel="00524E47">
          <w:rPr>
            <w:rFonts w:asciiTheme="majorHAnsi" w:eastAsia="Calibri" w:hAnsiTheme="majorHAnsi" w:cs="Calibri"/>
          </w:rPr>
          <w:delText>.</w:delText>
        </w:r>
      </w:del>
      <w:ins w:id="11389"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2QUALITY=”B” </w:t>
      </w:r>
      <w:r w:rsidRPr="00E352EF">
        <w:rPr>
          <w:rFonts w:asciiTheme="majorHAnsi" w:eastAsia="Calibri" w:hAnsiTheme="majorHAnsi" w:cs="Calibri"/>
          <w:b/>
        </w:rPr>
        <w:t>then</w:t>
      </w:r>
      <w:r w:rsidRPr="00E352EF">
        <w:rPr>
          <w:rFonts w:asciiTheme="majorHAnsi" w:eastAsia="Calibri" w:hAnsiTheme="majorHAnsi" w:cs="Calibri"/>
        </w:rPr>
        <w:t xml:space="preserve"> “C”</w:t>
      </w:r>
    </w:p>
    <w:p w14:paraId="432FA6DB" w14:textId="114F88E8"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elseif</w:t>
      </w:r>
      <w:r w:rsidRPr="00E352EF">
        <w:rPr>
          <w:rFonts w:asciiTheme="majorHAnsi" w:eastAsia="Calibri" w:hAnsiTheme="majorHAnsi" w:cs="Calibri"/>
        </w:rPr>
        <w:t xml:space="preserve"> ds_1</w:t>
      </w:r>
      <w:del w:id="11390" w:author="Laura Viignola" w:date="2017-05-11T09:50:00Z">
        <w:r w:rsidRPr="00E352EF" w:rsidDel="00524E47">
          <w:rPr>
            <w:rFonts w:asciiTheme="majorHAnsi" w:eastAsia="Calibri" w:hAnsiTheme="majorHAnsi" w:cs="Calibri"/>
          </w:rPr>
          <w:delText>.</w:delText>
        </w:r>
      </w:del>
      <w:ins w:id="11391"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QUALITY=”K” </w:t>
      </w:r>
      <w:r w:rsidRPr="00E352EF">
        <w:rPr>
          <w:rFonts w:asciiTheme="majorHAnsi" w:eastAsia="Calibri" w:hAnsiTheme="majorHAnsi" w:cs="Calibri"/>
          <w:b/>
        </w:rPr>
        <w:t>and</w:t>
      </w:r>
      <w:r w:rsidRPr="00E352EF">
        <w:rPr>
          <w:rFonts w:asciiTheme="majorHAnsi" w:eastAsia="Calibri" w:hAnsiTheme="majorHAnsi" w:cs="Calibri"/>
        </w:rPr>
        <w:t xml:space="preserve"> ds</w:t>
      </w:r>
      <w:del w:id="11392" w:author="Laura Viignola" w:date="2017-05-11T09:50:00Z">
        <w:r w:rsidRPr="00E352EF" w:rsidDel="00524E47">
          <w:rPr>
            <w:rFonts w:asciiTheme="majorHAnsi" w:eastAsia="Calibri" w:hAnsiTheme="majorHAnsi" w:cs="Calibri"/>
          </w:rPr>
          <w:delText>.</w:delText>
        </w:r>
      </w:del>
      <w:ins w:id="11393"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2QUALITY=”K” </w:t>
      </w:r>
      <w:r w:rsidRPr="00E352EF">
        <w:rPr>
          <w:rFonts w:asciiTheme="majorHAnsi" w:eastAsia="Calibri" w:hAnsiTheme="majorHAnsi" w:cs="Calibri"/>
          <w:b/>
        </w:rPr>
        <w:t>then</w:t>
      </w:r>
      <w:r w:rsidRPr="00E352EF">
        <w:rPr>
          <w:rFonts w:asciiTheme="majorHAnsi" w:eastAsia="Calibri" w:hAnsiTheme="majorHAnsi" w:cs="Calibri"/>
        </w:rPr>
        <w:t xml:space="preserve"> “M”</w:t>
      </w:r>
    </w:p>
    <w:p w14:paraId="1620FEF2" w14:textId="77777777"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w:t>
      </w:r>
      <w:r w:rsidRPr="00E352EF">
        <w:rPr>
          <w:rFonts w:asciiTheme="majorHAnsi" w:eastAsia="Calibri" w:hAnsiTheme="majorHAnsi" w:cs="Calibri"/>
        </w:rPr>
        <w:t xml:space="preserve"> “Z” </w:t>
      </w:r>
      <w:r w:rsidRPr="00E352EF">
        <w:rPr>
          <w:rFonts w:asciiTheme="majorHAnsi" w:eastAsia="Calibri" w:hAnsiTheme="majorHAnsi" w:cs="Calibri"/>
          <w:b/>
        </w:rPr>
        <w:t>AS</w:t>
      </w:r>
      <w:r w:rsidRPr="00E352EF">
        <w:rPr>
          <w:rFonts w:asciiTheme="majorHAnsi" w:eastAsia="Calibri" w:hAnsiTheme="majorHAnsi" w:cs="Calibri"/>
        </w:rPr>
        <w:t xml:space="preserve"> AGGREGATED_QUALITY</w:t>
      </w:r>
    </w:p>
    <w:p w14:paraId="0AE14629"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F4D47DE" w14:textId="77777777" w:rsidR="005A2227" w:rsidRPr="00E352EF" w:rsidRDefault="0097053A">
      <w:pPr>
        <w:rPr>
          <w:rFonts w:asciiTheme="majorHAnsi" w:hAnsiTheme="majorHAnsi"/>
        </w:rPr>
      </w:pPr>
      <w:r w:rsidRPr="00E352EF">
        <w:rPr>
          <w:rFonts w:asciiTheme="majorHAnsi" w:eastAsia="Calibri" w:hAnsiTheme="majorHAnsi" w:cs="Calibri"/>
        </w:rPr>
        <w:lastRenderedPageBreak/>
        <w:t>The expression calculates the AGGREGATED_QUALITY attribute as a combination of QUALITY Attribute Components of the operands according to a decision rule.</w:t>
      </w:r>
    </w:p>
    <w:p w14:paraId="52CAF999" w14:textId="77777777" w:rsidR="005A2227" w:rsidRPr="00E352EF" w:rsidRDefault="0097053A">
      <w:pPr>
        <w:rPr>
          <w:rFonts w:asciiTheme="majorHAnsi" w:hAnsiTheme="majorHAnsi"/>
        </w:rPr>
      </w:pPr>
      <w:r w:rsidRPr="00E352EF">
        <w:rPr>
          <w:rFonts w:asciiTheme="majorHAnsi" w:eastAsia="Calibri" w:hAnsiTheme="majorHAnsi" w:cs="Calibri"/>
        </w:rPr>
        <w:t xml:space="preserve">In particular, if </w:t>
      </w:r>
      <w:r w:rsidRPr="00E352EF">
        <w:rPr>
          <w:rFonts w:asciiTheme="majorHAnsi" w:eastAsia="Calibri" w:hAnsiTheme="majorHAnsi" w:cs="Calibri"/>
          <w:i/>
        </w:rPr>
        <w:t>ds_1</w:t>
      </w:r>
      <w:r w:rsidRPr="00E352EF">
        <w:rPr>
          <w:rFonts w:asciiTheme="majorHAnsi" w:eastAsia="Calibri" w:hAnsiTheme="majorHAnsi" w:cs="Calibri"/>
        </w:rPr>
        <w:t xml:space="preserve"> quality is “A” and </w:t>
      </w:r>
      <w:r w:rsidRPr="00E352EF">
        <w:rPr>
          <w:rFonts w:asciiTheme="majorHAnsi" w:eastAsia="Calibri" w:hAnsiTheme="majorHAnsi" w:cs="Calibri"/>
          <w:i/>
        </w:rPr>
        <w:t>ds_2</w:t>
      </w:r>
      <w:r w:rsidRPr="00E352EF">
        <w:rPr>
          <w:rFonts w:asciiTheme="majorHAnsi" w:eastAsia="Calibri" w:hAnsiTheme="majorHAnsi" w:cs="Calibri"/>
        </w:rPr>
        <w:t xml:space="preserve"> quality is “B”, then the AGGREGATED_QUALITY will be “C”. Else, if </w:t>
      </w:r>
      <w:r w:rsidRPr="00E352EF">
        <w:rPr>
          <w:rFonts w:asciiTheme="majorHAnsi" w:eastAsia="Calibri" w:hAnsiTheme="majorHAnsi" w:cs="Calibri"/>
          <w:i/>
        </w:rPr>
        <w:t xml:space="preserve">ds_1 </w:t>
      </w:r>
      <w:r w:rsidRPr="00E352EF">
        <w:rPr>
          <w:rFonts w:asciiTheme="majorHAnsi" w:eastAsia="Calibri" w:hAnsiTheme="majorHAnsi" w:cs="Calibri"/>
        </w:rPr>
        <w:t xml:space="preserve">quality is “K” and </w:t>
      </w:r>
      <w:r w:rsidRPr="00E352EF">
        <w:rPr>
          <w:rFonts w:asciiTheme="majorHAnsi" w:eastAsia="Calibri" w:hAnsiTheme="majorHAnsi" w:cs="Calibri"/>
          <w:i/>
        </w:rPr>
        <w:t>ds_2</w:t>
      </w:r>
      <w:r w:rsidRPr="00E352EF">
        <w:rPr>
          <w:rFonts w:asciiTheme="majorHAnsi" w:eastAsia="Calibri" w:hAnsiTheme="majorHAnsi" w:cs="Calibri"/>
        </w:rPr>
        <w:t xml:space="preserve"> quality is “K”, then “M” is returned. Otherwise “Z” is the AGGREGATED_QUALITY value.</w:t>
      </w:r>
    </w:p>
    <w:p w14:paraId="4FD6366D" w14:textId="77777777" w:rsidR="005A2227" w:rsidRPr="00E352EF" w:rsidRDefault="005A2227"/>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6A38A26A"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7F2D7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10426C7F"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BBB97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C7C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44C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676A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A2740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8F4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479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D16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A240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50581B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940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77F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E4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5C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C050C31"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2EE0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2EB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896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8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28B17D62"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67B145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DA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4D79A77A"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C923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6F5E8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9CF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E1FB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D51482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ACE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40D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7C2F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7039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54A7F0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F7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9A4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C7E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2688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2EE1607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F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9EC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4D5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33E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173F406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7B0E3F34"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9765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2BB0EF5"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9BA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5EA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1B20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AD98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7B8E3B3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9D1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194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907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C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r>
      <w:tr w:rsidR="005A2227" w:rsidRPr="00E352EF" w14:paraId="000B89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2A0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68C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220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2C3C2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Z</w:t>
            </w:r>
          </w:p>
        </w:tc>
      </w:tr>
      <w:tr w:rsidR="005A2227" w:rsidRPr="00E352EF" w14:paraId="210FDFC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2B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2C9D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0728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6FB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r>
    </w:tbl>
    <w:p w14:paraId="79078C2F" w14:textId="77777777" w:rsidR="005A2227" w:rsidRPr="00E352EF" w:rsidRDefault="005A2227"/>
    <w:p w14:paraId="3199DEB3" w14:textId="77777777" w:rsidR="005A2227" w:rsidRPr="00E352EF" w:rsidRDefault="0097053A">
      <w:pPr>
        <w:rPr>
          <w:rFonts w:asciiTheme="majorHAnsi" w:hAnsiTheme="majorHAnsi"/>
        </w:rPr>
      </w:pPr>
      <w:r w:rsidRPr="00E352EF">
        <w:rPr>
          <w:rFonts w:asciiTheme="majorHAnsi" w:eastAsia="Calibri" w:hAnsiTheme="majorHAnsi" w:cs="Calibri"/>
        </w:rPr>
        <w:t>4)</w:t>
      </w:r>
    </w:p>
    <w:p w14:paraId="77013F62" w14:textId="1C88F503" w:rsidR="005A2227" w:rsidRPr="00E352EF" w:rsidRDefault="0097053A">
      <w:pPr>
        <w:rPr>
          <w:rFonts w:asciiTheme="majorHAnsi" w:hAnsiTheme="majorHAnsi"/>
        </w:rPr>
      </w:pPr>
      <w:r w:rsidRPr="00E352EF">
        <w:rPr>
          <w:rFonts w:asciiTheme="majorHAnsi" w:eastAsia="Calibri" w:hAnsiTheme="majorHAnsi" w:cs="Calibri"/>
        </w:rPr>
        <w:t>ds_r := (ds_1 + ds_2)</w:t>
      </w:r>
      <w:r w:rsidRPr="00E352EF">
        <w:rPr>
          <w:rFonts w:asciiTheme="majorHAnsi" w:eastAsia="Calibri" w:hAnsiTheme="majorHAnsi" w:cs="Calibri"/>
          <w:b/>
        </w:rPr>
        <w:t>[attrcalc</w:t>
      </w:r>
      <w:r w:rsidRPr="00E352EF">
        <w:rPr>
          <w:rFonts w:asciiTheme="majorHAnsi" w:eastAsia="Calibri" w:hAnsiTheme="majorHAnsi" w:cs="Calibri"/>
        </w:rPr>
        <w:t xml:space="preserve"> ds_1</w:t>
      </w:r>
      <w:del w:id="11394" w:author="Laura Viignola" w:date="2017-05-11T09:50:00Z">
        <w:r w:rsidRPr="00E352EF" w:rsidDel="00524E47">
          <w:rPr>
            <w:rFonts w:asciiTheme="majorHAnsi" w:eastAsia="Calibri" w:hAnsiTheme="majorHAnsi" w:cs="Calibri"/>
          </w:rPr>
          <w:delText>.</w:delText>
        </w:r>
      </w:del>
      <w:ins w:id="11395"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w:t>
      </w:r>
      <w:r w:rsidRPr="00E352EF">
        <w:rPr>
          <w:rFonts w:asciiTheme="majorHAnsi" w:eastAsia="Calibri" w:hAnsiTheme="majorHAnsi" w:cs="Calibri"/>
        </w:rPr>
        <w:t xml:space="preserve"> ds_2</w:t>
      </w:r>
      <w:del w:id="11396" w:author="Laura Viignola" w:date="2017-05-11T09:50:00Z">
        <w:r w:rsidRPr="00E352EF" w:rsidDel="00524E47">
          <w:rPr>
            <w:rFonts w:asciiTheme="majorHAnsi" w:eastAsia="Calibri" w:hAnsiTheme="majorHAnsi" w:cs="Calibri"/>
          </w:rPr>
          <w:delText>.</w:delText>
        </w:r>
      </w:del>
      <w:ins w:id="11397"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as</w:t>
      </w:r>
      <w:r w:rsidRPr="00E352EF">
        <w:rPr>
          <w:rFonts w:asciiTheme="majorHAnsi" w:eastAsia="Calibri" w:hAnsiTheme="majorHAnsi" w:cs="Calibri"/>
        </w:rPr>
        <w:t xml:space="preserve"> QUALITY_1, ds_2</w:t>
      </w:r>
      <w:del w:id="11398" w:author="Laura Viignola" w:date="2017-05-11T09:50:00Z">
        <w:r w:rsidRPr="00E352EF" w:rsidDel="00524E47">
          <w:rPr>
            <w:rFonts w:asciiTheme="majorHAnsi" w:eastAsia="Calibri" w:hAnsiTheme="majorHAnsi" w:cs="Calibri"/>
          </w:rPr>
          <w:delText>.</w:delText>
        </w:r>
      </w:del>
      <w:ins w:id="11399"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QUALITY_2 </w:t>
      </w:r>
      <w:r w:rsidRPr="00E352EF">
        <w:rPr>
          <w:rFonts w:asciiTheme="majorHAnsi" w:eastAsia="Calibri" w:hAnsiTheme="majorHAnsi" w:cs="Calibri"/>
          <w:b/>
        </w:rPr>
        <w:t>as</w:t>
      </w:r>
      <w:r w:rsidRPr="00E352EF">
        <w:rPr>
          <w:rFonts w:asciiTheme="majorHAnsi" w:eastAsia="Calibri" w:hAnsiTheme="majorHAnsi" w:cs="Calibri"/>
        </w:rPr>
        <w:t xml:space="preserve"> QUALITY_2</w:t>
      </w:r>
      <w:r w:rsidRPr="00E352EF">
        <w:rPr>
          <w:rFonts w:asciiTheme="majorHAnsi" w:eastAsia="Calibri" w:hAnsiTheme="majorHAnsi" w:cs="Calibri"/>
          <w:b/>
        </w:rPr>
        <w:t>]</w:t>
      </w:r>
    </w:p>
    <w:p w14:paraId="05E981F3" w14:textId="66B3FCDC" w:rsidR="005A2227" w:rsidRPr="00E352EF" w:rsidRDefault="0097053A">
      <w:pPr>
        <w:rPr>
          <w:rFonts w:asciiTheme="majorHAnsi" w:hAnsiTheme="majorHAnsi"/>
        </w:rPr>
      </w:pPr>
      <w:r w:rsidRPr="00E352EF">
        <w:rPr>
          <w:rFonts w:asciiTheme="majorHAnsi" w:eastAsia="Calibri" w:hAnsiTheme="majorHAnsi" w:cs="Calibri"/>
        </w:rPr>
        <w:t xml:space="preserve">The expression sums two multi-measure Datasets and calculates two Attribute Components with different formulas: QUALITY_1 is the sum of </w:t>
      </w:r>
      <w:r w:rsidRPr="00E352EF">
        <w:rPr>
          <w:rFonts w:asciiTheme="majorHAnsi" w:eastAsia="Calibri" w:hAnsiTheme="majorHAnsi" w:cs="Calibri"/>
          <w:i/>
        </w:rPr>
        <w:t>ds_1</w:t>
      </w:r>
      <w:del w:id="11400" w:author="Laura Viignola" w:date="2017-05-11T09:51:00Z">
        <w:r w:rsidRPr="00E352EF" w:rsidDel="00524E47">
          <w:rPr>
            <w:rFonts w:asciiTheme="majorHAnsi" w:eastAsia="Calibri" w:hAnsiTheme="majorHAnsi" w:cs="Calibri"/>
          </w:rPr>
          <w:delText>.</w:delText>
        </w:r>
      </w:del>
      <w:ins w:id="11401"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and </w:t>
      </w:r>
      <w:r w:rsidRPr="00E352EF">
        <w:rPr>
          <w:rFonts w:asciiTheme="majorHAnsi" w:eastAsia="Calibri" w:hAnsiTheme="majorHAnsi" w:cs="Calibri"/>
          <w:i/>
        </w:rPr>
        <w:t>ds_2</w:t>
      </w:r>
      <w:del w:id="11402" w:author="Laura Viignola" w:date="2017-05-11T09:51:00Z">
        <w:r w:rsidRPr="00E352EF" w:rsidDel="00524E47">
          <w:rPr>
            <w:rFonts w:asciiTheme="majorHAnsi" w:eastAsia="Calibri" w:hAnsiTheme="majorHAnsi" w:cs="Calibri"/>
          </w:rPr>
          <w:delText>.</w:delText>
        </w:r>
      </w:del>
      <w:ins w:id="11403"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while QUALITY_2 is simply copied from </w:t>
      </w:r>
      <w:r w:rsidRPr="00E352EF">
        <w:rPr>
          <w:rFonts w:asciiTheme="majorHAnsi" w:eastAsia="Calibri" w:hAnsiTheme="majorHAnsi" w:cs="Calibri"/>
          <w:i/>
        </w:rPr>
        <w:t>ds_2.</w:t>
      </w:r>
    </w:p>
    <w:tbl>
      <w:tblPr>
        <w:tblW w:w="531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0D6F94F6"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2AF7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343A67E4"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B25F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1161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CD06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7F61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C94E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E54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0167D3D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06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B6EC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49F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9E2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C7E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CC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368CD9AD"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7CC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D12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35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98D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472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5B4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r w:rsidR="005A2227" w:rsidRPr="00E352EF" w14:paraId="1A2995E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7A0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8F8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0F8B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924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393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A6F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710C4CE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7CA2BF63"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EE86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59EFCF1D"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95389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A7F9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17B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15D9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4DD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2635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1D067C86"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97B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B7F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448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492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466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B31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718E8E80"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D3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C55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2B1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3DE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962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005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CA3515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DA8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86E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6B6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31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FB5B6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43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307468DF"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6D44B8BC"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CE80C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910A168"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000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BCFC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1CA3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C4F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E91D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1C91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448639A2"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CFC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166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217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8C0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C3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B9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4CA0D83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DA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C50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1B8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D8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C2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98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2F319AA"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4D8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lastRenderedPageBreak/>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965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1F4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C24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69D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B66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79B2ACED" w14:textId="77777777" w:rsidR="005A2227" w:rsidRPr="00E352EF" w:rsidRDefault="005A2227"/>
    <w:sectPr w:rsidR="005A2227" w:rsidRPr="00E352EF" w:rsidSect="00F03EB7">
      <w:headerReference w:type="default" r:id="rId14"/>
      <w:footerReference w:type="default" r:id="rId15"/>
      <w:pgSz w:w="11909" w:h="16834"/>
      <w:pgMar w:top="1411" w:right="1138" w:bottom="1138" w:left="1138" w:header="706" w:footer="706"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0E761" w14:textId="77777777" w:rsidR="00D61358" w:rsidRDefault="00D61358">
      <w:r>
        <w:separator/>
      </w:r>
    </w:p>
  </w:endnote>
  <w:endnote w:type="continuationSeparator" w:id="0">
    <w:p w14:paraId="7E8A08E0" w14:textId="77777777" w:rsidR="00D61358" w:rsidRDefault="00D61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2C927" w14:textId="77777777" w:rsidR="00BF17B0" w:rsidRDefault="00BF17B0">
    <w:pPr>
      <w:tabs>
        <w:tab w:val="center" w:pos="4507"/>
        <w:tab w:val="right" w:pos="9029"/>
      </w:tabs>
      <w:jc w:val="right"/>
    </w:pPr>
    <w:r>
      <w:fldChar w:fldCharType="begin"/>
    </w:r>
    <w:r>
      <w:instrText>PAGE</w:instrText>
    </w:r>
    <w:r>
      <w:fldChar w:fldCharType="separate"/>
    </w:r>
    <w:r w:rsidR="00060B0B">
      <w:rPr>
        <w:noProof/>
      </w:rPr>
      <w:t>143</w:t>
    </w:r>
    <w:r>
      <w:fldChar w:fldCharType="end"/>
    </w:r>
  </w:p>
  <w:p w14:paraId="137BBECD" w14:textId="77777777" w:rsidR="00BF17B0" w:rsidRDefault="00BF17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786143" w14:textId="77777777" w:rsidR="00D61358" w:rsidRDefault="00D61358">
      <w:r>
        <w:separator/>
      </w:r>
    </w:p>
  </w:footnote>
  <w:footnote w:type="continuationSeparator" w:id="0">
    <w:p w14:paraId="6AB10FA1" w14:textId="77777777" w:rsidR="00D61358" w:rsidRDefault="00D61358">
      <w:r>
        <w:continuationSeparator/>
      </w:r>
    </w:p>
  </w:footnote>
  <w:footnote w:id="1">
    <w:p w14:paraId="2437F3BB" w14:textId="77777777" w:rsidR="00BF17B0" w:rsidRPr="00E352EF" w:rsidRDefault="00BF17B0" w:rsidP="001B6402">
      <w:pPr>
        <w:pStyle w:val="Testonotaapidipagina"/>
      </w:pPr>
      <w:r w:rsidRPr="00E352EF">
        <w:rPr>
          <w:rStyle w:val="Rimandonotaapidipagina"/>
        </w:rPr>
        <w:footnoteRef/>
      </w:r>
      <w:r w:rsidRPr="00E352EF">
        <w:t xml:space="preserve"> </w:t>
      </w:r>
      <w:r w:rsidRPr="00E352EF">
        <w:rPr>
          <w:rFonts w:ascii="Calibri" w:eastAsia="Calibri" w:hAnsi="Calibri" w:cs="Calibri"/>
        </w:rPr>
        <w:t>In order to apply the Ruleset to more Datasets, these Datasets must be joined together using the  appropriate VTL operators in order to obtain a single Dataset.</w:t>
      </w:r>
    </w:p>
    <w:p w14:paraId="118E03B6" w14:textId="77777777" w:rsidR="00BF17B0" w:rsidRPr="00E352EF" w:rsidRDefault="00BF17B0" w:rsidP="001B6402">
      <w:pPr>
        <w:spacing w:after="160" w:line="259" w:lineRule="auto"/>
      </w:pPr>
    </w:p>
  </w:footnote>
  <w:footnote w:id="2">
    <w:p w14:paraId="71EE0E92" w14:textId="77777777" w:rsidR="00BF17B0" w:rsidRPr="00E352EF" w:rsidRDefault="00BF17B0" w:rsidP="001B6402">
      <w:pPr>
        <w:pStyle w:val="Testonotaapidipagina"/>
        <w:spacing w:after="160" w:line="259" w:lineRule="auto"/>
      </w:pPr>
      <w:r w:rsidRPr="00E352EF">
        <w:rPr>
          <w:rStyle w:val="Rimandonotaapidipagina"/>
        </w:rPr>
        <w:footnoteRef/>
      </w:r>
      <w:r w:rsidRPr="00E352EF">
        <w:rPr>
          <w:rFonts w:ascii="Calibri" w:eastAsia="Calibri" w:hAnsi="Calibri" w:cs="Calibri"/>
        </w:rPr>
        <w:t xml:space="preserve"> “Coincides” means  “implies and is implied”</w:t>
      </w:r>
    </w:p>
  </w:footnote>
  <w:footnote w:id="3">
    <w:p w14:paraId="4810F22B" w14:textId="77777777" w:rsidR="00BF17B0" w:rsidRPr="00E352EF" w:rsidRDefault="00BF17B0" w:rsidP="00CB227A">
      <w:pPr>
        <w:pStyle w:val="Testonotaapidipagina"/>
      </w:pPr>
      <w:r w:rsidRPr="00E352EF">
        <w:rPr>
          <w:rStyle w:val="Rimandonotaapidipagina"/>
          <w:rFonts w:eastAsia="Calibri"/>
        </w:rPr>
        <w:footnoteRef/>
      </w:r>
      <w:r w:rsidRPr="00E352EF">
        <w:t xml:space="preserve"> Here we refer to elementary set operations and not to any operator of the language.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A102E" w14:textId="77777777" w:rsidR="00BF17B0" w:rsidRDefault="00BF17B0" w:rsidP="00FC3F4F">
    <w:pPr>
      <w:pStyle w:val="Intestazione"/>
      <w:tabs>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82A2FDE4">
      <w:start w:val="1"/>
      <w:numFmt w:val="bullet"/>
      <w:lvlText w:val=""/>
      <w:lvlJc w:val="left"/>
      <w:pPr>
        <w:tabs>
          <w:tab w:val="num" w:pos="0"/>
        </w:tabs>
        <w:ind w:left="720" w:hanging="360"/>
      </w:pPr>
      <w:rPr>
        <w:rFonts w:ascii="Symbol" w:eastAsia="Symbol" w:hAnsi="Symbol" w:cs="Symbol"/>
      </w:rPr>
    </w:lvl>
    <w:lvl w:ilvl="1" w:tplc="B022A05A">
      <w:start w:val="1"/>
      <w:numFmt w:val="bullet"/>
      <w:lvlText w:val="o"/>
      <w:lvlJc w:val="left"/>
      <w:pPr>
        <w:tabs>
          <w:tab w:val="num" w:pos="1440"/>
        </w:tabs>
        <w:ind w:left="1440" w:hanging="360"/>
      </w:pPr>
      <w:rPr>
        <w:rFonts w:ascii="Courier New" w:hAnsi="Courier New"/>
      </w:rPr>
    </w:lvl>
    <w:lvl w:ilvl="2" w:tplc="4AE2402A">
      <w:start w:val="1"/>
      <w:numFmt w:val="bullet"/>
      <w:lvlText w:val=""/>
      <w:lvlJc w:val="left"/>
      <w:pPr>
        <w:tabs>
          <w:tab w:val="num" w:pos="2160"/>
        </w:tabs>
        <w:ind w:left="2160" w:hanging="360"/>
      </w:pPr>
      <w:rPr>
        <w:rFonts w:ascii="Wingdings" w:hAnsi="Wingdings"/>
      </w:rPr>
    </w:lvl>
    <w:lvl w:ilvl="3" w:tplc="FEBACD90">
      <w:start w:val="1"/>
      <w:numFmt w:val="bullet"/>
      <w:lvlText w:val=""/>
      <w:lvlJc w:val="left"/>
      <w:pPr>
        <w:tabs>
          <w:tab w:val="num" w:pos="2880"/>
        </w:tabs>
        <w:ind w:left="2880" w:hanging="360"/>
      </w:pPr>
      <w:rPr>
        <w:rFonts w:ascii="Symbol" w:hAnsi="Symbol"/>
      </w:rPr>
    </w:lvl>
    <w:lvl w:ilvl="4" w:tplc="A1F82442">
      <w:start w:val="1"/>
      <w:numFmt w:val="bullet"/>
      <w:lvlText w:val="o"/>
      <w:lvlJc w:val="left"/>
      <w:pPr>
        <w:tabs>
          <w:tab w:val="num" w:pos="3600"/>
        </w:tabs>
        <w:ind w:left="3600" w:hanging="360"/>
      </w:pPr>
      <w:rPr>
        <w:rFonts w:ascii="Courier New" w:hAnsi="Courier New"/>
      </w:rPr>
    </w:lvl>
    <w:lvl w:ilvl="5" w:tplc="6AE8B350">
      <w:start w:val="1"/>
      <w:numFmt w:val="bullet"/>
      <w:lvlText w:val=""/>
      <w:lvlJc w:val="left"/>
      <w:pPr>
        <w:tabs>
          <w:tab w:val="num" w:pos="4320"/>
        </w:tabs>
        <w:ind w:left="4320" w:hanging="360"/>
      </w:pPr>
      <w:rPr>
        <w:rFonts w:ascii="Wingdings" w:hAnsi="Wingdings"/>
      </w:rPr>
    </w:lvl>
    <w:lvl w:ilvl="6" w:tplc="88FE0D9E">
      <w:start w:val="1"/>
      <w:numFmt w:val="bullet"/>
      <w:lvlText w:val=""/>
      <w:lvlJc w:val="left"/>
      <w:pPr>
        <w:tabs>
          <w:tab w:val="num" w:pos="5040"/>
        </w:tabs>
        <w:ind w:left="5040" w:hanging="360"/>
      </w:pPr>
      <w:rPr>
        <w:rFonts w:ascii="Symbol" w:hAnsi="Symbol"/>
      </w:rPr>
    </w:lvl>
    <w:lvl w:ilvl="7" w:tplc="AA1EDC74">
      <w:start w:val="1"/>
      <w:numFmt w:val="bullet"/>
      <w:lvlText w:val="o"/>
      <w:lvlJc w:val="left"/>
      <w:pPr>
        <w:tabs>
          <w:tab w:val="num" w:pos="5760"/>
        </w:tabs>
        <w:ind w:left="5760" w:hanging="360"/>
      </w:pPr>
      <w:rPr>
        <w:rFonts w:ascii="Courier New" w:hAnsi="Courier New"/>
      </w:rPr>
    </w:lvl>
    <w:lvl w:ilvl="8" w:tplc="046AA5E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EF38D358">
      <w:start w:val="1"/>
      <w:numFmt w:val="bullet"/>
      <w:lvlText w:val=""/>
      <w:lvlJc w:val="left"/>
      <w:pPr>
        <w:tabs>
          <w:tab w:val="num" w:pos="0"/>
        </w:tabs>
        <w:ind w:left="720" w:hanging="360"/>
      </w:pPr>
      <w:rPr>
        <w:rFonts w:ascii="Symbol" w:eastAsia="Symbol" w:hAnsi="Symbol" w:cs="Symbol"/>
      </w:rPr>
    </w:lvl>
    <w:lvl w:ilvl="1" w:tplc="8BA47764">
      <w:start w:val="1"/>
      <w:numFmt w:val="bullet"/>
      <w:lvlText w:val="o"/>
      <w:lvlJc w:val="left"/>
      <w:pPr>
        <w:tabs>
          <w:tab w:val="num" w:pos="1440"/>
        </w:tabs>
        <w:ind w:left="1440" w:hanging="360"/>
      </w:pPr>
      <w:rPr>
        <w:rFonts w:ascii="Courier New" w:hAnsi="Courier New"/>
      </w:rPr>
    </w:lvl>
    <w:lvl w:ilvl="2" w:tplc="CA6627C4">
      <w:start w:val="1"/>
      <w:numFmt w:val="bullet"/>
      <w:lvlText w:val=""/>
      <w:lvlJc w:val="left"/>
      <w:pPr>
        <w:tabs>
          <w:tab w:val="num" w:pos="2160"/>
        </w:tabs>
        <w:ind w:left="2160" w:hanging="360"/>
      </w:pPr>
      <w:rPr>
        <w:rFonts w:ascii="Wingdings" w:hAnsi="Wingdings"/>
      </w:rPr>
    </w:lvl>
    <w:lvl w:ilvl="3" w:tplc="07AA54B4">
      <w:start w:val="1"/>
      <w:numFmt w:val="bullet"/>
      <w:lvlText w:val=""/>
      <w:lvlJc w:val="left"/>
      <w:pPr>
        <w:tabs>
          <w:tab w:val="num" w:pos="2880"/>
        </w:tabs>
        <w:ind w:left="2880" w:hanging="360"/>
      </w:pPr>
      <w:rPr>
        <w:rFonts w:ascii="Symbol" w:hAnsi="Symbol"/>
      </w:rPr>
    </w:lvl>
    <w:lvl w:ilvl="4" w:tplc="F01CFA98">
      <w:start w:val="1"/>
      <w:numFmt w:val="bullet"/>
      <w:lvlText w:val="o"/>
      <w:lvlJc w:val="left"/>
      <w:pPr>
        <w:tabs>
          <w:tab w:val="num" w:pos="3600"/>
        </w:tabs>
        <w:ind w:left="3600" w:hanging="360"/>
      </w:pPr>
      <w:rPr>
        <w:rFonts w:ascii="Courier New" w:hAnsi="Courier New"/>
      </w:rPr>
    </w:lvl>
    <w:lvl w:ilvl="5" w:tplc="27CE5A80">
      <w:start w:val="1"/>
      <w:numFmt w:val="bullet"/>
      <w:lvlText w:val=""/>
      <w:lvlJc w:val="left"/>
      <w:pPr>
        <w:tabs>
          <w:tab w:val="num" w:pos="4320"/>
        </w:tabs>
        <w:ind w:left="4320" w:hanging="360"/>
      </w:pPr>
      <w:rPr>
        <w:rFonts w:ascii="Wingdings" w:hAnsi="Wingdings"/>
      </w:rPr>
    </w:lvl>
    <w:lvl w:ilvl="6" w:tplc="5B14792C">
      <w:start w:val="1"/>
      <w:numFmt w:val="bullet"/>
      <w:lvlText w:val=""/>
      <w:lvlJc w:val="left"/>
      <w:pPr>
        <w:tabs>
          <w:tab w:val="num" w:pos="5040"/>
        </w:tabs>
        <w:ind w:left="5040" w:hanging="360"/>
      </w:pPr>
      <w:rPr>
        <w:rFonts w:ascii="Symbol" w:hAnsi="Symbol"/>
      </w:rPr>
    </w:lvl>
    <w:lvl w:ilvl="7" w:tplc="F8DC9E4E">
      <w:start w:val="1"/>
      <w:numFmt w:val="bullet"/>
      <w:lvlText w:val="o"/>
      <w:lvlJc w:val="left"/>
      <w:pPr>
        <w:tabs>
          <w:tab w:val="num" w:pos="5760"/>
        </w:tabs>
        <w:ind w:left="5760" w:hanging="360"/>
      </w:pPr>
      <w:rPr>
        <w:rFonts w:ascii="Courier New" w:hAnsi="Courier New"/>
      </w:rPr>
    </w:lvl>
    <w:lvl w:ilvl="8" w:tplc="97528F2C">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CBD40592"/>
    <w:lvl w:ilvl="0" w:tplc="B0D67AD8">
      <w:start w:val="1"/>
      <w:numFmt w:val="bullet"/>
      <w:lvlText w:val=""/>
      <w:lvlJc w:val="left"/>
      <w:pPr>
        <w:tabs>
          <w:tab w:val="num" w:pos="0"/>
        </w:tabs>
        <w:ind w:left="720" w:hanging="360"/>
      </w:pPr>
      <w:rPr>
        <w:rFonts w:ascii="Symbol" w:eastAsia="Symbol" w:hAnsi="Symbol" w:cs="Symbol"/>
      </w:rPr>
    </w:lvl>
    <w:lvl w:ilvl="1" w:tplc="50AC69CE">
      <w:start w:val="1"/>
      <w:numFmt w:val="bullet"/>
      <w:lvlText w:val="o"/>
      <w:lvlJc w:val="left"/>
      <w:pPr>
        <w:tabs>
          <w:tab w:val="num" w:pos="0"/>
        </w:tabs>
        <w:ind w:left="1440" w:hanging="360"/>
      </w:pPr>
      <w:rPr>
        <w:rFonts w:ascii="Courier New" w:eastAsia="Courier New" w:hAnsi="Courier New" w:cs="Courier New"/>
      </w:rPr>
    </w:lvl>
    <w:lvl w:ilvl="2" w:tplc="88720B68">
      <w:start w:val="1"/>
      <w:numFmt w:val="bullet"/>
      <w:lvlText w:val=""/>
      <w:lvlJc w:val="left"/>
      <w:pPr>
        <w:tabs>
          <w:tab w:val="num" w:pos="2160"/>
        </w:tabs>
        <w:ind w:left="2160" w:hanging="360"/>
      </w:pPr>
      <w:rPr>
        <w:rFonts w:ascii="Wingdings" w:hAnsi="Wingdings"/>
      </w:rPr>
    </w:lvl>
    <w:lvl w:ilvl="3" w:tplc="D338BC6A">
      <w:start w:val="1"/>
      <w:numFmt w:val="bullet"/>
      <w:lvlText w:val=""/>
      <w:lvlJc w:val="left"/>
      <w:pPr>
        <w:tabs>
          <w:tab w:val="num" w:pos="2880"/>
        </w:tabs>
        <w:ind w:left="2880" w:hanging="360"/>
      </w:pPr>
      <w:rPr>
        <w:rFonts w:ascii="Symbol" w:hAnsi="Symbol"/>
      </w:rPr>
    </w:lvl>
    <w:lvl w:ilvl="4" w:tplc="AE3829DE">
      <w:start w:val="1"/>
      <w:numFmt w:val="bullet"/>
      <w:lvlText w:val="o"/>
      <w:lvlJc w:val="left"/>
      <w:pPr>
        <w:tabs>
          <w:tab w:val="num" w:pos="3600"/>
        </w:tabs>
        <w:ind w:left="3600" w:hanging="360"/>
      </w:pPr>
      <w:rPr>
        <w:rFonts w:ascii="Courier New" w:hAnsi="Courier New"/>
      </w:rPr>
    </w:lvl>
    <w:lvl w:ilvl="5" w:tplc="9B14B70E">
      <w:start w:val="1"/>
      <w:numFmt w:val="bullet"/>
      <w:lvlText w:val=""/>
      <w:lvlJc w:val="left"/>
      <w:pPr>
        <w:tabs>
          <w:tab w:val="num" w:pos="4320"/>
        </w:tabs>
        <w:ind w:left="4320" w:hanging="360"/>
      </w:pPr>
      <w:rPr>
        <w:rFonts w:ascii="Wingdings" w:hAnsi="Wingdings"/>
      </w:rPr>
    </w:lvl>
    <w:lvl w:ilvl="6" w:tplc="3E581B6C">
      <w:start w:val="1"/>
      <w:numFmt w:val="bullet"/>
      <w:lvlText w:val=""/>
      <w:lvlJc w:val="left"/>
      <w:pPr>
        <w:tabs>
          <w:tab w:val="num" w:pos="5040"/>
        </w:tabs>
        <w:ind w:left="5040" w:hanging="360"/>
      </w:pPr>
      <w:rPr>
        <w:rFonts w:ascii="Symbol" w:hAnsi="Symbol"/>
      </w:rPr>
    </w:lvl>
    <w:lvl w:ilvl="7" w:tplc="56CC62A6">
      <w:start w:val="1"/>
      <w:numFmt w:val="bullet"/>
      <w:lvlText w:val="o"/>
      <w:lvlJc w:val="left"/>
      <w:pPr>
        <w:tabs>
          <w:tab w:val="num" w:pos="5760"/>
        </w:tabs>
        <w:ind w:left="5760" w:hanging="360"/>
      </w:pPr>
      <w:rPr>
        <w:rFonts w:ascii="Courier New" w:hAnsi="Courier New"/>
      </w:rPr>
    </w:lvl>
    <w:lvl w:ilvl="8" w:tplc="F6D4C696">
      <w:start w:val="1"/>
      <w:numFmt w:val="bullet"/>
      <w:lvlText w:val=""/>
      <w:lvlJc w:val="left"/>
      <w:pPr>
        <w:tabs>
          <w:tab w:val="num" w:pos="6480"/>
        </w:tabs>
        <w:ind w:left="6480" w:hanging="360"/>
      </w:pPr>
      <w:rPr>
        <w:rFonts w:ascii="Wingdings" w:hAnsi="Wingdings"/>
      </w:rPr>
    </w:lvl>
  </w:abstractNum>
  <w:abstractNum w:abstractNumId="3">
    <w:nsid w:val="00000010"/>
    <w:multiLevelType w:val="hybridMultilevel"/>
    <w:tmpl w:val="00000010"/>
    <w:lvl w:ilvl="0" w:tplc="046C1FA8">
      <w:start w:val="1"/>
      <w:numFmt w:val="bullet"/>
      <w:lvlText w:val=""/>
      <w:lvlJc w:val="left"/>
      <w:pPr>
        <w:tabs>
          <w:tab w:val="num" w:pos="0"/>
        </w:tabs>
        <w:ind w:left="720" w:hanging="360"/>
      </w:pPr>
      <w:rPr>
        <w:rFonts w:ascii="Symbol" w:eastAsia="Symbol" w:hAnsi="Symbol" w:cs="Symbol"/>
      </w:rPr>
    </w:lvl>
    <w:lvl w:ilvl="1" w:tplc="D53C078A">
      <w:start w:val="1"/>
      <w:numFmt w:val="bullet"/>
      <w:lvlText w:val="o"/>
      <w:lvlJc w:val="left"/>
      <w:pPr>
        <w:tabs>
          <w:tab w:val="num" w:pos="0"/>
        </w:tabs>
        <w:ind w:left="1440" w:hanging="360"/>
      </w:pPr>
      <w:rPr>
        <w:rFonts w:ascii="Courier New" w:eastAsia="Courier New" w:hAnsi="Courier New" w:cs="Courier New"/>
      </w:rPr>
    </w:lvl>
    <w:lvl w:ilvl="2" w:tplc="B04A8192">
      <w:start w:val="1"/>
      <w:numFmt w:val="bullet"/>
      <w:lvlText w:val=""/>
      <w:lvlJc w:val="left"/>
      <w:pPr>
        <w:tabs>
          <w:tab w:val="num" w:pos="2160"/>
        </w:tabs>
        <w:ind w:left="2160" w:hanging="360"/>
      </w:pPr>
      <w:rPr>
        <w:rFonts w:ascii="Wingdings" w:hAnsi="Wingdings"/>
      </w:rPr>
    </w:lvl>
    <w:lvl w:ilvl="3" w:tplc="5A525C30">
      <w:start w:val="1"/>
      <w:numFmt w:val="bullet"/>
      <w:lvlText w:val=""/>
      <w:lvlJc w:val="left"/>
      <w:pPr>
        <w:tabs>
          <w:tab w:val="num" w:pos="2880"/>
        </w:tabs>
        <w:ind w:left="2880" w:hanging="360"/>
      </w:pPr>
      <w:rPr>
        <w:rFonts w:ascii="Symbol" w:hAnsi="Symbol"/>
      </w:rPr>
    </w:lvl>
    <w:lvl w:ilvl="4" w:tplc="0C9622E8">
      <w:start w:val="1"/>
      <w:numFmt w:val="bullet"/>
      <w:lvlText w:val="o"/>
      <w:lvlJc w:val="left"/>
      <w:pPr>
        <w:tabs>
          <w:tab w:val="num" w:pos="3600"/>
        </w:tabs>
        <w:ind w:left="3600" w:hanging="360"/>
      </w:pPr>
      <w:rPr>
        <w:rFonts w:ascii="Courier New" w:hAnsi="Courier New"/>
      </w:rPr>
    </w:lvl>
    <w:lvl w:ilvl="5" w:tplc="A27CD806">
      <w:start w:val="1"/>
      <w:numFmt w:val="bullet"/>
      <w:lvlText w:val=""/>
      <w:lvlJc w:val="left"/>
      <w:pPr>
        <w:tabs>
          <w:tab w:val="num" w:pos="4320"/>
        </w:tabs>
        <w:ind w:left="4320" w:hanging="360"/>
      </w:pPr>
      <w:rPr>
        <w:rFonts w:ascii="Wingdings" w:hAnsi="Wingdings"/>
      </w:rPr>
    </w:lvl>
    <w:lvl w:ilvl="6" w:tplc="0C961DDC">
      <w:start w:val="1"/>
      <w:numFmt w:val="bullet"/>
      <w:lvlText w:val=""/>
      <w:lvlJc w:val="left"/>
      <w:pPr>
        <w:tabs>
          <w:tab w:val="num" w:pos="5040"/>
        </w:tabs>
        <w:ind w:left="5040" w:hanging="360"/>
      </w:pPr>
      <w:rPr>
        <w:rFonts w:ascii="Symbol" w:hAnsi="Symbol"/>
      </w:rPr>
    </w:lvl>
    <w:lvl w:ilvl="7" w:tplc="CA0E0FF0">
      <w:start w:val="1"/>
      <w:numFmt w:val="bullet"/>
      <w:lvlText w:val="o"/>
      <w:lvlJc w:val="left"/>
      <w:pPr>
        <w:tabs>
          <w:tab w:val="num" w:pos="5760"/>
        </w:tabs>
        <w:ind w:left="5760" w:hanging="360"/>
      </w:pPr>
      <w:rPr>
        <w:rFonts w:ascii="Courier New" w:hAnsi="Courier New"/>
      </w:rPr>
    </w:lvl>
    <w:lvl w:ilvl="8" w:tplc="A69059A8">
      <w:start w:val="1"/>
      <w:numFmt w:val="bullet"/>
      <w:lvlText w:val=""/>
      <w:lvlJc w:val="left"/>
      <w:pPr>
        <w:tabs>
          <w:tab w:val="num" w:pos="6480"/>
        </w:tabs>
        <w:ind w:left="6480" w:hanging="360"/>
      </w:pPr>
      <w:rPr>
        <w:rFonts w:ascii="Wingdings" w:hAnsi="Wingdings"/>
      </w:rPr>
    </w:lvl>
  </w:abstractNum>
  <w:abstractNum w:abstractNumId="4">
    <w:nsid w:val="00000012"/>
    <w:multiLevelType w:val="hybridMultilevel"/>
    <w:tmpl w:val="00000012"/>
    <w:lvl w:ilvl="0" w:tplc="4C9670D2">
      <w:start w:val="1"/>
      <w:numFmt w:val="bullet"/>
      <w:lvlText w:val=""/>
      <w:lvlJc w:val="left"/>
      <w:pPr>
        <w:tabs>
          <w:tab w:val="num" w:pos="-14"/>
        </w:tabs>
        <w:ind w:left="706" w:hanging="360"/>
      </w:pPr>
      <w:rPr>
        <w:rFonts w:ascii="Symbol" w:eastAsia="Symbol" w:hAnsi="Symbol" w:cs="Symbol"/>
      </w:rPr>
    </w:lvl>
    <w:lvl w:ilvl="1" w:tplc="C9BE27C8">
      <w:start w:val="1"/>
      <w:numFmt w:val="bullet"/>
      <w:lvlText w:val="o"/>
      <w:lvlJc w:val="left"/>
      <w:pPr>
        <w:tabs>
          <w:tab w:val="num" w:pos="1426"/>
        </w:tabs>
        <w:ind w:left="1426" w:hanging="360"/>
      </w:pPr>
      <w:rPr>
        <w:rFonts w:ascii="Courier New" w:hAnsi="Courier New"/>
      </w:rPr>
    </w:lvl>
    <w:lvl w:ilvl="2" w:tplc="7EEC8B18">
      <w:start w:val="1"/>
      <w:numFmt w:val="bullet"/>
      <w:lvlText w:val=""/>
      <w:lvlJc w:val="left"/>
      <w:pPr>
        <w:tabs>
          <w:tab w:val="num" w:pos="2146"/>
        </w:tabs>
        <w:ind w:left="2146" w:hanging="360"/>
      </w:pPr>
      <w:rPr>
        <w:rFonts w:ascii="Wingdings" w:hAnsi="Wingdings"/>
      </w:rPr>
    </w:lvl>
    <w:lvl w:ilvl="3" w:tplc="9FE6EC9E">
      <w:start w:val="1"/>
      <w:numFmt w:val="bullet"/>
      <w:lvlText w:val=""/>
      <w:lvlJc w:val="left"/>
      <w:pPr>
        <w:tabs>
          <w:tab w:val="num" w:pos="2866"/>
        </w:tabs>
        <w:ind w:left="2866" w:hanging="360"/>
      </w:pPr>
      <w:rPr>
        <w:rFonts w:ascii="Symbol" w:hAnsi="Symbol"/>
      </w:rPr>
    </w:lvl>
    <w:lvl w:ilvl="4" w:tplc="0A52627E">
      <w:start w:val="1"/>
      <w:numFmt w:val="bullet"/>
      <w:lvlText w:val="o"/>
      <w:lvlJc w:val="left"/>
      <w:pPr>
        <w:tabs>
          <w:tab w:val="num" w:pos="3586"/>
        </w:tabs>
        <w:ind w:left="3586" w:hanging="360"/>
      </w:pPr>
      <w:rPr>
        <w:rFonts w:ascii="Courier New" w:hAnsi="Courier New"/>
      </w:rPr>
    </w:lvl>
    <w:lvl w:ilvl="5" w:tplc="11DC9098">
      <w:start w:val="1"/>
      <w:numFmt w:val="bullet"/>
      <w:lvlText w:val=""/>
      <w:lvlJc w:val="left"/>
      <w:pPr>
        <w:tabs>
          <w:tab w:val="num" w:pos="4306"/>
        </w:tabs>
        <w:ind w:left="4306" w:hanging="360"/>
      </w:pPr>
      <w:rPr>
        <w:rFonts w:ascii="Wingdings" w:hAnsi="Wingdings"/>
      </w:rPr>
    </w:lvl>
    <w:lvl w:ilvl="6" w:tplc="96861A92">
      <w:start w:val="1"/>
      <w:numFmt w:val="bullet"/>
      <w:lvlText w:val=""/>
      <w:lvlJc w:val="left"/>
      <w:pPr>
        <w:tabs>
          <w:tab w:val="num" w:pos="5026"/>
        </w:tabs>
        <w:ind w:left="5026" w:hanging="360"/>
      </w:pPr>
      <w:rPr>
        <w:rFonts w:ascii="Symbol" w:hAnsi="Symbol"/>
      </w:rPr>
    </w:lvl>
    <w:lvl w:ilvl="7" w:tplc="DB5CF3A6">
      <w:start w:val="1"/>
      <w:numFmt w:val="bullet"/>
      <w:lvlText w:val="o"/>
      <w:lvlJc w:val="left"/>
      <w:pPr>
        <w:tabs>
          <w:tab w:val="num" w:pos="5746"/>
        </w:tabs>
        <w:ind w:left="5746" w:hanging="360"/>
      </w:pPr>
      <w:rPr>
        <w:rFonts w:ascii="Courier New" w:hAnsi="Courier New"/>
      </w:rPr>
    </w:lvl>
    <w:lvl w:ilvl="8" w:tplc="D73E0258">
      <w:start w:val="1"/>
      <w:numFmt w:val="bullet"/>
      <w:lvlText w:val=""/>
      <w:lvlJc w:val="left"/>
      <w:pPr>
        <w:tabs>
          <w:tab w:val="num" w:pos="6466"/>
        </w:tabs>
        <w:ind w:left="6466" w:hanging="360"/>
      </w:pPr>
      <w:rPr>
        <w:rFonts w:ascii="Wingdings" w:hAnsi="Wingdings"/>
      </w:rPr>
    </w:lvl>
  </w:abstractNum>
  <w:abstractNum w:abstractNumId="5">
    <w:nsid w:val="00000014"/>
    <w:multiLevelType w:val="hybridMultilevel"/>
    <w:tmpl w:val="00000014"/>
    <w:lvl w:ilvl="0" w:tplc="E196FC74">
      <w:start w:val="1"/>
      <w:numFmt w:val="bullet"/>
      <w:lvlText w:val=""/>
      <w:lvlJc w:val="left"/>
      <w:pPr>
        <w:tabs>
          <w:tab w:val="num" w:pos="0"/>
        </w:tabs>
        <w:ind w:left="720" w:hanging="360"/>
      </w:pPr>
      <w:rPr>
        <w:rFonts w:ascii="Symbol" w:eastAsia="Symbol" w:hAnsi="Symbol" w:cs="Symbol"/>
      </w:rPr>
    </w:lvl>
    <w:lvl w:ilvl="1" w:tplc="8230F3FA">
      <w:start w:val="1"/>
      <w:numFmt w:val="bullet"/>
      <w:lvlText w:val="o"/>
      <w:lvlJc w:val="left"/>
      <w:pPr>
        <w:tabs>
          <w:tab w:val="num" w:pos="1440"/>
        </w:tabs>
        <w:ind w:left="1440" w:hanging="360"/>
      </w:pPr>
      <w:rPr>
        <w:rFonts w:ascii="Courier New" w:hAnsi="Courier New"/>
      </w:rPr>
    </w:lvl>
    <w:lvl w:ilvl="2" w:tplc="73A6069A">
      <w:start w:val="1"/>
      <w:numFmt w:val="bullet"/>
      <w:lvlText w:val=""/>
      <w:lvlJc w:val="left"/>
      <w:pPr>
        <w:tabs>
          <w:tab w:val="num" w:pos="2160"/>
        </w:tabs>
        <w:ind w:left="2160" w:hanging="360"/>
      </w:pPr>
      <w:rPr>
        <w:rFonts w:ascii="Wingdings" w:hAnsi="Wingdings"/>
      </w:rPr>
    </w:lvl>
    <w:lvl w:ilvl="3" w:tplc="9F7E51F2">
      <w:start w:val="1"/>
      <w:numFmt w:val="bullet"/>
      <w:lvlText w:val=""/>
      <w:lvlJc w:val="left"/>
      <w:pPr>
        <w:tabs>
          <w:tab w:val="num" w:pos="2880"/>
        </w:tabs>
        <w:ind w:left="2880" w:hanging="360"/>
      </w:pPr>
      <w:rPr>
        <w:rFonts w:ascii="Symbol" w:hAnsi="Symbol"/>
      </w:rPr>
    </w:lvl>
    <w:lvl w:ilvl="4" w:tplc="346A3B48">
      <w:start w:val="1"/>
      <w:numFmt w:val="bullet"/>
      <w:lvlText w:val="o"/>
      <w:lvlJc w:val="left"/>
      <w:pPr>
        <w:tabs>
          <w:tab w:val="num" w:pos="3600"/>
        </w:tabs>
        <w:ind w:left="3600" w:hanging="360"/>
      </w:pPr>
      <w:rPr>
        <w:rFonts w:ascii="Courier New" w:hAnsi="Courier New"/>
      </w:rPr>
    </w:lvl>
    <w:lvl w:ilvl="5" w:tplc="AA200ED8">
      <w:start w:val="1"/>
      <w:numFmt w:val="bullet"/>
      <w:lvlText w:val=""/>
      <w:lvlJc w:val="left"/>
      <w:pPr>
        <w:tabs>
          <w:tab w:val="num" w:pos="4320"/>
        </w:tabs>
        <w:ind w:left="4320" w:hanging="360"/>
      </w:pPr>
      <w:rPr>
        <w:rFonts w:ascii="Wingdings" w:hAnsi="Wingdings"/>
      </w:rPr>
    </w:lvl>
    <w:lvl w:ilvl="6" w:tplc="C174041C">
      <w:start w:val="1"/>
      <w:numFmt w:val="bullet"/>
      <w:lvlText w:val=""/>
      <w:lvlJc w:val="left"/>
      <w:pPr>
        <w:tabs>
          <w:tab w:val="num" w:pos="5040"/>
        </w:tabs>
        <w:ind w:left="5040" w:hanging="360"/>
      </w:pPr>
      <w:rPr>
        <w:rFonts w:ascii="Symbol" w:hAnsi="Symbol"/>
      </w:rPr>
    </w:lvl>
    <w:lvl w:ilvl="7" w:tplc="2132C590">
      <w:start w:val="1"/>
      <w:numFmt w:val="bullet"/>
      <w:lvlText w:val="o"/>
      <w:lvlJc w:val="left"/>
      <w:pPr>
        <w:tabs>
          <w:tab w:val="num" w:pos="5760"/>
        </w:tabs>
        <w:ind w:left="5760" w:hanging="360"/>
      </w:pPr>
      <w:rPr>
        <w:rFonts w:ascii="Courier New" w:hAnsi="Courier New"/>
      </w:rPr>
    </w:lvl>
    <w:lvl w:ilvl="8" w:tplc="DBF27FF4">
      <w:start w:val="1"/>
      <w:numFmt w:val="bullet"/>
      <w:lvlText w:val=""/>
      <w:lvlJc w:val="left"/>
      <w:pPr>
        <w:tabs>
          <w:tab w:val="num" w:pos="6480"/>
        </w:tabs>
        <w:ind w:left="6480" w:hanging="360"/>
      </w:pPr>
      <w:rPr>
        <w:rFonts w:ascii="Wingdings" w:hAnsi="Wingdings"/>
      </w:rPr>
    </w:lvl>
  </w:abstractNum>
  <w:abstractNum w:abstractNumId="6">
    <w:nsid w:val="00000016"/>
    <w:multiLevelType w:val="hybridMultilevel"/>
    <w:tmpl w:val="00000016"/>
    <w:lvl w:ilvl="0" w:tplc="E702F222">
      <w:start w:val="1"/>
      <w:numFmt w:val="bullet"/>
      <w:lvlText w:val=""/>
      <w:lvlJc w:val="left"/>
      <w:pPr>
        <w:tabs>
          <w:tab w:val="num" w:pos="0"/>
        </w:tabs>
        <w:ind w:left="720" w:hanging="360"/>
      </w:pPr>
      <w:rPr>
        <w:rFonts w:ascii="Symbol" w:eastAsia="Symbol" w:hAnsi="Symbol" w:cs="Symbol"/>
      </w:rPr>
    </w:lvl>
    <w:lvl w:ilvl="1" w:tplc="C7A6B0DE">
      <w:start w:val="1"/>
      <w:numFmt w:val="bullet"/>
      <w:lvlText w:val="o"/>
      <w:lvlJc w:val="left"/>
      <w:pPr>
        <w:tabs>
          <w:tab w:val="num" w:pos="1440"/>
        </w:tabs>
        <w:ind w:left="1440" w:hanging="360"/>
      </w:pPr>
      <w:rPr>
        <w:rFonts w:ascii="Courier New" w:hAnsi="Courier New"/>
      </w:rPr>
    </w:lvl>
    <w:lvl w:ilvl="2" w:tplc="E2384098">
      <w:start w:val="1"/>
      <w:numFmt w:val="bullet"/>
      <w:lvlText w:val=""/>
      <w:lvlJc w:val="left"/>
      <w:pPr>
        <w:tabs>
          <w:tab w:val="num" w:pos="2160"/>
        </w:tabs>
        <w:ind w:left="2160" w:hanging="360"/>
      </w:pPr>
      <w:rPr>
        <w:rFonts w:ascii="Wingdings" w:hAnsi="Wingdings"/>
      </w:rPr>
    </w:lvl>
    <w:lvl w:ilvl="3" w:tplc="96ACB20E">
      <w:start w:val="1"/>
      <w:numFmt w:val="bullet"/>
      <w:lvlText w:val=""/>
      <w:lvlJc w:val="left"/>
      <w:pPr>
        <w:tabs>
          <w:tab w:val="num" w:pos="2880"/>
        </w:tabs>
        <w:ind w:left="2880" w:hanging="360"/>
      </w:pPr>
      <w:rPr>
        <w:rFonts w:ascii="Symbol" w:hAnsi="Symbol"/>
      </w:rPr>
    </w:lvl>
    <w:lvl w:ilvl="4" w:tplc="6518A5B0">
      <w:start w:val="1"/>
      <w:numFmt w:val="bullet"/>
      <w:lvlText w:val="o"/>
      <w:lvlJc w:val="left"/>
      <w:pPr>
        <w:tabs>
          <w:tab w:val="num" w:pos="3600"/>
        </w:tabs>
        <w:ind w:left="3600" w:hanging="360"/>
      </w:pPr>
      <w:rPr>
        <w:rFonts w:ascii="Courier New" w:hAnsi="Courier New"/>
      </w:rPr>
    </w:lvl>
    <w:lvl w:ilvl="5" w:tplc="EBD012DE">
      <w:start w:val="1"/>
      <w:numFmt w:val="bullet"/>
      <w:lvlText w:val=""/>
      <w:lvlJc w:val="left"/>
      <w:pPr>
        <w:tabs>
          <w:tab w:val="num" w:pos="4320"/>
        </w:tabs>
        <w:ind w:left="4320" w:hanging="360"/>
      </w:pPr>
      <w:rPr>
        <w:rFonts w:ascii="Wingdings" w:hAnsi="Wingdings"/>
      </w:rPr>
    </w:lvl>
    <w:lvl w:ilvl="6" w:tplc="49CC747A">
      <w:start w:val="1"/>
      <w:numFmt w:val="bullet"/>
      <w:lvlText w:val=""/>
      <w:lvlJc w:val="left"/>
      <w:pPr>
        <w:tabs>
          <w:tab w:val="num" w:pos="5040"/>
        </w:tabs>
        <w:ind w:left="5040" w:hanging="360"/>
      </w:pPr>
      <w:rPr>
        <w:rFonts w:ascii="Symbol" w:hAnsi="Symbol"/>
      </w:rPr>
    </w:lvl>
    <w:lvl w:ilvl="7" w:tplc="E626DE5E">
      <w:start w:val="1"/>
      <w:numFmt w:val="bullet"/>
      <w:lvlText w:val="o"/>
      <w:lvlJc w:val="left"/>
      <w:pPr>
        <w:tabs>
          <w:tab w:val="num" w:pos="5760"/>
        </w:tabs>
        <w:ind w:left="5760" w:hanging="360"/>
      </w:pPr>
      <w:rPr>
        <w:rFonts w:ascii="Courier New" w:hAnsi="Courier New"/>
      </w:rPr>
    </w:lvl>
    <w:lvl w:ilvl="8" w:tplc="80E67A06">
      <w:start w:val="1"/>
      <w:numFmt w:val="bullet"/>
      <w:lvlText w:val=""/>
      <w:lvlJc w:val="left"/>
      <w:pPr>
        <w:tabs>
          <w:tab w:val="num" w:pos="6480"/>
        </w:tabs>
        <w:ind w:left="6480" w:hanging="360"/>
      </w:pPr>
      <w:rPr>
        <w:rFonts w:ascii="Wingdings" w:hAnsi="Wingdings"/>
      </w:rPr>
    </w:lvl>
  </w:abstractNum>
  <w:abstractNum w:abstractNumId="7">
    <w:nsid w:val="00000017"/>
    <w:multiLevelType w:val="hybridMultilevel"/>
    <w:tmpl w:val="00000017"/>
    <w:lvl w:ilvl="0" w:tplc="9068771A">
      <w:start w:val="1"/>
      <w:numFmt w:val="bullet"/>
      <w:lvlText w:val=""/>
      <w:lvlJc w:val="left"/>
      <w:pPr>
        <w:tabs>
          <w:tab w:val="num" w:pos="0"/>
        </w:tabs>
        <w:ind w:left="720" w:hanging="360"/>
      </w:pPr>
      <w:rPr>
        <w:rFonts w:ascii="Symbol" w:eastAsia="Symbol" w:hAnsi="Symbol" w:cs="Symbol"/>
      </w:rPr>
    </w:lvl>
    <w:lvl w:ilvl="1" w:tplc="8B907F06">
      <w:start w:val="1"/>
      <w:numFmt w:val="bullet"/>
      <w:lvlText w:val="o"/>
      <w:lvlJc w:val="left"/>
      <w:pPr>
        <w:tabs>
          <w:tab w:val="num" w:pos="1440"/>
        </w:tabs>
        <w:ind w:left="1440" w:hanging="360"/>
      </w:pPr>
      <w:rPr>
        <w:rFonts w:ascii="Courier New" w:hAnsi="Courier New"/>
      </w:rPr>
    </w:lvl>
    <w:lvl w:ilvl="2" w:tplc="ACCC9A14">
      <w:start w:val="1"/>
      <w:numFmt w:val="bullet"/>
      <w:lvlText w:val=""/>
      <w:lvlJc w:val="left"/>
      <w:pPr>
        <w:tabs>
          <w:tab w:val="num" w:pos="2160"/>
        </w:tabs>
        <w:ind w:left="2160" w:hanging="360"/>
      </w:pPr>
      <w:rPr>
        <w:rFonts w:ascii="Wingdings" w:hAnsi="Wingdings"/>
      </w:rPr>
    </w:lvl>
    <w:lvl w:ilvl="3" w:tplc="78362934">
      <w:start w:val="1"/>
      <w:numFmt w:val="bullet"/>
      <w:lvlText w:val=""/>
      <w:lvlJc w:val="left"/>
      <w:pPr>
        <w:tabs>
          <w:tab w:val="num" w:pos="2880"/>
        </w:tabs>
        <w:ind w:left="2880" w:hanging="360"/>
      </w:pPr>
      <w:rPr>
        <w:rFonts w:ascii="Symbol" w:hAnsi="Symbol"/>
      </w:rPr>
    </w:lvl>
    <w:lvl w:ilvl="4" w:tplc="1592E99E">
      <w:start w:val="1"/>
      <w:numFmt w:val="bullet"/>
      <w:lvlText w:val="o"/>
      <w:lvlJc w:val="left"/>
      <w:pPr>
        <w:tabs>
          <w:tab w:val="num" w:pos="3600"/>
        </w:tabs>
        <w:ind w:left="3600" w:hanging="360"/>
      </w:pPr>
      <w:rPr>
        <w:rFonts w:ascii="Courier New" w:hAnsi="Courier New"/>
      </w:rPr>
    </w:lvl>
    <w:lvl w:ilvl="5" w:tplc="DA126B26">
      <w:start w:val="1"/>
      <w:numFmt w:val="bullet"/>
      <w:lvlText w:val=""/>
      <w:lvlJc w:val="left"/>
      <w:pPr>
        <w:tabs>
          <w:tab w:val="num" w:pos="4320"/>
        </w:tabs>
        <w:ind w:left="4320" w:hanging="360"/>
      </w:pPr>
      <w:rPr>
        <w:rFonts w:ascii="Wingdings" w:hAnsi="Wingdings"/>
      </w:rPr>
    </w:lvl>
    <w:lvl w:ilvl="6" w:tplc="2B6C2868">
      <w:start w:val="1"/>
      <w:numFmt w:val="bullet"/>
      <w:lvlText w:val=""/>
      <w:lvlJc w:val="left"/>
      <w:pPr>
        <w:tabs>
          <w:tab w:val="num" w:pos="5040"/>
        </w:tabs>
        <w:ind w:left="5040" w:hanging="360"/>
      </w:pPr>
      <w:rPr>
        <w:rFonts w:ascii="Symbol" w:hAnsi="Symbol"/>
      </w:rPr>
    </w:lvl>
    <w:lvl w:ilvl="7" w:tplc="ABC41B24">
      <w:start w:val="1"/>
      <w:numFmt w:val="bullet"/>
      <w:lvlText w:val="o"/>
      <w:lvlJc w:val="left"/>
      <w:pPr>
        <w:tabs>
          <w:tab w:val="num" w:pos="5760"/>
        </w:tabs>
        <w:ind w:left="5760" w:hanging="360"/>
      </w:pPr>
      <w:rPr>
        <w:rFonts w:ascii="Courier New" w:hAnsi="Courier New"/>
      </w:rPr>
    </w:lvl>
    <w:lvl w:ilvl="8" w:tplc="835AA1A6">
      <w:start w:val="1"/>
      <w:numFmt w:val="bullet"/>
      <w:lvlText w:val=""/>
      <w:lvlJc w:val="left"/>
      <w:pPr>
        <w:tabs>
          <w:tab w:val="num" w:pos="6480"/>
        </w:tabs>
        <w:ind w:left="6480" w:hanging="360"/>
      </w:pPr>
      <w:rPr>
        <w:rFonts w:ascii="Wingdings" w:hAnsi="Wingdings"/>
      </w:rPr>
    </w:lvl>
  </w:abstractNum>
  <w:abstractNum w:abstractNumId="8">
    <w:nsid w:val="00000018"/>
    <w:multiLevelType w:val="hybridMultilevel"/>
    <w:tmpl w:val="00000018"/>
    <w:lvl w:ilvl="0" w:tplc="5A7842EC">
      <w:start w:val="1"/>
      <w:numFmt w:val="bullet"/>
      <w:lvlText w:val=""/>
      <w:lvlJc w:val="left"/>
      <w:pPr>
        <w:tabs>
          <w:tab w:val="num" w:pos="0"/>
        </w:tabs>
        <w:ind w:left="720" w:hanging="360"/>
      </w:pPr>
      <w:rPr>
        <w:rFonts w:ascii="Symbol" w:eastAsia="Symbol" w:hAnsi="Symbol" w:cs="Symbol"/>
      </w:rPr>
    </w:lvl>
    <w:lvl w:ilvl="1" w:tplc="D49C0CFC">
      <w:start w:val="1"/>
      <w:numFmt w:val="bullet"/>
      <w:lvlText w:val="o"/>
      <w:lvlJc w:val="left"/>
      <w:pPr>
        <w:tabs>
          <w:tab w:val="num" w:pos="1440"/>
        </w:tabs>
        <w:ind w:left="1440" w:hanging="360"/>
      </w:pPr>
      <w:rPr>
        <w:rFonts w:ascii="Courier New" w:hAnsi="Courier New"/>
      </w:rPr>
    </w:lvl>
    <w:lvl w:ilvl="2" w:tplc="A2841FA4">
      <w:start w:val="1"/>
      <w:numFmt w:val="bullet"/>
      <w:lvlText w:val=""/>
      <w:lvlJc w:val="left"/>
      <w:pPr>
        <w:tabs>
          <w:tab w:val="num" w:pos="2160"/>
        </w:tabs>
        <w:ind w:left="2160" w:hanging="360"/>
      </w:pPr>
      <w:rPr>
        <w:rFonts w:ascii="Wingdings" w:hAnsi="Wingdings"/>
      </w:rPr>
    </w:lvl>
    <w:lvl w:ilvl="3" w:tplc="2E04BAB4">
      <w:start w:val="1"/>
      <w:numFmt w:val="bullet"/>
      <w:lvlText w:val=""/>
      <w:lvlJc w:val="left"/>
      <w:pPr>
        <w:tabs>
          <w:tab w:val="num" w:pos="2880"/>
        </w:tabs>
        <w:ind w:left="2880" w:hanging="360"/>
      </w:pPr>
      <w:rPr>
        <w:rFonts w:ascii="Symbol" w:hAnsi="Symbol"/>
      </w:rPr>
    </w:lvl>
    <w:lvl w:ilvl="4" w:tplc="0256D9B4">
      <w:start w:val="1"/>
      <w:numFmt w:val="bullet"/>
      <w:lvlText w:val="o"/>
      <w:lvlJc w:val="left"/>
      <w:pPr>
        <w:tabs>
          <w:tab w:val="num" w:pos="3600"/>
        </w:tabs>
        <w:ind w:left="3600" w:hanging="360"/>
      </w:pPr>
      <w:rPr>
        <w:rFonts w:ascii="Courier New" w:hAnsi="Courier New"/>
      </w:rPr>
    </w:lvl>
    <w:lvl w:ilvl="5" w:tplc="87903B60">
      <w:start w:val="1"/>
      <w:numFmt w:val="bullet"/>
      <w:lvlText w:val=""/>
      <w:lvlJc w:val="left"/>
      <w:pPr>
        <w:tabs>
          <w:tab w:val="num" w:pos="4320"/>
        </w:tabs>
        <w:ind w:left="4320" w:hanging="360"/>
      </w:pPr>
      <w:rPr>
        <w:rFonts w:ascii="Wingdings" w:hAnsi="Wingdings"/>
      </w:rPr>
    </w:lvl>
    <w:lvl w:ilvl="6" w:tplc="5BAE9300">
      <w:start w:val="1"/>
      <w:numFmt w:val="bullet"/>
      <w:lvlText w:val=""/>
      <w:lvlJc w:val="left"/>
      <w:pPr>
        <w:tabs>
          <w:tab w:val="num" w:pos="5040"/>
        </w:tabs>
        <w:ind w:left="5040" w:hanging="360"/>
      </w:pPr>
      <w:rPr>
        <w:rFonts w:ascii="Symbol" w:hAnsi="Symbol"/>
      </w:rPr>
    </w:lvl>
    <w:lvl w:ilvl="7" w:tplc="CB6A55BE">
      <w:start w:val="1"/>
      <w:numFmt w:val="bullet"/>
      <w:lvlText w:val="o"/>
      <w:lvlJc w:val="left"/>
      <w:pPr>
        <w:tabs>
          <w:tab w:val="num" w:pos="5760"/>
        </w:tabs>
        <w:ind w:left="5760" w:hanging="360"/>
      </w:pPr>
      <w:rPr>
        <w:rFonts w:ascii="Courier New" w:hAnsi="Courier New"/>
      </w:rPr>
    </w:lvl>
    <w:lvl w:ilvl="8" w:tplc="B2A864B6">
      <w:start w:val="1"/>
      <w:numFmt w:val="bullet"/>
      <w:lvlText w:val=""/>
      <w:lvlJc w:val="left"/>
      <w:pPr>
        <w:tabs>
          <w:tab w:val="num" w:pos="6480"/>
        </w:tabs>
        <w:ind w:left="6480" w:hanging="360"/>
      </w:pPr>
      <w:rPr>
        <w:rFonts w:ascii="Wingdings" w:hAnsi="Wingdings"/>
      </w:rPr>
    </w:lvl>
  </w:abstractNum>
  <w:abstractNum w:abstractNumId="9">
    <w:nsid w:val="00000019"/>
    <w:multiLevelType w:val="hybridMultilevel"/>
    <w:tmpl w:val="00000019"/>
    <w:lvl w:ilvl="0" w:tplc="64B25670">
      <w:start w:val="1"/>
      <w:numFmt w:val="bullet"/>
      <w:lvlText w:val=""/>
      <w:lvlJc w:val="left"/>
      <w:pPr>
        <w:tabs>
          <w:tab w:val="num" w:pos="0"/>
        </w:tabs>
        <w:ind w:left="720" w:hanging="360"/>
      </w:pPr>
      <w:rPr>
        <w:rFonts w:ascii="Symbol" w:eastAsia="Symbol" w:hAnsi="Symbol" w:cs="Symbol"/>
      </w:rPr>
    </w:lvl>
    <w:lvl w:ilvl="1" w:tplc="645E0304">
      <w:start w:val="1"/>
      <w:numFmt w:val="bullet"/>
      <w:lvlText w:val="o"/>
      <w:lvlJc w:val="left"/>
      <w:pPr>
        <w:tabs>
          <w:tab w:val="num" w:pos="1440"/>
        </w:tabs>
        <w:ind w:left="1440" w:hanging="360"/>
      </w:pPr>
      <w:rPr>
        <w:rFonts w:ascii="Courier New" w:hAnsi="Courier New"/>
      </w:rPr>
    </w:lvl>
    <w:lvl w:ilvl="2" w:tplc="2996C17A">
      <w:start w:val="1"/>
      <w:numFmt w:val="bullet"/>
      <w:lvlText w:val=""/>
      <w:lvlJc w:val="left"/>
      <w:pPr>
        <w:tabs>
          <w:tab w:val="num" w:pos="2160"/>
        </w:tabs>
        <w:ind w:left="2160" w:hanging="360"/>
      </w:pPr>
      <w:rPr>
        <w:rFonts w:ascii="Wingdings" w:hAnsi="Wingdings"/>
      </w:rPr>
    </w:lvl>
    <w:lvl w:ilvl="3" w:tplc="1EAAE59E">
      <w:start w:val="1"/>
      <w:numFmt w:val="bullet"/>
      <w:lvlText w:val=""/>
      <w:lvlJc w:val="left"/>
      <w:pPr>
        <w:tabs>
          <w:tab w:val="num" w:pos="2880"/>
        </w:tabs>
        <w:ind w:left="2880" w:hanging="360"/>
      </w:pPr>
      <w:rPr>
        <w:rFonts w:ascii="Symbol" w:hAnsi="Symbol"/>
      </w:rPr>
    </w:lvl>
    <w:lvl w:ilvl="4" w:tplc="620840F4">
      <w:start w:val="1"/>
      <w:numFmt w:val="bullet"/>
      <w:lvlText w:val="o"/>
      <w:lvlJc w:val="left"/>
      <w:pPr>
        <w:tabs>
          <w:tab w:val="num" w:pos="3600"/>
        </w:tabs>
        <w:ind w:left="3600" w:hanging="360"/>
      </w:pPr>
      <w:rPr>
        <w:rFonts w:ascii="Courier New" w:hAnsi="Courier New"/>
      </w:rPr>
    </w:lvl>
    <w:lvl w:ilvl="5" w:tplc="62326C14">
      <w:start w:val="1"/>
      <w:numFmt w:val="bullet"/>
      <w:lvlText w:val=""/>
      <w:lvlJc w:val="left"/>
      <w:pPr>
        <w:tabs>
          <w:tab w:val="num" w:pos="4320"/>
        </w:tabs>
        <w:ind w:left="4320" w:hanging="360"/>
      </w:pPr>
      <w:rPr>
        <w:rFonts w:ascii="Wingdings" w:hAnsi="Wingdings"/>
      </w:rPr>
    </w:lvl>
    <w:lvl w:ilvl="6" w:tplc="D6528648">
      <w:start w:val="1"/>
      <w:numFmt w:val="bullet"/>
      <w:lvlText w:val=""/>
      <w:lvlJc w:val="left"/>
      <w:pPr>
        <w:tabs>
          <w:tab w:val="num" w:pos="5040"/>
        </w:tabs>
        <w:ind w:left="5040" w:hanging="360"/>
      </w:pPr>
      <w:rPr>
        <w:rFonts w:ascii="Symbol" w:hAnsi="Symbol"/>
      </w:rPr>
    </w:lvl>
    <w:lvl w:ilvl="7" w:tplc="11D22C00">
      <w:start w:val="1"/>
      <w:numFmt w:val="bullet"/>
      <w:lvlText w:val="o"/>
      <w:lvlJc w:val="left"/>
      <w:pPr>
        <w:tabs>
          <w:tab w:val="num" w:pos="5760"/>
        </w:tabs>
        <w:ind w:left="5760" w:hanging="360"/>
      </w:pPr>
      <w:rPr>
        <w:rFonts w:ascii="Courier New" w:hAnsi="Courier New"/>
      </w:rPr>
    </w:lvl>
    <w:lvl w:ilvl="8" w:tplc="7C24F416">
      <w:start w:val="1"/>
      <w:numFmt w:val="bullet"/>
      <w:lvlText w:val=""/>
      <w:lvlJc w:val="left"/>
      <w:pPr>
        <w:tabs>
          <w:tab w:val="num" w:pos="6480"/>
        </w:tabs>
        <w:ind w:left="6480" w:hanging="360"/>
      </w:pPr>
      <w:rPr>
        <w:rFonts w:ascii="Wingdings" w:hAnsi="Wingdings"/>
      </w:rPr>
    </w:lvl>
  </w:abstractNum>
  <w:abstractNum w:abstractNumId="10">
    <w:nsid w:val="0000001A"/>
    <w:multiLevelType w:val="hybridMultilevel"/>
    <w:tmpl w:val="0000001A"/>
    <w:lvl w:ilvl="0" w:tplc="A6A22F7A">
      <w:start w:val="1"/>
      <w:numFmt w:val="bullet"/>
      <w:lvlText w:val=""/>
      <w:lvlJc w:val="left"/>
      <w:pPr>
        <w:tabs>
          <w:tab w:val="num" w:pos="0"/>
        </w:tabs>
        <w:ind w:left="720" w:hanging="360"/>
      </w:pPr>
      <w:rPr>
        <w:rFonts w:ascii="Symbol" w:eastAsia="Symbol" w:hAnsi="Symbol" w:cs="Symbol"/>
      </w:rPr>
    </w:lvl>
    <w:lvl w:ilvl="1" w:tplc="DBBEB5BC">
      <w:start w:val="1"/>
      <w:numFmt w:val="bullet"/>
      <w:lvlText w:val="o"/>
      <w:lvlJc w:val="left"/>
      <w:pPr>
        <w:tabs>
          <w:tab w:val="num" w:pos="1440"/>
        </w:tabs>
        <w:ind w:left="1440" w:hanging="360"/>
      </w:pPr>
      <w:rPr>
        <w:rFonts w:ascii="Courier New" w:hAnsi="Courier New"/>
      </w:rPr>
    </w:lvl>
    <w:lvl w:ilvl="2" w:tplc="7BE6C6D2">
      <w:start w:val="1"/>
      <w:numFmt w:val="bullet"/>
      <w:lvlText w:val=""/>
      <w:lvlJc w:val="left"/>
      <w:pPr>
        <w:tabs>
          <w:tab w:val="num" w:pos="2160"/>
        </w:tabs>
        <w:ind w:left="2160" w:hanging="360"/>
      </w:pPr>
      <w:rPr>
        <w:rFonts w:ascii="Wingdings" w:hAnsi="Wingdings"/>
      </w:rPr>
    </w:lvl>
    <w:lvl w:ilvl="3" w:tplc="07C4485A">
      <w:start w:val="1"/>
      <w:numFmt w:val="bullet"/>
      <w:lvlText w:val=""/>
      <w:lvlJc w:val="left"/>
      <w:pPr>
        <w:tabs>
          <w:tab w:val="num" w:pos="2880"/>
        </w:tabs>
        <w:ind w:left="2880" w:hanging="360"/>
      </w:pPr>
      <w:rPr>
        <w:rFonts w:ascii="Symbol" w:hAnsi="Symbol"/>
      </w:rPr>
    </w:lvl>
    <w:lvl w:ilvl="4" w:tplc="0B4E1ABA">
      <w:start w:val="1"/>
      <w:numFmt w:val="bullet"/>
      <w:lvlText w:val="o"/>
      <w:lvlJc w:val="left"/>
      <w:pPr>
        <w:tabs>
          <w:tab w:val="num" w:pos="3600"/>
        </w:tabs>
        <w:ind w:left="3600" w:hanging="360"/>
      </w:pPr>
      <w:rPr>
        <w:rFonts w:ascii="Courier New" w:hAnsi="Courier New"/>
      </w:rPr>
    </w:lvl>
    <w:lvl w:ilvl="5" w:tplc="AAE47D90">
      <w:start w:val="1"/>
      <w:numFmt w:val="bullet"/>
      <w:lvlText w:val=""/>
      <w:lvlJc w:val="left"/>
      <w:pPr>
        <w:tabs>
          <w:tab w:val="num" w:pos="4320"/>
        </w:tabs>
        <w:ind w:left="4320" w:hanging="360"/>
      </w:pPr>
      <w:rPr>
        <w:rFonts w:ascii="Wingdings" w:hAnsi="Wingdings"/>
      </w:rPr>
    </w:lvl>
    <w:lvl w:ilvl="6" w:tplc="9626C56A">
      <w:start w:val="1"/>
      <w:numFmt w:val="bullet"/>
      <w:lvlText w:val=""/>
      <w:lvlJc w:val="left"/>
      <w:pPr>
        <w:tabs>
          <w:tab w:val="num" w:pos="5040"/>
        </w:tabs>
        <w:ind w:left="5040" w:hanging="360"/>
      </w:pPr>
      <w:rPr>
        <w:rFonts w:ascii="Symbol" w:hAnsi="Symbol"/>
      </w:rPr>
    </w:lvl>
    <w:lvl w:ilvl="7" w:tplc="233E5AD4">
      <w:start w:val="1"/>
      <w:numFmt w:val="bullet"/>
      <w:lvlText w:val="o"/>
      <w:lvlJc w:val="left"/>
      <w:pPr>
        <w:tabs>
          <w:tab w:val="num" w:pos="5760"/>
        </w:tabs>
        <w:ind w:left="5760" w:hanging="360"/>
      </w:pPr>
      <w:rPr>
        <w:rFonts w:ascii="Courier New" w:hAnsi="Courier New"/>
      </w:rPr>
    </w:lvl>
    <w:lvl w:ilvl="8" w:tplc="EA78A882">
      <w:start w:val="1"/>
      <w:numFmt w:val="bullet"/>
      <w:lvlText w:val=""/>
      <w:lvlJc w:val="left"/>
      <w:pPr>
        <w:tabs>
          <w:tab w:val="num" w:pos="6480"/>
        </w:tabs>
        <w:ind w:left="6480" w:hanging="360"/>
      </w:pPr>
      <w:rPr>
        <w:rFonts w:ascii="Wingdings" w:hAnsi="Wingdings"/>
      </w:rPr>
    </w:lvl>
  </w:abstractNum>
  <w:abstractNum w:abstractNumId="11">
    <w:nsid w:val="0000001C"/>
    <w:multiLevelType w:val="hybridMultilevel"/>
    <w:tmpl w:val="0000001C"/>
    <w:lvl w:ilvl="0" w:tplc="3F225CD8">
      <w:start w:val="1"/>
      <w:numFmt w:val="bullet"/>
      <w:lvlText w:val=""/>
      <w:lvlJc w:val="left"/>
      <w:pPr>
        <w:tabs>
          <w:tab w:val="num" w:pos="0"/>
        </w:tabs>
        <w:ind w:left="720" w:hanging="360"/>
      </w:pPr>
      <w:rPr>
        <w:rFonts w:ascii="Symbol" w:eastAsia="Symbol" w:hAnsi="Symbol" w:cs="Symbol"/>
      </w:rPr>
    </w:lvl>
    <w:lvl w:ilvl="1" w:tplc="48703F32">
      <w:start w:val="1"/>
      <w:numFmt w:val="bullet"/>
      <w:lvlText w:val="o"/>
      <w:lvlJc w:val="left"/>
      <w:pPr>
        <w:tabs>
          <w:tab w:val="num" w:pos="1440"/>
        </w:tabs>
        <w:ind w:left="1440" w:hanging="360"/>
      </w:pPr>
      <w:rPr>
        <w:rFonts w:ascii="Courier New" w:hAnsi="Courier New"/>
      </w:rPr>
    </w:lvl>
    <w:lvl w:ilvl="2" w:tplc="D166E2BA">
      <w:start w:val="1"/>
      <w:numFmt w:val="bullet"/>
      <w:lvlText w:val=""/>
      <w:lvlJc w:val="left"/>
      <w:pPr>
        <w:tabs>
          <w:tab w:val="num" w:pos="2160"/>
        </w:tabs>
        <w:ind w:left="2160" w:hanging="360"/>
      </w:pPr>
      <w:rPr>
        <w:rFonts w:ascii="Wingdings" w:hAnsi="Wingdings"/>
      </w:rPr>
    </w:lvl>
    <w:lvl w:ilvl="3" w:tplc="B14414FA">
      <w:start w:val="1"/>
      <w:numFmt w:val="bullet"/>
      <w:lvlText w:val=""/>
      <w:lvlJc w:val="left"/>
      <w:pPr>
        <w:tabs>
          <w:tab w:val="num" w:pos="2880"/>
        </w:tabs>
        <w:ind w:left="2880" w:hanging="360"/>
      </w:pPr>
      <w:rPr>
        <w:rFonts w:ascii="Symbol" w:hAnsi="Symbol"/>
      </w:rPr>
    </w:lvl>
    <w:lvl w:ilvl="4" w:tplc="0380B64C">
      <w:start w:val="1"/>
      <w:numFmt w:val="bullet"/>
      <w:lvlText w:val="o"/>
      <w:lvlJc w:val="left"/>
      <w:pPr>
        <w:tabs>
          <w:tab w:val="num" w:pos="3600"/>
        </w:tabs>
        <w:ind w:left="3600" w:hanging="360"/>
      </w:pPr>
      <w:rPr>
        <w:rFonts w:ascii="Courier New" w:hAnsi="Courier New"/>
      </w:rPr>
    </w:lvl>
    <w:lvl w:ilvl="5" w:tplc="0478DDF2">
      <w:start w:val="1"/>
      <w:numFmt w:val="bullet"/>
      <w:lvlText w:val=""/>
      <w:lvlJc w:val="left"/>
      <w:pPr>
        <w:tabs>
          <w:tab w:val="num" w:pos="4320"/>
        </w:tabs>
        <w:ind w:left="4320" w:hanging="360"/>
      </w:pPr>
      <w:rPr>
        <w:rFonts w:ascii="Wingdings" w:hAnsi="Wingdings"/>
      </w:rPr>
    </w:lvl>
    <w:lvl w:ilvl="6" w:tplc="2F0E935E">
      <w:start w:val="1"/>
      <w:numFmt w:val="bullet"/>
      <w:lvlText w:val=""/>
      <w:lvlJc w:val="left"/>
      <w:pPr>
        <w:tabs>
          <w:tab w:val="num" w:pos="5040"/>
        </w:tabs>
        <w:ind w:left="5040" w:hanging="360"/>
      </w:pPr>
      <w:rPr>
        <w:rFonts w:ascii="Symbol" w:hAnsi="Symbol"/>
      </w:rPr>
    </w:lvl>
    <w:lvl w:ilvl="7" w:tplc="2AB4ADB8">
      <w:start w:val="1"/>
      <w:numFmt w:val="bullet"/>
      <w:lvlText w:val="o"/>
      <w:lvlJc w:val="left"/>
      <w:pPr>
        <w:tabs>
          <w:tab w:val="num" w:pos="5760"/>
        </w:tabs>
        <w:ind w:left="5760" w:hanging="360"/>
      </w:pPr>
      <w:rPr>
        <w:rFonts w:ascii="Courier New" w:hAnsi="Courier New"/>
      </w:rPr>
    </w:lvl>
    <w:lvl w:ilvl="8" w:tplc="0E7858DA">
      <w:start w:val="1"/>
      <w:numFmt w:val="bullet"/>
      <w:lvlText w:val=""/>
      <w:lvlJc w:val="left"/>
      <w:pPr>
        <w:tabs>
          <w:tab w:val="num" w:pos="6480"/>
        </w:tabs>
        <w:ind w:left="6480" w:hanging="360"/>
      </w:pPr>
      <w:rPr>
        <w:rFonts w:ascii="Wingdings" w:hAnsi="Wingdings"/>
      </w:rPr>
    </w:lvl>
  </w:abstractNum>
  <w:abstractNum w:abstractNumId="12">
    <w:nsid w:val="0000001D"/>
    <w:multiLevelType w:val="hybridMultilevel"/>
    <w:tmpl w:val="0000001D"/>
    <w:lvl w:ilvl="0" w:tplc="4E5EEBEA">
      <w:start w:val="1"/>
      <w:numFmt w:val="bullet"/>
      <w:lvlText w:val=""/>
      <w:lvlJc w:val="left"/>
      <w:pPr>
        <w:tabs>
          <w:tab w:val="num" w:pos="0"/>
        </w:tabs>
        <w:ind w:left="720" w:hanging="360"/>
      </w:pPr>
      <w:rPr>
        <w:rFonts w:ascii="Symbol" w:eastAsia="Symbol" w:hAnsi="Symbol" w:cs="Symbol"/>
      </w:rPr>
    </w:lvl>
    <w:lvl w:ilvl="1" w:tplc="F600FFF0">
      <w:start w:val="1"/>
      <w:numFmt w:val="bullet"/>
      <w:lvlText w:val="o"/>
      <w:lvlJc w:val="left"/>
      <w:pPr>
        <w:tabs>
          <w:tab w:val="num" w:pos="1440"/>
        </w:tabs>
        <w:ind w:left="1440" w:hanging="360"/>
      </w:pPr>
      <w:rPr>
        <w:rFonts w:ascii="Courier New" w:hAnsi="Courier New"/>
      </w:rPr>
    </w:lvl>
    <w:lvl w:ilvl="2" w:tplc="592EC5C2">
      <w:start w:val="1"/>
      <w:numFmt w:val="bullet"/>
      <w:lvlText w:val=""/>
      <w:lvlJc w:val="left"/>
      <w:pPr>
        <w:tabs>
          <w:tab w:val="num" w:pos="2160"/>
        </w:tabs>
        <w:ind w:left="2160" w:hanging="360"/>
      </w:pPr>
      <w:rPr>
        <w:rFonts w:ascii="Wingdings" w:hAnsi="Wingdings"/>
      </w:rPr>
    </w:lvl>
    <w:lvl w:ilvl="3" w:tplc="162AD1DA">
      <w:start w:val="1"/>
      <w:numFmt w:val="bullet"/>
      <w:lvlText w:val=""/>
      <w:lvlJc w:val="left"/>
      <w:pPr>
        <w:tabs>
          <w:tab w:val="num" w:pos="2880"/>
        </w:tabs>
        <w:ind w:left="2880" w:hanging="360"/>
      </w:pPr>
      <w:rPr>
        <w:rFonts w:ascii="Symbol" w:hAnsi="Symbol"/>
      </w:rPr>
    </w:lvl>
    <w:lvl w:ilvl="4" w:tplc="577EFEF8">
      <w:start w:val="1"/>
      <w:numFmt w:val="bullet"/>
      <w:lvlText w:val="o"/>
      <w:lvlJc w:val="left"/>
      <w:pPr>
        <w:tabs>
          <w:tab w:val="num" w:pos="3600"/>
        </w:tabs>
        <w:ind w:left="3600" w:hanging="360"/>
      </w:pPr>
      <w:rPr>
        <w:rFonts w:ascii="Courier New" w:hAnsi="Courier New"/>
      </w:rPr>
    </w:lvl>
    <w:lvl w:ilvl="5" w:tplc="1ED07DC0">
      <w:start w:val="1"/>
      <w:numFmt w:val="bullet"/>
      <w:lvlText w:val=""/>
      <w:lvlJc w:val="left"/>
      <w:pPr>
        <w:tabs>
          <w:tab w:val="num" w:pos="4320"/>
        </w:tabs>
        <w:ind w:left="4320" w:hanging="360"/>
      </w:pPr>
      <w:rPr>
        <w:rFonts w:ascii="Wingdings" w:hAnsi="Wingdings"/>
      </w:rPr>
    </w:lvl>
    <w:lvl w:ilvl="6" w:tplc="CEB6D202">
      <w:start w:val="1"/>
      <w:numFmt w:val="bullet"/>
      <w:lvlText w:val=""/>
      <w:lvlJc w:val="left"/>
      <w:pPr>
        <w:tabs>
          <w:tab w:val="num" w:pos="5040"/>
        </w:tabs>
        <w:ind w:left="5040" w:hanging="360"/>
      </w:pPr>
      <w:rPr>
        <w:rFonts w:ascii="Symbol" w:hAnsi="Symbol"/>
      </w:rPr>
    </w:lvl>
    <w:lvl w:ilvl="7" w:tplc="499C64AE">
      <w:start w:val="1"/>
      <w:numFmt w:val="bullet"/>
      <w:lvlText w:val="o"/>
      <w:lvlJc w:val="left"/>
      <w:pPr>
        <w:tabs>
          <w:tab w:val="num" w:pos="5760"/>
        </w:tabs>
        <w:ind w:left="5760" w:hanging="360"/>
      </w:pPr>
      <w:rPr>
        <w:rFonts w:ascii="Courier New" w:hAnsi="Courier New"/>
      </w:rPr>
    </w:lvl>
    <w:lvl w:ilvl="8" w:tplc="FD3EDA20">
      <w:start w:val="1"/>
      <w:numFmt w:val="bullet"/>
      <w:lvlText w:val=""/>
      <w:lvlJc w:val="left"/>
      <w:pPr>
        <w:tabs>
          <w:tab w:val="num" w:pos="6480"/>
        </w:tabs>
        <w:ind w:left="6480" w:hanging="360"/>
      </w:pPr>
      <w:rPr>
        <w:rFonts w:ascii="Wingdings" w:hAnsi="Wingdings"/>
      </w:rPr>
    </w:lvl>
  </w:abstractNum>
  <w:abstractNum w:abstractNumId="13">
    <w:nsid w:val="0000001E"/>
    <w:multiLevelType w:val="hybridMultilevel"/>
    <w:tmpl w:val="0000001E"/>
    <w:lvl w:ilvl="0" w:tplc="6B6EDAF2">
      <w:start w:val="1"/>
      <w:numFmt w:val="bullet"/>
      <w:lvlText w:val=""/>
      <w:lvlJc w:val="left"/>
      <w:pPr>
        <w:tabs>
          <w:tab w:val="num" w:pos="0"/>
        </w:tabs>
        <w:ind w:left="720" w:hanging="360"/>
      </w:pPr>
      <w:rPr>
        <w:rFonts w:ascii="Symbol" w:eastAsia="Symbol" w:hAnsi="Symbol" w:cs="Symbol"/>
      </w:rPr>
    </w:lvl>
    <w:lvl w:ilvl="1" w:tplc="254E890C">
      <w:start w:val="1"/>
      <w:numFmt w:val="bullet"/>
      <w:lvlText w:val="o"/>
      <w:lvlJc w:val="left"/>
      <w:pPr>
        <w:tabs>
          <w:tab w:val="num" w:pos="1440"/>
        </w:tabs>
        <w:ind w:left="1440" w:hanging="360"/>
      </w:pPr>
      <w:rPr>
        <w:rFonts w:ascii="Courier New" w:hAnsi="Courier New"/>
      </w:rPr>
    </w:lvl>
    <w:lvl w:ilvl="2" w:tplc="F146BB6C">
      <w:start w:val="1"/>
      <w:numFmt w:val="bullet"/>
      <w:lvlText w:val=""/>
      <w:lvlJc w:val="left"/>
      <w:pPr>
        <w:tabs>
          <w:tab w:val="num" w:pos="2160"/>
        </w:tabs>
        <w:ind w:left="2160" w:hanging="360"/>
      </w:pPr>
      <w:rPr>
        <w:rFonts w:ascii="Wingdings" w:hAnsi="Wingdings"/>
      </w:rPr>
    </w:lvl>
    <w:lvl w:ilvl="3" w:tplc="9CF01878">
      <w:start w:val="1"/>
      <w:numFmt w:val="bullet"/>
      <w:lvlText w:val=""/>
      <w:lvlJc w:val="left"/>
      <w:pPr>
        <w:tabs>
          <w:tab w:val="num" w:pos="2880"/>
        </w:tabs>
        <w:ind w:left="2880" w:hanging="360"/>
      </w:pPr>
      <w:rPr>
        <w:rFonts w:ascii="Symbol" w:hAnsi="Symbol"/>
      </w:rPr>
    </w:lvl>
    <w:lvl w:ilvl="4" w:tplc="248A4804">
      <w:start w:val="1"/>
      <w:numFmt w:val="bullet"/>
      <w:lvlText w:val="o"/>
      <w:lvlJc w:val="left"/>
      <w:pPr>
        <w:tabs>
          <w:tab w:val="num" w:pos="3600"/>
        </w:tabs>
        <w:ind w:left="3600" w:hanging="360"/>
      </w:pPr>
      <w:rPr>
        <w:rFonts w:ascii="Courier New" w:hAnsi="Courier New"/>
      </w:rPr>
    </w:lvl>
    <w:lvl w:ilvl="5" w:tplc="273A2948">
      <w:start w:val="1"/>
      <w:numFmt w:val="bullet"/>
      <w:lvlText w:val=""/>
      <w:lvlJc w:val="left"/>
      <w:pPr>
        <w:tabs>
          <w:tab w:val="num" w:pos="4320"/>
        </w:tabs>
        <w:ind w:left="4320" w:hanging="360"/>
      </w:pPr>
      <w:rPr>
        <w:rFonts w:ascii="Wingdings" w:hAnsi="Wingdings"/>
      </w:rPr>
    </w:lvl>
    <w:lvl w:ilvl="6" w:tplc="24206888">
      <w:start w:val="1"/>
      <w:numFmt w:val="bullet"/>
      <w:lvlText w:val=""/>
      <w:lvlJc w:val="left"/>
      <w:pPr>
        <w:tabs>
          <w:tab w:val="num" w:pos="5040"/>
        </w:tabs>
        <w:ind w:left="5040" w:hanging="360"/>
      </w:pPr>
      <w:rPr>
        <w:rFonts w:ascii="Symbol" w:hAnsi="Symbol"/>
      </w:rPr>
    </w:lvl>
    <w:lvl w:ilvl="7" w:tplc="B8F04A76">
      <w:start w:val="1"/>
      <w:numFmt w:val="bullet"/>
      <w:lvlText w:val="o"/>
      <w:lvlJc w:val="left"/>
      <w:pPr>
        <w:tabs>
          <w:tab w:val="num" w:pos="5760"/>
        </w:tabs>
        <w:ind w:left="5760" w:hanging="360"/>
      </w:pPr>
      <w:rPr>
        <w:rFonts w:ascii="Courier New" w:hAnsi="Courier New"/>
      </w:rPr>
    </w:lvl>
    <w:lvl w:ilvl="8" w:tplc="074ADDFE">
      <w:start w:val="1"/>
      <w:numFmt w:val="bullet"/>
      <w:lvlText w:val=""/>
      <w:lvlJc w:val="left"/>
      <w:pPr>
        <w:tabs>
          <w:tab w:val="num" w:pos="6480"/>
        </w:tabs>
        <w:ind w:left="6480" w:hanging="360"/>
      </w:pPr>
      <w:rPr>
        <w:rFonts w:ascii="Wingdings" w:hAnsi="Wingdings"/>
      </w:rPr>
    </w:lvl>
  </w:abstractNum>
  <w:abstractNum w:abstractNumId="14">
    <w:nsid w:val="0000001F"/>
    <w:multiLevelType w:val="hybridMultilevel"/>
    <w:tmpl w:val="0000001F"/>
    <w:lvl w:ilvl="0" w:tplc="363021D2">
      <w:start w:val="1"/>
      <w:numFmt w:val="bullet"/>
      <w:lvlText w:val=""/>
      <w:lvlJc w:val="left"/>
      <w:pPr>
        <w:tabs>
          <w:tab w:val="num" w:pos="0"/>
        </w:tabs>
        <w:ind w:left="720" w:hanging="360"/>
      </w:pPr>
      <w:rPr>
        <w:rFonts w:ascii="Symbol" w:eastAsia="Symbol" w:hAnsi="Symbol" w:cs="Symbol"/>
        <w:i w:val="0"/>
        <w:color w:val="000000"/>
      </w:rPr>
    </w:lvl>
    <w:lvl w:ilvl="1" w:tplc="E09C7C8C">
      <w:start w:val="1"/>
      <w:numFmt w:val="bullet"/>
      <w:lvlText w:val="o"/>
      <w:lvlJc w:val="left"/>
      <w:pPr>
        <w:tabs>
          <w:tab w:val="num" w:pos="1440"/>
        </w:tabs>
        <w:ind w:left="1440" w:hanging="360"/>
      </w:pPr>
      <w:rPr>
        <w:rFonts w:ascii="Courier New" w:hAnsi="Courier New"/>
      </w:rPr>
    </w:lvl>
    <w:lvl w:ilvl="2" w:tplc="6CCAD998">
      <w:start w:val="1"/>
      <w:numFmt w:val="bullet"/>
      <w:lvlText w:val=""/>
      <w:lvlJc w:val="left"/>
      <w:pPr>
        <w:tabs>
          <w:tab w:val="num" w:pos="2160"/>
        </w:tabs>
        <w:ind w:left="2160" w:hanging="360"/>
      </w:pPr>
      <w:rPr>
        <w:rFonts w:ascii="Wingdings" w:hAnsi="Wingdings"/>
      </w:rPr>
    </w:lvl>
    <w:lvl w:ilvl="3" w:tplc="36384F14">
      <w:start w:val="1"/>
      <w:numFmt w:val="bullet"/>
      <w:lvlText w:val=""/>
      <w:lvlJc w:val="left"/>
      <w:pPr>
        <w:tabs>
          <w:tab w:val="num" w:pos="2880"/>
        </w:tabs>
        <w:ind w:left="2880" w:hanging="360"/>
      </w:pPr>
      <w:rPr>
        <w:rFonts w:ascii="Symbol" w:hAnsi="Symbol"/>
      </w:rPr>
    </w:lvl>
    <w:lvl w:ilvl="4" w:tplc="12B4EF58">
      <w:start w:val="1"/>
      <w:numFmt w:val="bullet"/>
      <w:lvlText w:val="o"/>
      <w:lvlJc w:val="left"/>
      <w:pPr>
        <w:tabs>
          <w:tab w:val="num" w:pos="3600"/>
        </w:tabs>
        <w:ind w:left="3600" w:hanging="360"/>
      </w:pPr>
      <w:rPr>
        <w:rFonts w:ascii="Courier New" w:hAnsi="Courier New"/>
      </w:rPr>
    </w:lvl>
    <w:lvl w:ilvl="5" w:tplc="8E0C050E">
      <w:start w:val="1"/>
      <w:numFmt w:val="bullet"/>
      <w:lvlText w:val=""/>
      <w:lvlJc w:val="left"/>
      <w:pPr>
        <w:tabs>
          <w:tab w:val="num" w:pos="4320"/>
        </w:tabs>
        <w:ind w:left="4320" w:hanging="360"/>
      </w:pPr>
      <w:rPr>
        <w:rFonts w:ascii="Wingdings" w:hAnsi="Wingdings"/>
      </w:rPr>
    </w:lvl>
    <w:lvl w:ilvl="6" w:tplc="2B467B14">
      <w:start w:val="1"/>
      <w:numFmt w:val="bullet"/>
      <w:lvlText w:val=""/>
      <w:lvlJc w:val="left"/>
      <w:pPr>
        <w:tabs>
          <w:tab w:val="num" w:pos="5040"/>
        </w:tabs>
        <w:ind w:left="5040" w:hanging="360"/>
      </w:pPr>
      <w:rPr>
        <w:rFonts w:ascii="Symbol" w:hAnsi="Symbol"/>
      </w:rPr>
    </w:lvl>
    <w:lvl w:ilvl="7" w:tplc="1556021A">
      <w:start w:val="1"/>
      <w:numFmt w:val="bullet"/>
      <w:lvlText w:val="o"/>
      <w:lvlJc w:val="left"/>
      <w:pPr>
        <w:tabs>
          <w:tab w:val="num" w:pos="5760"/>
        </w:tabs>
        <w:ind w:left="5760" w:hanging="360"/>
      </w:pPr>
      <w:rPr>
        <w:rFonts w:ascii="Courier New" w:hAnsi="Courier New"/>
      </w:rPr>
    </w:lvl>
    <w:lvl w:ilvl="8" w:tplc="1F30E900">
      <w:start w:val="1"/>
      <w:numFmt w:val="bullet"/>
      <w:lvlText w:val=""/>
      <w:lvlJc w:val="left"/>
      <w:pPr>
        <w:tabs>
          <w:tab w:val="num" w:pos="6480"/>
        </w:tabs>
        <w:ind w:left="6480" w:hanging="360"/>
      </w:pPr>
      <w:rPr>
        <w:rFonts w:ascii="Wingdings" w:hAnsi="Wingdings"/>
      </w:rPr>
    </w:lvl>
  </w:abstractNum>
  <w:abstractNum w:abstractNumId="15">
    <w:nsid w:val="00000020"/>
    <w:multiLevelType w:val="hybridMultilevel"/>
    <w:tmpl w:val="00000020"/>
    <w:lvl w:ilvl="0" w:tplc="C930B03E">
      <w:start w:val="1"/>
      <w:numFmt w:val="bullet"/>
      <w:lvlText w:val=""/>
      <w:lvlJc w:val="left"/>
      <w:pPr>
        <w:tabs>
          <w:tab w:val="num" w:pos="0"/>
        </w:tabs>
        <w:ind w:left="720" w:hanging="360"/>
      </w:pPr>
      <w:rPr>
        <w:rFonts w:ascii="Symbol" w:eastAsia="Symbol" w:hAnsi="Symbol" w:cs="Symbol"/>
        <w:color w:val="000000"/>
        <w:sz w:val="20"/>
      </w:rPr>
    </w:lvl>
    <w:lvl w:ilvl="1" w:tplc="CBEEDF7E">
      <w:start w:val="1"/>
      <w:numFmt w:val="bullet"/>
      <w:lvlText w:val="o"/>
      <w:lvlJc w:val="left"/>
      <w:pPr>
        <w:tabs>
          <w:tab w:val="num" w:pos="1440"/>
        </w:tabs>
        <w:ind w:left="1440" w:hanging="360"/>
      </w:pPr>
      <w:rPr>
        <w:rFonts w:ascii="Courier New" w:hAnsi="Courier New"/>
      </w:rPr>
    </w:lvl>
    <w:lvl w:ilvl="2" w:tplc="A836AB28">
      <w:start w:val="1"/>
      <w:numFmt w:val="bullet"/>
      <w:lvlText w:val=""/>
      <w:lvlJc w:val="left"/>
      <w:pPr>
        <w:tabs>
          <w:tab w:val="num" w:pos="2160"/>
        </w:tabs>
        <w:ind w:left="2160" w:hanging="360"/>
      </w:pPr>
      <w:rPr>
        <w:rFonts w:ascii="Wingdings" w:hAnsi="Wingdings"/>
      </w:rPr>
    </w:lvl>
    <w:lvl w:ilvl="3" w:tplc="93B4CB2C">
      <w:start w:val="1"/>
      <w:numFmt w:val="bullet"/>
      <w:lvlText w:val=""/>
      <w:lvlJc w:val="left"/>
      <w:pPr>
        <w:tabs>
          <w:tab w:val="num" w:pos="2880"/>
        </w:tabs>
        <w:ind w:left="2880" w:hanging="360"/>
      </w:pPr>
      <w:rPr>
        <w:rFonts w:ascii="Symbol" w:hAnsi="Symbol"/>
      </w:rPr>
    </w:lvl>
    <w:lvl w:ilvl="4" w:tplc="E67809C8">
      <w:start w:val="1"/>
      <w:numFmt w:val="bullet"/>
      <w:lvlText w:val="o"/>
      <w:lvlJc w:val="left"/>
      <w:pPr>
        <w:tabs>
          <w:tab w:val="num" w:pos="3600"/>
        </w:tabs>
        <w:ind w:left="3600" w:hanging="360"/>
      </w:pPr>
      <w:rPr>
        <w:rFonts w:ascii="Courier New" w:hAnsi="Courier New"/>
      </w:rPr>
    </w:lvl>
    <w:lvl w:ilvl="5" w:tplc="83C6D06C">
      <w:start w:val="1"/>
      <w:numFmt w:val="bullet"/>
      <w:lvlText w:val=""/>
      <w:lvlJc w:val="left"/>
      <w:pPr>
        <w:tabs>
          <w:tab w:val="num" w:pos="4320"/>
        </w:tabs>
        <w:ind w:left="4320" w:hanging="360"/>
      </w:pPr>
      <w:rPr>
        <w:rFonts w:ascii="Wingdings" w:hAnsi="Wingdings"/>
      </w:rPr>
    </w:lvl>
    <w:lvl w:ilvl="6" w:tplc="5D668E36">
      <w:start w:val="1"/>
      <w:numFmt w:val="bullet"/>
      <w:lvlText w:val=""/>
      <w:lvlJc w:val="left"/>
      <w:pPr>
        <w:tabs>
          <w:tab w:val="num" w:pos="5040"/>
        </w:tabs>
        <w:ind w:left="5040" w:hanging="360"/>
      </w:pPr>
      <w:rPr>
        <w:rFonts w:ascii="Symbol" w:hAnsi="Symbol"/>
      </w:rPr>
    </w:lvl>
    <w:lvl w:ilvl="7" w:tplc="590A257C">
      <w:start w:val="1"/>
      <w:numFmt w:val="bullet"/>
      <w:lvlText w:val="o"/>
      <w:lvlJc w:val="left"/>
      <w:pPr>
        <w:tabs>
          <w:tab w:val="num" w:pos="5760"/>
        </w:tabs>
        <w:ind w:left="5760" w:hanging="360"/>
      </w:pPr>
      <w:rPr>
        <w:rFonts w:ascii="Courier New" w:hAnsi="Courier New"/>
      </w:rPr>
    </w:lvl>
    <w:lvl w:ilvl="8" w:tplc="4E847BB0">
      <w:start w:val="1"/>
      <w:numFmt w:val="bullet"/>
      <w:lvlText w:val=""/>
      <w:lvlJc w:val="left"/>
      <w:pPr>
        <w:tabs>
          <w:tab w:val="num" w:pos="6480"/>
        </w:tabs>
        <w:ind w:left="6480" w:hanging="360"/>
      </w:pPr>
      <w:rPr>
        <w:rFonts w:ascii="Wingdings" w:hAnsi="Wingdings"/>
      </w:rPr>
    </w:lvl>
  </w:abstractNum>
  <w:abstractNum w:abstractNumId="16">
    <w:nsid w:val="00000021"/>
    <w:multiLevelType w:val="hybridMultilevel"/>
    <w:tmpl w:val="00000021"/>
    <w:lvl w:ilvl="0" w:tplc="0562BA6C">
      <w:start w:val="1"/>
      <w:numFmt w:val="bullet"/>
      <w:lvlText w:val=""/>
      <w:lvlJc w:val="left"/>
      <w:pPr>
        <w:tabs>
          <w:tab w:val="num" w:pos="0"/>
        </w:tabs>
        <w:ind w:left="720" w:hanging="360"/>
      </w:pPr>
      <w:rPr>
        <w:rFonts w:ascii="Symbol" w:eastAsia="Symbol" w:hAnsi="Symbol" w:cs="Symbol"/>
        <w:sz w:val="20"/>
      </w:rPr>
    </w:lvl>
    <w:lvl w:ilvl="1" w:tplc="5920AA48">
      <w:start w:val="1"/>
      <w:numFmt w:val="bullet"/>
      <w:lvlText w:val="o"/>
      <w:lvlJc w:val="left"/>
      <w:pPr>
        <w:tabs>
          <w:tab w:val="num" w:pos="1440"/>
        </w:tabs>
        <w:ind w:left="1440" w:hanging="360"/>
      </w:pPr>
      <w:rPr>
        <w:rFonts w:ascii="Courier New" w:hAnsi="Courier New"/>
      </w:rPr>
    </w:lvl>
    <w:lvl w:ilvl="2" w:tplc="2ECA46B2">
      <w:start w:val="1"/>
      <w:numFmt w:val="bullet"/>
      <w:lvlText w:val=""/>
      <w:lvlJc w:val="left"/>
      <w:pPr>
        <w:tabs>
          <w:tab w:val="num" w:pos="2160"/>
        </w:tabs>
        <w:ind w:left="2160" w:hanging="360"/>
      </w:pPr>
      <w:rPr>
        <w:rFonts w:ascii="Wingdings" w:hAnsi="Wingdings"/>
      </w:rPr>
    </w:lvl>
    <w:lvl w:ilvl="3" w:tplc="6C489F56">
      <w:start w:val="1"/>
      <w:numFmt w:val="bullet"/>
      <w:lvlText w:val=""/>
      <w:lvlJc w:val="left"/>
      <w:pPr>
        <w:tabs>
          <w:tab w:val="num" w:pos="2880"/>
        </w:tabs>
        <w:ind w:left="2880" w:hanging="360"/>
      </w:pPr>
      <w:rPr>
        <w:rFonts w:ascii="Symbol" w:hAnsi="Symbol"/>
      </w:rPr>
    </w:lvl>
    <w:lvl w:ilvl="4" w:tplc="23921FB0">
      <w:start w:val="1"/>
      <w:numFmt w:val="bullet"/>
      <w:lvlText w:val="o"/>
      <w:lvlJc w:val="left"/>
      <w:pPr>
        <w:tabs>
          <w:tab w:val="num" w:pos="3600"/>
        </w:tabs>
        <w:ind w:left="3600" w:hanging="360"/>
      </w:pPr>
      <w:rPr>
        <w:rFonts w:ascii="Courier New" w:hAnsi="Courier New"/>
      </w:rPr>
    </w:lvl>
    <w:lvl w:ilvl="5" w:tplc="E2F0AD02">
      <w:start w:val="1"/>
      <w:numFmt w:val="bullet"/>
      <w:lvlText w:val=""/>
      <w:lvlJc w:val="left"/>
      <w:pPr>
        <w:tabs>
          <w:tab w:val="num" w:pos="4320"/>
        </w:tabs>
        <w:ind w:left="4320" w:hanging="360"/>
      </w:pPr>
      <w:rPr>
        <w:rFonts w:ascii="Wingdings" w:hAnsi="Wingdings"/>
      </w:rPr>
    </w:lvl>
    <w:lvl w:ilvl="6" w:tplc="CE04026E">
      <w:start w:val="1"/>
      <w:numFmt w:val="bullet"/>
      <w:lvlText w:val=""/>
      <w:lvlJc w:val="left"/>
      <w:pPr>
        <w:tabs>
          <w:tab w:val="num" w:pos="5040"/>
        </w:tabs>
        <w:ind w:left="5040" w:hanging="360"/>
      </w:pPr>
      <w:rPr>
        <w:rFonts w:ascii="Symbol" w:hAnsi="Symbol"/>
      </w:rPr>
    </w:lvl>
    <w:lvl w:ilvl="7" w:tplc="AF42275A">
      <w:start w:val="1"/>
      <w:numFmt w:val="bullet"/>
      <w:lvlText w:val="o"/>
      <w:lvlJc w:val="left"/>
      <w:pPr>
        <w:tabs>
          <w:tab w:val="num" w:pos="5760"/>
        </w:tabs>
        <w:ind w:left="5760" w:hanging="360"/>
      </w:pPr>
      <w:rPr>
        <w:rFonts w:ascii="Courier New" w:hAnsi="Courier New"/>
      </w:rPr>
    </w:lvl>
    <w:lvl w:ilvl="8" w:tplc="1D34B474">
      <w:start w:val="1"/>
      <w:numFmt w:val="bullet"/>
      <w:lvlText w:val=""/>
      <w:lvlJc w:val="left"/>
      <w:pPr>
        <w:tabs>
          <w:tab w:val="num" w:pos="6480"/>
        </w:tabs>
        <w:ind w:left="6480" w:hanging="360"/>
      </w:pPr>
      <w:rPr>
        <w:rFonts w:ascii="Wingdings" w:hAnsi="Wingdings"/>
      </w:rPr>
    </w:lvl>
  </w:abstractNum>
  <w:abstractNum w:abstractNumId="17">
    <w:nsid w:val="00000022"/>
    <w:multiLevelType w:val="hybridMultilevel"/>
    <w:tmpl w:val="00000022"/>
    <w:lvl w:ilvl="0" w:tplc="27D6B78A">
      <w:start w:val="1"/>
      <w:numFmt w:val="bullet"/>
      <w:lvlText w:val=""/>
      <w:lvlJc w:val="left"/>
      <w:pPr>
        <w:tabs>
          <w:tab w:val="num" w:pos="0"/>
        </w:tabs>
        <w:ind w:left="720" w:hanging="360"/>
      </w:pPr>
      <w:rPr>
        <w:rFonts w:ascii="Symbol" w:eastAsia="Symbol" w:hAnsi="Symbol" w:cs="Symbol"/>
        <w:color w:val="000000"/>
      </w:rPr>
    </w:lvl>
    <w:lvl w:ilvl="1" w:tplc="E1786240">
      <w:start w:val="1"/>
      <w:numFmt w:val="bullet"/>
      <w:lvlText w:val="o"/>
      <w:lvlJc w:val="left"/>
      <w:pPr>
        <w:tabs>
          <w:tab w:val="num" w:pos="0"/>
        </w:tabs>
        <w:ind w:left="1440" w:hanging="360"/>
      </w:pPr>
      <w:rPr>
        <w:rFonts w:ascii="Courier New" w:eastAsia="Courier New" w:hAnsi="Courier New" w:cs="Courier New"/>
      </w:rPr>
    </w:lvl>
    <w:lvl w:ilvl="2" w:tplc="A47242A2">
      <w:start w:val="1"/>
      <w:numFmt w:val="bullet"/>
      <w:lvlText w:val=""/>
      <w:lvlJc w:val="left"/>
      <w:pPr>
        <w:tabs>
          <w:tab w:val="num" w:pos="2160"/>
        </w:tabs>
        <w:ind w:left="2160" w:hanging="360"/>
      </w:pPr>
      <w:rPr>
        <w:rFonts w:ascii="Wingdings" w:hAnsi="Wingdings"/>
      </w:rPr>
    </w:lvl>
    <w:lvl w:ilvl="3" w:tplc="B824B1FE">
      <w:start w:val="1"/>
      <w:numFmt w:val="bullet"/>
      <w:lvlText w:val=""/>
      <w:lvlJc w:val="left"/>
      <w:pPr>
        <w:tabs>
          <w:tab w:val="num" w:pos="2880"/>
        </w:tabs>
        <w:ind w:left="2880" w:hanging="360"/>
      </w:pPr>
      <w:rPr>
        <w:rFonts w:ascii="Symbol" w:hAnsi="Symbol"/>
      </w:rPr>
    </w:lvl>
    <w:lvl w:ilvl="4" w:tplc="DFB233E8">
      <w:start w:val="1"/>
      <w:numFmt w:val="bullet"/>
      <w:lvlText w:val="o"/>
      <w:lvlJc w:val="left"/>
      <w:pPr>
        <w:tabs>
          <w:tab w:val="num" w:pos="3600"/>
        </w:tabs>
        <w:ind w:left="3600" w:hanging="360"/>
      </w:pPr>
      <w:rPr>
        <w:rFonts w:ascii="Courier New" w:hAnsi="Courier New"/>
      </w:rPr>
    </w:lvl>
    <w:lvl w:ilvl="5" w:tplc="C31A6D9E">
      <w:start w:val="1"/>
      <w:numFmt w:val="bullet"/>
      <w:lvlText w:val=""/>
      <w:lvlJc w:val="left"/>
      <w:pPr>
        <w:tabs>
          <w:tab w:val="num" w:pos="4320"/>
        </w:tabs>
        <w:ind w:left="4320" w:hanging="360"/>
      </w:pPr>
      <w:rPr>
        <w:rFonts w:ascii="Wingdings" w:hAnsi="Wingdings"/>
      </w:rPr>
    </w:lvl>
    <w:lvl w:ilvl="6" w:tplc="B7B2C1A4">
      <w:start w:val="1"/>
      <w:numFmt w:val="bullet"/>
      <w:lvlText w:val=""/>
      <w:lvlJc w:val="left"/>
      <w:pPr>
        <w:tabs>
          <w:tab w:val="num" w:pos="5040"/>
        </w:tabs>
        <w:ind w:left="5040" w:hanging="360"/>
      </w:pPr>
      <w:rPr>
        <w:rFonts w:ascii="Symbol" w:hAnsi="Symbol"/>
      </w:rPr>
    </w:lvl>
    <w:lvl w:ilvl="7" w:tplc="468A887E">
      <w:start w:val="1"/>
      <w:numFmt w:val="bullet"/>
      <w:lvlText w:val="o"/>
      <w:lvlJc w:val="left"/>
      <w:pPr>
        <w:tabs>
          <w:tab w:val="num" w:pos="5760"/>
        </w:tabs>
        <w:ind w:left="5760" w:hanging="360"/>
      </w:pPr>
      <w:rPr>
        <w:rFonts w:ascii="Courier New" w:hAnsi="Courier New"/>
      </w:rPr>
    </w:lvl>
    <w:lvl w:ilvl="8" w:tplc="C7325358">
      <w:start w:val="1"/>
      <w:numFmt w:val="bullet"/>
      <w:lvlText w:val=""/>
      <w:lvlJc w:val="left"/>
      <w:pPr>
        <w:tabs>
          <w:tab w:val="num" w:pos="6480"/>
        </w:tabs>
        <w:ind w:left="6480" w:hanging="360"/>
      </w:pPr>
      <w:rPr>
        <w:rFonts w:ascii="Wingdings" w:hAnsi="Wingdings"/>
      </w:rPr>
    </w:lvl>
  </w:abstractNum>
  <w:abstractNum w:abstractNumId="18">
    <w:nsid w:val="00000023"/>
    <w:multiLevelType w:val="hybridMultilevel"/>
    <w:tmpl w:val="00000023"/>
    <w:lvl w:ilvl="0" w:tplc="F442145C">
      <w:start w:val="1"/>
      <w:numFmt w:val="bullet"/>
      <w:lvlText w:val=""/>
      <w:lvlJc w:val="left"/>
      <w:pPr>
        <w:tabs>
          <w:tab w:val="num" w:pos="0"/>
        </w:tabs>
        <w:ind w:left="720" w:hanging="360"/>
      </w:pPr>
      <w:rPr>
        <w:rFonts w:ascii="Symbol" w:eastAsia="Symbol" w:hAnsi="Symbol" w:cs="Symbol"/>
      </w:rPr>
    </w:lvl>
    <w:lvl w:ilvl="1" w:tplc="87483716">
      <w:start w:val="1"/>
      <w:numFmt w:val="bullet"/>
      <w:lvlText w:val="o"/>
      <w:lvlJc w:val="left"/>
      <w:pPr>
        <w:tabs>
          <w:tab w:val="num" w:pos="1440"/>
        </w:tabs>
        <w:ind w:left="1440" w:hanging="360"/>
      </w:pPr>
      <w:rPr>
        <w:rFonts w:ascii="Courier New" w:hAnsi="Courier New"/>
      </w:rPr>
    </w:lvl>
    <w:lvl w:ilvl="2" w:tplc="A8C87D70">
      <w:start w:val="1"/>
      <w:numFmt w:val="bullet"/>
      <w:lvlText w:val=""/>
      <w:lvlJc w:val="left"/>
      <w:pPr>
        <w:tabs>
          <w:tab w:val="num" w:pos="2160"/>
        </w:tabs>
        <w:ind w:left="2160" w:hanging="360"/>
      </w:pPr>
      <w:rPr>
        <w:rFonts w:ascii="Wingdings" w:hAnsi="Wingdings"/>
      </w:rPr>
    </w:lvl>
    <w:lvl w:ilvl="3" w:tplc="8EAE54F0">
      <w:start w:val="1"/>
      <w:numFmt w:val="bullet"/>
      <w:lvlText w:val=""/>
      <w:lvlJc w:val="left"/>
      <w:pPr>
        <w:tabs>
          <w:tab w:val="num" w:pos="2880"/>
        </w:tabs>
        <w:ind w:left="2880" w:hanging="360"/>
      </w:pPr>
      <w:rPr>
        <w:rFonts w:ascii="Symbol" w:hAnsi="Symbol"/>
      </w:rPr>
    </w:lvl>
    <w:lvl w:ilvl="4" w:tplc="FB1849EC">
      <w:start w:val="1"/>
      <w:numFmt w:val="bullet"/>
      <w:lvlText w:val="o"/>
      <w:lvlJc w:val="left"/>
      <w:pPr>
        <w:tabs>
          <w:tab w:val="num" w:pos="3600"/>
        </w:tabs>
        <w:ind w:left="3600" w:hanging="360"/>
      </w:pPr>
      <w:rPr>
        <w:rFonts w:ascii="Courier New" w:hAnsi="Courier New"/>
      </w:rPr>
    </w:lvl>
    <w:lvl w:ilvl="5" w:tplc="72D4B520">
      <w:start w:val="1"/>
      <w:numFmt w:val="bullet"/>
      <w:lvlText w:val=""/>
      <w:lvlJc w:val="left"/>
      <w:pPr>
        <w:tabs>
          <w:tab w:val="num" w:pos="4320"/>
        </w:tabs>
        <w:ind w:left="4320" w:hanging="360"/>
      </w:pPr>
      <w:rPr>
        <w:rFonts w:ascii="Wingdings" w:hAnsi="Wingdings"/>
      </w:rPr>
    </w:lvl>
    <w:lvl w:ilvl="6" w:tplc="3B64F638">
      <w:start w:val="1"/>
      <w:numFmt w:val="bullet"/>
      <w:lvlText w:val=""/>
      <w:lvlJc w:val="left"/>
      <w:pPr>
        <w:tabs>
          <w:tab w:val="num" w:pos="5040"/>
        </w:tabs>
        <w:ind w:left="5040" w:hanging="360"/>
      </w:pPr>
      <w:rPr>
        <w:rFonts w:ascii="Symbol" w:hAnsi="Symbol"/>
      </w:rPr>
    </w:lvl>
    <w:lvl w:ilvl="7" w:tplc="8EA256A0">
      <w:start w:val="1"/>
      <w:numFmt w:val="bullet"/>
      <w:lvlText w:val="o"/>
      <w:lvlJc w:val="left"/>
      <w:pPr>
        <w:tabs>
          <w:tab w:val="num" w:pos="5760"/>
        </w:tabs>
        <w:ind w:left="5760" w:hanging="360"/>
      </w:pPr>
      <w:rPr>
        <w:rFonts w:ascii="Courier New" w:hAnsi="Courier New"/>
      </w:rPr>
    </w:lvl>
    <w:lvl w:ilvl="8" w:tplc="98F0DE8A">
      <w:start w:val="1"/>
      <w:numFmt w:val="bullet"/>
      <w:lvlText w:val=""/>
      <w:lvlJc w:val="left"/>
      <w:pPr>
        <w:tabs>
          <w:tab w:val="num" w:pos="6480"/>
        </w:tabs>
        <w:ind w:left="6480" w:hanging="360"/>
      </w:pPr>
      <w:rPr>
        <w:rFonts w:ascii="Wingdings" w:hAnsi="Wingdings"/>
      </w:rPr>
    </w:lvl>
  </w:abstractNum>
  <w:abstractNum w:abstractNumId="19">
    <w:nsid w:val="00000028"/>
    <w:multiLevelType w:val="hybridMultilevel"/>
    <w:tmpl w:val="00000028"/>
    <w:lvl w:ilvl="0" w:tplc="FF5866E4">
      <w:start w:val="1"/>
      <w:numFmt w:val="bullet"/>
      <w:lvlText w:val=""/>
      <w:lvlJc w:val="left"/>
      <w:pPr>
        <w:tabs>
          <w:tab w:val="num" w:pos="0"/>
        </w:tabs>
        <w:ind w:left="720" w:hanging="360"/>
      </w:pPr>
      <w:rPr>
        <w:rFonts w:ascii="Symbol" w:eastAsia="Symbol" w:hAnsi="Symbol" w:cs="Symbol"/>
      </w:rPr>
    </w:lvl>
    <w:lvl w:ilvl="1" w:tplc="9FBEDE70">
      <w:start w:val="1"/>
      <w:numFmt w:val="bullet"/>
      <w:lvlText w:val="o"/>
      <w:lvlJc w:val="left"/>
      <w:pPr>
        <w:tabs>
          <w:tab w:val="num" w:pos="1440"/>
        </w:tabs>
        <w:ind w:left="1440" w:hanging="360"/>
      </w:pPr>
      <w:rPr>
        <w:rFonts w:ascii="Courier New" w:hAnsi="Courier New"/>
      </w:rPr>
    </w:lvl>
    <w:lvl w:ilvl="2" w:tplc="23F2650C">
      <w:start w:val="1"/>
      <w:numFmt w:val="bullet"/>
      <w:lvlText w:val=""/>
      <w:lvlJc w:val="left"/>
      <w:pPr>
        <w:tabs>
          <w:tab w:val="num" w:pos="2160"/>
        </w:tabs>
        <w:ind w:left="2160" w:hanging="360"/>
      </w:pPr>
      <w:rPr>
        <w:rFonts w:ascii="Wingdings" w:hAnsi="Wingdings"/>
      </w:rPr>
    </w:lvl>
    <w:lvl w:ilvl="3" w:tplc="1E5058DC">
      <w:start w:val="1"/>
      <w:numFmt w:val="bullet"/>
      <w:lvlText w:val=""/>
      <w:lvlJc w:val="left"/>
      <w:pPr>
        <w:tabs>
          <w:tab w:val="num" w:pos="2880"/>
        </w:tabs>
        <w:ind w:left="2880" w:hanging="360"/>
      </w:pPr>
      <w:rPr>
        <w:rFonts w:ascii="Symbol" w:hAnsi="Symbol"/>
      </w:rPr>
    </w:lvl>
    <w:lvl w:ilvl="4" w:tplc="7BB68316">
      <w:start w:val="1"/>
      <w:numFmt w:val="bullet"/>
      <w:lvlText w:val="o"/>
      <w:lvlJc w:val="left"/>
      <w:pPr>
        <w:tabs>
          <w:tab w:val="num" w:pos="3600"/>
        </w:tabs>
        <w:ind w:left="3600" w:hanging="360"/>
      </w:pPr>
      <w:rPr>
        <w:rFonts w:ascii="Courier New" w:hAnsi="Courier New"/>
      </w:rPr>
    </w:lvl>
    <w:lvl w:ilvl="5" w:tplc="693A48D8">
      <w:start w:val="1"/>
      <w:numFmt w:val="bullet"/>
      <w:lvlText w:val=""/>
      <w:lvlJc w:val="left"/>
      <w:pPr>
        <w:tabs>
          <w:tab w:val="num" w:pos="4320"/>
        </w:tabs>
        <w:ind w:left="4320" w:hanging="360"/>
      </w:pPr>
      <w:rPr>
        <w:rFonts w:ascii="Wingdings" w:hAnsi="Wingdings"/>
      </w:rPr>
    </w:lvl>
    <w:lvl w:ilvl="6" w:tplc="E9C01538">
      <w:start w:val="1"/>
      <w:numFmt w:val="bullet"/>
      <w:lvlText w:val=""/>
      <w:lvlJc w:val="left"/>
      <w:pPr>
        <w:tabs>
          <w:tab w:val="num" w:pos="5040"/>
        </w:tabs>
        <w:ind w:left="5040" w:hanging="360"/>
      </w:pPr>
      <w:rPr>
        <w:rFonts w:ascii="Symbol" w:hAnsi="Symbol"/>
      </w:rPr>
    </w:lvl>
    <w:lvl w:ilvl="7" w:tplc="49F6B244">
      <w:start w:val="1"/>
      <w:numFmt w:val="bullet"/>
      <w:lvlText w:val="o"/>
      <w:lvlJc w:val="left"/>
      <w:pPr>
        <w:tabs>
          <w:tab w:val="num" w:pos="5760"/>
        </w:tabs>
        <w:ind w:left="5760" w:hanging="360"/>
      </w:pPr>
      <w:rPr>
        <w:rFonts w:ascii="Courier New" w:hAnsi="Courier New"/>
      </w:rPr>
    </w:lvl>
    <w:lvl w:ilvl="8" w:tplc="7AEADB68">
      <w:start w:val="1"/>
      <w:numFmt w:val="bullet"/>
      <w:lvlText w:val=""/>
      <w:lvlJc w:val="left"/>
      <w:pPr>
        <w:tabs>
          <w:tab w:val="num" w:pos="6480"/>
        </w:tabs>
        <w:ind w:left="6480" w:hanging="360"/>
      </w:pPr>
      <w:rPr>
        <w:rFonts w:ascii="Wingdings" w:hAnsi="Wingdings"/>
      </w:rPr>
    </w:lvl>
  </w:abstractNum>
  <w:abstractNum w:abstractNumId="20">
    <w:nsid w:val="00000029"/>
    <w:multiLevelType w:val="hybridMultilevel"/>
    <w:tmpl w:val="00000029"/>
    <w:lvl w:ilvl="0" w:tplc="4D504E88">
      <w:start w:val="1"/>
      <w:numFmt w:val="bullet"/>
      <w:lvlText w:val=""/>
      <w:lvlJc w:val="left"/>
      <w:pPr>
        <w:tabs>
          <w:tab w:val="num" w:pos="0"/>
        </w:tabs>
        <w:ind w:left="720" w:hanging="360"/>
      </w:pPr>
      <w:rPr>
        <w:rFonts w:ascii="Symbol" w:eastAsia="Symbol" w:hAnsi="Symbol" w:cs="Symbol"/>
      </w:rPr>
    </w:lvl>
    <w:lvl w:ilvl="1" w:tplc="34D2C0D0">
      <w:start w:val="1"/>
      <w:numFmt w:val="bullet"/>
      <w:lvlText w:val="o"/>
      <w:lvlJc w:val="left"/>
      <w:pPr>
        <w:tabs>
          <w:tab w:val="num" w:pos="1440"/>
        </w:tabs>
        <w:ind w:left="1440" w:hanging="360"/>
      </w:pPr>
      <w:rPr>
        <w:rFonts w:ascii="Courier New" w:hAnsi="Courier New"/>
      </w:rPr>
    </w:lvl>
    <w:lvl w:ilvl="2" w:tplc="9934E746">
      <w:start w:val="1"/>
      <w:numFmt w:val="bullet"/>
      <w:lvlText w:val=""/>
      <w:lvlJc w:val="left"/>
      <w:pPr>
        <w:tabs>
          <w:tab w:val="num" w:pos="2160"/>
        </w:tabs>
        <w:ind w:left="2160" w:hanging="360"/>
      </w:pPr>
      <w:rPr>
        <w:rFonts w:ascii="Wingdings" w:hAnsi="Wingdings"/>
      </w:rPr>
    </w:lvl>
    <w:lvl w:ilvl="3" w:tplc="E7CAD672">
      <w:start w:val="1"/>
      <w:numFmt w:val="bullet"/>
      <w:lvlText w:val=""/>
      <w:lvlJc w:val="left"/>
      <w:pPr>
        <w:tabs>
          <w:tab w:val="num" w:pos="2880"/>
        </w:tabs>
        <w:ind w:left="2880" w:hanging="360"/>
      </w:pPr>
      <w:rPr>
        <w:rFonts w:ascii="Symbol" w:hAnsi="Symbol"/>
      </w:rPr>
    </w:lvl>
    <w:lvl w:ilvl="4" w:tplc="947495AE">
      <w:start w:val="1"/>
      <w:numFmt w:val="bullet"/>
      <w:lvlText w:val="o"/>
      <w:lvlJc w:val="left"/>
      <w:pPr>
        <w:tabs>
          <w:tab w:val="num" w:pos="3600"/>
        </w:tabs>
        <w:ind w:left="3600" w:hanging="360"/>
      </w:pPr>
      <w:rPr>
        <w:rFonts w:ascii="Courier New" w:hAnsi="Courier New"/>
      </w:rPr>
    </w:lvl>
    <w:lvl w:ilvl="5" w:tplc="C7EC5118">
      <w:start w:val="1"/>
      <w:numFmt w:val="bullet"/>
      <w:lvlText w:val=""/>
      <w:lvlJc w:val="left"/>
      <w:pPr>
        <w:tabs>
          <w:tab w:val="num" w:pos="4320"/>
        </w:tabs>
        <w:ind w:left="4320" w:hanging="360"/>
      </w:pPr>
      <w:rPr>
        <w:rFonts w:ascii="Wingdings" w:hAnsi="Wingdings"/>
      </w:rPr>
    </w:lvl>
    <w:lvl w:ilvl="6" w:tplc="9EE8A970">
      <w:start w:val="1"/>
      <w:numFmt w:val="bullet"/>
      <w:lvlText w:val=""/>
      <w:lvlJc w:val="left"/>
      <w:pPr>
        <w:tabs>
          <w:tab w:val="num" w:pos="5040"/>
        </w:tabs>
        <w:ind w:left="5040" w:hanging="360"/>
      </w:pPr>
      <w:rPr>
        <w:rFonts w:ascii="Symbol" w:hAnsi="Symbol"/>
      </w:rPr>
    </w:lvl>
    <w:lvl w:ilvl="7" w:tplc="B4048240">
      <w:start w:val="1"/>
      <w:numFmt w:val="bullet"/>
      <w:lvlText w:val="o"/>
      <w:lvlJc w:val="left"/>
      <w:pPr>
        <w:tabs>
          <w:tab w:val="num" w:pos="5760"/>
        </w:tabs>
        <w:ind w:left="5760" w:hanging="360"/>
      </w:pPr>
      <w:rPr>
        <w:rFonts w:ascii="Courier New" w:hAnsi="Courier New"/>
      </w:rPr>
    </w:lvl>
    <w:lvl w:ilvl="8" w:tplc="6510B0F0">
      <w:start w:val="1"/>
      <w:numFmt w:val="bullet"/>
      <w:lvlText w:val=""/>
      <w:lvlJc w:val="left"/>
      <w:pPr>
        <w:tabs>
          <w:tab w:val="num" w:pos="6480"/>
        </w:tabs>
        <w:ind w:left="6480" w:hanging="360"/>
      </w:pPr>
      <w:rPr>
        <w:rFonts w:ascii="Wingdings" w:hAnsi="Wingdings"/>
      </w:rPr>
    </w:lvl>
  </w:abstractNum>
  <w:abstractNum w:abstractNumId="21">
    <w:nsid w:val="0000002A"/>
    <w:multiLevelType w:val="hybridMultilevel"/>
    <w:tmpl w:val="0000002A"/>
    <w:lvl w:ilvl="0" w:tplc="1E723EB0">
      <w:start w:val="1"/>
      <w:numFmt w:val="bullet"/>
      <w:lvlText w:val=""/>
      <w:lvlJc w:val="left"/>
      <w:pPr>
        <w:tabs>
          <w:tab w:val="num" w:pos="0"/>
        </w:tabs>
        <w:ind w:left="720" w:hanging="360"/>
      </w:pPr>
      <w:rPr>
        <w:rFonts w:ascii="Symbol" w:eastAsia="Symbol" w:hAnsi="Symbol" w:cs="Symbol"/>
      </w:rPr>
    </w:lvl>
    <w:lvl w:ilvl="1" w:tplc="58B81E84">
      <w:start w:val="1"/>
      <w:numFmt w:val="bullet"/>
      <w:lvlText w:val="o"/>
      <w:lvlJc w:val="left"/>
      <w:pPr>
        <w:tabs>
          <w:tab w:val="num" w:pos="1440"/>
        </w:tabs>
        <w:ind w:left="1440" w:hanging="360"/>
      </w:pPr>
      <w:rPr>
        <w:rFonts w:ascii="Courier New" w:hAnsi="Courier New"/>
      </w:rPr>
    </w:lvl>
    <w:lvl w:ilvl="2" w:tplc="FD2894B6">
      <w:start w:val="1"/>
      <w:numFmt w:val="bullet"/>
      <w:lvlText w:val=""/>
      <w:lvlJc w:val="left"/>
      <w:pPr>
        <w:tabs>
          <w:tab w:val="num" w:pos="2160"/>
        </w:tabs>
        <w:ind w:left="2160" w:hanging="360"/>
      </w:pPr>
      <w:rPr>
        <w:rFonts w:ascii="Wingdings" w:hAnsi="Wingdings"/>
      </w:rPr>
    </w:lvl>
    <w:lvl w:ilvl="3" w:tplc="74DA69AC">
      <w:start w:val="1"/>
      <w:numFmt w:val="bullet"/>
      <w:lvlText w:val=""/>
      <w:lvlJc w:val="left"/>
      <w:pPr>
        <w:tabs>
          <w:tab w:val="num" w:pos="2880"/>
        </w:tabs>
        <w:ind w:left="2880" w:hanging="360"/>
      </w:pPr>
      <w:rPr>
        <w:rFonts w:ascii="Symbol" w:hAnsi="Symbol"/>
      </w:rPr>
    </w:lvl>
    <w:lvl w:ilvl="4" w:tplc="872E8E7E">
      <w:start w:val="1"/>
      <w:numFmt w:val="bullet"/>
      <w:lvlText w:val="o"/>
      <w:lvlJc w:val="left"/>
      <w:pPr>
        <w:tabs>
          <w:tab w:val="num" w:pos="3600"/>
        </w:tabs>
        <w:ind w:left="3600" w:hanging="360"/>
      </w:pPr>
      <w:rPr>
        <w:rFonts w:ascii="Courier New" w:hAnsi="Courier New"/>
      </w:rPr>
    </w:lvl>
    <w:lvl w:ilvl="5" w:tplc="073E27B8">
      <w:start w:val="1"/>
      <w:numFmt w:val="bullet"/>
      <w:lvlText w:val=""/>
      <w:lvlJc w:val="left"/>
      <w:pPr>
        <w:tabs>
          <w:tab w:val="num" w:pos="4320"/>
        </w:tabs>
        <w:ind w:left="4320" w:hanging="360"/>
      </w:pPr>
      <w:rPr>
        <w:rFonts w:ascii="Wingdings" w:hAnsi="Wingdings"/>
      </w:rPr>
    </w:lvl>
    <w:lvl w:ilvl="6" w:tplc="32E26F84">
      <w:start w:val="1"/>
      <w:numFmt w:val="bullet"/>
      <w:lvlText w:val=""/>
      <w:lvlJc w:val="left"/>
      <w:pPr>
        <w:tabs>
          <w:tab w:val="num" w:pos="5040"/>
        </w:tabs>
        <w:ind w:left="5040" w:hanging="360"/>
      </w:pPr>
      <w:rPr>
        <w:rFonts w:ascii="Symbol" w:hAnsi="Symbol"/>
      </w:rPr>
    </w:lvl>
    <w:lvl w:ilvl="7" w:tplc="A824F372">
      <w:start w:val="1"/>
      <w:numFmt w:val="bullet"/>
      <w:lvlText w:val="o"/>
      <w:lvlJc w:val="left"/>
      <w:pPr>
        <w:tabs>
          <w:tab w:val="num" w:pos="5760"/>
        </w:tabs>
        <w:ind w:left="5760" w:hanging="360"/>
      </w:pPr>
      <w:rPr>
        <w:rFonts w:ascii="Courier New" w:hAnsi="Courier New"/>
      </w:rPr>
    </w:lvl>
    <w:lvl w:ilvl="8" w:tplc="E9C4A5A4">
      <w:start w:val="1"/>
      <w:numFmt w:val="bullet"/>
      <w:lvlText w:val=""/>
      <w:lvlJc w:val="left"/>
      <w:pPr>
        <w:tabs>
          <w:tab w:val="num" w:pos="6480"/>
        </w:tabs>
        <w:ind w:left="6480" w:hanging="360"/>
      </w:pPr>
      <w:rPr>
        <w:rFonts w:ascii="Wingdings" w:hAnsi="Wingdings"/>
      </w:rPr>
    </w:lvl>
  </w:abstractNum>
  <w:abstractNum w:abstractNumId="22">
    <w:nsid w:val="0000002B"/>
    <w:multiLevelType w:val="hybridMultilevel"/>
    <w:tmpl w:val="0000002B"/>
    <w:lvl w:ilvl="0" w:tplc="A85C8238">
      <w:start w:val="1"/>
      <w:numFmt w:val="bullet"/>
      <w:lvlText w:val=""/>
      <w:lvlJc w:val="left"/>
      <w:pPr>
        <w:tabs>
          <w:tab w:val="num" w:pos="0"/>
        </w:tabs>
        <w:ind w:left="720" w:hanging="360"/>
      </w:pPr>
      <w:rPr>
        <w:rFonts w:ascii="Symbol" w:eastAsia="Symbol" w:hAnsi="Symbol" w:cs="Symbol"/>
      </w:rPr>
    </w:lvl>
    <w:lvl w:ilvl="1" w:tplc="16AC204C">
      <w:start w:val="1"/>
      <w:numFmt w:val="bullet"/>
      <w:lvlText w:val="o"/>
      <w:lvlJc w:val="left"/>
      <w:pPr>
        <w:tabs>
          <w:tab w:val="num" w:pos="1440"/>
        </w:tabs>
        <w:ind w:left="1440" w:hanging="360"/>
      </w:pPr>
      <w:rPr>
        <w:rFonts w:ascii="Courier New" w:hAnsi="Courier New"/>
      </w:rPr>
    </w:lvl>
    <w:lvl w:ilvl="2" w:tplc="736A1DC6">
      <w:start w:val="1"/>
      <w:numFmt w:val="bullet"/>
      <w:lvlText w:val=""/>
      <w:lvlJc w:val="left"/>
      <w:pPr>
        <w:tabs>
          <w:tab w:val="num" w:pos="2160"/>
        </w:tabs>
        <w:ind w:left="2160" w:hanging="360"/>
      </w:pPr>
      <w:rPr>
        <w:rFonts w:ascii="Wingdings" w:hAnsi="Wingdings"/>
      </w:rPr>
    </w:lvl>
    <w:lvl w:ilvl="3" w:tplc="B8BEC044">
      <w:start w:val="1"/>
      <w:numFmt w:val="bullet"/>
      <w:lvlText w:val=""/>
      <w:lvlJc w:val="left"/>
      <w:pPr>
        <w:tabs>
          <w:tab w:val="num" w:pos="2880"/>
        </w:tabs>
        <w:ind w:left="2880" w:hanging="360"/>
      </w:pPr>
      <w:rPr>
        <w:rFonts w:ascii="Symbol" w:hAnsi="Symbol"/>
      </w:rPr>
    </w:lvl>
    <w:lvl w:ilvl="4" w:tplc="A1B2C300">
      <w:start w:val="1"/>
      <w:numFmt w:val="bullet"/>
      <w:lvlText w:val="o"/>
      <w:lvlJc w:val="left"/>
      <w:pPr>
        <w:tabs>
          <w:tab w:val="num" w:pos="3600"/>
        </w:tabs>
        <w:ind w:left="3600" w:hanging="360"/>
      </w:pPr>
      <w:rPr>
        <w:rFonts w:ascii="Courier New" w:hAnsi="Courier New"/>
      </w:rPr>
    </w:lvl>
    <w:lvl w:ilvl="5" w:tplc="57D60674">
      <w:start w:val="1"/>
      <w:numFmt w:val="bullet"/>
      <w:lvlText w:val=""/>
      <w:lvlJc w:val="left"/>
      <w:pPr>
        <w:tabs>
          <w:tab w:val="num" w:pos="4320"/>
        </w:tabs>
        <w:ind w:left="4320" w:hanging="360"/>
      </w:pPr>
      <w:rPr>
        <w:rFonts w:ascii="Wingdings" w:hAnsi="Wingdings"/>
      </w:rPr>
    </w:lvl>
    <w:lvl w:ilvl="6" w:tplc="D4DC8448">
      <w:start w:val="1"/>
      <w:numFmt w:val="bullet"/>
      <w:lvlText w:val=""/>
      <w:lvlJc w:val="left"/>
      <w:pPr>
        <w:tabs>
          <w:tab w:val="num" w:pos="5040"/>
        </w:tabs>
        <w:ind w:left="5040" w:hanging="360"/>
      </w:pPr>
      <w:rPr>
        <w:rFonts w:ascii="Symbol" w:hAnsi="Symbol"/>
      </w:rPr>
    </w:lvl>
    <w:lvl w:ilvl="7" w:tplc="61962FD8">
      <w:start w:val="1"/>
      <w:numFmt w:val="bullet"/>
      <w:lvlText w:val="o"/>
      <w:lvlJc w:val="left"/>
      <w:pPr>
        <w:tabs>
          <w:tab w:val="num" w:pos="5760"/>
        </w:tabs>
        <w:ind w:left="5760" w:hanging="360"/>
      </w:pPr>
      <w:rPr>
        <w:rFonts w:ascii="Courier New" w:hAnsi="Courier New"/>
      </w:rPr>
    </w:lvl>
    <w:lvl w:ilvl="8" w:tplc="EE12B1FE">
      <w:start w:val="1"/>
      <w:numFmt w:val="bullet"/>
      <w:lvlText w:val=""/>
      <w:lvlJc w:val="left"/>
      <w:pPr>
        <w:tabs>
          <w:tab w:val="num" w:pos="6480"/>
        </w:tabs>
        <w:ind w:left="6480" w:hanging="360"/>
      </w:pPr>
      <w:rPr>
        <w:rFonts w:ascii="Wingdings" w:hAnsi="Wingdings"/>
      </w:rPr>
    </w:lvl>
  </w:abstractNum>
  <w:abstractNum w:abstractNumId="23">
    <w:nsid w:val="0000002C"/>
    <w:multiLevelType w:val="hybridMultilevel"/>
    <w:tmpl w:val="0000002C"/>
    <w:lvl w:ilvl="0" w:tplc="3852FB5C">
      <w:start w:val="1"/>
      <w:numFmt w:val="bullet"/>
      <w:lvlText w:val=""/>
      <w:lvlJc w:val="left"/>
      <w:pPr>
        <w:tabs>
          <w:tab w:val="num" w:pos="0"/>
        </w:tabs>
        <w:ind w:left="720" w:hanging="360"/>
      </w:pPr>
      <w:rPr>
        <w:rFonts w:ascii="Symbol" w:eastAsia="Symbol" w:hAnsi="Symbol" w:cs="Symbol"/>
      </w:rPr>
    </w:lvl>
    <w:lvl w:ilvl="1" w:tplc="8F54191A">
      <w:start w:val="1"/>
      <w:numFmt w:val="bullet"/>
      <w:lvlText w:val="o"/>
      <w:lvlJc w:val="left"/>
      <w:pPr>
        <w:tabs>
          <w:tab w:val="num" w:pos="1440"/>
        </w:tabs>
        <w:ind w:left="1440" w:hanging="360"/>
      </w:pPr>
      <w:rPr>
        <w:rFonts w:ascii="Courier New" w:hAnsi="Courier New"/>
      </w:rPr>
    </w:lvl>
    <w:lvl w:ilvl="2" w:tplc="3D5AF0D8">
      <w:start w:val="1"/>
      <w:numFmt w:val="bullet"/>
      <w:lvlText w:val=""/>
      <w:lvlJc w:val="left"/>
      <w:pPr>
        <w:tabs>
          <w:tab w:val="num" w:pos="2160"/>
        </w:tabs>
        <w:ind w:left="2160" w:hanging="360"/>
      </w:pPr>
      <w:rPr>
        <w:rFonts w:ascii="Wingdings" w:hAnsi="Wingdings"/>
      </w:rPr>
    </w:lvl>
    <w:lvl w:ilvl="3" w:tplc="2CC02C9E">
      <w:start w:val="1"/>
      <w:numFmt w:val="bullet"/>
      <w:lvlText w:val=""/>
      <w:lvlJc w:val="left"/>
      <w:pPr>
        <w:tabs>
          <w:tab w:val="num" w:pos="2880"/>
        </w:tabs>
        <w:ind w:left="2880" w:hanging="360"/>
      </w:pPr>
      <w:rPr>
        <w:rFonts w:ascii="Symbol" w:hAnsi="Symbol"/>
      </w:rPr>
    </w:lvl>
    <w:lvl w:ilvl="4" w:tplc="37FABB1C">
      <w:start w:val="1"/>
      <w:numFmt w:val="bullet"/>
      <w:lvlText w:val="o"/>
      <w:lvlJc w:val="left"/>
      <w:pPr>
        <w:tabs>
          <w:tab w:val="num" w:pos="3600"/>
        </w:tabs>
        <w:ind w:left="3600" w:hanging="360"/>
      </w:pPr>
      <w:rPr>
        <w:rFonts w:ascii="Courier New" w:hAnsi="Courier New"/>
      </w:rPr>
    </w:lvl>
    <w:lvl w:ilvl="5" w:tplc="9D065EC2">
      <w:start w:val="1"/>
      <w:numFmt w:val="bullet"/>
      <w:lvlText w:val=""/>
      <w:lvlJc w:val="left"/>
      <w:pPr>
        <w:tabs>
          <w:tab w:val="num" w:pos="4320"/>
        </w:tabs>
        <w:ind w:left="4320" w:hanging="360"/>
      </w:pPr>
      <w:rPr>
        <w:rFonts w:ascii="Wingdings" w:hAnsi="Wingdings"/>
      </w:rPr>
    </w:lvl>
    <w:lvl w:ilvl="6" w:tplc="BBF413B2">
      <w:start w:val="1"/>
      <w:numFmt w:val="bullet"/>
      <w:lvlText w:val=""/>
      <w:lvlJc w:val="left"/>
      <w:pPr>
        <w:tabs>
          <w:tab w:val="num" w:pos="5040"/>
        </w:tabs>
        <w:ind w:left="5040" w:hanging="360"/>
      </w:pPr>
      <w:rPr>
        <w:rFonts w:ascii="Symbol" w:hAnsi="Symbol"/>
      </w:rPr>
    </w:lvl>
    <w:lvl w:ilvl="7" w:tplc="E5E4FE20">
      <w:start w:val="1"/>
      <w:numFmt w:val="bullet"/>
      <w:lvlText w:val="o"/>
      <w:lvlJc w:val="left"/>
      <w:pPr>
        <w:tabs>
          <w:tab w:val="num" w:pos="5760"/>
        </w:tabs>
        <w:ind w:left="5760" w:hanging="360"/>
      </w:pPr>
      <w:rPr>
        <w:rFonts w:ascii="Courier New" w:hAnsi="Courier New"/>
      </w:rPr>
    </w:lvl>
    <w:lvl w:ilvl="8" w:tplc="B88E9070">
      <w:start w:val="1"/>
      <w:numFmt w:val="bullet"/>
      <w:lvlText w:val=""/>
      <w:lvlJc w:val="left"/>
      <w:pPr>
        <w:tabs>
          <w:tab w:val="num" w:pos="6480"/>
        </w:tabs>
        <w:ind w:left="6480" w:hanging="360"/>
      </w:pPr>
      <w:rPr>
        <w:rFonts w:ascii="Wingdings" w:hAnsi="Wingdings"/>
      </w:rPr>
    </w:lvl>
  </w:abstractNum>
  <w:abstractNum w:abstractNumId="24">
    <w:nsid w:val="0000002D"/>
    <w:multiLevelType w:val="hybridMultilevel"/>
    <w:tmpl w:val="0000002D"/>
    <w:lvl w:ilvl="0" w:tplc="E5488964">
      <w:start w:val="1"/>
      <w:numFmt w:val="bullet"/>
      <w:lvlText w:val=""/>
      <w:lvlJc w:val="left"/>
      <w:pPr>
        <w:tabs>
          <w:tab w:val="num" w:pos="0"/>
        </w:tabs>
        <w:ind w:left="720" w:hanging="360"/>
      </w:pPr>
      <w:rPr>
        <w:rFonts w:ascii="Symbol" w:eastAsia="Symbol" w:hAnsi="Symbol" w:cs="Symbol"/>
      </w:rPr>
    </w:lvl>
    <w:lvl w:ilvl="1" w:tplc="30F6C5E2">
      <w:start w:val="1"/>
      <w:numFmt w:val="bullet"/>
      <w:lvlText w:val="o"/>
      <w:lvlJc w:val="left"/>
      <w:pPr>
        <w:tabs>
          <w:tab w:val="num" w:pos="1440"/>
        </w:tabs>
        <w:ind w:left="1440" w:hanging="360"/>
      </w:pPr>
      <w:rPr>
        <w:rFonts w:ascii="Courier New" w:hAnsi="Courier New"/>
      </w:rPr>
    </w:lvl>
    <w:lvl w:ilvl="2" w:tplc="E96C585A">
      <w:start w:val="1"/>
      <w:numFmt w:val="bullet"/>
      <w:lvlText w:val=""/>
      <w:lvlJc w:val="left"/>
      <w:pPr>
        <w:tabs>
          <w:tab w:val="num" w:pos="2160"/>
        </w:tabs>
        <w:ind w:left="2160" w:hanging="360"/>
      </w:pPr>
      <w:rPr>
        <w:rFonts w:ascii="Wingdings" w:hAnsi="Wingdings"/>
      </w:rPr>
    </w:lvl>
    <w:lvl w:ilvl="3" w:tplc="08248AC2">
      <w:start w:val="1"/>
      <w:numFmt w:val="bullet"/>
      <w:lvlText w:val=""/>
      <w:lvlJc w:val="left"/>
      <w:pPr>
        <w:tabs>
          <w:tab w:val="num" w:pos="2880"/>
        </w:tabs>
        <w:ind w:left="2880" w:hanging="360"/>
      </w:pPr>
      <w:rPr>
        <w:rFonts w:ascii="Symbol" w:hAnsi="Symbol"/>
      </w:rPr>
    </w:lvl>
    <w:lvl w:ilvl="4" w:tplc="A42240A2">
      <w:start w:val="1"/>
      <w:numFmt w:val="bullet"/>
      <w:lvlText w:val="o"/>
      <w:lvlJc w:val="left"/>
      <w:pPr>
        <w:tabs>
          <w:tab w:val="num" w:pos="3600"/>
        </w:tabs>
        <w:ind w:left="3600" w:hanging="360"/>
      </w:pPr>
      <w:rPr>
        <w:rFonts w:ascii="Courier New" w:hAnsi="Courier New"/>
      </w:rPr>
    </w:lvl>
    <w:lvl w:ilvl="5" w:tplc="D6C83C06">
      <w:start w:val="1"/>
      <w:numFmt w:val="bullet"/>
      <w:lvlText w:val=""/>
      <w:lvlJc w:val="left"/>
      <w:pPr>
        <w:tabs>
          <w:tab w:val="num" w:pos="4320"/>
        </w:tabs>
        <w:ind w:left="4320" w:hanging="360"/>
      </w:pPr>
      <w:rPr>
        <w:rFonts w:ascii="Wingdings" w:hAnsi="Wingdings"/>
      </w:rPr>
    </w:lvl>
    <w:lvl w:ilvl="6" w:tplc="1D26C556">
      <w:start w:val="1"/>
      <w:numFmt w:val="bullet"/>
      <w:lvlText w:val=""/>
      <w:lvlJc w:val="left"/>
      <w:pPr>
        <w:tabs>
          <w:tab w:val="num" w:pos="5040"/>
        </w:tabs>
        <w:ind w:left="5040" w:hanging="360"/>
      </w:pPr>
      <w:rPr>
        <w:rFonts w:ascii="Symbol" w:hAnsi="Symbol"/>
      </w:rPr>
    </w:lvl>
    <w:lvl w:ilvl="7" w:tplc="15FE0C92">
      <w:start w:val="1"/>
      <w:numFmt w:val="bullet"/>
      <w:lvlText w:val="o"/>
      <w:lvlJc w:val="left"/>
      <w:pPr>
        <w:tabs>
          <w:tab w:val="num" w:pos="5760"/>
        </w:tabs>
        <w:ind w:left="5760" w:hanging="360"/>
      </w:pPr>
      <w:rPr>
        <w:rFonts w:ascii="Courier New" w:hAnsi="Courier New"/>
      </w:rPr>
    </w:lvl>
    <w:lvl w:ilvl="8" w:tplc="9C4EE6AC">
      <w:start w:val="1"/>
      <w:numFmt w:val="bullet"/>
      <w:lvlText w:val=""/>
      <w:lvlJc w:val="left"/>
      <w:pPr>
        <w:tabs>
          <w:tab w:val="num" w:pos="6480"/>
        </w:tabs>
        <w:ind w:left="6480" w:hanging="360"/>
      </w:pPr>
      <w:rPr>
        <w:rFonts w:ascii="Wingdings" w:hAnsi="Wingdings"/>
      </w:rPr>
    </w:lvl>
  </w:abstractNum>
  <w:abstractNum w:abstractNumId="25">
    <w:nsid w:val="0000002E"/>
    <w:multiLevelType w:val="hybridMultilevel"/>
    <w:tmpl w:val="0000002E"/>
    <w:lvl w:ilvl="0" w:tplc="AC2ECBE6">
      <w:start w:val="1"/>
      <w:numFmt w:val="bullet"/>
      <w:lvlText w:val=""/>
      <w:lvlJc w:val="left"/>
      <w:pPr>
        <w:tabs>
          <w:tab w:val="num" w:pos="0"/>
        </w:tabs>
        <w:ind w:left="720" w:hanging="360"/>
      </w:pPr>
      <w:rPr>
        <w:rFonts w:ascii="Symbol" w:eastAsia="Symbol" w:hAnsi="Symbol" w:cs="Symbol"/>
      </w:rPr>
    </w:lvl>
    <w:lvl w:ilvl="1" w:tplc="F41C968E">
      <w:start w:val="1"/>
      <w:numFmt w:val="bullet"/>
      <w:lvlText w:val="o"/>
      <w:lvlJc w:val="left"/>
      <w:pPr>
        <w:tabs>
          <w:tab w:val="num" w:pos="1440"/>
        </w:tabs>
        <w:ind w:left="1440" w:hanging="360"/>
      </w:pPr>
      <w:rPr>
        <w:rFonts w:ascii="Courier New" w:hAnsi="Courier New"/>
      </w:rPr>
    </w:lvl>
    <w:lvl w:ilvl="2" w:tplc="31085654">
      <w:start w:val="1"/>
      <w:numFmt w:val="bullet"/>
      <w:lvlText w:val=""/>
      <w:lvlJc w:val="left"/>
      <w:pPr>
        <w:tabs>
          <w:tab w:val="num" w:pos="2160"/>
        </w:tabs>
        <w:ind w:left="2160" w:hanging="360"/>
      </w:pPr>
      <w:rPr>
        <w:rFonts w:ascii="Wingdings" w:hAnsi="Wingdings"/>
      </w:rPr>
    </w:lvl>
    <w:lvl w:ilvl="3" w:tplc="4734ED26">
      <w:start w:val="1"/>
      <w:numFmt w:val="bullet"/>
      <w:lvlText w:val=""/>
      <w:lvlJc w:val="left"/>
      <w:pPr>
        <w:tabs>
          <w:tab w:val="num" w:pos="2880"/>
        </w:tabs>
        <w:ind w:left="2880" w:hanging="360"/>
      </w:pPr>
      <w:rPr>
        <w:rFonts w:ascii="Symbol" w:hAnsi="Symbol"/>
      </w:rPr>
    </w:lvl>
    <w:lvl w:ilvl="4" w:tplc="75C22854">
      <w:start w:val="1"/>
      <w:numFmt w:val="bullet"/>
      <w:lvlText w:val="o"/>
      <w:lvlJc w:val="left"/>
      <w:pPr>
        <w:tabs>
          <w:tab w:val="num" w:pos="3600"/>
        </w:tabs>
        <w:ind w:left="3600" w:hanging="360"/>
      </w:pPr>
      <w:rPr>
        <w:rFonts w:ascii="Courier New" w:hAnsi="Courier New"/>
      </w:rPr>
    </w:lvl>
    <w:lvl w:ilvl="5" w:tplc="694E6D58">
      <w:start w:val="1"/>
      <w:numFmt w:val="bullet"/>
      <w:lvlText w:val=""/>
      <w:lvlJc w:val="left"/>
      <w:pPr>
        <w:tabs>
          <w:tab w:val="num" w:pos="4320"/>
        </w:tabs>
        <w:ind w:left="4320" w:hanging="360"/>
      </w:pPr>
      <w:rPr>
        <w:rFonts w:ascii="Wingdings" w:hAnsi="Wingdings"/>
      </w:rPr>
    </w:lvl>
    <w:lvl w:ilvl="6" w:tplc="2D14E6EE">
      <w:start w:val="1"/>
      <w:numFmt w:val="bullet"/>
      <w:lvlText w:val=""/>
      <w:lvlJc w:val="left"/>
      <w:pPr>
        <w:tabs>
          <w:tab w:val="num" w:pos="5040"/>
        </w:tabs>
        <w:ind w:left="5040" w:hanging="360"/>
      </w:pPr>
      <w:rPr>
        <w:rFonts w:ascii="Symbol" w:hAnsi="Symbol"/>
      </w:rPr>
    </w:lvl>
    <w:lvl w:ilvl="7" w:tplc="EA00A792">
      <w:start w:val="1"/>
      <w:numFmt w:val="bullet"/>
      <w:lvlText w:val="o"/>
      <w:lvlJc w:val="left"/>
      <w:pPr>
        <w:tabs>
          <w:tab w:val="num" w:pos="5760"/>
        </w:tabs>
        <w:ind w:left="5760" w:hanging="360"/>
      </w:pPr>
      <w:rPr>
        <w:rFonts w:ascii="Courier New" w:hAnsi="Courier New"/>
      </w:rPr>
    </w:lvl>
    <w:lvl w:ilvl="8" w:tplc="3596191A">
      <w:start w:val="1"/>
      <w:numFmt w:val="bullet"/>
      <w:lvlText w:val=""/>
      <w:lvlJc w:val="left"/>
      <w:pPr>
        <w:tabs>
          <w:tab w:val="num" w:pos="6480"/>
        </w:tabs>
        <w:ind w:left="6480" w:hanging="360"/>
      </w:pPr>
      <w:rPr>
        <w:rFonts w:ascii="Wingdings" w:hAnsi="Wingdings"/>
      </w:rPr>
    </w:lvl>
  </w:abstractNum>
  <w:abstractNum w:abstractNumId="26">
    <w:nsid w:val="0000002F"/>
    <w:multiLevelType w:val="hybridMultilevel"/>
    <w:tmpl w:val="0000002F"/>
    <w:lvl w:ilvl="0" w:tplc="704464A2">
      <w:start w:val="1"/>
      <w:numFmt w:val="bullet"/>
      <w:lvlText w:val=""/>
      <w:lvlJc w:val="left"/>
      <w:pPr>
        <w:tabs>
          <w:tab w:val="num" w:pos="0"/>
        </w:tabs>
        <w:ind w:left="720" w:hanging="360"/>
      </w:pPr>
      <w:rPr>
        <w:rFonts w:ascii="Symbol" w:eastAsia="Symbol" w:hAnsi="Symbol" w:cs="Symbol"/>
      </w:rPr>
    </w:lvl>
    <w:lvl w:ilvl="1" w:tplc="070CBFC0">
      <w:start w:val="1"/>
      <w:numFmt w:val="bullet"/>
      <w:lvlText w:val="o"/>
      <w:lvlJc w:val="left"/>
      <w:pPr>
        <w:tabs>
          <w:tab w:val="num" w:pos="1440"/>
        </w:tabs>
        <w:ind w:left="1440" w:hanging="360"/>
      </w:pPr>
      <w:rPr>
        <w:rFonts w:ascii="Courier New" w:hAnsi="Courier New"/>
      </w:rPr>
    </w:lvl>
    <w:lvl w:ilvl="2" w:tplc="CD500DAE">
      <w:start w:val="1"/>
      <w:numFmt w:val="bullet"/>
      <w:lvlText w:val=""/>
      <w:lvlJc w:val="left"/>
      <w:pPr>
        <w:tabs>
          <w:tab w:val="num" w:pos="2160"/>
        </w:tabs>
        <w:ind w:left="2160" w:hanging="360"/>
      </w:pPr>
      <w:rPr>
        <w:rFonts w:ascii="Wingdings" w:hAnsi="Wingdings"/>
      </w:rPr>
    </w:lvl>
    <w:lvl w:ilvl="3" w:tplc="07CA3F56">
      <w:start w:val="1"/>
      <w:numFmt w:val="bullet"/>
      <w:lvlText w:val=""/>
      <w:lvlJc w:val="left"/>
      <w:pPr>
        <w:tabs>
          <w:tab w:val="num" w:pos="2880"/>
        </w:tabs>
        <w:ind w:left="2880" w:hanging="360"/>
      </w:pPr>
      <w:rPr>
        <w:rFonts w:ascii="Symbol" w:hAnsi="Symbol"/>
      </w:rPr>
    </w:lvl>
    <w:lvl w:ilvl="4" w:tplc="2F121108">
      <w:start w:val="1"/>
      <w:numFmt w:val="bullet"/>
      <w:lvlText w:val="o"/>
      <w:lvlJc w:val="left"/>
      <w:pPr>
        <w:tabs>
          <w:tab w:val="num" w:pos="3600"/>
        </w:tabs>
        <w:ind w:left="3600" w:hanging="360"/>
      </w:pPr>
      <w:rPr>
        <w:rFonts w:ascii="Courier New" w:hAnsi="Courier New"/>
      </w:rPr>
    </w:lvl>
    <w:lvl w:ilvl="5" w:tplc="A8BA6D92">
      <w:start w:val="1"/>
      <w:numFmt w:val="bullet"/>
      <w:lvlText w:val=""/>
      <w:lvlJc w:val="left"/>
      <w:pPr>
        <w:tabs>
          <w:tab w:val="num" w:pos="4320"/>
        </w:tabs>
        <w:ind w:left="4320" w:hanging="360"/>
      </w:pPr>
      <w:rPr>
        <w:rFonts w:ascii="Wingdings" w:hAnsi="Wingdings"/>
      </w:rPr>
    </w:lvl>
    <w:lvl w:ilvl="6" w:tplc="030C35C0">
      <w:start w:val="1"/>
      <w:numFmt w:val="bullet"/>
      <w:lvlText w:val=""/>
      <w:lvlJc w:val="left"/>
      <w:pPr>
        <w:tabs>
          <w:tab w:val="num" w:pos="5040"/>
        </w:tabs>
        <w:ind w:left="5040" w:hanging="360"/>
      </w:pPr>
      <w:rPr>
        <w:rFonts w:ascii="Symbol" w:hAnsi="Symbol"/>
      </w:rPr>
    </w:lvl>
    <w:lvl w:ilvl="7" w:tplc="4D4822A0">
      <w:start w:val="1"/>
      <w:numFmt w:val="bullet"/>
      <w:lvlText w:val="o"/>
      <w:lvlJc w:val="left"/>
      <w:pPr>
        <w:tabs>
          <w:tab w:val="num" w:pos="5760"/>
        </w:tabs>
        <w:ind w:left="5760" w:hanging="360"/>
      </w:pPr>
      <w:rPr>
        <w:rFonts w:ascii="Courier New" w:hAnsi="Courier New"/>
      </w:rPr>
    </w:lvl>
    <w:lvl w:ilvl="8" w:tplc="9A426F62">
      <w:start w:val="1"/>
      <w:numFmt w:val="bullet"/>
      <w:lvlText w:val=""/>
      <w:lvlJc w:val="left"/>
      <w:pPr>
        <w:tabs>
          <w:tab w:val="num" w:pos="6480"/>
        </w:tabs>
        <w:ind w:left="6480" w:hanging="360"/>
      </w:pPr>
      <w:rPr>
        <w:rFonts w:ascii="Wingdings" w:hAnsi="Wingdings"/>
      </w:rPr>
    </w:lvl>
  </w:abstractNum>
  <w:abstractNum w:abstractNumId="27">
    <w:nsid w:val="00000030"/>
    <w:multiLevelType w:val="hybridMultilevel"/>
    <w:tmpl w:val="00000030"/>
    <w:lvl w:ilvl="0" w:tplc="D980821A">
      <w:start w:val="1"/>
      <w:numFmt w:val="bullet"/>
      <w:lvlText w:val=""/>
      <w:lvlJc w:val="left"/>
      <w:pPr>
        <w:tabs>
          <w:tab w:val="num" w:pos="0"/>
        </w:tabs>
        <w:ind w:left="720" w:hanging="360"/>
      </w:pPr>
      <w:rPr>
        <w:rFonts w:ascii="Symbol" w:eastAsia="Symbol" w:hAnsi="Symbol" w:cs="Symbol"/>
      </w:rPr>
    </w:lvl>
    <w:lvl w:ilvl="1" w:tplc="80605F06">
      <w:start w:val="1"/>
      <w:numFmt w:val="bullet"/>
      <w:lvlText w:val="o"/>
      <w:lvlJc w:val="left"/>
      <w:pPr>
        <w:tabs>
          <w:tab w:val="num" w:pos="1440"/>
        </w:tabs>
        <w:ind w:left="1440" w:hanging="360"/>
      </w:pPr>
      <w:rPr>
        <w:rFonts w:ascii="Courier New" w:hAnsi="Courier New"/>
      </w:rPr>
    </w:lvl>
    <w:lvl w:ilvl="2" w:tplc="F606C7F4">
      <w:start w:val="1"/>
      <w:numFmt w:val="bullet"/>
      <w:lvlText w:val=""/>
      <w:lvlJc w:val="left"/>
      <w:pPr>
        <w:tabs>
          <w:tab w:val="num" w:pos="2160"/>
        </w:tabs>
        <w:ind w:left="2160" w:hanging="360"/>
      </w:pPr>
      <w:rPr>
        <w:rFonts w:ascii="Wingdings" w:hAnsi="Wingdings"/>
      </w:rPr>
    </w:lvl>
    <w:lvl w:ilvl="3" w:tplc="55FC093C">
      <w:start w:val="1"/>
      <w:numFmt w:val="bullet"/>
      <w:lvlText w:val=""/>
      <w:lvlJc w:val="left"/>
      <w:pPr>
        <w:tabs>
          <w:tab w:val="num" w:pos="2880"/>
        </w:tabs>
        <w:ind w:left="2880" w:hanging="360"/>
      </w:pPr>
      <w:rPr>
        <w:rFonts w:ascii="Symbol" w:hAnsi="Symbol"/>
      </w:rPr>
    </w:lvl>
    <w:lvl w:ilvl="4" w:tplc="9EEE81CC">
      <w:start w:val="1"/>
      <w:numFmt w:val="bullet"/>
      <w:lvlText w:val="o"/>
      <w:lvlJc w:val="left"/>
      <w:pPr>
        <w:tabs>
          <w:tab w:val="num" w:pos="3600"/>
        </w:tabs>
        <w:ind w:left="3600" w:hanging="360"/>
      </w:pPr>
      <w:rPr>
        <w:rFonts w:ascii="Courier New" w:hAnsi="Courier New"/>
      </w:rPr>
    </w:lvl>
    <w:lvl w:ilvl="5" w:tplc="0F78D2CC">
      <w:start w:val="1"/>
      <w:numFmt w:val="bullet"/>
      <w:lvlText w:val=""/>
      <w:lvlJc w:val="left"/>
      <w:pPr>
        <w:tabs>
          <w:tab w:val="num" w:pos="4320"/>
        </w:tabs>
        <w:ind w:left="4320" w:hanging="360"/>
      </w:pPr>
      <w:rPr>
        <w:rFonts w:ascii="Wingdings" w:hAnsi="Wingdings"/>
      </w:rPr>
    </w:lvl>
    <w:lvl w:ilvl="6" w:tplc="76F88128">
      <w:start w:val="1"/>
      <w:numFmt w:val="bullet"/>
      <w:lvlText w:val=""/>
      <w:lvlJc w:val="left"/>
      <w:pPr>
        <w:tabs>
          <w:tab w:val="num" w:pos="5040"/>
        </w:tabs>
        <w:ind w:left="5040" w:hanging="360"/>
      </w:pPr>
      <w:rPr>
        <w:rFonts w:ascii="Symbol" w:hAnsi="Symbol"/>
      </w:rPr>
    </w:lvl>
    <w:lvl w:ilvl="7" w:tplc="46F2FDB2">
      <w:start w:val="1"/>
      <w:numFmt w:val="bullet"/>
      <w:lvlText w:val="o"/>
      <w:lvlJc w:val="left"/>
      <w:pPr>
        <w:tabs>
          <w:tab w:val="num" w:pos="5760"/>
        </w:tabs>
        <w:ind w:left="5760" w:hanging="360"/>
      </w:pPr>
      <w:rPr>
        <w:rFonts w:ascii="Courier New" w:hAnsi="Courier New"/>
      </w:rPr>
    </w:lvl>
    <w:lvl w:ilvl="8" w:tplc="39B414A6">
      <w:start w:val="1"/>
      <w:numFmt w:val="bullet"/>
      <w:lvlText w:val=""/>
      <w:lvlJc w:val="left"/>
      <w:pPr>
        <w:tabs>
          <w:tab w:val="num" w:pos="6480"/>
        </w:tabs>
        <w:ind w:left="6480" w:hanging="360"/>
      </w:pPr>
      <w:rPr>
        <w:rFonts w:ascii="Wingdings" w:hAnsi="Wingdings"/>
      </w:rPr>
    </w:lvl>
  </w:abstractNum>
  <w:abstractNum w:abstractNumId="28">
    <w:nsid w:val="00000031"/>
    <w:multiLevelType w:val="hybridMultilevel"/>
    <w:tmpl w:val="00000031"/>
    <w:lvl w:ilvl="0" w:tplc="98382D40">
      <w:start w:val="1"/>
      <w:numFmt w:val="bullet"/>
      <w:lvlText w:val=""/>
      <w:lvlJc w:val="left"/>
      <w:pPr>
        <w:tabs>
          <w:tab w:val="num" w:pos="0"/>
        </w:tabs>
        <w:ind w:left="720" w:hanging="360"/>
      </w:pPr>
      <w:rPr>
        <w:rFonts w:ascii="Symbol" w:eastAsia="Symbol" w:hAnsi="Symbol" w:cs="Symbol"/>
      </w:rPr>
    </w:lvl>
    <w:lvl w:ilvl="1" w:tplc="5E30F61C">
      <w:start w:val="1"/>
      <w:numFmt w:val="bullet"/>
      <w:lvlText w:val="o"/>
      <w:lvlJc w:val="left"/>
      <w:pPr>
        <w:tabs>
          <w:tab w:val="num" w:pos="1440"/>
        </w:tabs>
        <w:ind w:left="1440" w:hanging="360"/>
      </w:pPr>
      <w:rPr>
        <w:rFonts w:ascii="Courier New" w:hAnsi="Courier New"/>
      </w:rPr>
    </w:lvl>
    <w:lvl w:ilvl="2" w:tplc="354627D0">
      <w:start w:val="1"/>
      <w:numFmt w:val="bullet"/>
      <w:lvlText w:val=""/>
      <w:lvlJc w:val="left"/>
      <w:pPr>
        <w:tabs>
          <w:tab w:val="num" w:pos="2160"/>
        </w:tabs>
        <w:ind w:left="2160" w:hanging="360"/>
      </w:pPr>
      <w:rPr>
        <w:rFonts w:ascii="Wingdings" w:hAnsi="Wingdings"/>
      </w:rPr>
    </w:lvl>
    <w:lvl w:ilvl="3" w:tplc="E45EA32C">
      <w:start w:val="1"/>
      <w:numFmt w:val="bullet"/>
      <w:lvlText w:val=""/>
      <w:lvlJc w:val="left"/>
      <w:pPr>
        <w:tabs>
          <w:tab w:val="num" w:pos="2880"/>
        </w:tabs>
        <w:ind w:left="2880" w:hanging="360"/>
      </w:pPr>
      <w:rPr>
        <w:rFonts w:ascii="Symbol" w:hAnsi="Symbol"/>
      </w:rPr>
    </w:lvl>
    <w:lvl w:ilvl="4" w:tplc="401A7306">
      <w:start w:val="1"/>
      <w:numFmt w:val="bullet"/>
      <w:lvlText w:val="o"/>
      <w:lvlJc w:val="left"/>
      <w:pPr>
        <w:tabs>
          <w:tab w:val="num" w:pos="3600"/>
        </w:tabs>
        <w:ind w:left="3600" w:hanging="360"/>
      </w:pPr>
      <w:rPr>
        <w:rFonts w:ascii="Courier New" w:hAnsi="Courier New"/>
      </w:rPr>
    </w:lvl>
    <w:lvl w:ilvl="5" w:tplc="1662F4C2">
      <w:start w:val="1"/>
      <w:numFmt w:val="bullet"/>
      <w:lvlText w:val=""/>
      <w:lvlJc w:val="left"/>
      <w:pPr>
        <w:tabs>
          <w:tab w:val="num" w:pos="4320"/>
        </w:tabs>
        <w:ind w:left="4320" w:hanging="360"/>
      </w:pPr>
      <w:rPr>
        <w:rFonts w:ascii="Wingdings" w:hAnsi="Wingdings"/>
      </w:rPr>
    </w:lvl>
    <w:lvl w:ilvl="6" w:tplc="38D013D0">
      <w:start w:val="1"/>
      <w:numFmt w:val="bullet"/>
      <w:lvlText w:val=""/>
      <w:lvlJc w:val="left"/>
      <w:pPr>
        <w:tabs>
          <w:tab w:val="num" w:pos="5040"/>
        </w:tabs>
        <w:ind w:left="5040" w:hanging="360"/>
      </w:pPr>
      <w:rPr>
        <w:rFonts w:ascii="Symbol" w:hAnsi="Symbol"/>
      </w:rPr>
    </w:lvl>
    <w:lvl w:ilvl="7" w:tplc="749C1042">
      <w:start w:val="1"/>
      <w:numFmt w:val="bullet"/>
      <w:lvlText w:val="o"/>
      <w:lvlJc w:val="left"/>
      <w:pPr>
        <w:tabs>
          <w:tab w:val="num" w:pos="5760"/>
        </w:tabs>
        <w:ind w:left="5760" w:hanging="360"/>
      </w:pPr>
      <w:rPr>
        <w:rFonts w:ascii="Courier New" w:hAnsi="Courier New"/>
      </w:rPr>
    </w:lvl>
    <w:lvl w:ilvl="8" w:tplc="044075C6">
      <w:start w:val="1"/>
      <w:numFmt w:val="bullet"/>
      <w:lvlText w:val=""/>
      <w:lvlJc w:val="left"/>
      <w:pPr>
        <w:tabs>
          <w:tab w:val="num" w:pos="6480"/>
        </w:tabs>
        <w:ind w:left="6480" w:hanging="360"/>
      </w:pPr>
      <w:rPr>
        <w:rFonts w:ascii="Wingdings" w:hAnsi="Wingdings"/>
      </w:rPr>
    </w:lvl>
  </w:abstractNum>
  <w:abstractNum w:abstractNumId="29">
    <w:nsid w:val="00000032"/>
    <w:multiLevelType w:val="hybridMultilevel"/>
    <w:tmpl w:val="00000032"/>
    <w:lvl w:ilvl="0" w:tplc="D5DA9D58">
      <w:start w:val="1"/>
      <w:numFmt w:val="bullet"/>
      <w:lvlText w:val=""/>
      <w:lvlJc w:val="left"/>
      <w:pPr>
        <w:tabs>
          <w:tab w:val="num" w:pos="0"/>
        </w:tabs>
        <w:ind w:left="720" w:hanging="360"/>
      </w:pPr>
      <w:rPr>
        <w:rFonts w:ascii="Symbol" w:eastAsia="Symbol" w:hAnsi="Symbol" w:cs="Symbol"/>
      </w:rPr>
    </w:lvl>
    <w:lvl w:ilvl="1" w:tplc="ADD6603E">
      <w:start w:val="1"/>
      <w:numFmt w:val="bullet"/>
      <w:lvlText w:val="o"/>
      <w:lvlJc w:val="left"/>
      <w:pPr>
        <w:tabs>
          <w:tab w:val="num" w:pos="1440"/>
        </w:tabs>
        <w:ind w:left="1440" w:hanging="360"/>
      </w:pPr>
      <w:rPr>
        <w:rFonts w:ascii="Courier New" w:hAnsi="Courier New"/>
      </w:rPr>
    </w:lvl>
    <w:lvl w:ilvl="2" w:tplc="B06CC7B2">
      <w:start w:val="1"/>
      <w:numFmt w:val="bullet"/>
      <w:lvlText w:val=""/>
      <w:lvlJc w:val="left"/>
      <w:pPr>
        <w:tabs>
          <w:tab w:val="num" w:pos="2160"/>
        </w:tabs>
        <w:ind w:left="2160" w:hanging="360"/>
      </w:pPr>
      <w:rPr>
        <w:rFonts w:ascii="Wingdings" w:hAnsi="Wingdings"/>
      </w:rPr>
    </w:lvl>
    <w:lvl w:ilvl="3" w:tplc="787EE49A">
      <w:start w:val="1"/>
      <w:numFmt w:val="bullet"/>
      <w:lvlText w:val=""/>
      <w:lvlJc w:val="left"/>
      <w:pPr>
        <w:tabs>
          <w:tab w:val="num" w:pos="2880"/>
        </w:tabs>
        <w:ind w:left="2880" w:hanging="360"/>
      </w:pPr>
      <w:rPr>
        <w:rFonts w:ascii="Symbol" w:hAnsi="Symbol"/>
      </w:rPr>
    </w:lvl>
    <w:lvl w:ilvl="4" w:tplc="805A954C">
      <w:start w:val="1"/>
      <w:numFmt w:val="bullet"/>
      <w:lvlText w:val="o"/>
      <w:lvlJc w:val="left"/>
      <w:pPr>
        <w:tabs>
          <w:tab w:val="num" w:pos="3600"/>
        </w:tabs>
        <w:ind w:left="3600" w:hanging="360"/>
      </w:pPr>
      <w:rPr>
        <w:rFonts w:ascii="Courier New" w:hAnsi="Courier New"/>
      </w:rPr>
    </w:lvl>
    <w:lvl w:ilvl="5" w:tplc="0374F28E">
      <w:start w:val="1"/>
      <w:numFmt w:val="bullet"/>
      <w:lvlText w:val=""/>
      <w:lvlJc w:val="left"/>
      <w:pPr>
        <w:tabs>
          <w:tab w:val="num" w:pos="4320"/>
        </w:tabs>
        <w:ind w:left="4320" w:hanging="360"/>
      </w:pPr>
      <w:rPr>
        <w:rFonts w:ascii="Wingdings" w:hAnsi="Wingdings"/>
      </w:rPr>
    </w:lvl>
    <w:lvl w:ilvl="6" w:tplc="C622A124">
      <w:start w:val="1"/>
      <w:numFmt w:val="bullet"/>
      <w:lvlText w:val=""/>
      <w:lvlJc w:val="left"/>
      <w:pPr>
        <w:tabs>
          <w:tab w:val="num" w:pos="5040"/>
        </w:tabs>
        <w:ind w:left="5040" w:hanging="360"/>
      </w:pPr>
      <w:rPr>
        <w:rFonts w:ascii="Symbol" w:hAnsi="Symbol"/>
      </w:rPr>
    </w:lvl>
    <w:lvl w:ilvl="7" w:tplc="8BAEF92C">
      <w:start w:val="1"/>
      <w:numFmt w:val="bullet"/>
      <w:lvlText w:val="o"/>
      <w:lvlJc w:val="left"/>
      <w:pPr>
        <w:tabs>
          <w:tab w:val="num" w:pos="5760"/>
        </w:tabs>
        <w:ind w:left="5760" w:hanging="360"/>
      </w:pPr>
      <w:rPr>
        <w:rFonts w:ascii="Courier New" w:hAnsi="Courier New"/>
      </w:rPr>
    </w:lvl>
    <w:lvl w:ilvl="8" w:tplc="A4D0456C">
      <w:start w:val="1"/>
      <w:numFmt w:val="bullet"/>
      <w:lvlText w:val=""/>
      <w:lvlJc w:val="left"/>
      <w:pPr>
        <w:tabs>
          <w:tab w:val="num" w:pos="6480"/>
        </w:tabs>
        <w:ind w:left="6480" w:hanging="360"/>
      </w:pPr>
      <w:rPr>
        <w:rFonts w:ascii="Wingdings" w:hAnsi="Wingdings"/>
      </w:rPr>
    </w:lvl>
  </w:abstractNum>
  <w:abstractNum w:abstractNumId="30">
    <w:nsid w:val="00000033"/>
    <w:multiLevelType w:val="hybridMultilevel"/>
    <w:tmpl w:val="00000033"/>
    <w:lvl w:ilvl="0" w:tplc="81F04106">
      <w:start w:val="1"/>
      <w:numFmt w:val="bullet"/>
      <w:lvlText w:val=""/>
      <w:lvlJc w:val="left"/>
      <w:pPr>
        <w:tabs>
          <w:tab w:val="num" w:pos="0"/>
        </w:tabs>
        <w:ind w:left="720" w:hanging="360"/>
      </w:pPr>
      <w:rPr>
        <w:rFonts w:ascii="Symbol" w:eastAsia="Symbol" w:hAnsi="Symbol" w:cs="Symbol"/>
      </w:rPr>
    </w:lvl>
    <w:lvl w:ilvl="1" w:tplc="E730B2F6">
      <w:start w:val="1"/>
      <w:numFmt w:val="bullet"/>
      <w:lvlText w:val="o"/>
      <w:lvlJc w:val="left"/>
      <w:pPr>
        <w:tabs>
          <w:tab w:val="num" w:pos="1440"/>
        </w:tabs>
        <w:ind w:left="1440" w:hanging="360"/>
      </w:pPr>
      <w:rPr>
        <w:rFonts w:ascii="Courier New" w:hAnsi="Courier New"/>
      </w:rPr>
    </w:lvl>
    <w:lvl w:ilvl="2" w:tplc="136A0E9C">
      <w:start w:val="1"/>
      <w:numFmt w:val="bullet"/>
      <w:lvlText w:val=""/>
      <w:lvlJc w:val="left"/>
      <w:pPr>
        <w:tabs>
          <w:tab w:val="num" w:pos="2160"/>
        </w:tabs>
        <w:ind w:left="2160" w:hanging="360"/>
      </w:pPr>
      <w:rPr>
        <w:rFonts w:ascii="Wingdings" w:hAnsi="Wingdings"/>
      </w:rPr>
    </w:lvl>
    <w:lvl w:ilvl="3" w:tplc="EE0CCD7E">
      <w:start w:val="1"/>
      <w:numFmt w:val="bullet"/>
      <w:lvlText w:val=""/>
      <w:lvlJc w:val="left"/>
      <w:pPr>
        <w:tabs>
          <w:tab w:val="num" w:pos="2880"/>
        </w:tabs>
        <w:ind w:left="2880" w:hanging="360"/>
      </w:pPr>
      <w:rPr>
        <w:rFonts w:ascii="Symbol" w:hAnsi="Symbol"/>
      </w:rPr>
    </w:lvl>
    <w:lvl w:ilvl="4" w:tplc="DE482D96">
      <w:start w:val="1"/>
      <w:numFmt w:val="bullet"/>
      <w:lvlText w:val="o"/>
      <w:lvlJc w:val="left"/>
      <w:pPr>
        <w:tabs>
          <w:tab w:val="num" w:pos="3600"/>
        </w:tabs>
        <w:ind w:left="3600" w:hanging="360"/>
      </w:pPr>
      <w:rPr>
        <w:rFonts w:ascii="Courier New" w:hAnsi="Courier New"/>
      </w:rPr>
    </w:lvl>
    <w:lvl w:ilvl="5" w:tplc="4F2CA616">
      <w:start w:val="1"/>
      <w:numFmt w:val="bullet"/>
      <w:lvlText w:val=""/>
      <w:lvlJc w:val="left"/>
      <w:pPr>
        <w:tabs>
          <w:tab w:val="num" w:pos="4320"/>
        </w:tabs>
        <w:ind w:left="4320" w:hanging="360"/>
      </w:pPr>
      <w:rPr>
        <w:rFonts w:ascii="Wingdings" w:hAnsi="Wingdings"/>
      </w:rPr>
    </w:lvl>
    <w:lvl w:ilvl="6" w:tplc="21E2645E">
      <w:start w:val="1"/>
      <w:numFmt w:val="bullet"/>
      <w:lvlText w:val=""/>
      <w:lvlJc w:val="left"/>
      <w:pPr>
        <w:tabs>
          <w:tab w:val="num" w:pos="5040"/>
        </w:tabs>
        <w:ind w:left="5040" w:hanging="360"/>
      </w:pPr>
      <w:rPr>
        <w:rFonts w:ascii="Symbol" w:hAnsi="Symbol"/>
      </w:rPr>
    </w:lvl>
    <w:lvl w:ilvl="7" w:tplc="F09290D8">
      <w:start w:val="1"/>
      <w:numFmt w:val="bullet"/>
      <w:lvlText w:val="o"/>
      <w:lvlJc w:val="left"/>
      <w:pPr>
        <w:tabs>
          <w:tab w:val="num" w:pos="5760"/>
        </w:tabs>
        <w:ind w:left="5760" w:hanging="360"/>
      </w:pPr>
      <w:rPr>
        <w:rFonts w:ascii="Courier New" w:hAnsi="Courier New"/>
      </w:rPr>
    </w:lvl>
    <w:lvl w:ilvl="8" w:tplc="5768BC70">
      <w:start w:val="1"/>
      <w:numFmt w:val="bullet"/>
      <w:lvlText w:val=""/>
      <w:lvlJc w:val="left"/>
      <w:pPr>
        <w:tabs>
          <w:tab w:val="num" w:pos="6480"/>
        </w:tabs>
        <w:ind w:left="6480" w:hanging="360"/>
      </w:pPr>
      <w:rPr>
        <w:rFonts w:ascii="Wingdings" w:hAnsi="Wingdings"/>
      </w:rPr>
    </w:lvl>
  </w:abstractNum>
  <w:abstractNum w:abstractNumId="31">
    <w:nsid w:val="00000034"/>
    <w:multiLevelType w:val="hybridMultilevel"/>
    <w:tmpl w:val="00000034"/>
    <w:lvl w:ilvl="0" w:tplc="F90007B6">
      <w:start w:val="1"/>
      <w:numFmt w:val="bullet"/>
      <w:lvlText w:val=""/>
      <w:lvlJc w:val="left"/>
      <w:pPr>
        <w:tabs>
          <w:tab w:val="num" w:pos="0"/>
        </w:tabs>
        <w:ind w:left="720" w:hanging="360"/>
      </w:pPr>
      <w:rPr>
        <w:rFonts w:ascii="Symbol" w:eastAsia="Symbol" w:hAnsi="Symbol" w:cs="Symbol"/>
      </w:rPr>
    </w:lvl>
    <w:lvl w:ilvl="1" w:tplc="25B05BC4">
      <w:start w:val="1"/>
      <w:numFmt w:val="bullet"/>
      <w:lvlText w:val="o"/>
      <w:lvlJc w:val="left"/>
      <w:pPr>
        <w:tabs>
          <w:tab w:val="num" w:pos="1440"/>
        </w:tabs>
        <w:ind w:left="1440" w:hanging="360"/>
      </w:pPr>
      <w:rPr>
        <w:rFonts w:ascii="Courier New" w:hAnsi="Courier New"/>
      </w:rPr>
    </w:lvl>
    <w:lvl w:ilvl="2" w:tplc="09F68144">
      <w:start w:val="1"/>
      <w:numFmt w:val="bullet"/>
      <w:lvlText w:val=""/>
      <w:lvlJc w:val="left"/>
      <w:pPr>
        <w:tabs>
          <w:tab w:val="num" w:pos="2160"/>
        </w:tabs>
        <w:ind w:left="2160" w:hanging="360"/>
      </w:pPr>
      <w:rPr>
        <w:rFonts w:ascii="Wingdings" w:hAnsi="Wingdings"/>
      </w:rPr>
    </w:lvl>
    <w:lvl w:ilvl="3" w:tplc="80B66D00">
      <w:start w:val="1"/>
      <w:numFmt w:val="bullet"/>
      <w:lvlText w:val=""/>
      <w:lvlJc w:val="left"/>
      <w:pPr>
        <w:tabs>
          <w:tab w:val="num" w:pos="2880"/>
        </w:tabs>
        <w:ind w:left="2880" w:hanging="360"/>
      </w:pPr>
      <w:rPr>
        <w:rFonts w:ascii="Symbol" w:hAnsi="Symbol"/>
      </w:rPr>
    </w:lvl>
    <w:lvl w:ilvl="4" w:tplc="060E7FBC">
      <w:start w:val="1"/>
      <w:numFmt w:val="bullet"/>
      <w:lvlText w:val="o"/>
      <w:lvlJc w:val="left"/>
      <w:pPr>
        <w:tabs>
          <w:tab w:val="num" w:pos="3600"/>
        </w:tabs>
        <w:ind w:left="3600" w:hanging="360"/>
      </w:pPr>
      <w:rPr>
        <w:rFonts w:ascii="Courier New" w:hAnsi="Courier New"/>
      </w:rPr>
    </w:lvl>
    <w:lvl w:ilvl="5" w:tplc="DDF49B74">
      <w:start w:val="1"/>
      <w:numFmt w:val="bullet"/>
      <w:lvlText w:val=""/>
      <w:lvlJc w:val="left"/>
      <w:pPr>
        <w:tabs>
          <w:tab w:val="num" w:pos="4320"/>
        </w:tabs>
        <w:ind w:left="4320" w:hanging="360"/>
      </w:pPr>
      <w:rPr>
        <w:rFonts w:ascii="Wingdings" w:hAnsi="Wingdings"/>
      </w:rPr>
    </w:lvl>
    <w:lvl w:ilvl="6" w:tplc="52DE68A2">
      <w:start w:val="1"/>
      <w:numFmt w:val="bullet"/>
      <w:lvlText w:val=""/>
      <w:lvlJc w:val="left"/>
      <w:pPr>
        <w:tabs>
          <w:tab w:val="num" w:pos="5040"/>
        </w:tabs>
        <w:ind w:left="5040" w:hanging="360"/>
      </w:pPr>
      <w:rPr>
        <w:rFonts w:ascii="Symbol" w:hAnsi="Symbol"/>
      </w:rPr>
    </w:lvl>
    <w:lvl w:ilvl="7" w:tplc="A4642D90">
      <w:start w:val="1"/>
      <w:numFmt w:val="bullet"/>
      <w:lvlText w:val="o"/>
      <w:lvlJc w:val="left"/>
      <w:pPr>
        <w:tabs>
          <w:tab w:val="num" w:pos="5760"/>
        </w:tabs>
        <w:ind w:left="5760" w:hanging="360"/>
      </w:pPr>
      <w:rPr>
        <w:rFonts w:ascii="Courier New" w:hAnsi="Courier New"/>
      </w:rPr>
    </w:lvl>
    <w:lvl w:ilvl="8" w:tplc="72BC1FF6">
      <w:start w:val="1"/>
      <w:numFmt w:val="bullet"/>
      <w:lvlText w:val=""/>
      <w:lvlJc w:val="left"/>
      <w:pPr>
        <w:tabs>
          <w:tab w:val="num" w:pos="6480"/>
        </w:tabs>
        <w:ind w:left="6480" w:hanging="360"/>
      </w:pPr>
      <w:rPr>
        <w:rFonts w:ascii="Wingdings" w:hAnsi="Wingdings"/>
      </w:rPr>
    </w:lvl>
  </w:abstractNum>
  <w:abstractNum w:abstractNumId="32">
    <w:nsid w:val="00000035"/>
    <w:multiLevelType w:val="hybridMultilevel"/>
    <w:tmpl w:val="00000035"/>
    <w:lvl w:ilvl="0" w:tplc="74741258">
      <w:start w:val="1"/>
      <w:numFmt w:val="bullet"/>
      <w:lvlText w:val=""/>
      <w:lvlJc w:val="left"/>
      <w:pPr>
        <w:tabs>
          <w:tab w:val="num" w:pos="0"/>
        </w:tabs>
        <w:ind w:left="720" w:hanging="360"/>
      </w:pPr>
      <w:rPr>
        <w:rFonts w:ascii="Symbol" w:eastAsia="Symbol" w:hAnsi="Symbol" w:cs="Symbol"/>
      </w:rPr>
    </w:lvl>
    <w:lvl w:ilvl="1" w:tplc="0038BB72">
      <w:start w:val="1"/>
      <w:numFmt w:val="bullet"/>
      <w:lvlText w:val="o"/>
      <w:lvlJc w:val="left"/>
      <w:pPr>
        <w:tabs>
          <w:tab w:val="num" w:pos="1440"/>
        </w:tabs>
        <w:ind w:left="1440" w:hanging="360"/>
      </w:pPr>
      <w:rPr>
        <w:rFonts w:ascii="Courier New" w:hAnsi="Courier New"/>
      </w:rPr>
    </w:lvl>
    <w:lvl w:ilvl="2" w:tplc="7324A422">
      <w:start w:val="1"/>
      <w:numFmt w:val="bullet"/>
      <w:lvlText w:val=""/>
      <w:lvlJc w:val="left"/>
      <w:pPr>
        <w:tabs>
          <w:tab w:val="num" w:pos="2160"/>
        </w:tabs>
        <w:ind w:left="2160" w:hanging="360"/>
      </w:pPr>
      <w:rPr>
        <w:rFonts w:ascii="Wingdings" w:hAnsi="Wingdings"/>
      </w:rPr>
    </w:lvl>
    <w:lvl w:ilvl="3" w:tplc="4F7CD8DE">
      <w:start w:val="1"/>
      <w:numFmt w:val="bullet"/>
      <w:lvlText w:val=""/>
      <w:lvlJc w:val="left"/>
      <w:pPr>
        <w:tabs>
          <w:tab w:val="num" w:pos="2880"/>
        </w:tabs>
        <w:ind w:left="2880" w:hanging="360"/>
      </w:pPr>
      <w:rPr>
        <w:rFonts w:ascii="Symbol" w:hAnsi="Symbol"/>
      </w:rPr>
    </w:lvl>
    <w:lvl w:ilvl="4" w:tplc="6C1037E6">
      <w:start w:val="1"/>
      <w:numFmt w:val="bullet"/>
      <w:lvlText w:val="o"/>
      <w:lvlJc w:val="left"/>
      <w:pPr>
        <w:tabs>
          <w:tab w:val="num" w:pos="3600"/>
        </w:tabs>
        <w:ind w:left="3600" w:hanging="360"/>
      </w:pPr>
      <w:rPr>
        <w:rFonts w:ascii="Courier New" w:hAnsi="Courier New"/>
      </w:rPr>
    </w:lvl>
    <w:lvl w:ilvl="5" w:tplc="F16C70B8">
      <w:start w:val="1"/>
      <w:numFmt w:val="bullet"/>
      <w:lvlText w:val=""/>
      <w:lvlJc w:val="left"/>
      <w:pPr>
        <w:tabs>
          <w:tab w:val="num" w:pos="4320"/>
        </w:tabs>
        <w:ind w:left="4320" w:hanging="360"/>
      </w:pPr>
      <w:rPr>
        <w:rFonts w:ascii="Wingdings" w:hAnsi="Wingdings"/>
      </w:rPr>
    </w:lvl>
    <w:lvl w:ilvl="6" w:tplc="B08435EC">
      <w:start w:val="1"/>
      <w:numFmt w:val="bullet"/>
      <w:lvlText w:val=""/>
      <w:lvlJc w:val="left"/>
      <w:pPr>
        <w:tabs>
          <w:tab w:val="num" w:pos="5040"/>
        </w:tabs>
        <w:ind w:left="5040" w:hanging="360"/>
      </w:pPr>
      <w:rPr>
        <w:rFonts w:ascii="Symbol" w:hAnsi="Symbol"/>
      </w:rPr>
    </w:lvl>
    <w:lvl w:ilvl="7" w:tplc="FA88D96C">
      <w:start w:val="1"/>
      <w:numFmt w:val="bullet"/>
      <w:lvlText w:val="o"/>
      <w:lvlJc w:val="left"/>
      <w:pPr>
        <w:tabs>
          <w:tab w:val="num" w:pos="5760"/>
        </w:tabs>
        <w:ind w:left="5760" w:hanging="360"/>
      </w:pPr>
      <w:rPr>
        <w:rFonts w:ascii="Courier New" w:hAnsi="Courier New"/>
      </w:rPr>
    </w:lvl>
    <w:lvl w:ilvl="8" w:tplc="A71A1F66">
      <w:start w:val="1"/>
      <w:numFmt w:val="bullet"/>
      <w:lvlText w:val=""/>
      <w:lvlJc w:val="left"/>
      <w:pPr>
        <w:tabs>
          <w:tab w:val="num" w:pos="6480"/>
        </w:tabs>
        <w:ind w:left="6480" w:hanging="360"/>
      </w:pPr>
      <w:rPr>
        <w:rFonts w:ascii="Wingdings" w:hAnsi="Wingdings"/>
      </w:rPr>
    </w:lvl>
  </w:abstractNum>
  <w:abstractNum w:abstractNumId="33">
    <w:nsid w:val="00000036"/>
    <w:multiLevelType w:val="hybridMultilevel"/>
    <w:tmpl w:val="00000036"/>
    <w:lvl w:ilvl="0" w:tplc="EB76AD30">
      <w:start w:val="1"/>
      <w:numFmt w:val="bullet"/>
      <w:lvlText w:val=""/>
      <w:lvlJc w:val="left"/>
      <w:pPr>
        <w:tabs>
          <w:tab w:val="num" w:pos="0"/>
        </w:tabs>
        <w:ind w:left="720" w:hanging="360"/>
      </w:pPr>
      <w:rPr>
        <w:rFonts w:ascii="Symbol" w:eastAsia="Symbol" w:hAnsi="Symbol" w:cs="Symbol"/>
      </w:rPr>
    </w:lvl>
    <w:lvl w:ilvl="1" w:tplc="9EE66CAA">
      <w:start w:val="1"/>
      <w:numFmt w:val="bullet"/>
      <w:lvlText w:val="o"/>
      <w:lvlJc w:val="left"/>
      <w:pPr>
        <w:tabs>
          <w:tab w:val="num" w:pos="1440"/>
        </w:tabs>
        <w:ind w:left="1440" w:hanging="360"/>
      </w:pPr>
      <w:rPr>
        <w:rFonts w:ascii="Courier New" w:hAnsi="Courier New"/>
      </w:rPr>
    </w:lvl>
    <w:lvl w:ilvl="2" w:tplc="15386516">
      <w:start w:val="1"/>
      <w:numFmt w:val="bullet"/>
      <w:lvlText w:val=""/>
      <w:lvlJc w:val="left"/>
      <w:pPr>
        <w:tabs>
          <w:tab w:val="num" w:pos="2160"/>
        </w:tabs>
        <w:ind w:left="2160" w:hanging="360"/>
      </w:pPr>
      <w:rPr>
        <w:rFonts w:ascii="Wingdings" w:hAnsi="Wingdings"/>
      </w:rPr>
    </w:lvl>
    <w:lvl w:ilvl="3" w:tplc="59FA5318">
      <w:start w:val="1"/>
      <w:numFmt w:val="bullet"/>
      <w:lvlText w:val=""/>
      <w:lvlJc w:val="left"/>
      <w:pPr>
        <w:tabs>
          <w:tab w:val="num" w:pos="2880"/>
        </w:tabs>
        <w:ind w:left="2880" w:hanging="360"/>
      </w:pPr>
      <w:rPr>
        <w:rFonts w:ascii="Symbol" w:hAnsi="Symbol"/>
      </w:rPr>
    </w:lvl>
    <w:lvl w:ilvl="4" w:tplc="1CCE559C">
      <w:start w:val="1"/>
      <w:numFmt w:val="bullet"/>
      <w:lvlText w:val="o"/>
      <w:lvlJc w:val="left"/>
      <w:pPr>
        <w:tabs>
          <w:tab w:val="num" w:pos="3600"/>
        </w:tabs>
        <w:ind w:left="3600" w:hanging="360"/>
      </w:pPr>
      <w:rPr>
        <w:rFonts w:ascii="Courier New" w:hAnsi="Courier New"/>
      </w:rPr>
    </w:lvl>
    <w:lvl w:ilvl="5" w:tplc="D26279CC">
      <w:start w:val="1"/>
      <w:numFmt w:val="bullet"/>
      <w:lvlText w:val=""/>
      <w:lvlJc w:val="left"/>
      <w:pPr>
        <w:tabs>
          <w:tab w:val="num" w:pos="4320"/>
        </w:tabs>
        <w:ind w:left="4320" w:hanging="360"/>
      </w:pPr>
      <w:rPr>
        <w:rFonts w:ascii="Wingdings" w:hAnsi="Wingdings"/>
      </w:rPr>
    </w:lvl>
    <w:lvl w:ilvl="6" w:tplc="24F42C68">
      <w:start w:val="1"/>
      <w:numFmt w:val="bullet"/>
      <w:lvlText w:val=""/>
      <w:lvlJc w:val="left"/>
      <w:pPr>
        <w:tabs>
          <w:tab w:val="num" w:pos="5040"/>
        </w:tabs>
        <w:ind w:left="5040" w:hanging="360"/>
      </w:pPr>
      <w:rPr>
        <w:rFonts w:ascii="Symbol" w:hAnsi="Symbol"/>
      </w:rPr>
    </w:lvl>
    <w:lvl w:ilvl="7" w:tplc="F0D6FD20">
      <w:start w:val="1"/>
      <w:numFmt w:val="bullet"/>
      <w:lvlText w:val="o"/>
      <w:lvlJc w:val="left"/>
      <w:pPr>
        <w:tabs>
          <w:tab w:val="num" w:pos="5760"/>
        </w:tabs>
        <w:ind w:left="5760" w:hanging="360"/>
      </w:pPr>
      <w:rPr>
        <w:rFonts w:ascii="Courier New" w:hAnsi="Courier New"/>
      </w:rPr>
    </w:lvl>
    <w:lvl w:ilvl="8" w:tplc="8018BA14">
      <w:start w:val="1"/>
      <w:numFmt w:val="bullet"/>
      <w:lvlText w:val=""/>
      <w:lvlJc w:val="left"/>
      <w:pPr>
        <w:tabs>
          <w:tab w:val="num" w:pos="6480"/>
        </w:tabs>
        <w:ind w:left="6480" w:hanging="360"/>
      </w:pPr>
      <w:rPr>
        <w:rFonts w:ascii="Wingdings" w:hAnsi="Wingdings"/>
      </w:rPr>
    </w:lvl>
  </w:abstractNum>
  <w:abstractNum w:abstractNumId="34">
    <w:nsid w:val="00000037"/>
    <w:multiLevelType w:val="hybridMultilevel"/>
    <w:tmpl w:val="00000037"/>
    <w:lvl w:ilvl="0" w:tplc="EFFC517C">
      <w:start w:val="1"/>
      <w:numFmt w:val="bullet"/>
      <w:lvlText w:val=""/>
      <w:lvlJc w:val="left"/>
      <w:pPr>
        <w:tabs>
          <w:tab w:val="num" w:pos="0"/>
        </w:tabs>
        <w:ind w:left="720" w:hanging="360"/>
      </w:pPr>
      <w:rPr>
        <w:rFonts w:ascii="Symbol" w:eastAsia="Symbol" w:hAnsi="Symbol" w:cs="Symbol"/>
      </w:rPr>
    </w:lvl>
    <w:lvl w:ilvl="1" w:tplc="567A22A4">
      <w:start w:val="1"/>
      <w:numFmt w:val="bullet"/>
      <w:lvlText w:val="o"/>
      <w:lvlJc w:val="left"/>
      <w:pPr>
        <w:tabs>
          <w:tab w:val="num" w:pos="1440"/>
        </w:tabs>
        <w:ind w:left="1440" w:hanging="360"/>
      </w:pPr>
      <w:rPr>
        <w:rFonts w:ascii="Courier New" w:hAnsi="Courier New"/>
      </w:rPr>
    </w:lvl>
    <w:lvl w:ilvl="2" w:tplc="705CDCCA">
      <w:start w:val="1"/>
      <w:numFmt w:val="bullet"/>
      <w:lvlText w:val=""/>
      <w:lvlJc w:val="left"/>
      <w:pPr>
        <w:tabs>
          <w:tab w:val="num" w:pos="2160"/>
        </w:tabs>
        <w:ind w:left="2160" w:hanging="360"/>
      </w:pPr>
      <w:rPr>
        <w:rFonts w:ascii="Wingdings" w:hAnsi="Wingdings"/>
      </w:rPr>
    </w:lvl>
    <w:lvl w:ilvl="3" w:tplc="E9EE031C">
      <w:start w:val="1"/>
      <w:numFmt w:val="bullet"/>
      <w:lvlText w:val=""/>
      <w:lvlJc w:val="left"/>
      <w:pPr>
        <w:tabs>
          <w:tab w:val="num" w:pos="2880"/>
        </w:tabs>
        <w:ind w:left="2880" w:hanging="360"/>
      </w:pPr>
      <w:rPr>
        <w:rFonts w:ascii="Symbol" w:hAnsi="Symbol"/>
      </w:rPr>
    </w:lvl>
    <w:lvl w:ilvl="4" w:tplc="99BEA5C6">
      <w:start w:val="1"/>
      <w:numFmt w:val="bullet"/>
      <w:lvlText w:val="o"/>
      <w:lvlJc w:val="left"/>
      <w:pPr>
        <w:tabs>
          <w:tab w:val="num" w:pos="3600"/>
        </w:tabs>
        <w:ind w:left="3600" w:hanging="360"/>
      </w:pPr>
      <w:rPr>
        <w:rFonts w:ascii="Courier New" w:hAnsi="Courier New"/>
      </w:rPr>
    </w:lvl>
    <w:lvl w:ilvl="5" w:tplc="32787BEE">
      <w:start w:val="1"/>
      <w:numFmt w:val="bullet"/>
      <w:lvlText w:val=""/>
      <w:lvlJc w:val="left"/>
      <w:pPr>
        <w:tabs>
          <w:tab w:val="num" w:pos="4320"/>
        </w:tabs>
        <w:ind w:left="4320" w:hanging="360"/>
      </w:pPr>
      <w:rPr>
        <w:rFonts w:ascii="Wingdings" w:hAnsi="Wingdings"/>
      </w:rPr>
    </w:lvl>
    <w:lvl w:ilvl="6" w:tplc="EFC02E28">
      <w:start w:val="1"/>
      <w:numFmt w:val="bullet"/>
      <w:lvlText w:val=""/>
      <w:lvlJc w:val="left"/>
      <w:pPr>
        <w:tabs>
          <w:tab w:val="num" w:pos="5040"/>
        </w:tabs>
        <w:ind w:left="5040" w:hanging="360"/>
      </w:pPr>
      <w:rPr>
        <w:rFonts w:ascii="Symbol" w:hAnsi="Symbol"/>
      </w:rPr>
    </w:lvl>
    <w:lvl w:ilvl="7" w:tplc="2EE0B030">
      <w:start w:val="1"/>
      <w:numFmt w:val="bullet"/>
      <w:lvlText w:val="o"/>
      <w:lvlJc w:val="left"/>
      <w:pPr>
        <w:tabs>
          <w:tab w:val="num" w:pos="5760"/>
        </w:tabs>
        <w:ind w:left="5760" w:hanging="360"/>
      </w:pPr>
      <w:rPr>
        <w:rFonts w:ascii="Courier New" w:hAnsi="Courier New"/>
      </w:rPr>
    </w:lvl>
    <w:lvl w:ilvl="8" w:tplc="C32A9BF4">
      <w:start w:val="1"/>
      <w:numFmt w:val="bullet"/>
      <w:lvlText w:val=""/>
      <w:lvlJc w:val="left"/>
      <w:pPr>
        <w:tabs>
          <w:tab w:val="num" w:pos="6480"/>
        </w:tabs>
        <w:ind w:left="6480" w:hanging="360"/>
      </w:pPr>
      <w:rPr>
        <w:rFonts w:ascii="Wingdings" w:hAnsi="Wingdings"/>
      </w:rPr>
    </w:lvl>
  </w:abstractNum>
  <w:abstractNum w:abstractNumId="35">
    <w:nsid w:val="00000038"/>
    <w:multiLevelType w:val="hybridMultilevel"/>
    <w:tmpl w:val="00000038"/>
    <w:lvl w:ilvl="0" w:tplc="D3108E64">
      <w:start w:val="1"/>
      <w:numFmt w:val="bullet"/>
      <w:lvlText w:val=""/>
      <w:lvlJc w:val="left"/>
      <w:pPr>
        <w:tabs>
          <w:tab w:val="num" w:pos="0"/>
        </w:tabs>
        <w:ind w:left="720" w:hanging="360"/>
      </w:pPr>
      <w:rPr>
        <w:rFonts w:ascii="Symbol" w:eastAsia="Symbol" w:hAnsi="Symbol" w:cs="Symbol"/>
      </w:rPr>
    </w:lvl>
    <w:lvl w:ilvl="1" w:tplc="13E0D0FC">
      <w:start w:val="1"/>
      <w:numFmt w:val="bullet"/>
      <w:lvlText w:val="o"/>
      <w:lvlJc w:val="left"/>
      <w:pPr>
        <w:tabs>
          <w:tab w:val="num" w:pos="1440"/>
        </w:tabs>
        <w:ind w:left="1440" w:hanging="360"/>
      </w:pPr>
      <w:rPr>
        <w:rFonts w:ascii="Courier New" w:hAnsi="Courier New"/>
      </w:rPr>
    </w:lvl>
    <w:lvl w:ilvl="2" w:tplc="F506981A">
      <w:start w:val="1"/>
      <w:numFmt w:val="bullet"/>
      <w:lvlText w:val=""/>
      <w:lvlJc w:val="left"/>
      <w:pPr>
        <w:tabs>
          <w:tab w:val="num" w:pos="2160"/>
        </w:tabs>
        <w:ind w:left="2160" w:hanging="360"/>
      </w:pPr>
      <w:rPr>
        <w:rFonts w:ascii="Wingdings" w:hAnsi="Wingdings"/>
      </w:rPr>
    </w:lvl>
    <w:lvl w:ilvl="3" w:tplc="A1D04698">
      <w:start w:val="1"/>
      <w:numFmt w:val="bullet"/>
      <w:lvlText w:val=""/>
      <w:lvlJc w:val="left"/>
      <w:pPr>
        <w:tabs>
          <w:tab w:val="num" w:pos="2880"/>
        </w:tabs>
        <w:ind w:left="2880" w:hanging="360"/>
      </w:pPr>
      <w:rPr>
        <w:rFonts w:ascii="Symbol" w:hAnsi="Symbol"/>
      </w:rPr>
    </w:lvl>
    <w:lvl w:ilvl="4" w:tplc="CB807C7A">
      <w:start w:val="1"/>
      <w:numFmt w:val="bullet"/>
      <w:lvlText w:val="o"/>
      <w:lvlJc w:val="left"/>
      <w:pPr>
        <w:tabs>
          <w:tab w:val="num" w:pos="3600"/>
        </w:tabs>
        <w:ind w:left="3600" w:hanging="360"/>
      </w:pPr>
      <w:rPr>
        <w:rFonts w:ascii="Courier New" w:hAnsi="Courier New"/>
      </w:rPr>
    </w:lvl>
    <w:lvl w:ilvl="5" w:tplc="BB26213E">
      <w:start w:val="1"/>
      <w:numFmt w:val="bullet"/>
      <w:lvlText w:val=""/>
      <w:lvlJc w:val="left"/>
      <w:pPr>
        <w:tabs>
          <w:tab w:val="num" w:pos="4320"/>
        </w:tabs>
        <w:ind w:left="4320" w:hanging="360"/>
      </w:pPr>
      <w:rPr>
        <w:rFonts w:ascii="Wingdings" w:hAnsi="Wingdings"/>
      </w:rPr>
    </w:lvl>
    <w:lvl w:ilvl="6" w:tplc="9CE80192">
      <w:start w:val="1"/>
      <w:numFmt w:val="bullet"/>
      <w:lvlText w:val=""/>
      <w:lvlJc w:val="left"/>
      <w:pPr>
        <w:tabs>
          <w:tab w:val="num" w:pos="5040"/>
        </w:tabs>
        <w:ind w:left="5040" w:hanging="360"/>
      </w:pPr>
      <w:rPr>
        <w:rFonts w:ascii="Symbol" w:hAnsi="Symbol"/>
      </w:rPr>
    </w:lvl>
    <w:lvl w:ilvl="7" w:tplc="BB32F580">
      <w:start w:val="1"/>
      <w:numFmt w:val="bullet"/>
      <w:lvlText w:val="o"/>
      <w:lvlJc w:val="left"/>
      <w:pPr>
        <w:tabs>
          <w:tab w:val="num" w:pos="5760"/>
        </w:tabs>
        <w:ind w:left="5760" w:hanging="360"/>
      </w:pPr>
      <w:rPr>
        <w:rFonts w:ascii="Courier New" w:hAnsi="Courier New"/>
      </w:rPr>
    </w:lvl>
    <w:lvl w:ilvl="8" w:tplc="F26818BA">
      <w:start w:val="1"/>
      <w:numFmt w:val="bullet"/>
      <w:lvlText w:val=""/>
      <w:lvlJc w:val="left"/>
      <w:pPr>
        <w:tabs>
          <w:tab w:val="num" w:pos="6480"/>
        </w:tabs>
        <w:ind w:left="6480" w:hanging="360"/>
      </w:pPr>
      <w:rPr>
        <w:rFonts w:ascii="Wingdings" w:hAnsi="Wingdings"/>
      </w:rPr>
    </w:lvl>
  </w:abstractNum>
  <w:abstractNum w:abstractNumId="36">
    <w:nsid w:val="00000039"/>
    <w:multiLevelType w:val="hybridMultilevel"/>
    <w:tmpl w:val="00000039"/>
    <w:lvl w:ilvl="0" w:tplc="B6CC6804">
      <w:start w:val="1"/>
      <w:numFmt w:val="bullet"/>
      <w:lvlText w:val=""/>
      <w:lvlJc w:val="left"/>
      <w:pPr>
        <w:tabs>
          <w:tab w:val="num" w:pos="0"/>
        </w:tabs>
        <w:ind w:left="720" w:hanging="360"/>
      </w:pPr>
      <w:rPr>
        <w:rFonts w:ascii="Symbol" w:eastAsia="Symbol" w:hAnsi="Symbol" w:cs="Symbol"/>
      </w:rPr>
    </w:lvl>
    <w:lvl w:ilvl="1" w:tplc="FF44A2AA">
      <w:start w:val="1"/>
      <w:numFmt w:val="bullet"/>
      <w:lvlText w:val="o"/>
      <w:lvlJc w:val="left"/>
      <w:pPr>
        <w:tabs>
          <w:tab w:val="num" w:pos="1440"/>
        </w:tabs>
        <w:ind w:left="1440" w:hanging="360"/>
      </w:pPr>
      <w:rPr>
        <w:rFonts w:ascii="Courier New" w:hAnsi="Courier New"/>
      </w:rPr>
    </w:lvl>
    <w:lvl w:ilvl="2" w:tplc="CA048F2A">
      <w:start w:val="1"/>
      <w:numFmt w:val="bullet"/>
      <w:lvlText w:val=""/>
      <w:lvlJc w:val="left"/>
      <w:pPr>
        <w:tabs>
          <w:tab w:val="num" w:pos="2160"/>
        </w:tabs>
        <w:ind w:left="2160" w:hanging="360"/>
      </w:pPr>
      <w:rPr>
        <w:rFonts w:ascii="Wingdings" w:hAnsi="Wingdings"/>
      </w:rPr>
    </w:lvl>
    <w:lvl w:ilvl="3" w:tplc="A4F4BC12">
      <w:start w:val="1"/>
      <w:numFmt w:val="bullet"/>
      <w:lvlText w:val=""/>
      <w:lvlJc w:val="left"/>
      <w:pPr>
        <w:tabs>
          <w:tab w:val="num" w:pos="2880"/>
        </w:tabs>
        <w:ind w:left="2880" w:hanging="360"/>
      </w:pPr>
      <w:rPr>
        <w:rFonts w:ascii="Symbol" w:hAnsi="Symbol"/>
      </w:rPr>
    </w:lvl>
    <w:lvl w:ilvl="4" w:tplc="A65EE56A">
      <w:start w:val="1"/>
      <w:numFmt w:val="bullet"/>
      <w:lvlText w:val="o"/>
      <w:lvlJc w:val="left"/>
      <w:pPr>
        <w:tabs>
          <w:tab w:val="num" w:pos="3600"/>
        </w:tabs>
        <w:ind w:left="3600" w:hanging="360"/>
      </w:pPr>
      <w:rPr>
        <w:rFonts w:ascii="Courier New" w:hAnsi="Courier New"/>
      </w:rPr>
    </w:lvl>
    <w:lvl w:ilvl="5" w:tplc="9E9E9818">
      <w:start w:val="1"/>
      <w:numFmt w:val="bullet"/>
      <w:lvlText w:val=""/>
      <w:lvlJc w:val="left"/>
      <w:pPr>
        <w:tabs>
          <w:tab w:val="num" w:pos="4320"/>
        </w:tabs>
        <w:ind w:left="4320" w:hanging="360"/>
      </w:pPr>
      <w:rPr>
        <w:rFonts w:ascii="Wingdings" w:hAnsi="Wingdings"/>
      </w:rPr>
    </w:lvl>
    <w:lvl w:ilvl="6" w:tplc="7CF67AEE">
      <w:start w:val="1"/>
      <w:numFmt w:val="bullet"/>
      <w:lvlText w:val=""/>
      <w:lvlJc w:val="left"/>
      <w:pPr>
        <w:tabs>
          <w:tab w:val="num" w:pos="5040"/>
        </w:tabs>
        <w:ind w:left="5040" w:hanging="360"/>
      </w:pPr>
      <w:rPr>
        <w:rFonts w:ascii="Symbol" w:hAnsi="Symbol"/>
      </w:rPr>
    </w:lvl>
    <w:lvl w:ilvl="7" w:tplc="A0324128">
      <w:start w:val="1"/>
      <w:numFmt w:val="bullet"/>
      <w:lvlText w:val="o"/>
      <w:lvlJc w:val="left"/>
      <w:pPr>
        <w:tabs>
          <w:tab w:val="num" w:pos="5760"/>
        </w:tabs>
        <w:ind w:left="5760" w:hanging="360"/>
      </w:pPr>
      <w:rPr>
        <w:rFonts w:ascii="Courier New" w:hAnsi="Courier New"/>
      </w:rPr>
    </w:lvl>
    <w:lvl w:ilvl="8" w:tplc="F002133E">
      <w:start w:val="1"/>
      <w:numFmt w:val="bullet"/>
      <w:lvlText w:val=""/>
      <w:lvlJc w:val="left"/>
      <w:pPr>
        <w:tabs>
          <w:tab w:val="num" w:pos="6480"/>
        </w:tabs>
        <w:ind w:left="6480" w:hanging="360"/>
      </w:pPr>
      <w:rPr>
        <w:rFonts w:ascii="Wingdings" w:hAnsi="Wingdings"/>
      </w:rPr>
    </w:lvl>
  </w:abstractNum>
  <w:abstractNum w:abstractNumId="37">
    <w:nsid w:val="0000003A"/>
    <w:multiLevelType w:val="hybridMultilevel"/>
    <w:tmpl w:val="67F0C30E"/>
    <w:lvl w:ilvl="0" w:tplc="1F02EC5E">
      <w:start w:val="1"/>
      <w:numFmt w:val="bullet"/>
      <w:lvlText w:val=""/>
      <w:lvlJc w:val="left"/>
      <w:pPr>
        <w:tabs>
          <w:tab w:val="num" w:pos="0"/>
        </w:tabs>
        <w:ind w:left="720" w:hanging="360"/>
      </w:pPr>
      <w:rPr>
        <w:rFonts w:ascii="Symbol" w:eastAsia="Symbol" w:hAnsi="Symbol" w:cs="Symbol"/>
      </w:rPr>
    </w:lvl>
    <w:lvl w:ilvl="1" w:tplc="8B70D9FA">
      <w:start w:val="1"/>
      <w:numFmt w:val="bullet"/>
      <w:lvlText w:val="o"/>
      <w:lvlJc w:val="left"/>
      <w:pPr>
        <w:tabs>
          <w:tab w:val="num" w:pos="1440"/>
        </w:tabs>
        <w:ind w:left="1440" w:hanging="360"/>
      </w:pPr>
      <w:rPr>
        <w:rFonts w:ascii="Courier New" w:hAnsi="Courier New"/>
      </w:rPr>
    </w:lvl>
    <w:lvl w:ilvl="2" w:tplc="FEA6D440">
      <w:start w:val="1"/>
      <w:numFmt w:val="bullet"/>
      <w:lvlText w:val=""/>
      <w:lvlJc w:val="left"/>
      <w:pPr>
        <w:tabs>
          <w:tab w:val="num" w:pos="2160"/>
        </w:tabs>
        <w:ind w:left="2160" w:hanging="360"/>
      </w:pPr>
      <w:rPr>
        <w:rFonts w:ascii="Wingdings" w:hAnsi="Wingdings"/>
      </w:rPr>
    </w:lvl>
    <w:lvl w:ilvl="3" w:tplc="46827C1C">
      <w:start w:val="1"/>
      <w:numFmt w:val="bullet"/>
      <w:lvlText w:val=""/>
      <w:lvlJc w:val="left"/>
      <w:pPr>
        <w:tabs>
          <w:tab w:val="num" w:pos="2880"/>
        </w:tabs>
        <w:ind w:left="2880" w:hanging="360"/>
      </w:pPr>
      <w:rPr>
        <w:rFonts w:ascii="Symbol" w:hAnsi="Symbol"/>
      </w:rPr>
    </w:lvl>
    <w:lvl w:ilvl="4" w:tplc="C0FAC0B0">
      <w:start w:val="1"/>
      <w:numFmt w:val="bullet"/>
      <w:lvlText w:val="o"/>
      <w:lvlJc w:val="left"/>
      <w:pPr>
        <w:tabs>
          <w:tab w:val="num" w:pos="3600"/>
        </w:tabs>
        <w:ind w:left="3600" w:hanging="360"/>
      </w:pPr>
      <w:rPr>
        <w:rFonts w:ascii="Courier New" w:hAnsi="Courier New"/>
      </w:rPr>
    </w:lvl>
    <w:lvl w:ilvl="5" w:tplc="AEC09AFA">
      <w:start w:val="1"/>
      <w:numFmt w:val="bullet"/>
      <w:lvlText w:val=""/>
      <w:lvlJc w:val="left"/>
      <w:pPr>
        <w:tabs>
          <w:tab w:val="num" w:pos="4320"/>
        </w:tabs>
        <w:ind w:left="4320" w:hanging="360"/>
      </w:pPr>
      <w:rPr>
        <w:rFonts w:ascii="Wingdings" w:hAnsi="Wingdings"/>
      </w:rPr>
    </w:lvl>
    <w:lvl w:ilvl="6" w:tplc="17741C2A">
      <w:start w:val="1"/>
      <w:numFmt w:val="bullet"/>
      <w:lvlText w:val=""/>
      <w:lvlJc w:val="left"/>
      <w:pPr>
        <w:tabs>
          <w:tab w:val="num" w:pos="5040"/>
        </w:tabs>
        <w:ind w:left="5040" w:hanging="360"/>
      </w:pPr>
      <w:rPr>
        <w:rFonts w:ascii="Symbol" w:hAnsi="Symbol"/>
      </w:rPr>
    </w:lvl>
    <w:lvl w:ilvl="7" w:tplc="E9B0CA46">
      <w:start w:val="1"/>
      <w:numFmt w:val="bullet"/>
      <w:lvlText w:val="o"/>
      <w:lvlJc w:val="left"/>
      <w:pPr>
        <w:tabs>
          <w:tab w:val="num" w:pos="5760"/>
        </w:tabs>
        <w:ind w:left="5760" w:hanging="360"/>
      </w:pPr>
      <w:rPr>
        <w:rFonts w:ascii="Courier New" w:hAnsi="Courier New"/>
      </w:rPr>
    </w:lvl>
    <w:lvl w:ilvl="8" w:tplc="9C26F88C">
      <w:start w:val="1"/>
      <w:numFmt w:val="bullet"/>
      <w:lvlText w:val=""/>
      <w:lvlJc w:val="left"/>
      <w:pPr>
        <w:tabs>
          <w:tab w:val="num" w:pos="6480"/>
        </w:tabs>
        <w:ind w:left="6480" w:hanging="360"/>
      </w:pPr>
      <w:rPr>
        <w:rFonts w:ascii="Wingdings" w:hAnsi="Wingdings"/>
      </w:rPr>
    </w:lvl>
  </w:abstractNum>
  <w:abstractNum w:abstractNumId="38">
    <w:nsid w:val="0000003B"/>
    <w:multiLevelType w:val="hybridMultilevel"/>
    <w:tmpl w:val="0000003B"/>
    <w:lvl w:ilvl="0" w:tplc="F6363816">
      <w:start w:val="1"/>
      <w:numFmt w:val="bullet"/>
      <w:lvlText w:val=""/>
      <w:lvlJc w:val="left"/>
      <w:pPr>
        <w:tabs>
          <w:tab w:val="num" w:pos="0"/>
        </w:tabs>
        <w:ind w:left="720" w:hanging="360"/>
      </w:pPr>
      <w:rPr>
        <w:rFonts w:ascii="Symbol" w:eastAsia="Symbol" w:hAnsi="Symbol" w:cs="Symbol"/>
      </w:rPr>
    </w:lvl>
    <w:lvl w:ilvl="1" w:tplc="1700A6FA">
      <w:start w:val="1"/>
      <w:numFmt w:val="bullet"/>
      <w:lvlText w:val="o"/>
      <w:lvlJc w:val="left"/>
      <w:pPr>
        <w:tabs>
          <w:tab w:val="num" w:pos="0"/>
        </w:tabs>
        <w:ind w:left="1440" w:hanging="360"/>
      </w:pPr>
      <w:rPr>
        <w:rFonts w:ascii="Courier New" w:eastAsia="Courier New" w:hAnsi="Courier New" w:cs="Courier New"/>
      </w:rPr>
    </w:lvl>
    <w:lvl w:ilvl="2" w:tplc="3552F1C6">
      <w:start w:val="1"/>
      <w:numFmt w:val="bullet"/>
      <w:lvlText w:val=""/>
      <w:lvlJc w:val="left"/>
      <w:pPr>
        <w:tabs>
          <w:tab w:val="num" w:pos="2160"/>
        </w:tabs>
        <w:ind w:left="2160" w:hanging="360"/>
      </w:pPr>
      <w:rPr>
        <w:rFonts w:ascii="Wingdings" w:hAnsi="Wingdings"/>
      </w:rPr>
    </w:lvl>
    <w:lvl w:ilvl="3" w:tplc="B7C473F2">
      <w:start w:val="1"/>
      <w:numFmt w:val="bullet"/>
      <w:lvlText w:val=""/>
      <w:lvlJc w:val="left"/>
      <w:pPr>
        <w:tabs>
          <w:tab w:val="num" w:pos="2880"/>
        </w:tabs>
        <w:ind w:left="2880" w:hanging="360"/>
      </w:pPr>
      <w:rPr>
        <w:rFonts w:ascii="Symbol" w:hAnsi="Symbol"/>
      </w:rPr>
    </w:lvl>
    <w:lvl w:ilvl="4" w:tplc="A8FA229E">
      <w:start w:val="1"/>
      <w:numFmt w:val="bullet"/>
      <w:lvlText w:val="o"/>
      <w:lvlJc w:val="left"/>
      <w:pPr>
        <w:tabs>
          <w:tab w:val="num" w:pos="3600"/>
        </w:tabs>
        <w:ind w:left="3600" w:hanging="360"/>
      </w:pPr>
      <w:rPr>
        <w:rFonts w:ascii="Courier New" w:hAnsi="Courier New"/>
      </w:rPr>
    </w:lvl>
    <w:lvl w:ilvl="5" w:tplc="60109974">
      <w:start w:val="1"/>
      <w:numFmt w:val="bullet"/>
      <w:lvlText w:val=""/>
      <w:lvlJc w:val="left"/>
      <w:pPr>
        <w:tabs>
          <w:tab w:val="num" w:pos="4320"/>
        </w:tabs>
        <w:ind w:left="4320" w:hanging="360"/>
      </w:pPr>
      <w:rPr>
        <w:rFonts w:ascii="Wingdings" w:hAnsi="Wingdings"/>
      </w:rPr>
    </w:lvl>
    <w:lvl w:ilvl="6" w:tplc="7B7E092E">
      <w:start w:val="1"/>
      <w:numFmt w:val="bullet"/>
      <w:lvlText w:val=""/>
      <w:lvlJc w:val="left"/>
      <w:pPr>
        <w:tabs>
          <w:tab w:val="num" w:pos="5040"/>
        </w:tabs>
        <w:ind w:left="5040" w:hanging="360"/>
      </w:pPr>
      <w:rPr>
        <w:rFonts w:ascii="Symbol" w:hAnsi="Symbol"/>
      </w:rPr>
    </w:lvl>
    <w:lvl w:ilvl="7" w:tplc="6D688DE8">
      <w:start w:val="1"/>
      <w:numFmt w:val="bullet"/>
      <w:lvlText w:val="o"/>
      <w:lvlJc w:val="left"/>
      <w:pPr>
        <w:tabs>
          <w:tab w:val="num" w:pos="5760"/>
        </w:tabs>
        <w:ind w:left="5760" w:hanging="360"/>
      </w:pPr>
      <w:rPr>
        <w:rFonts w:ascii="Courier New" w:hAnsi="Courier New"/>
      </w:rPr>
    </w:lvl>
    <w:lvl w:ilvl="8" w:tplc="734C850C">
      <w:start w:val="1"/>
      <w:numFmt w:val="bullet"/>
      <w:lvlText w:val=""/>
      <w:lvlJc w:val="left"/>
      <w:pPr>
        <w:tabs>
          <w:tab w:val="num" w:pos="6480"/>
        </w:tabs>
        <w:ind w:left="6480" w:hanging="360"/>
      </w:pPr>
      <w:rPr>
        <w:rFonts w:ascii="Wingdings" w:hAnsi="Wingdings"/>
      </w:rPr>
    </w:lvl>
  </w:abstractNum>
  <w:abstractNum w:abstractNumId="39">
    <w:nsid w:val="0000003C"/>
    <w:multiLevelType w:val="hybridMultilevel"/>
    <w:tmpl w:val="0000003C"/>
    <w:lvl w:ilvl="0" w:tplc="44A02FF6">
      <w:start w:val="1"/>
      <w:numFmt w:val="bullet"/>
      <w:lvlText w:val=""/>
      <w:lvlJc w:val="left"/>
      <w:pPr>
        <w:tabs>
          <w:tab w:val="num" w:pos="0"/>
        </w:tabs>
        <w:ind w:left="720" w:hanging="360"/>
      </w:pPr>
      <w:rPr>
        <w:rFonts w:ascii="Symbol" w:eastAsia="Symbol" w:hAnsi="Symbol" w:cs="Symbol"/>
      </w:rPr>
    </w:lvl>
    <w:lvl w:ilvl="1" w:tplc="470CFA0E">
      <w:start w:val="1"/>
      <w:numFmt w:val="bullet"/>
      <w:lvlText w:val="o"/>
      <w:lvlJc w:val="left"/>
      <w:pPr>
        <w:tabs>
          <w:tab w:val="num" w:pos="1440"/>
        </w:tabs>
        <w:ind w:left="1440" w:hanging="360"/>
      </w:pPr>
      <w:rPr>
        <w:rFonts w:ascii="Courier New" w:hAnsi="Courier New"/>
      </w:rPr>
    </w:lvl>
    <w:lvl w:ilvl="2" w:tplc="878A1BAA">
      <w:start w:val="1"/>
      <w:numFmt w:val="bullet"/>
      <w:lvlText w:val=""/>
      <w:lvlJc w:val="left"/>
      <w:pPr>
        <w:tabs>
          <w:tab w:val="num" w:pos="2160"/>
        </w:tabs>
        <w:ind w:left="2160" w:hanging="360"/>
      </w:pPr>
      <w:rPr>
        <w:rFonts w:ascii="Wingdings" w:hAnsi="Wingdings"/>
      </w:rPr>
    </w:lvl>
    <w:lvl w:ilvl="3" w:tplc="900491F8">
      <w:start w:val="1"/>
      <w:numFmt w:val="bullet"/>
      <w:lvlText w:val=""/>
      <w:lvlJc w:val="left"/>
      <w:pPr>
        <w:tabs>
          <w:tab w:val="num" w:pos="2880"/>
        </w:tabs>
        <w:ind w:left="2880" w:hanging="360"/>
      </w:pPr>
      <w:rPr>
        <w:rFonts w:ascii="Symbol" w:hAnsi="Symbol"/>
      </w:rPr>
    </w:lvl>
    <w:lvl w:ilvl="4" w:tplc="76EEFA9E">
      <w:start w:val="1"/>
      <w:numFmt w:val="bullet"/>
      <w:lvlText w:val="o"/>
      <w:lvlJc w:val="left"/>
      <w:pPr>
        <w:tabs>
          <w:tab w:val="num" w:pos="3600"/>
        </w:tabs>
        <w:ind w:left="3600" w:hanging="360"/>
      </w:pPr>
      <w:rPr>
        <w:rFonts w:ascii="Courier New" w:hAnsi="Courier New"/>
      </w:rPr>
    </w:lvl>
    <w:lvl w:ilvl="5" w:tplc="03762C88">
      <w:start w:val="1"/>
      <w:numFmt w:val="bullet"/>
      <w:lvlText w:val=""/>
      <w:lvlJc w:val="left"/>
      <w:pPr>
        <w:tabs>
          <w:tab w:val="num" w:pos="4320"/>
        </w:tabs>
        <w:ind w:left="4320" w:hanging="360"/>
      </w:pPr>
      <w:rPr>
        <w:rFonts w:ascii="Wingdings" w:hAnsi="Wingdings"/>
      </w:rPr>
    </w:lvl>
    <w:lvl w:ilvl="6" w:tplc="DB84E992">
      <w:start w:val="1"/>
      <w:numFmt w:val="bullet"/>
      <w:lvlText w:val=""/>
      <w:lvlJc w:val="left"/>
      <w:pPr>
        <w:tabs>
          <w:tab w:val="num" w:pos="5040"/>
        </w:tabs>
        <w:ind w:left="5040" w:hanging="360"/>
      </w:pPr>
      <w:rPr>
        <w:rFonts w:ascii="Symbol" w:hAnsi="Symbol"/>
      </w:rPr>
    </w:lvl>
    <w:lvl w:ilvl="7" w:tplc="42368020">
      <w:start w:val="1"/>
      <w:numFmt w:val="bullet"/>
      <w:lvlText w:val="o"/>
      <w:lvlJc w:val="left"/>
      <w:pPr>
        <w:tabs>
          <w:tab w:val="num" w:pos="5760"/>
        </w:tabs>
        <w:ind w:left="5760" w:hanging="360"/>
      </w:pPr>
      <w:rPr>
        <w:rFonts w:ascii="Courier New" w:hAnsi="Courier New"/>
      </w:rPr>
    </w:lvl>
    <w:lvl w:ilvl="8" w:tplc="D166C32C">
      <w:start w:val="1"/>
      <w:numFmt w:val="bullet"/>
      <w:lvlText w:val=""/>
      <w:lvlJc w:val="left"/>
      <w:pPr>
        <w:tabs>
          <w:tab w:val="num" w:pos="6480"/>
        </w:tabs>
        <w:ind w:left="6480" w:hanging="360"/>
      </w:pPr>
      <w:rPr>
        <w:rFonts w:ascii="Wingdings" w:hAnsi="Wingdings"/>
      </w:rPr>
    </w:lvl>
  </w:abstractNum>
  <w:abstractNum w:abstractNumId="40">
    <w:nsid w:val="0000003D"/>
    <w:multiLevelType w:val="hybridMultilevel"/>
    <w:tmpl w:val="0000003D"/>
    <w:lvl w:ilvl="0" w:tplc="2B8ABC80">
      <w:start w:val="1"/>
      <w:numFmt w:val="bullet"/>
      <w:lvlText w:val=""/>
      <w:lvlJc w:val="left"/>
      <w:pPr>
        <w:tabs>
          <w:tab w:val="num" w:pos="0"/>
        </w:tabs>
        <w:ind w:left="720" w:hanging="360"/>
      </w:pPr>
      <w:rPr>
        <w:rFonts w:ascii="Symbol" w:eastAsia="Symbol" w:hAnsi="Symbol" w:cs="Symbol"/>
      </w:rPr>
    </w:lvl>
    <w:lvl w:ilvl="1" w:tplc="E996DE8A">
      <w:start w:val="1"/>
      <w:numFmt w:val="bullet"/>
      <w:lvlText w:val="o"/>
      <w:lvlJc w:val="left"/>
      <w:pPr>
        <w:tabs>
          <w:tab w:val="num" w:pos="0"/>
        </w:tabs>
        <w:ind w:left="1440" w:hanging="360"/>
      </w:pPr>
      <w:rPr>
        <w:rFonts w:ascii="Courier New" w:eastAsia="Courier New" w:hAnsi="Courier New" w:cs="Courier New"/>
      </w:rPr>
    </w:lvl>
    <w:lvl w:ilvl="2" w:tplc="1048ED14">
      <w:start w:val="1"/>
      <w:numFmt w:val="bullet"/>
      <w:lvlText w:val=""/>
      <w:lvlJc w:val="left"/>
      <w:pPr>
        <w:tabs>
          <w:tab w:val="num" w:pos="2160"/>
        </w:tabs>
        <w:ind w:left="2160" w:hanging="360"/>
      </w:pPr>
      <w:rPr>
        <w:rFonts w:ascii="Wingdings" w:hAnsi="Wingdings"/>
      </w:rPr>
    </w:lvl>
    <w:lvl w:ilvl="3" w:tplc="C81ECA7C">
      <w:start w:val="1"/>
      <w:numFmt w:val="bullet"/>
      <w:lvlText w:val=""/>
      <w:lvlJc w:val="left"/>
      <w:pPr>
        <w:tabs>
          <w:tab w:val="num" w:pos="2880"/>
        </w:tabs>
        <w:ind w:left="2880" w:hanging="360"/>
      </w:pPr>
      <w:rPr>
        <w:rFonts w:ascii="Symbol" w:hAnsi="Symbol"/>
      </w:rPr>
    </w:lvl>
    <w:lvl w:ilvl="4" w:tplc="A8F42D0E">
      <w:start w:val="1"/>
      <w:numFmt w:val="bullet"/>
      <w:lvlText w:val="o"/>
      <w:lvlJc w:val="left"/>
      <w:pPr>
        <w:tabs>
          <w:tab w:val="num" w:pos="3600"/>
        </w:tabs>
        <w:ind w:left="3600" w:hanging="360"/>
      </w:pPr>
      <w:rPr>
        <w:rFonts w:ascii="Courier New" w:hAnsi="Courier New"/>
      </w:rPr>
    </w:lvl>
    <w:lvl w:ilvl="5" w:tplc="E3222AD2">
      <w:start w:val="1"/>
      <w:numFmt w:val="bullet"/>
      <w:lvlText w:val=""/>
      <w:lvlJc w:val="left"/>
      <w:pPr>
        <w:tabs>
          <w:tab w:val="num" w:pos="4320"/>
        </w:tabs>
        <w:ind w:left="4320" w:hanging="360"/>
      </w:pPr>
      <w:rPr>
        <w:rFonts w:ascii="Wingdings" w:hAnsi="Wingdings"/>
      </w:rPr>
    </w:lvl>
    <w:lvl w:ilvl="6" w:tplc="1C56856C">
      <w:start w:val="1"/>
      <w:numFmt w:val="bullet"/>
      <w:lvlText w:val=""/>
      <w:lvlJc w:val="left"/>
      <w:pPr>
        <w:tabs>
          <w:tab w:val="num" w:pos="5040"/>
        </w:tabs>
        <w:ind w:left="5040" w:hanging="360"/>
      </w:pPr>
      <w:rPr>
        <w:rFonts w:ascii="Symbol" w:hAnsi="Symbol"/>
      </w:rPr>
    </w:lvl>
    <w:lvl w:ilvl="7" w:tplc="FF087E3A">
      <w:start w:val="1"/>
      <w:numFmt w:val="bullet"/>
      <w:lvlText w:val="o"/>
      <w:lvlJc w:val="left"/>
      <w:pPr>
        <w:tabs>
          <w:tab w:val="num" w:pos="5760"/>
        </w:tabs>
        <w:ind w:left="5760" w:hanging="360"/>
      </w:pPr>
      <w:rPr>
        <w:rFonts w:ascii="Courier New" w:hAnsi="Courier New"/>
      </w:rPr>
    </w:lvl>
    <w:lvl w:ilvl="8" w:tplc="F2BE28AE">
      <w:start w:val="1"/>
      <w:numFmt w:val="bullet"/>
      <w:lvlText w:val=""/>
      <w:lvlJc w:val="left"/>
      <w:pPr>
        <w:tabs>
          <w:tab w:val="num" w:pos="6480"/>
        </w:tabs>
        <w:ind w:left="6480" w:hanging="360"/>
      </w:pPr>
      <w:rPr>
        <w:rFonts w:ascii="Wingdings" w:hAnsi="Wingdings"/>
      </w:rPr>
    </w:lvl>
  </w:abstractNum>
  <w:abstractNum w:abstractNumId="41">
    <w:nsid w:val="0000003E"/>
    <w:multiLevelType w:val="hybridMultilevel"/>
    <w:tmpl w:val="0000003E"/>
    <w:lvl w:ilvl="0" w:tplc="863AE310">
      <w:start w:val="1"/>
      <w:numFmt w:val="bullet"/>
      <w:lvlText w:val=""/>
      <w:lvlJc w:val="left"/>
      <w:pPr>
        <w:tabs>
          <w:tab w:val="num" w:pos="0"/>
        </w:tabs>
        <w:ind w:left="720" w:hanging="360"/>
      </w:pPr>
      <w:rPr>
        <w:rFonts w:ascii="Symbol" w:eastAsia="Symbol" w:hAnsi="Symbol" w:cs="Symbol"/>
      </w:rPr>
    </w:lvl>
    <w:lvl w:ilvl="1" w:tplc="5BC4C4F4">
      <w:start w:val="1"/>
      <w:numFmt w:val="bullet"/>
      <w:lvlText w:val="o"/>
      <w:lvlJc w:val="left"/>
      <w:pPr>
        <w:tabs>
          <w:tab w:val="num" w:pos="1440"/>
        </w:tabs>
        <w:ind w:left="1440" w:hanging="360"/>
      </w:pPr>
      <w:rPr>
        <w:rFonts w:ascii="Courier New" w:hAnsi="Courier New"/>
      </w:rPr>
    </w:lvl>
    <w:lvl w:ilvl="2" w:tplc="7EDE8A1A">
      <w:start w:val="1"/>
      <w:numFmt w:val="bullet"/>
      <w:lvlText w:val=""/>
      <w:lvlJc w:val="left"/>
      <w:pPr>
        <w:tabs>
          <w:tab w:val="num" w:pos="2160"/>
        </w:tabs>
        <w:ind w:left="2160" w:hanging="360"/>
      </w:pPr>
      <w:rPr>
        <w:rFonts w:ascii="Wingdings" w:hAnsi="Wingdings"/>
      </w:rPr>
    </w:lvl>
    <w:lvl w:ilvl="3" w:tplc="7B4C8A32">
      <w:start w:val="1"/>
      <w:numFmt w:val="bullet"/>
      <w:lvlText w:val=""/>
      <w:lvlJc w:val="left"/>
      <w:pPr>
        <w:tabs>
          <w:tab w:val="num" w:pos="2880"/>
        </w:tabs>
        <w:ind w:left="2880" w:hanging="360"/>
      </w:pPr>
      <w:rPr>
        <w:rFonts w:ascii="Symbol" w:hAnsi="Symbol"/>
      </w:rPr>
    </w:lvl>
    <w:lvl w:ilvl="4" w:tplc="492A2B98">
      <w:start w:val="1"/>
      <w:numFmt w:val="bullet"/>
      <w:lvlText w:val="o"/>
      <w:lvlJc w:val="left"/>
      <w:pPr>
        <w:tabs>
          <w:tab w:val="num" w:pos="3600"/>
        </w:tabs>
        <w:ind w:left="3600" w:hanging="360"/>
      </w:pPr>
      <w:rPr>
        <w:rFonts w:ascii="Courier New" w:hAnsi="Courier New"/>
      </w:rPr>
    </w:lvl>
    <w:lvl w:ilvl="5" w:tplc="E434408E">
      <w:start w:val="1"/>
      <w:numFmt w:val="bullet"/>
      <w:lvlText w:val=""/>
      <w:lvlJc w:val="left"/>
      <w:pPr>
        <w:tabs>
          <w:tab w:val="num" w:pos="4320"/>
        </w:tabs>
        <w:ind w:left="4320" w:hanging="360"/>
      </w:pPr>
      <w:rPr>
        <w:rFonts w:ascii="Wingdings" w:hAnsi="Wingdings"/>
      </w:rPr>
    </w:lvl>
    <w:lvl w:ilvl="6" w:tplc="DF12670C">
      <w:start w:val="1"/>
      <w:numFmt w:val="bullet"/>
      <w:lvlText w:val=""/>
      <w:lvlJc w:val="left"/>
      <w:pPr>
        <w:tabs>
          <w:tab w:val="num" w:pos="5040"/>
        </w:tabs>
        <w:ind w:left="5040" w:hanging="360"/>
      </w:pPr>
      <w:rPr>
        <w:rFonts w:ascii="Symbol" w:hAnsi="Symbol"/>
      </w:rPr>
    </w:lvl>
    <w:lvl w:ilvl="7" w:tplc="8CD0ADB4">
      <w:start w:val="1"/>
      <w:numFmt w:val="bullet"/>
      <w:lvlText w:val="o"/>
      <w:lvlJc w:val="left"/>
      <w:pPr>
        <w:tabs>
          <w:tab w:val="num" w:pos="5760"/>
        </w:tabs>
        <w:ind w:left="5760" w:hanging="360"/>
      </w:pPr>
      <w:rPr>
        <w:rFonts w:ascii="Courier New" w:hAnsi="Courier New"/>
      </w:rPr>
    </w:lvl>
    <w:lvl w:ilvl="8" w:tplc="627E0F0A">
      <w:start w:val="1"/>
      <w:numFmt w:val="bullet"/>
      <w:lvlText w:val=""/>
      <w:lvlJc w:val="left"/>
      <w:pPr>
        <w:tabs>
          <w:tab w:val="num" w:pos="6480"/>
        </w:tabs>
        <w:ind w:left="6480" w:hanging="360"/>
      </w:pPr>
      <w:rPr>
        <w:rFonts w:ascii="Wingdings" w:hAnsi="Wingdings"/>
      </w:rPr>
    </w:lvl>
  </w:abstractNum>
  <w:abstractNum w:abstractNumId="42">
    <w:nsid w:val="0000003F"/>
    <w:multiLevelType w:val="hybridMultilevel"/>
    <w:tmpl w:val="0000003F"/>
    <w:lvl w:ilvl="0" w:tplc="0B98326C">
      <w:start w:val="1"/>
      <w:numFmt w:val="bullet"/>
      <w:lvlText w:val=""/>
      <w:lvlJc w:val="left"/>
      <w:pPr>
        <w:tabs>
          <w:tab w:val="num" w:pos="0"/>
        </w:tabs>
        <w:ind w:left="720" w:hanging="360"/>
      </w:pPr>
      <w:rPr>
        <w:rFonts w:ascii="Symbol" w:eastAsia="Symbol" w:hAnsi="Symbol" w:cs="Symbol"/>
      </w:rPr>
    </w:lvl>
    <w:lvl w:ilvl="1" w:tplc="B51A5C52">
      <w:start w:val="1"/>
      <w:numFmt w:val="bullet"/>
      <w:lvlText w:val="o"/>
      <w:lvlJc w:val="left"/>
      <w:pPr>
        <w:tabs>
          <w:tab w:val="num" w:pos="1440"/>
        </w:tabs>
        <w:ind w:left="1440" w:hanging="360"/>
      </w:pPr>
      <w:rPr>
        <w:rFonts w:ascii="Courier New" w:hAnsi="Courier New"/>
      </w:rPr>
    </w:lvl>
    <w:lvl w:ilvl="2" w:tplc="31B2FFF6">
      <w:start w:val="1"/>
      <w:numFmt w:val="bullet"/>
      <w:lvlText w:val=""/>
      <w:lvlJc w:val="left"/>
      <w:pPr>
        <w:tabs>
          <w:tab w:val="num" w:pos="2160"/>
        </w:tabs>
        <w:ind w:left="2160" w:hanging="360"/>
      </w:pPr>
      <w:rPr>
        <w:rFonts w:ascii="Wingdings" w:hAnsi="Wingdings"/>
      </w:rPr>
    </w:lvl>
    <w:lvl w:ilvl="3" w:tplc="2312B8CA">
      <w:start w:val="1"/>
      <w:numFmt w:val="bullet"/>
      <w:lvlText w:val=""/>
      <w:lvlJc w:val="left"/>
      <w:pPr>
        <w:tabs>
          <w:tab w:val="num" w:pos="2880"/>
        </w:tabs>
        <w:ind w:left="2880" w:hanging="360"/>
      </w:pPr>
      <w:rPr>
        <w:rFonts w:ascii="Symbol" w:hAnsi="Symbol"/>
      </w:rPr>
    </w:lvl>
    <w:lvl w:ilvl="4" w:tplc="A8C620E8">
      <w:start w:val="1"/>
      <w:numFmt w:val="bullet"/>
      <w:lvlText w:val="o"/>
      <w:lvlJc w:val="left"/>
      <w:pPr>
        <w:tabs>
          <w:tab w:val="num" w:pos="3600"/>
        </w:tabs>
        <w:ind w:left="3600" w:hanging="360"/>
      </w:pPr>
      <w:rPr>
        <w:rFonts w:ascii="Courier New" w:hAnsi="Courier New"/>
      </w:rPr>
    </w:lvl>
    <w:lvl w:ilvl="5" w:tplc="B25ACAB0">
      <w:start w:val="1"/>
      <w:numFmt w:val="bullet"/>
      <w:lvlText w:val=""/>
      <w:lvlJc w:val="left"/>
      <w:pPr>
        <w:tabs>
          <w:tab w:val="num" w:pos="4320"/>
        </w:tabs>
        <w:ind w:left="4320" w:hanging="360"/>
      </w:pPr>
      <w:rPr>
        <w:rFonts w:ascii="Wingdings" w:hAnsi="Wingdings"/>
      </w:rPr>
    </w:lvl>
    <w:lvl w:ilvl="6" w:tplc="513034FE">
      <w:start w:val="1"/>
      <w:numFmt w:val="bullet"/>
      <w:lvlText w:val=""/>
      <w:lvlJc w:val="left"/>
      <w:pPr>
        <w:tabs>
          <w:tab w:val="num" w:pos="5040"/>
        </w:tabs>
        <w:ind w:left="5040" w:hanging="360"/>
      </w:pPr>
      <w:rPr>
        <w:rFonts w:ascii="Symbol" w:hAnsi="Symbol"/>
      </w:rPr>
    </w:lvl>
    <w:lvl w:ilvl="7" w:tplc="3C722FEC">
      <w:start w:val="1"/>
      <w:numFmt w:val="bullet"/>
      <w:lvlText w:val="o"/>
      <w:lvlJc w:val="left"/>
      <w:pPr>
        <w:tabs>
          <w:tab w:val="num" w:pos="5760"/>
        </w:tabs>
        <w:ind w:left="5760" w:hanging="360"/>
      </w:pPr>
      <w:rPr>
        <w:rFonts w:ascii="Courier New" w:hAnsi="Courier New"/>
      </w:rPr>
    </w:lvl>
    <w:lvl w:ilvl="8" w:tplc="DD6C17DC">
      <w:start w:val="1"/>
      <w:numFmt w:val="bullet"/>
      <w:lvlText w:val=""/>
      <w:lvlJc w:val="left"/>
      <w:pPr>
        <w:tabs>
          <w:tab w:val="num" w:pos="6480"/>
        </w:tabs>
        <w:ind w:left="6480" w:hanging="360"/>
      </w:pPr>
      <w:rPr>
        <w:rFonts w:ascii="Wingdings" w:hAnsi="Wingdings"/>
      </w:rPr>
    </w:lvl>
  </w:abstractNum>
  <w:abstractNum w:abstractNumId="43">
    <w:nsid w:val="05FE0430"/>
    <w:multiLevelType w:val="hybridMultilevel"/>
    <w:tmpl w:val="421482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0C5670D1"/>
    <w:multiLevelType w:val="hybridMultilevel"/>
    <w:tmpl w:val="CD804FB4"/>
    <w:lvl w:ilvl="0" w:tplc="EC9EED78">
      <w:start w:val="1"/>
      <w:numFmt w:val="decimal"/>
      <w:lvlText w:val="%1)"/>
      <w:lvlJc w:val="left"/>
      <w:pPr>
        <w:ind w:left="1080" w:hanging="360"/>
      </w:pPr>
      <w:rPr>
        <w:rFonts w:eastAsia="Calibri" w:cs="Calibri"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nsid w:val="27831077"/>
    <w:multiLevelType w:val="hybridMultilevel"/>
    <w:tmpl w:val="17B2775C"/>
    <w:lvl w:ilvl="0" w:tplc="C900C15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2B673DCF"/>
    <w:multiLevelType w:val="hybridMultilevel"/>
    <w:tmpl w:val="9B62AC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3E377E61"/>
    <w:multiLevelType w:val="hybridMultilevel"/>
    <w:tmpl w:val="81DAF708"/>
    <w:lvl w:ilvl="0" w:tplc="4420EC7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53D26348"/>
    <w:multiLevelType w:val="hybridMultilevel"/>
    <w:tmpl w:val="567427A4"/>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9">
    <w:nsid w:val="5C6729CD"/>
    <w:multiLevelType w:val="hybridMultilevel"/>
    <w:tmpl w:val="8E1C4D42"/>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77E144E"/>
    <w:multiLevelType w:val="hybridMultilevel"/>
    <w:tmpl w:val="3A7279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nsid w:val="74A9494F"/>
    <w:multiLevelType w:val="hybridMultilevel"/>
    <w:tmpl w:val="B27021F0"/>
    <w:lvl w:ilvl="0" w:tplc="2CE0EF3E">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75BF7D22"/>
    <w:multiLevelType w:val="hybridMultilevel"/>
    <w:tmpl w:val="B074F1C4"/>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125" w:hanging="360"/>
      </w:pPr>
      <w:rPr>
        <w:rFonts w:ascii="Courier New" w:hAnsi="Courier New" w:cs="Courier New" w:hint="default"/>
      </w:rPr>
    </w:lvl>
    <w:lvl w:ilvl="2" w:tplc="04100005" w:tentative="1">
      <w:start w:val="1"/>
      <w:numFmt w:val="bullet"/>
      <w:lvlText w:val=""/>
      <w:lvlJc w:val="left"/>
      <w:pPr>
        <w:ind w:left="1845" w:hanging="360"/>
      </w:pPr>
      <w:rPr>
        <w:rFonts w:ascii="Wingdings" w:hAnsi="Wingdings" w:hint="default"/>
      </w:rPr>
    </w:lvl>
    <w:lvl w:ilvl="3" w:tplc="04100001" w:tentative="1">
      <w:start w:val="1"/>
      <w:numFmt w:val="bullet"/>
      <w:lvlText w:val=""/>
      <w:lvlJc w:val="left"/>
      <w:pPr>
        <w:ind w:left="2565" w:hanging="360"/>
      </w:pPr>
      <w:rPr>
        <w:rFonts w:ascii="Symbol" w:hAnsi="Symbol" w:hint="default"/>
      </w:rPr>
    </w:lvl>
    <w:lvl w:ilvl="4" w:tplc="04100003" w:tentative="1">
      <w:start w:val="1"/>
      <w:numFmt w:val="bullet"/>
      <w:lvlText w:val="o"/>
      <w:lvlJc w:val="left"/>
      <w:pPr>
        <w:ind w:left="3285" w:hanging="360"/>
      </w:pPr>
      <w:rPr>
        <w:rFonts w:ascii="Courier New" w:hAnsi="Courier New" w:cs="Courier New" w:hint="default"/>
      </w:rPr>
    </w:lvl>
    <w:lvl w:ilvl="5" w:tplc="04100005" w:tentative="1">
      <w:start w:val="1"/>
      <w:numFmt w:val="bullet"/>
      <w:lvlText w:val=""/>
      <w:lvlJc w:val="left"/>
      <w:pPr>
        <w:ind w:left="4005" w:hanging="360"/>
      </w:pPr>
      <w:rPr>
        <w:rFonts w:ascii="Wingdings" w:hAnsi="Wingdings" w:hint="default"/>
      </w:rPr>
    </w:lvl>
    <w:lvl w:ilvl="6" w:tplc="04100001" w:tentative="1">
      <w:start w:val="1"/>
      <w:numFmt w:val="bullet"/>
      <w:lvlText w:val=""/>
      <w:lvlJc w:val="left"/>
      <w:pPr>
        <w:ind w:left="4725" w:hanging="360"/>
      </w:pPr>
      <w:rPr>
        <w:rFonts w:ascii="Symbol" w:hAnsi="Symbol" w:hint="default"/>
      </w:rPr>
    </w:lvl>
    <w:lvl w:ilvl="7" w:tplc="04100003" w:tentative="1">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53">
    <w:nsid w:val="799D4032"/>
    <w:multiLevelType w:val="hybridMultilevel"/>
    <w:tmpl w:val="DC6EE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A77032C"/>
    <w:multiLevelType w:val="hybridMultilevel"/>
    <w:tmpl w:val="ADBA238E"/>
    <w:lvl w:ilvl="0" w:tplc="5DAC1610">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50"/>
  </w:num>
  <w:num w:numId="45">
    <w:abstractNumId w:val="43"/>
  </w:num>
  <w:num w:numId="46">
    <w:abstractNumId w:val="46"/>
  </w:num>
  <w:num w:numId="47">
    <w:abstractNumId w:val="51"/>
  </w:num>
  <w:num w:numId="48">
    <w:abstractNumId w:val="47"/>
  </w:num>
  <w:num w:numId="49">
    <w:abstractNumId w:val="44"/>
  </w:num>
  <w:num w:numId="50">
    <w:abstractNumId w:val="54"/>
  </w:num>
  <w:num w:numId="51">
    <w:abstractNumId w:val="45"/>
  </w:num>
  <w:num w:numId="52">
    <w:abstractNumId w:val="52"/>
  </w:num>
  <w:num w:numId="53">
    <w:abstractNumId w:val="49"/>
  </w:num>
  <w:num w:numId="54">
    <w:abstractNumId w:val="53"/>
  </w:num>
  <w:num w:numId="55">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06"/>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5A2227"/>
    <w:rsid w:val="00012F27"/>
    <w:rsid w:val="00021A1F"/>
    <w:rsid w:val="00022BBC"/>
    <w:rsid w:val="0004001F"/>
    <w:rsid w:val="0004294B"/>
    <w:rsid w:val="00042D34"/>
    <w:rsid w:val="00051818"/>
    <w:rsid w:val="00057496"/>
    <w:rsid w:val="000578B5"/>
    <w:rsid w:val="00060B0B"/>
    <w:rsid w:val="00062763"/>
    <w:rsid w:val="00067DF9"/>
    <w:rsid w:val="00076967"/>
    <w:rsid w:val="00090FF8"/>
    <w:rsid w:val="000A178C"/>
    <w:rsid w:val="000A3622"/>
    <w:rsid w:val="000A424B"/>
    <w:rsid w:val="000A548C"/>
    <w:rsid w:val="000B5270"/>
    <w:rsid w:val="000C3628"/>
    <w:rsid w:val="000C7E02"/>
    <w:rsid w:val="000D0634"/>
    <w:rsid w:val="000D307F"/>
    <w:rsid w:val="000E509C"/>
    <w:rsid w:val="000E69FC"/>
    <w:rsid w:val="000F39C2"/>
    <w:rsid w:val="000F6BEE"/>
    <w:rsid w:val="000F6D91"/>
    <w:rsid w:val="000F7FB5"/>
    <w:rsid w:val="0011783A"/>
    <w:rsid w:val="00127AFF"/>
    <w:rsid w:val="001341F1"/>
    <w:rsid w:val="0013623F"/>
    <w:rsid w:val="00137C22"/>
    <w:rsid w:val="00142676"/>
    <w:rsid w:val="00144678"/>
    <w:rsid w:val="001506DB"/>
    <w:rsid w:val="00161B00"/>
    <w:rsid w:val="00162C27"/>
    <w:rsid w:val="001643C0"/>
    <w:rsid w:val="00184274"/>
    <w:rsid w:val="0018497A"/>
    <w:rsid w:val="00187029"/>
    <w:rsid w:val="00192255"/>
    <w:rsid w:val="00193EF8"/>
    <w:rsid w:val="001B0A6B"/>
    <w:rsid w:val="001B6402"/>
    <w:rsid w:val="001B7322"/>
    <w:rsid w:val="001C025D"/>
    <w:rsid w:val="001C3817"/>
    <w:rsid w:val="001C3DEB"/>
    <w:rsid w:val="001C4981"/>
    <w:rsid w:val="001C5F5C"/>
    <w:rsid w:val="001D5B2C"/>
    <w:rsid w:val="001E0330"/>
    <w:rsid w:val="001E0FFF"/>
    <w:rsid w:val="001E4C0B"/>
    <w:rsid w:val="001F77FC"/>
    <w:rsid w:val="00200779"/>
    <w:rsid w:val="00202D89"/>
    <w:rsid w:val="00210FF9"/>
    <w:rsid w:val="0021693A"/>
    <w:rsid w:val="00233F68"/>
    <w:rsid w:val="00234472"/>
    <w:rsid w:val="00236B1B"/>
    <w:rsid w:val="00246FFA"/>
    <w:rsid w:val="0024769F"/>
    <w:rsid w:val="0026643A"/>
    <w:rsid w:val="0026664B"/>
    <w:rsid w:val="002670E1"/>
    <w:rsid w:val="002702B8"/>
    <w:rsid w:val="00272262"/>
    <w:rsid w:val="0027767D"/>
    <w:rsid w:val="00280F95"/>
    <w:rsid w:val="00286514"/>
    <w:rsid w:val="00287CB6"/>
    <w:rsid w:val="00294F20"/>
    <w:rsid w:val="00296497"/>
    <w:rsid w:val="00297BF2"/>
    <w:rsid w:val="002A3201"/>
    <w:rsid w:val="002B273C"/>
    <w:rsid w:val="002B39DB"/>
    <w:rsid w:val="002B7BEE"/>
    <w:rsid w:val="002C5841"/>
    <w:rsid w:val="002C623F"/>
    <w:rsid w:val="002D0D77"/>
    <w:rsid w:val="002E4432"/>
    <w:rsid w:val="002E4BA2"/>
    <w:rsid w:val="002F20B2"/>
    <w:rsid w:val="002F49BA"/>
    <w:rsid w:val="002F53B4"/>
    <w:rsid w:val="003000B8"/>
    <w:rsid w:val="00300E83"/>
    <w:rsid w:val="003014C6"/>
    <w:rsid w:val="00305C1F"/>
    <w:rsid w:val="00310252"/>
    <w:rsid w:val="0031623C"/>
    <w:rsid w:val="003265E8"/>
    <w:rsid w:val="00331396"/>
    <w:rsid w:val="00344F5E"/>
    <w:rsid w:val="00347FC7"/>
    <w:rsid w:val="00350730"/>
    <w:rsid w:val="003513AB"/>
    <w:rsid w:val="00352BE4"/>
    <w:rsid w:val="00352C44"/>
    <w:rsid w:val="00355368"/>
    <w:rsid w:val="00361CAC"/>
    <w:rsid w:val="00363968"/>
    <w:rsid w:val="003748D2"/>
    <w:rsid w:val="00374DDA"/>
    <w:rsid w:val="0037753B"/>
    <w:rsid w:val="00382C0C"/>
    <w:rsid w:val="0038335D"/>
    <w:rsid w:val="00386B8F"/>
    <w:rsid w:val="00386C44"/>
    <w:rsid w:val="00390729"/>
    <w:rsid w:val="00390E6A"/>
    <w:rsid w:val="00391BF6"/>
    <w:rsid w:val="003A4B63"/>
    <w:rsid w:val="003B25B9"/>
    <w:rsid w:val="003B56F0"/>
    <w:rsid w:val="003B57DA"/>
    <w:rsid w:val="003C21AD"/>
    <w:rsid w:val="003C3D77"/>
    <w:rsid w:val="003C48EA"/>
    <w:rsid w:val="003C525E"/>
    <w:rsid w:val="003D33E0"/>
    <w:rsid w:val="003F3EDA"/>
    <w:rsid w:val="003F7DC1"/>
    <w:rsid w:val="004023EB"/>
    <w:rsid w:val="00414304"/>
    <w:rsid w:val="004149A1"/>
    <w:rsid w:val="004266D2"/>
    <w:rsid w:val="00430BF1"/>
    <w:rsid w:val="00432A98"/>
    <w:rsid w:val="00434059"/>
    <w:rsid w:val="004507C0"/>
    <w:rsid w:val="00455790"/>
    <w:rsid w:val="00455B08"/>
    <w:rsid w:val="004603C6"/>
    <w:rsid w:val="00463E31"/>
    <w:rsid w:val="00464B69"/>
    <w:rsid w:val="0046626F"/>
    <w:rsid w:val="00470BDE"/>
    <w:rsid w:val="00472C2F"/>
    <w:rsid w:val="0047307A"/>
    <w:rsid w:val="00481AFA"/>
    <w:rsid w:val="00485E29"/>
    <w:rsid w:val="00487CF3"/>
    <w:rsid w:val="00492735"/>
    <w:rsid w:val="004A3B4B"/>
    <w:rsid w:val="004B5FE5"/>
    <w:rsid w:val="004E5B90"/>
    <w:rsid w:val="004E5DF5"/>
    <w:rsid w:val="00516C14"/>
    <w:rsid w:val="005231DA"/>
    <w:rsid w:val="00524E47"/>
    <w:rsid w:val="00531A31"/>
    <w:rsid w:val="00532B1C"/>
    <w:rsid w:val="00534AA7"/>
    <w:rsid w:val="00534B1C"/>
    <w:rsid w:val="005378D0"/>
    <w:rsid w:val="00541D12"/>
    <w:rsid w:val="00543198"/>
    <w:rsid w:val="005454E1"/>
    <w:rsid w:val="00550433"/>
    <w:rsid w:val="005610C3"/>
    <w:rsid w:val="00567E0B"/>
    <w:rsid w:val="0057074A"/>
    <w:rsid w:val="00576524"/>
    <w:rsid w:val="005766AD"/>
    <w:rsid w:val="005840F9"/>
    <w:rsid w:val="005933D2"/>
    <w:rsid w:val="00597269"/>
    <w:rsid w:val="005A2227"/>
    <w:rsid w:val="005A2501"/>
    <w:rsid w:val="005B0342"/>
    <w:rsid w:val="005B4E8A"/>
    <w:rsid w:val="005C5FF8"/>
    <w:rsid w:val="005D22B4"/>
    <w:rsid w:val="005E0D25"/>
    <w:rsid w:val="005E2FEF"/>
    <w:rsid w:val="005E7E74"/>
    <w:rsid w:val="005F1783"/>
    <w:rsid w:val="006008BE"/>
    <w:rsid w:val="00604D5E"/>
    <w:rsid w:val="00611275"/>
    <w:rsid w:val="006201BD"/>
    <w:rsid w:val="0062787A"/>
    <w:rsid w:val="006426CC"/>
    <w:rsid w:val="006479D5"/>
    <w:rsid w:val="00655A4C"/>
    <w:rsid w:val="006619C5"/>
    <w:rsid w:val="00663B4D"/>
    <w:rsid w:val="0066444E"/>
    <w:rsid w:val="0066462E"/>
    <w:rsid w:val="00667F59"/>
    <w:rsid w:val="00670C5F"/>
    <w:rsid w:val="00684B05"/>
    <w:rsid w:val="006943E6"/>
    <w:rsid w:val="00696CCA"/>
    <w:rsid w:val="006A17DC"/>
    <w:rsid w:val="006B6757"/>
    <w:rsid w:val="006C1873"/>
    <w:rsid w:val="006C7A4F"/>
    <w:rsid w:val="006E1BB1"/>
    <w:rsid w:val="006E4D7E"/>
    <w:rsid w:val="006E7B46"/>
    <w:rsid w:val="006F3AC0"/>
    <w:rsid w:val="006F5A66"/>
    <w:rsid w:val="007024E7"/>
    <w:rsid w:val="007038CD"/>
    <w:rsid w:val="00710B3F"/>
    <w:rsid w:val="00713CDB"/>
    <w:rsid w:val="00745EED"/>
    <w:rsid w:val="00752DFE"/>
    <w:rsid w:val="00754486"/>
    <w:rsid w:val="00775052"/>
    <w:rsid w:val="00776221"/>
    <w:rsid w:val="00783602"/>
    <w:rsid w:val="00790C17"/>
    <w:rsid w:val="0079344A"/>
    <w:rsid w:val="007A5CB8"/>
    <w:rsid w:val="007B3B8E"/>
    <w:rsid w:val="007C5715"/>
    <w:rsid w:val="007E718D"/>
    <w:rsid w:val="007F02DA"/>
    <w:rsid w:val="007F7956"/>
    <w:rsid w:val="00801376"/>
    <w:rsid w:val="00817C6D"/>
    <w:rsid w:val="00824723"/>
    <w:rsid w:val="00824EE1"/>
    <w:rsid w:val="0083517D"/>
    <w:rsid w:val="0084324E"/>
    <w:rsid w:val="00850CDE"/>
    <w:rsid w:val="00871D7C"/>
    <w:rsid w:val="00874451"/>
    <w:rsid w:val="008804E8"/>
    <w:rsid w:val="00891DB2"/>
    <w:rsid w:val="008962D0"/>
    <w:rsid w:val="00897489"/>
    <w:rsid w:val="008A5474"/>
    <w:rsid w:val="008A7573"/>
    <w:rsid w:val="008B05A3"/>
    <w:rsid w:val="008B4BE6"/>
    <w:rsid w:val="008C4A25"/>
    <w:rsid w:val="008C6E97"/>
    <w:rsid w:val="008D0823"/>
    <w:rsid w:val="008D14A6"/>
    <w:rsid w:val="008D179B"/>
    <w:rsid w:val="008D387C"/>
    <w:rsid w:val="008D4C33"/>
    <w:rsid w:val="008D7A5F"/>
    <w:rsid w:val="008E2248"/>
    <w:rsid w:val="008F033A"/>
    <w:rsid w:val="008F17C8"/>
    <w:rsid w:val="008F30E6"/>
    <w:rsid w:val="008F3200"/>
    <w:rsid w:val="008F48A1"/>
    <w:rsid w:val="008F5B19"/>
    <w:rsid w:val="00900F3E"/>
    <w:rsid w:val="0090496F"/>
    <w:rsid w:val="00905BE1"/>
    <w:rsid w:val="0091227A"/>
    <w:rsid w:val="0091250B"/>
    <w:rsid w:val="00912748"/>
    <w:rsid w:val="009259BF"/>
    <w:rsid w:val="00927AE8"/>
    <w:rsid w:val="00930F4A"/>
    <w:rsid w:val="00941793"/>
    <w:rsid w:val="00946CD3"/>
    <w:rsid w:val="0096158B"/>
    <w:rsid w:val="00965D6E"/>
    <w:rsid w:val="0097053A"/>
    <w:rsid w:val="009821E5"/>
    <w:rsid w:val="009830C1"/>
    <w:rsid w:val="0098386E"/>
    <w:rsid w:val="00994652"/>
    <w:rsid w:val="009A350B"/>
    <w:rsid w:val="009A398A"/>
    <w:rsid w:val="009B0FA7"/>
    <w:rsid w:val="009C28BD"/>
    <w:rsid w:val="009C61D9"/>
    <w:rsid w:val="009D5C51"/>
    <w:rsid w:val="009F126A"/>
    <w:rsid w:val="009F3C7D"/>
    <w:rsid w:val="009F5659"/>
    <w:rsid w:val="00A023FF"/>
    <w:rsid w:val="00A040C9"/>
    <w:rsid w:val="00A11D73"/>
    <w:rsid w:val="00A126DE"/>
    <w:rsid w:val="00A14BB1"/>
    <w:rsid w:val="00A208A9"/>
    <w:rsid w:val="00A313A3"/>
    <w:rsid w:val="00A320E9"/>
    <w:rsid w:val="00A346E4"/>
    <w:rsid w:val="00A55A72"/>
    <w:rsid w:val="00A57B31"/>
    <w:rsid w:val="00A626A3"/>
    <w:rsid w:val="00A667AB"/>
    <w:rsid w:val="00A82077"/>
    <w:rsid w:val="00A87021"/>
    <w:rsid w:val="00AA6DFA"/>
    <w:rsid w:val="00AB4FE8"/>
    <w:rsid w:val="00AB605E"/>
    <w:rsid w:val="00AC0311"/>
    <w:rsid w:val="00AC2970"/>
    <w:rsid w:val="00AC4A81"/>
    <w:rsid w:val="00AC5A51"/>
    <w:rsid w:val="00AC6139"/>
    <w:rsid w:val="00AC6480"/>
    <w:rsid w:val="00AE69F4"/>
    <w:rsid w:val="00AE7197"/>
    <w:rsid w:val="00AF35F1"/>
    <w:rsid w:val="00B0005D"/>
    <w:rsid w:val="00B0068A"/>
    <w:rsid w:val="00B04129"/>
    <w:rsid w:val="00B0458E"/>
    <w:rsid w:val="00B16E0F"/>
    <w:rsid w:val="00B24CEC"/>
    <w:rsid w:val="00B33A5F"/>
    <w:rsid w:val="00B3632D"/>
    <w:rsid w:val="00B514D2"/>
    <w:rsid w:val="00B55676"/>
    <w:rsid w:val="00B57686"/>
    <w:rsid w:val="00B606B2"/>
    <w:rsid w:val="00B6240E"/>
    <w:rsid w:val="00B74B4A"/>
    <w:rsid w:val="00B8025A"/>
    <w:rsid w:val="00B80B78"/>
    <w:rsid w:val="00B82A38"/>
    <w:rsid w:val="00B907AC"/>
    <w:rsid w:val="00B93728"/>
    <w:rsid w:val="00B963B1"/>
    <w:rsid w:val="00BA65F0"/>
    <w:rsid w:val="00BC32F0"/>
    <w:rsid w:val="00BC3C2A"/>
    <w:rsid w:val="00BC45C9"/>
    <w:rsid w:val="00BC4D1E"/>
    <w:rsid w:val="00BD26B7"/>
    <w:rsid w:val="00BF17B0"/>
    <w:rsid w:val="00BF44EA"/>
    <w:rsid w:val="00BF59C0"/>
    <w:rsid w:val="00C014C3"/>
    <w:rsid w:val="00C103A7"/>
    <w:rsid w:val="00C105B8"/>
    <w:rsid w:val="00C11A82"/>
    <w:rsid w:val="00C237D2"/>
    <w:rsid w:val="00C268F6"/>
    <w:rsid w:val="00C37921"/>
    <w:rsid w:val="00C50D79"/>
    <w:rsid w:val="00C52A14"/>
    <w:rsid w:val="00C6572E"/>
    <w:rsid w:val="00C847B8"/>
    <w:rsid w:val="00C86F7A"/>
    <w:rsid w:val="00C93A48"/>
    <w:rsid w:val="00C96285"/>
    <w:rsid w:val="00C96FF1"/>
    <w:rsid w:val="00CA00E9"/>
    <w:rsid w:val="00CA4D5A"/>
    <w:rsid w:val="00CB227A"/>
    <w:rsid w:val="00CB409A"/>
    <w:rsid w:val="00CB4605"/>
    <w:rsid w:val="00CC3839"/>
    <w:rsid w:val="00CC5D8A"/>
    <w:rsid w:val="00CC6A4A"/>
    <w:rsid w:val="00CC779A"/>
    <w:rsid w:val="00CD25B7"/>
    <w:rsid w:val="00CD2FE5"/>
    <w:rsid w:val="00CD43DD"/>
    <w:rsid w:val="00CD6F5B"/>
    <w:rsid w:val="00CD7930"/>
    <w:rsid w:val="00CE6707"/>
    <w:rsid w:val="00CE6B2F"/>
    <w:rsid w:val="00CF559A"/>
    <w:rsid w:val="00CF6D97"/>
    <w:rsid w:val="00CF791E"/>
    <w:rsid w:val="00D019C0"/>
    <w:rsid w:val="00D107F0"/>
    <w:rsid w:val="00D12DF5"/>
    <w:rsid w:val="00D4556A"/>
    <w:rsid w:val="00D47502"/>
    <w:rsid w:val="00D47718"/>
    <w:rsid w:val="00D522BE"/>
    <w:rsid w:val="00D527F3"/>
    <w:rsid w:val="00D544A1"/>
    <w:rsid w:val="00D56B8A"/>
    <w:rsid w:val="00D57B1E"/>
    <w:rsid w:val="00D60B82"/>
    <w:rsid w:val="00D61358"/>
    <w:rsid w:val="00D6733B"/>
    <w:rsid w:val="00D676D1"/>
    <w:rsid w:val="00D71CDA"/>
    <w:rsid w:val="00DA6D9C"/>
    <w:rsid w:val="00DB3603"/>
    <w:rsid w:val="00DB3D9F"/>
    <w:rsid w:val="00DB44CB"/>
    <w:rsid w:val="00DC2119"/>
    <w:rsid w:val="00DC509E"/>
    <w:rsid w:val="00DC675D"/>
    <w:rsid w:val="00DD0A7F"/>
    <w:rsid w:val="00DD142E"/>
    <w:rsid w:val="00DD271A"/>
    <w:rsid w:val="00DE4578"/>
    <w:rsid w:val="00DE4742"/>
    <w:rsid w:val="00DE4FE7"/>
    <w:rsid w:val="00DE5E99"/>
    <w:rsid w:val="00DE6EA1"/>
    <w:rsid w:val="00DF280C"/>
    <w:rsid w:val="00DF49EE"/>
    <w:rsid w:val="00E01596"/>
    <w:rsid w:val="00E03AF1"/>
    <w:rsid w:val="00E0712A"/>
    <w:rsid w:val="00E13E0A"/>
    <w:rsid w:val="00E17BBE"/>
    <w:rsid w:val="00E22F75"/>
    <w:rsid w:val="00E352EF"/>
    <w:rsid w:val="00E3659E"/>
    <w:rsid w:val="00E52628"/>
    <w:rsid w:val="00E55890"/>
    <w:rsid w:val="00E64DCA"/>
    <w:rsid w:val="00E822CA"/>
    <w:rsid w:val="00E83D59"/>
    <w:rsid w:val="00E9063A"/>
    <w:rsid w:val="00E92D6D"/>
    <w:rsid w:val="00E93AB2"/>
    <w:rsid w:val="00E95DF9"/>
    <w:rsid w:val="00EA6708"/>
    <w:rsid w:val="00EA7AAE"/>
    <w:rsid w:val="00EB1629"/>
    <w:rsid w:val="00EB2324"/>
    <w:rsid w:val="00EE03D0"/>
    <w:rsid w:val="00EE0916"/>
    <w:rsid w:val="00EE6555"/>
    <w:rsid w:val="00EF1D9E"/>
    <w:rsid w:val="00EF5905"/>
    <w:rsid w:val="00F03EB7"/>
    <w:rsid w:val="00F114F8"/>
    <w:rsid w:val="00F17962"/>
    <w:rsid w:val="00F24D0C"/>
    <w:rsid w:val="00F27DF7"/>
    <w:rsid w:val="00F30CA2"/>
    <w:rsid w:val="00F371E6"/>
    <w:rsid w:val="00F431FD"/>
    <w:rsid w:val="00F4601C"/>
    <w:rsid w:val="00F70A81"/>
    <w:rsid w:val="00F73532"/>
    <w:rsid w:val="00F7393F"/>
    <w:rsid w:val="00F73B8C"/>
    <w:rsid w:val="00F748C2"/>
    <w:rsid w:val="00F86227"/>
    <w:rsid w:val="00FA2E77"/>
    <w:rsid w:val="00FA45B7"/>
    <w:rsid w:val="00FB3294"/>
    <w:rsid w:val="00FB6564"/>
    <w:rsid w:val="00FC02BF"/>
    <w:rsid w:val="00FC270B"/>
    <w:rsid w:val="00FC3F4F"/>
    <w:rsid w:val="00FC66DC"/>
    <w:rsid w:val="00FC7F15"/>
    <w:rsid w:val="00FD1531"/>
    <w:rsid w:val="00FD3798"/>
    <w:rsid w:val="00FD4E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6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twg@sdmx.org" TargetMode="External"/><Relationship Id="rId4" Type="http://schemas.microsoft.com/office/2007/relationships/stylesWithEffects" Target="stylesWithEffects.xml"/><Relationship Id="rId9" Type="http://schemas.openxmlformats.org/officeDocument/2006/relationships/hyperlink" Target="https://sdmx.org/?page_id=5096" TargetMode="External"/><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F09BA-9368-4A7B-9C75-28A1C6A01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209</Pages>
  <Words>51755</Words>
  <Characters>295007</Characters>
  <Application>Microsoft Office Word</Application>
  <DocSecurity>0</DocSecurity>
  <Lines>2458</Lines>
  <Paragraphs>692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VTL Task-Force</Company>
  <LinksUpToDate>false</LinksUpToDate>
  <CharactersWithSpaces>346070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VTL Task-Force</dc:creator>
  <cp:lastModifiedBy>Laura Viignola</cp:lastModifiedBy>
  <cp:revision>2</cp:revision>
  <cp:lastPrinted>2016-10-17T15:16:00Z</cp:lastPrinted>
  <dcterms:created xsi:type="dcterms:W3CDTF">2017-07-10T15:06:00Z</dcterms:created>
  <dcterms:modified xsi:type="dcterms:W3CDTF">2017-07-10T15:06:00Z</dcterms:modified>
</cp:coreProperties>
</file>